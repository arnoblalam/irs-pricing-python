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74F9540A"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A2102A">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A2102A">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A2102A">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A2102A">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A2102A">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A2102A">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1F77BCB"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A2102A">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A2102A">
        <w:t>Appendix A</w:t>
      </w:r>
      <w:r w:rsidR="00FC3085">
        <w:fldChar w:fldCharType="end"/>
      </w:r>
      <w:r>
        <w:t xml:space="preserve">. </w:t>
      </w:r>
      <w:r w:rsidR="00DC013C">
        <w:t>The</w:t>
      </w:r>
      <w:r>
        <w:t xml:space="preserve"> </w:t>
      </w:r>
      <w:r w:rsidR="00DC013C">
        <w:lastRenderedPageBreak/>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A2102A">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xml:space="preserve">. When counterparties clear their trade through a </w:t>
      </w:r>
      <w:r>
        <w:lastRenderedPageBreak/>
        <w:t>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72A79534"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A2102A">
        <w:rPr>
          <w:b/>
          <w:bCs/>
        </w:rPr>
        <w:t xml:space="preserve">Error! Reference source not </w:t>
      </w:r>
      <w:proofErr w:type="spellStart"/>
      <w:r w:rsidR="00A2102A">
        <w:rPr>
          <w:b/>
          <w:bCs/>
        </w:rPr>
        <w:t>found.</w:t>
      </w:r>
      <w:r w:rsidR="00472EC4">
        <w:fldChar w:fldCharType="end"/>
      </w:r>
      <w:r w:rsidR="00C55A7A">
        <w:t>a</w:t>
      </w:r>
      <w:proofErr w:type="spellEnd"/>
      <w:r w:rsidR="00C55A7A">
        <w:t>,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A2102A">
        <w:rPr>
          <w:b/>
          <w:bCs/>
        </w:rPr>
        <w:t xml:space="preserve">Error! Reference source not </w:t>
      </w:r>
      <w:proofErr w:type="spellStart"/>
      <w:r w:rsidR="00A2102A">
        <w:rPr>
          <w:b/>
          <w:bCs/>
        </w:rPr>
        <w:t>found.</w:t>
      </w:r>
      <w:r w:rsidR="00C25DD7">
        <w:fldChar w:fldCharType="end"/>
      </w:r>
      <w:r w:rsidR="00C25DD7">
        <w:t>b</w:t>
      </w:r>
      <w:proofErr w:type="spellEnd"/>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t>
      </w:r>
      <w:r>
        <w:lastRenderedPageBreak/>
        <w:t xml:space="preserve">would pay firm C ($150 - $100) = $50 million. The total collateral demand 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A2102A">
        <w:rPr>
          <w:b/>
          <w:bCs/>
        </w:rPr>
        <w:t xml:space="preserve">Error! Reference source not </w:t>
      </w:r>
      <w:proofErr w:type="spellStart"/>
      <w:r w:rsidR="00A2102A">
        <w:rPr>
          <w:b/>
          <w:bCs/>
        </w:rPr>
        <w:t>found.</w:t>
      </w:r>
      <w:r w:rsidR="002A62E7">
        <w:fldChar w:fldCharType="end"/>
      </w:r>
      <w:r w:rsidR="00C25DD7">
        <w:t>c</w:t>
      </w:r>
      <w:proofErr w:type="spellEnd"/>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22034636" w:rsidR="00034D08" w:rsidRDefault="00034D08" w:rsidP="006A6C1C">
      <w:pPr>
        <w:pStyle w:val="Caption"/>
        <w:keepNext/>
        <w:rPr>
          <w:noProof/>
        </w:rPr>
      </w:pPr>
      <w:r>
        <w:t xml:space="preserve">Figure </w:t>
      </w:r>
      <w:fldSimple w:instr=" SEQ Figure \* ARABIC ">
        <w:r w:rsidR="00A2102A">
          <w:rPr>
            <w:noProof/>
          </w:rPr>
          <w:t>1</w:t>
        </w:r>
      </w:fldSimple>
      <w:r w:rsidR="00792D2D" w:rsidRPr="00792D2D">
        <w:rPr>
          <w:noProof/>
        </w:rPr>
        <w:t xml:space="preserve"> </w:t>
      </w:r>
      <w:r w:rsidR="00792D2D">
        <w:rPr>
          <w:noProof/>
        </w:rPr>
        <w:t>Example of obligations between three firms (a) without any netting (b) with bilateral netting (c) with multilateral netting. Arrows indicate the direction of obligations (for example in (a) firm C owes firm B $100 million and firm C owes firm B $150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5B913CD6" w:rsidR="00916B59" w:rsidRDefault="00916B59" w:rsidP="00916B59">
      <w:r w:rsidRPr="0025043C">
        <w:lastRenderedPageBreak/>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5D73C428"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lastRenderedPageBreak/>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A2102A">
        <w:t xml:space="preserve">Table </w:t>
      </w:r>
      <w:r w:rsidR="00A2102A">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46FA1E02" w14:textId="3CAEE8A8" w:rsidR="003130C5" w:rsidRDefault="00524440" w:rsidP="00297A3F">
      <w:commentRangeStart w:id="1"/>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A2102A">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A2102A">
        <w:t xml:space="preserve">Table </w:t>
      </w:r>
      <w:r w:rsidR="00A2102A">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1"/>
      <w:r w:rsidR="000D4DB9">
        <w:rPr>
          <w:rStyle w:val="CommentReference"/>
        </w:rPr>
        <w:commentReference w:id="1"/>
      </w:r>
    </w:p>
    <w:p w14:paraId="59F2B912" w14:textId="7076688F" w:rsidR="0098035B" w:rsidRDefault="0098035B">
      <w:pPr>
        <w:spacing w:line="240" w:lineRule="auto"/>
        <w:ind w:firstLine="0"/>
        <w:jc w:val="left"/>
      </w:pPr>
      <w:r>
        <w:br w:type="page"/>
      </w:r>
    </w:p>
    <w:p w14:paraId="6F415CFC" w14:textId="3B80756B" w:rsidR="009F16B5" w:rsidRDefault="009F16B5" w:rsidP="009F16B5">
      <w:pPr>
        <w:pStyle w:val="Caption"/>
        <w:keepNext/>
      </w:pPr>
      <w:bookmarkStart w:id="2" w:name="_Ref169916240"/>
      <w:r>
        <w:lastRenderedPageBreak/>
        <w:t xml:space="preserve">Table </w:t>
      </w:r>
      <w:fldSimple w:instr=" SEQ Table \* ARABIC ">
        <w:r w:rsidR="00A2102A">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3DD0B235"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A2102A">
        <w:t xml:space="preserve">Table </w:t>
      </w:r>
      <w:r w:rsidR="00A2102A">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A2102A">
        <w:t xml:space="preserve">Table </w:t>
      </w:r>
      <w:r w:rsidR="00A2102A">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1A47FBE7" w:rsidR="009F16B5" w:rsidRDefault="009F16B5" w:rsidP="0028734C">
      <w:pPr>
        <w:pStyle w:val="Caption"/>
        <w:keepNext/>
      </w:pPr>
      <w:bookmarkStart w:id="3" w:name="_Ref169916258"/>
      <w:r>
        <w:lastRenderedPageBreak/>
        <w:t xml:space="preserve">Table </w:t>
      </w:r>
      <w:fldSimple w:instr=" SEQ Table \* ARABIC ">
        <w:r w:rsidR="00A2102A">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7FA7D9B6"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A2102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20DD8213" w:rsidR="00916B59" w:rsidRDefault="00916B59">
            <w:pPr>
              <w:pStyle w:val="Caption"/>
              <w:keepNext/>
              <w:jc w:val="right"/>
            </w:pPr>
            <w:r>
              <w:t>(</w:t>
            </w:r>
            <w:fldSimple w:instr=" SEQ Equation \* ARABIC ">
              <w:r w:rsidR="00A2102A">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59D9D840" w:rsidR="00916B59" w:rsidRDefault="00916B59">
            <w:pPr>
              <w:pStyle w:val="Caption"/>
              <w:keepNext/>
              <w:jc w:val="right"/>
            </w:pPr>
            <w:r>
              <w:t>(</w:t>
            </w:r>
            <w:fldSimple w:instr=" SEQ Equation \* ARABIC ">
              <w:r w:rsidR="00A2102A">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A9FBC38" w:rsidR="00916B59" w:rsidRDefault="00916B59">
            <w:pPr>
              <w:pStyle w:val="Caption"/>
              <w:keepNext/>
              <w:jc w:val="right"/>
            </w:pPr>
            <w:bookmarkStart w:id="6" w:name="_Ref167361621"/>
            <w:r>
              <w:t>(</w:t>
            </w:r>
            <w:fldSimple w:instr=" SEQ Equation \* ARABIC ">
              <w:r w:rsidR="00A2102A">
                <w:rPr>
                  <w:noProof/>
                </w:rPr>
                <w:t>3</w:t>
              </w:r>
            </w:fldSimple>
            <w:r>
              <w:t>)</w:t>
            </w:r>
            <w:bookmarkEnd w:id="6"/>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212F1979"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w:t>
      </w:r>
      <w:r>
        <w:lastRenderedPageBreak/>
        <w:t>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A2102A">
        <w:t>(</w:t>
      </w:r>
      <w:r w:rsidR="00A2102A">
        <w:rPr>
          <w:noProof/>
        </w:rPr>
        <w:t>3</w:t>
      </w:r>
      <w:r w:rsidR="00A2102A">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02023852"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A2102A">
        <w:t xml:space="preserve">Figure </w:t>
      </w:r>
      <w:r w:rsidR="00A2102A">
        <w:rPr>
          <w:noProof/>
        </w:rPr>
        <w:t>2</w:t>
      </w:r>
      <w:r w:rsidR="002A62E7">
        <w:fldChar w:fldCharType="end"/>
      </w:r>
      <w:r w:rsidR="002A62E7">
        <w:t xml:space="preserve"> </w:t>
      </w:r>
      <w:r>
        <w:t>depicts a hypothetical network model of such a market.</w:t>
      </w:r>
    </w:p>
    <w:p w14:paraId="66879F21" w14:textId="26E45598" w:rsidR="009F16B5" w:rsidRDefault="009F16B5" w:rsidP="00601226">
      <w:pPr>
        <w:pStyle w:val="Caption"/>
        <w:keepNext/>
      </w:pPr>
      <w:bookmarkStart w:id="7" w:name="_Ref169916362"/>
      <w:r>
        <w:t xml:space="preserve">Figure </w:t>
      </w:r>
      <w:fldSimple w:instr=" SEQ Figure \* ARABIC ">
        <w:r w:rsidR="00A2102A">
          <w:rPr>
            <w:noProof/>
          </w:rPr>
          <w:t>2</w:t>
        </w:r>
      </w:fldSimple>
      <w:bookmarkEnd w:id="7"/>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 xml:space="preserve">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w:t>
      </w:r>
      <w:r>
        <w:lastRenderedPageBreak/>
        <w:t>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4AFE3932" w:rsidR="00916B59" w:rsidRDefault="00916B59">
            <w:pPr>
              <w:pStyle w:val="Caption"/>
              <w:keepNext/>
              <w:jc w:val="right"/>
            </w:pPr>
            <w:r>
              <w:t>(</w:t>
            </w:r>
            <w:fldSimple w:instr=" SEQ Equation \* ARABIC ">
              <w:r w:rsidR="00A2102A">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E0AC409"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A2102A">
        <w:t xml:space="preserve">Figure </w:t>
      </w:r>
      <w:r w:rsidR="00A2102A">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A9D66A6" w:rsidR="009F16B5" w:rsidRDefault="009F16B5" w:rsidP="00601226">
      <w:pPr>
        <w:pStyle w:val="Caption"/>
        <w:keepNext/>
      </w:pPr>
      <w:bookmarkStart w:id="8" w:name="_Ref169916763"/>
      <w:r>
        <w:lastRenderedPageBreak/>
        <w:t xml:space="preserve">Figure </w:t>
      </w:r>
      <w:fldSimple w:instr=" SEQ Figure \* ARABIC ">
        <w:r w:rsidR="00A2102A">
          <w:rPr>
            <w:noProof/>
          </w:rPr>
          <w:t>3</w:t>
        </w:r>
      </w:fldSimple>
      <w:bookmarkEnd w:id="8"/>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t>Model of Liquidity (Bid-Ask Spreads)</w:t>
      </w:r>
      <w:bookmarkEnd w:id="9"/>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0"/>
      <w:r w:rsidR="009977CD">
        <w:t>I preserve the essential relationships between risk-aversion, volatility, dealers’ inventory levels and the observed bid-ask spread, but</w:t>
      </w:r>
      <w:r>
        <w:t xml:space="preserve"> </w:t>
      </w:r>
      <w:r w:rsidR="009977CD">
        <w:t xml:space="preserve">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w:t>
      </w:r>
      <w:proofErr w:type="spellStart"/>
      <w:r w:rsidR="009977CD">
        <w:t>backoffice</w:t>
      </w:r>
      <w:proofErr w:type="spellEnd"/>
      <w:r w:rsidR="009977CD">
        <w:t xml:space="preserv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0"/>
      <w:r w:rsidR="00A50363">
        <w:rPr>
          <w:rStyle w:val="CommentReference"/>
        </w:rPr>
        <w:commentReference w:id="10"/>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4D6CCFC5" w:rsidR="00916B59" w:rsidRDefault="00916B59">
            <w:pPr>
              <w:pStyle w:val="Caption"/>
              <w:keepNext/>
              <w:jc w:val="right"/>
            </w:pPr>
            <w:r>
              <w:t>(</w:t>
            </w:r>
            <w:fldSimple w:instr=" SEQ Equation \* ARABIC ">
              <w:r w:rsidR="00A2102A">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79D078E7" w:rsidR="00916B59" w:rsidRDefault="00916B59">
            <w:pPr>
              <w:pStyle w:val="Caption"/>
              <w:keepNext/>
              <w:jc w:val="right"/>
            </w:pPr>
            <w:r>
              <w:t>(</w:t>
            </w:r>
            <w:fldSimple w:instr=" SEQ Equation \* ARABIC ">
              <w:r w:rsidR="00A2102A">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2C652659" w:rsidR="00916B59" w:rsidRDefault="00916B59">
            <w:pPr>
              <w:pStyle w:val="Caption"/>
              <w:keepNext/>
              <w:jc w:val="right"/>
            </w:pPr>
            <w:r>
              <w:t>(</w:t>
            </w:r>
            <w:fldSimple w:instr=" SEQ Equation \* ARABIC ">
              <w:r w:rsidR="00A2102A">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483918F" w:rsidR="00916B59" w:rsidRDefault="00916B59">
            <w:pPr>
              <w:pStyle w:val="Caption"/>
              <w:keepNext/>
              <w:jc w:val="right"/>
            </w:pPr>
            <w:r>
              <w:t>(</w:t>
            </w:r>
            <w:fldSimple w:instr=" SEQ Equation \* ARABIC ">
              <w:r w:rsidR="00A2102A">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463216B2" w:rsidR="00916B59" w:rsidRDefault="00916B59">
            <w:pPr>
              <w:pStyle w:val="Caption"/>
              <w:keepNext/>
              <w:jc w:val="right"/>
            </w:pPr>
            <w:r>
              <w:t>(</w:t>
            </w:r>
            <w:fldSimple w:instr=" SEQ Equation \* ARABIC ">
              <w:r w:rsidR="00A2102A">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28C8961F" w:rsidR="00916B59" w:rsidRDefault="00916B59">
            <w:pPr>
              <w:pStyle w:val="Caption"/>
              <w:keepNext/>
              <w:jc w:val="right"/>
            </w:pPr>
            <w:r>
              <w:t>(</w:t>
            </w:r>
            <w:fldSimple w:instr=" SEQ Equation \* ARABIC ">
              <w:r w:rsidR="00A2102A">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5E896F4D" w:rsidR="00916B59" w:rsidRDefault="00916B59">
            <w:pPr>
              <w:pStyle w:val="Caption"/>
              <w:keepNext/>
              <w:jc w:val="right"/>
            </w:pPr>
            <w:r>
              <w:t>(</w:t>
            </w:r>
            <w:fldSimple w:instr=" SEQ Equation \* ARABIC ">
              <w:r w:rsidR="00A2102A">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204EAAD8" w:rsidR="00916B59" w:rsidRDefault="00916B59">
            <w:pPr>
              <w:pStyle w:val="Caption"/>
              <w:keepNext/>
              <w:jc w:val="right"/>
            </w:pPr>
            <w:r>
              <w:t>(</w:t>
            </w:r>
            <w:fldSimple w:instr=" SEQ Equation \* ARABIC ">
              <w:r w:rsidR="00A2102A">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1CF4478" w:rsidR="00916B59" w:rsidRDefault="00916B59">
            <w:pPr>
              <w:pStyle w:val="Caption"/>
              <w:keepNext/>
              <w:jc w:val="right"/>
            </w:pPr>
            <w:r>
              <w:t>(</w:t>
            </w:r>
            <w:fldSimple w:instr=" SEQ Equation \* ARABIC ">
              <w:r w:rsidR="00A2102A">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7EF69508" w:rsidR="00916B59" w:rsidRDefault="00916B59">
            <w:pPr>
              <w:pStyle w:val="Caption"/>
              <w:keepNext/>
              <w:jc w:val="right"/>
            </w:pPr>
            <w:bookmarkStart w:id="11" w:name="_Ref167364187"/>
            <w:r>
              <w:t>(</w:t>
            </w:r>
            <w:fldSimple w:instr=" SEQ Equation \* ARABIC ">
              <w:r w:rsidR="00A2102A">
                <w:rPr>
                  <w:noProof/>
                </w:rPr>
                <w:t>14</w:t>
              </w:r>
            </w:fldSimple>
            <w:r>
              <w:t>)</w:t>
            </w:r>
            <w:bookmarkEnd w:id="11"/>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5437CB39" w:rsidR="00916B59" w:rsidRDefault="00916B59">
            <w:pPr>
              <w:pStyle w:val="Caption"/>
              <w:keepNext/>
              <w:jc w:val="right"/>
            </w:pPr>
            <w:r>
              <w:t>(</w:t>
            </w:r>
            <w:fldSimple w:instr=" SEQ Equation \* ARABIC ">
              <w:r w:rsidR="00A2102A">
                <w:rPr>
                  <w:noProof/>
                </w:rPr>
                <w:t>15</w:t>
              </w:r>
            </w:fldSimple>
            <w:r>
              <w:t>)</w:t>
            </w:r>
          </w:p>
        </w:tc>
      </w:tr>
    </w:tbl>
    <w:p w14:paraId="1746F076" w14:textId="25CF7718"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A2102A">
        <w:t>(</w:t>
      </w:r>
      <w:r w:rsidR="00A2102A">
        <w:rPr>
          <w:noProof/>
        </w:rPr>
        <w:t>14</w:t>
      </w:r>
      <w:r w:rsidR="00A2102A">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12"/>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r w:rsidR="00950EFE">
        <w:rPr>
          <w:rFonts w:eastAsiaTheme="minorEastAsia"/>
        </w:rPr>
        <w:t>ir</w:t>
      </w:r>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p w14:paraId="0E3C7E20" w14:textId="77777777" w:rsidR="003666CD" w:rsidRPr="00CB4128"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000000"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lastRenderedPageBreak/>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000000"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12"/>
      <w:r w:rsidR="00FD2267">
        <w:rPr>
          <w:rStyle w:val="CommentReference"/>
        </w:rPr>
        <w:commentReference w:id="12"/>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4A8ED3D" w:rsidR="00916B59" w:rsidRDefault="00916B59">
            <w:pPr>
              <w:pStyle w:val="Caption"/>
              <w:keepNext/>
              <w:jc w:val="right"/>
            </w:pPr>
            <w:r>
              <w:t>(</w:t>
            </w:r>
            <w:fldSimple w:instr=" SEQ Equation \* ARABIC ">
              <w:r w:rsidR="00A2102A">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28A3964F" w:rsidR="00916B59" w:rsidRDefault="00916B59">
            <w:pPr>
              <w:pStyle w:val="Caption"/>
              <w:keepNext/>
              <w:jc w:val="right"/>
            </w:pPr>
            <w:r>
              <w:t>(</w:t>
            </w:r>
            <w:fldSimple w:instr=" SEQ Equation \* ARABIC ">
              <w:r w:rsidR="00A2102A">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3BA8BB7C" w:rsidR="00916B59" w:rsidRDefault="00916B59">
            <w:pPr>
              <w:pStyle w:val="Caption"/>
              <w:keepNext/>
              <w:jc w:val="right"/>
            </w:pPr>
            <w:r>
              <w:t>(</w:t>
            </w:r>
            <w:fldSimple w:instr=" SEQ Equation \* ARABIC ">
              <w:r w:rsidR="00A2102A">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5F10B868" w:rsidR="00916B59" w:rsidRDefault="00916B59">
            <w:pPr>
              <w:pStyle w:val="Caption"/>
              <w:keepNext/>
              <w:jc w:val="right"/>
            </w:pPr>
            <w:r>
              <w:t>(</w:t>
            </w:r>
            <w:fldSimple w:instr=" SEQ Equation \* ARABIC ">
              <w:r w:rsidR="00A2102A">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E1C8A68" w:rsidR="00916B59" w:rsidRDefault="00916B59">
            <w:pPr>
              <w:pStyle w:val="Caption"/>
              <w:keepNext/>
              <w:jc w:val="right"/>
            </w:pPr>
            <w:r>
              <w:t>(</w:t>
            </w:r>
            <w:fldSimple w:instr=" SEQ Equation \* ARABIC ">
              <w:r w:rsidR="00A2102A">
                <w:rPr>
                  <w:noProof/>
                </w:rPr>
                <w:t>20</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0EA15984" w:rsidR="00916B59" w:rsidRDefault="00916B59">
            <w:pPr>
              <w:pStyle w:val="Caption"/>
              <w:keepNext/>
              <w:jc w:val="right"/>
            </w:pPr>
            <w:r>
              <w:t>(</w:t>
            </w:r>
            <w:fldSimple w:instr=" SEQ Equation \* ARABIC ">
              <w:r w:rsidR="00A2102A">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470B7894" w:rsidR="00916B59" w:rsidRDefault="00916B59">
            <w:pPr>
              <w:pStyle w:val="Caption"/>
              <w:keepNext/>
              <w:jc w:val="right"/>
            </w:pPr>
            <w:r>
              <w:t>(</w:t>
            </w:r>
            <w:fldSimple w:instr=" SEQ Equation \* ARABIC ">
              <w:r w:rsidR="00A2102A">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217D9D77" w:rsidR="00916B59" w:rsidRDefault="00916B59">
            <w:pPr>
              <w:pStyle w:val="Caption"/>
              <w:keepNext/>
              <w:jc w:val="right"/>
            </w:pPr>
            <w:r>
              <w:t>(</w:t>
            </w:r>
            <w:fldSimple w:instr=" SEQ Equation \* ARABIC ">
              <w:r w:rsidR="00A2102A">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lastRenderedPageBreak/>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22996F3C" w:rsidR="00916B59" w:rsidRDefault="00916B59">
            <w:pPr>
              <w:pStyle w:val="Caption"/>
              <w:keepNext/>
              <w:jc w:val="right"/>
            </w:pPr>
            <w:r>
              <w:t>(</w:t>
            </w:r>
            <w:fldSimple w:instr=" SEQ Equation \* ARABIC ">
              <w:r w:rsidR="00A2102A">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5C0734F3" w:rsidR="00916B59" w:rsidRDefault="00916B59">
            <w:pPr>
              <w:pStyle w:val="Caption"/>
              <w:keepNext/>
              <w:jc w:val="right"/>
            </w:pPr>
            <w:r>
              <w:t>(</w:t>
            </w:r>
            <w:fldSimple w:instr=" SEQ Equation \* ARABIC ">
              <w:r w:rsidR="00A2102A">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02E0E4D6" w:rsidR="00916B59" w:rsidRDefault="00916B59">
            <w:pPr>
              <w:pStyle w:val="Caption"/>
              <w:keepNext/>
              <w:jc w:val="right"/>
            </w:pPr>
            <w:r>
              <w:t>(</w:t>
            </w:r>
            <w:fldSimple w:instr=" SEQ Equation \* ARABIC ">
              <w:r w:rsidR="00A2102A">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66B596CC" w:rsidR="00916B59" w:rsidRDefault="00916B59">
            <w:pPr>
              <w:pStyle w:val="Caption"/>
              <w:keepNext/>
              <w:jc w:val="right"/>
            </w:pPr>
            <w:r>
              <w:t>(</w:t>
            </w:r>
            <w:fldSimple w:instr=" SEQ Equation \* ARABIC ">
              <w:r w:rsidR="00A2102A">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49AF5BB5" w:rsidR="00916B59" w:rsidRDefault="00916B59">
            <w:pPr>
              <w:pStyle w:val="Caption"/>
              <w:keepNext/>
              <w:jc w:val="right"/>
            </w:pPr>
            <w:r>
              <w:t>(</w:t>
            </w:r>
            <w:fldSimple w:instr=" SEQ Equation \* ARABIC ">
              <w:r w:rsidR="00A2102A">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3" w:name="_Ref169916041"/>
      <w:r>
        <w:t>Identification Strategy</w:t>
      </w:r>
      <w:bookmarkEnd w:id="13"/>
    </w:p>
    <w:p w14:paraId="77B1FAB3" w14:textId="2532FCE3" w:rsidR="008F335A" w:rsidRDefault="008F335A" w:rsidP="008F335A">
      <w:commentRangeStart w:id="14"/>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lastRenderedPageBreak/>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7CF3DC6D"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allowing for causal inference. However, in the context of the clearing mandate, the CFTC requirements (e.g.,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266A2603" w:rsidR="008F335A" w:rsidRDefault="008F335A" w:rsidP="008F335A">
      <w:r>
        <w:t xml:space="preserve">The approach adopted in this dissertation is the </w:t>
      </w:r>
      <w:r w:rsidRPr="008F335A">
        <w:rPr>
          <w:rStyle w:val="Strong"/>
          <w:b w:val="0"/>
          <w:bCs w:val="0"/>
        </w:rPr>
        <w:t>Difference-in-Differences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14"/>
      <w:r w:rsidR="00A50363">
        <w:rPr>
          <w:rStyle w:val="CommentReference"/>
        </w:rPr>
        <w:commentReference w:id="14"/>
      </w:r>
    </w:p>
    <w:p w14:paraId="6482980E" w14:textId="079AB0CC" w:rsidR="00E162B2" w:rsidRPr="00E162B2" w:rsidRDefault="00E162B2" w:rsidP="00076D05">
      <w:pPr>
        <w:pStyle w:val="Heading2"/>
      </w:pPr>
      <w:r>
        <w:lastRenderedPageBreak/>
        <w:t>Pricing</w:t>
      </w:r>
    </w:p>
    <w:p w14:paraId="095C4E16" w14:textId="1C3A8F61"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A2102A">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604C4433" w:rsidR="00916B59" w:rsidRDefault="00916B59">
            <w:pPr>
              <w:pStyle w:val="Caption"/>
              <w:keepNext/>
              <w:jc w:val="right"/>
            </w:pPr>
            <w:r>
              <w:t>(</w:t>
            </w:r>
            <w:fldSimple w:instr=" SEQ Equation \* ARABIC ">
              <w:r w:rsidR="00A2102A">
                <w:rPr>
                  <w:noProof/>
                </w:rPr>
                <w:t>29</w:t>
              </w:r>
            </w:fldSimple>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15"/>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w:t>
      </w:r>
      <w:r>
        <w:lastRenderedPageBreak/>
        <w:t xml:space="preserve">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15"/>
      <w:r w:rsidR="00964440">
        <w:rPr>
          <w:rStyle w:val="CommentReference"/>
        </w:rPr>
        <w:commentReference w:id="15"/>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16"/>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4367C9E4"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A2102A">
        <w:t xml:space="preserve">Table </w:t>
      </w:r>
      <w:r w:rsidR="00A2102A">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16"/>
      <w:r w:rsidR="00EC36AC">
        <w:rPr>
          <w:rStyle w:val="CommentReference"/>
        </w:rPr>
        <w:commentReference w:id="16"/>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559D6C6C" w14:textId="4A7B4FF6" w:rsidR="007239CB" w:rsidRDefault="007239CB" w:rsidP="00561948">
      <w:pPr>
        <w:ind w:firstLine="0"/>
      </w:pPr>
    </w:p>
    <w:p w14:paraId="6439E221" w14:textId="748151A5" w:rsidR="007239CB" w:rsidRDefault="007239CB" w:rsidP="007239CB">
      <w:pPr>
        <w:pStyle w:val="Caption"/>
        <w:keepNext/>
      </w:pPr>
      <w:bookmarkStart w:id="17" w:name="_Ref187170528"/>
      <w:r>
        <w:t xml:space="preserve">Table </w:t>
      </w:r>
      <w:fldSimple w:instr=" SEQ Table \* ARABIC ">
        <w:r w:rsidR="00A2102A">
          <w:rPr>
            <w:noProof/>
          </w:rPr>
          <w:t>3</w:t>
        </w:r>
      </w:fldSimple>
      <w:bookmarkEnd w:id="17"/>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29970E52"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A2102A">
        <w:t xml:space="preserve">Figure </w:t>
      </w:r>
      <w:r w:rsidR="00A2102A">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0A7C6717" w:rsidR="000A0237" w:rsidRDefault="000A0237" w:rsidP="000A0237">
      <w:r>
        <w:t xml:space="preserve">Finally, I test the validity of the parallel </w:t>
      </w:r>
      <w:proofErr w:type="gramStart"/>
      <w:r>
        <w:t>trends</w:t>
      </w:r>
      <w:proofErr w:type="gramEnd"/>
      <w:r>
        <w:t xml:space="preserve"> assumption using a placebo difference-in-differences. </w:t>
      </w:r>
      <w:r>
        <w:fldChar w:fldCharType="begin"/>
      </w:r>
      <w:r>
        <w:instrText xml:space="preserve"> REF _Ref170032710 \h </w:instrText>
      </w:r>
      <w:r>
        <w:fldChar w:fldCharType="separate"/>
      </w:r>
      <w:r w:rsidR="00A2102A">
        <w:t xml:space="preserve">Table </w:t>
      </w:r>
      <w:r w:rsidR="00A2102A">
        <w:rPr>
          <w:noProof/>
        </w:rPr>
        <w:t>4</w:t>
      </w:r>
      <w:r>
        <w:fldChar w:fldCharType="end"/>
      </w:r>
      <w:r>
        <w:t xml:space="preserve"> shows the results from a placebo difference-in-differences regression. I pick the 20 trading days before the periods studied above (60 trading days in total across three phases). I create a “placebo” difference-in-differences, as if there was a transition to clearing mandate on the 11</w:t>
      </w:r>
      <w:r w:rsidRPr="00EE0253">
        <w:rPr>
          <w:vertAlign w:val="superscript"/>
        </w:rPr>
        <w:t>th</w:t>
      </w:r>
      <w:r>
        <w:t xml:space="preserve"> trading day (i.e. Feb 11, May 13 and Aug 12). The results do not show any effect from this placebo DiD, further strengthening our belief that the increase in premia seen in the actual DiD is real.</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4EC144A0" w:rsidR="00C07EA6" w:rsidRDefault="00C07EA6" w:rsidP="00A94C0E">
      <w:pPr>
        <w:pStyle w:val="Caption"/>
        <w:keepNext/>
      </w:pPr>
      <w:bookmarkStart w:id="18" w:name="_Ref169917013"/>
      <w:r>
        <w:lastRenderedPageBreak/>
        <w:t xml:space="preserve">Figure </w:t>
      </w:r>
      <w:fldSimple w:instr=" SEQ Figure \* ARABIC ">
        <w:r w:rsidR="00A2102A">
          <w:rPr>
            <w:noProof/>
          </w:rPr>
          <w:t>4</w:t>
        </w:r>
      </w:fldSimple>
      <w:bookmarkEnd w:id="18"/>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06AB8ADC" w:rsidR="004079FB" w:rsidRDefault="004079FB" w:rsidP="004079FB">
      <w:pPr>
        <w:pStyle w:val="Caption"/>
        <w:keepNext/>
        <w:jc w:val="left"/>
      </w:pPr>
      <w:bookmarkStart w:id="19" w:name="_Ref170032710"/>
      <w:r>
        <w:lastRenderedPageBreak/>
        <w:t xml:space="preserve">Table </w:t>
      </w:r>
      <w:fldSimple w:instr=" SEQ Table \* ARABIC ">
        <w:r w:rsidR="00A2102A">
          <w:rPr>
            <w:noProof/>
          </w:rPr>
          <w:t>4</w:t>
        </w:r>
      </w:fldSimple>
      <w:bookmarkEnd w:id="19"/>
      <w:r>
        <w:rPr>
          <w:noProof/>
        </w:rPr>
        <w:t xml:space="preserve"> Placebo DiD </w:t>
      </w:r>
      <w:r w:rsidR="00184C80">
        <w:rPr>
          <w:noProof/>
        </w:rPr>
        <w:t>r</w:t>
      </w:r>
      <w:r>
        <w:rPr>
          <w:noProof/>
        </w:rPr>
        <w:t>esults</w:t>
      </w:r>
      <w:r w:rsidR="00184C80">
        <w:rPr>
          <w:noProof/>
        </w:rPr>
        <w:t xml:space="preserve">. The placebo DiD </w:t>
      </w:r>
      <w:r w:rsidR="001544D7">
        <w:rPr>
          <w:noProof/>
        </w:rPr>
        <w:t xml:space="preserve">is </w:t>
      </w:r>
      <w:r w:rsidR="00632BC9">
        <w:rPr>
          <w:noProof/>
        </w:rPr>
        <w:t xml:space="preserve"> </w:t>
      </w:r>
      <w:r w:rsidR="00FC6143">
        <w:rPr>
          <w:noProof/>
        </w:rPr>
        <w:t xml:space="preserve">the same type of </w:t>
      </w:r>
      <w:r w:rsidR="001544D7">
        <w:rPr>
          <w:noProof/>
        </w:rPr>
        <w:t xml:space="preserve">DiD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Specifically, this looks at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performs a “placebo” analysis as if the central clearing mandate </w:t>
      </w:r>
      <w:r w:rsidR="00B338A4">
        <w:rPr>
          <w:noProof/>
        </w:rPr>
        <w:t xml:space="preserve">had been implented on the </w:t>
      </w:r>
      <w:r w:rsidR="00057C26">
        <w:rPr>
          <w:noProof/>
        </w:rPr>
        <w:t>the tenth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77777777" w:rsidR="004079FB" w:rsidRPr="00AD6A41" w:rsidRDefault="004079FB" w:rsidP="00AD290E">
            <w:pPr>
              <w:spacing w:line="240" w:lineRule="auto"/>
              <w:ind w:firstLine="0"/>
              <w:jc w:val="center"/>
              <w:rPr>
                <w:rFonts w:eastAsia="Times New Roman"/>
              </w:rPr>
            </w:pPr>
            <w:r>
              <w:rPr>
                <w:rFonts w:eastAsia="Times New Roman"/>
                <w:b/>
                <w:bCs/>
              </w:rPr>
              <w:t>Placebo Difference-in-Difference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77777777" w:rsidR="004079FB" w:rsidRPr="00AD6A41" w:rsidRDefault="004079FB" w:rsidP="00AD290E">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3D6D5E6C"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A2102A">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222D6E59" w:rsidR="00916B59" w:rsidRDefault="00916B59">
            <w:pPr>
              <w:pStyle w:val="Caption"/>
              <w:keepNext/>
              <w:jc w:val="right"/>
            </w:pPr>
            <w:r>
              <w:t>(</w:t>
            </w:r>
            <w:fldSimple w:instr=" SEQ Equation \* ARABIC ">
              <w:r w:rsidR="00A2102A">
                <w:rPr>
                  <w:noProof/>
                </w:rPr>
                <w:t>30</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C64A143" w:rsidR="00916B59" w:rsidRDefault="00916B59" w:rsidP="00916B59">
      <w:r>
        <w:t xml:space="preserve">The bid-ask spread measure is “low frequency” </w:t>
      </w:r>
      <w:r w:rsidR="00A436D5">
        <w:t xml:space="preserve">(collected at the end of day) </w:t>
      </w:r>
      <w:r>
        <w:t>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0B8B3486" w:rsidR="00916B59" w:rsidRDefault="00916B59" w:rsidP="00916B59">
      <w:r>
        <w:t>The first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39CA5F37" w:rsidR="00916B59" w:rsidRDefault="00916B59">
            <w:pPr>
              <w:pStyle w:val="Caption"/>
              <w:keepNext/>
              <w:jc w:val="right"/>
            </w:pPr>
            <w:r>
              <w:t>(</w:t>
            </w:r>
            <w:fldSimple w:instr=" SEQ Equation \* ARABIC ">
              <w:r w:rsidR="00A2102A">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69C7EB9E" w:rsidR="00916B59" w:rsidRDefault="00916B59">
            <w:pPr>
              <w:pStyle w:val="Caption"/>
              <w:keepNext/>
              <w:jc w:val="right"/>
            </w:pPr>
            <w:r>
              <w:t>(</w:t>
            </w:r>
            <w:fldSimple w:instr=" SEQ Equation \* ARABIC ">
              <w:r w:rsidR="00A2102A">
                <w:rPr>
                  <w:noProof/>
                </w:rPr>
                <w:t>32</w:t>
              </w:r>
            </w:fldSimple>
            <w:r>
              <w:t>)</w:t>
            </w:r>
          </w:p>
        </w:tc>
      </w:tr>
    </w:tbl>
    <w:p w14:paraId="5DDE49E6" w14:textId="0B7FB463"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the daily Amihud 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39C6AF0" w:rsidR="00916B59" w:rsidRDefault="00916B59">
            <w:pPr>
              <w:pStyle w:val="Caption"/>
              <w:keepNext/>
              <w:jc w:val="right"/>
            </w:pPr>
            <w:r>
              <w:t>(</w:t>
            </w:r>
            <w:fldSimple w:instr=" SEQ Equation \* ARABIC ">
              <w:r w:rsidR="00A2102A">
                <w:rPr>
                  <w:noProof/>
                </w:rPr>
                <w:t>33</w:t>
              </w:r>
            </w:fldSimple>
            <w:r>
              <w:t>)</w:t>
            </w:r>
          </w:p>
        </w:tc>
      </w:tr>
    </w:tbl>
    <w:p w14:paraId="323DAB38" w14:textId="0802DAE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6FB3BD7F"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A2102A">
        <w:t xml:space="preserve">Figure </w:t>
      </w:r>
      <w:r w:rsidR="00A2102A">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A2102A">
        <w:t xml:space="preserve">Figure </w:t>
      </w:r>
      <w:r w:rsidR="00A2102A">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A2102A">
        <w:t xml:space="preserve">Figure </w:t>
      </w:r>
      <w:r w:rsidR="00A2102A">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43889434" w:rsidR="00DD00F7" w:rsidDel="00F10BEF" w:rsidRDefault="00DD00F7" w:rsidP="00F10BEF">
      <w:pPr>
        <w:pStyle w:val="Caption"/>
        <w:keepNext/>
        <w:jc w:val="center"/>
        <w:rPr>
          <w:del w:id="20" w:author="Arnob Alam" w:date="2025-01-30T21:08:00Z" w16du:dateUtc="2025-01-31T02:08:00Z"/>
        </w:rPr>
      </w:pPr>
      <w:bookmarkStart w:id="21" w:name="_Ref169958555"/>
      <w:r>
        <w:lastRenderedPageBreak/>
        <w:t xml:space="preserve">Figure </w:t>
      </w:r>
      <w:fldSimple w:instr=" SEQ Figure \* ARABIC ">
        <w:r w:rsidR="00A2102A">
          <w:rPr>
            <w:noProof/>
          </w:rPr>
          <w:t>5</w:t>
        </w:r>
      </w:fldSimple>
      <w:bookmarkEnd w:id="21"/>
      <w:r>
        <w:rPr>
          <w:noProof/>
        </w:rPr>
        <w:t xml:space="preserve"> </w:t>
      </w:r>
      <w:commentRangeStart w:id="22"/>
      <w:ins w:id="23" w:author="Arnob Alam" w:date="2025-01-30T21:08:00Z" w16du:dateUtc="2025-01-31T02:08:00Z">
        <w:r w:rsidR="00F10BEF">
          <w:rPr>
            <w:noProof/>
          </w:rPr>
          <w:t xml:space="preserve">Pre-trends for </w:t>
        </w:r>
      </w:ins>
      <w:ins w:id="24" w:author="Arnob Alam" w:date="2025-01-30T21:09:00Z" w16du:dateUtc="2025-01-31T02:09:00Z">
        <w:r w:rsidR="00F10BEF">
          <w:rPr>
            <w:noProof/>
          </w:rPr>
          <w:t xml:space="preserve">Relative bid-ask spreads </w:t>
        </w:r>
      </w:ins>
      <w:ins w:id="25" w:author="Arnob Alam" w:date="2025-01-30T21:08:00Z" w16du:dateUtc="2025-01-31T02:08:00Z">
        <w:r w:rsidR="00F10BEF">
          <w:rPr>
            <w:noProof/>
          </w:rPr>
          <w:t>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2"/>
        <w:r w:rsidR="00F10BEF">
          <w:rPr>
            <w:rStyle w:val="CommentReference"/>
            <w:i w:val="0"/>
            <w:iCs w:val="0"/>
            <w:color w:val="auto"/>
          </w:rPr>
          <w:commentReference w:id="22"/>
        </w:r>
      </w:ins>
      <w:del w:id="26" w:author="Arnob Alam" w:date="2025-01-30T21:08:00Z" w16du:dateUtc="2025-01-31T02:08:00Z">
        <w:r w:rsidDel="00F10BEF">
          <w:rPr>
            <w:noProof/>
          </w:rPr>
          <w:delText xml:space="preserve">Relative Bid-Ask Spread </w:delText>
        </w:r>
        <w:r w:rsidR="00302D61" w:rsidDel="00F10BEF">
          <w:rPr>
            <w:noProof/>
          </w:rPr>
          <w:delText>for five year contracts (</w:delText>
        </w:r>
        <w:r w:rsidDel="00F10BEF">
          <w:rPr>
            <w:noProof/>
          </w:rPr>
          <w:delText>Pre-Trend</w:delText>
        </w:r>
        <w:r w:rsidR="00302D61" w:rsidDel="00F10BEF">
          <w:rPr>
            <w:noProof/>
          </w:rPr>
          <w:delText xml:space="preserve"> of ten trading days before study period)</w:delText>
        </w:r>
      </w:del>
    </w:p>
    <w:p w14:paraId="7FEC45A8" w14:textId="76B57B32" w:rsidR="00DD00F7" w:rsidDel="00F10BEF" w:rsidRDefault="00EA1936" w:rsidP="00F10BEF">
      <w:pPr>
        <w:pStyle w:val="Caption"/>
        <w:keepNext/>
        <w:jc w:val="center"/>
        <w:rPr>
          <w:del w:id="27" w:author="Arnob Alam" w:date="2025-01-30T21:08:00Z" w16du:dateUtc="2025-01-31T02:08:00Z"/>
        </w:rPr>
        <w:pPrChange w:id="28" w:author="Arnob Alam" w:date="2025-01-30T21:08:00Z" w16du:dateUtc="2025-01-31T02:08:00Z">
          <w:pPr>
            <w:spacing w:line="240" w:lineRule="auto"/>
            <w:ind w:firstLine="0"/>
            <w:jc w:val="center"/>
          </w:pPr>
        </w:pPrChange>
      </w:pPr>
      <w:del w:id="29" w:author="Arnob Alam" w:date="2025-01-30T21:07:00Z" w16du:dateUtc="2025-01-31T02:07:00Z">
        <w:r w:rsidDel="0039099C">
          <w:rPr>
            <w:noProof/>
          </w:rPr>
          <w:drawing>
            <wp:inline distT="0" distB="0" distL="0" distR="0" wp14:anchorId="48ACCBFA" wp14:editId="2B4434C0">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14:paraId="7DC1CDC8" w14:textId="77777777" w:rsidR="00DD00F7" w:rsidRDefault="00DD00F7" w:rsidP="00F10BEF">
      <w:pPr>
        <w:pStyle w:val="Caption"/>
        <w:keepNext/>
        <w:jc w:val="center"/>
        <w:pPrChange w:id="30" w:author="Arnob Alam" w:date="2025-01-30T21:08:00Z" w16du:dateUtc="2025-01-31T02:08:00Z">
          <w:pPr>
            <w:spacing w:line="240" w:lineRule="auto"/>
            <w:ind w:firstLine="0"/>
            <w:jc w:val="left"/>
          </w:pPr>
        </w:pPrChange>
      </w:pPr>
    </w:p>
    <w:p w14:paraId="06032F58" w14:textId="73D5EBA8" w:rsidR="00DD00F7" w:rsidDel="008C6EE1" w:rsidRDefault="00EA1936" w:rsidP="00DD00F7">
      <w:pPr>
        <w:spacing w:line="240" w:lineRule="auto"/>
        <w:ind w:firstLine="0"/>
        <w:jc w:val="center"/>
        <w:rPr>
          <w:del w:id="31" w:author="Arnob Alam" w:date="2025-01-30T21:09:00Z" w16du:dateUtc="2025-01-31T02:09:00Z"/>
        </w:rPr>
      </w:pPr>
      <w:del w:id="32" w:author="Arnob Alam" w:date="2025-01-30T21:07:00Z" w16du:dateUtc="2025-01-31T02:07:00Z">
        <w:r w:rsidDel="0039099C">
          <w:rPr>
            <w:noProof/>
            <w14:ligatures w14:val="standardContextual"/>
          </w:rPr>
          <w:drawing>
            <wp:inline distT="0" distB="0" distL="0" distR="0" wp14:anchorId="6CDDA5F9" wp14:editId="1E150EFA">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33" w:author="Arnob Alam" w:date="2025-01-30T21:07:00Z" w16du:dateUtc="2025-01-31T02:07:00Z">
        <w:r w:rsidR="0039099C" w:rsidRPr="0039099C">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ins>
      <w:ins w:id="34" w:author="Arnob Alam" w:date="2025-01-30T21:08:00Z" w16du:dateUtc="2025-01-31T02:08:00Z">
        <w:r w:rsidR="00F10BEF" w:rsidRPr="00F10BEF">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ins>
    </w:p>
    <w:p w14:paraId="70BD4A50" w14:textId="77777777" w:rsidR="00DD00F7" w:rsidDel="008C6EE1" w:rsidRDefault="00DD00F7">
      <w:pPr>
        <w:spacing w:line="240" w:lineRule="auto"/>
        <w:ind w:firstLine="0"/>
        <w:jc w:val="left"/>
        <w:rPr>
          <w:del w:id="35" w:author="Arnob Alam" w:date="2025-01-30T21:09:00Z" w16du:dateUtc="2025-01-31T02:09:00Z"/>
        </w:rPr>
      </w:pPr>
    </w:p>
    <w:p w14:paraId="78FFB655" w14:textId="6FD8D5E2" w:rsidR="00EA1936" w:rsidDel="008C6EE1" w:rsidRDefault="00EA1936" w:rsidP="008C6EE1">
      <w:pPr>
        <w:spacing w:line="240" w:lineRule="auto"/>
        <w:ind w:firstLine="0"/>
        <w:rPr>
          <w:del w:id="36" w:author="Arnob Alam" w:date="2025-01-30T21:09:00Z" w16du:dateUtc="2025-01-31T02:09:00Z"/>
        </w:rPr>
        <w:pPrChange w:id="37" w:author="Arnob Alam" w:date="2025-01-30T21:09:00Z" w16du:dateUtc="2025-01-31T02:09:00Z">
          <w:pPr>
            <w:spacing w:line="240" w:lineRule="auto"/>
            <w:ind w:firstLine="0"/>
            <w:jc w:val="center"/>
          </w:pPr>
        </w:pPrChange>
      </w:pPr>
      <w:del w:id="38" w:author="Arnob Alam" w:date="2025-01-30T21:07:00Z" w16du:dateUtc="2025-01-31T02:07:00Z">
        <w:r w:rsidDel="0039099C">
          <w:rPr>
            <w:noProof/>
            <w14:ligatures w14:val="standardContextual"/>
          </w:rPr>
          <w:drawing>
            <wp:inline distT="0" distB="0" distL="0" distR="0" wp14:anchorId="44485D4D" wp14:editId="6C9231F7">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574E40D0" w14:textId="77777777" w:rsidR="00EA1936" w:rsidRDefault="00EA1936" w:rsidP="008C6EE1">
      <w:pPr>
        <w:spacing w:line="240" w:lineRule="auto"/>
        <w:ind w:firstLine="0"/>
        <w:jc w:val="center"/>
        <w:pPrChange w:id="39" w:author="Arnob Alam" w:date="2025-01-30T21:09:00Z" w16du:dateUtc="2025-01-31T02:09:00Z">
          <w:pPr>
            <w:spacing w:line="240" w:lineRule="auto"/>
            <w:ind w:firstLine="0"/>
            <w:jc w:val="left"/>
          </w:pPr>
        </w:pPrChange>
      </w:pPr>
      <w:del w:id="40" w:author="Arnob Alam" w:date="2025-01-30T21:09:00Z" w16du:dateUtc="2025-01-31T02:09:00Z">
        <w:r w:rsidDel="008C6EE1">
          <w:br w:type="page"/>
        </w:r>
      </w:del>
    </w:p>
    <w:p w14:paraId="212C82FB" w14:textId="1AA0233F" w:rsidR="006B0CE0" w:rsidDel="008C6EE1" w:rsidRDefault="006B0CE0" w:rsidP="006B0CE0">
      <w:pPr>
        <w:pStyle w:val="Caption"/>
        <w:keepNext/>
        <w:jc w:val="center"/>
        <w:rPr>
          <w:del w:id="41" w:author="Arnob Alam" w:date="2025-01-30T21:10:00Z" w16du:dateUtc="2025-01-31T02:10:00Z"/>
        </w:rPr>
      </w:pPr>
      <w:bookmarkStart w:id="42" w:name="_Ref169960502"/>
      <w:r>
        <w:lastRenderedPageBreak/>
        <w:t xml:space="preserve">Figure </w:t>
      </w:r>
      <w:fldSimple w:instr=" SEQ Figure \* ARABIC ">
        <w:r w:rsidR="00A2102A">
          <w:rPr>
            <w:noProof/>
          </w:rPr>
          <w:t>6</w:t>
        </w:r>
      </w:fldSimple>
      <w:bookmarkEnd w:id="42"/>
      <w:r>
        <w:rPr>
          <w:noProof/>
        </w:rPr>
        <w:t xml:space="preserve"> </w:t>
      </w:r>
      <w:commentRangeStart w:id="43"/>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43"/>
      <w:r w:rsidR="00EC20E0">
        <w:rPr>
          <w:rStyle w:val="CommentReference"/>
          <w:i w:val="0"/>
          <w:iCs w:val="0"/>
          <w:color w:val="auto"/>
        </w:rPr>
        <w:commentReference w:id="43"/>
      </w:r>
    </w:p>
    <w:p w14:paraId="2D9E32E3" w14:textId="75C1EBAB" w:rsidR="00EA1936" w:rsidRDefault="00EA1936" w:rsidP="008C6EE1">
      <w:pPr>
        <w:pStyle w:val="Caption"/>
        <w:keepNext/>
        <w:jc w:val="center"/>
        <w:pPrChange w:id="44" w:author="Arnob Alam" w:date="2025-01-30T21:10:00Z" w16du:dateUtc="2025-01-31T02:10:00Z">
          <w:pPr>
            <w:spacing w:line="240" w:lineRule="auto"/>
            <w:ind w:firstLine="0"/>
          </w:pPr>
        </w:pPrChange>
      </w:pP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C8DC960" w:rsidR="000E35F2" w:rsidRDefault="00302D61" w:rsidP="00E92F48">
      <w:pPr>
        <w:pStyle w:val="Caption"/>
        <w:keepNext/>
      </w:pPr>
      <w:bookmarkStart w:id="45" w:name="_Ref169960521"/>
      <w:r>
        <w:lastRenderedPageBreak/>
        <w:t xml:space="preserve">Figure </w:t>
      </w:r>
      <w:fldSimple w:instr=" SEQ Figure \* ARABIC ">
        <w:r w:rsidR="00A2102A">
          <w:rPr>
            <w:noProof/>
          </w:rPr>
          <w:t>7</w:t>
        </w:r>
      </w:fldSimple>
      <w:bookmarkEnd w:id="45"/>
      <w:r>
        <w:rPr>
          <w:noProof/>
        </w:rPr>
        <w:t xml:space="preserve"> </w:t>
      </w:r>
      <w:commentRangeStart w:id="46"/>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46"/>
      <w:r w:rsidR="00EC20E0">
        <w:rPr>
          <w:rStyle w:val="CommentReference"/>
          <w:i w:val="0"/>
          <w:iCs w:val="0"/>
          <w:color w:val="auto"/>
        </w:rPr>
        <w:commentReference w:id="46"/>
      </w:r>
      <w:r w:rsidR="00E92F48">
        <w:rPr>
          <w:noProof/>
        </w:rPr>
        <w:t>.</w:t>
      </w:r>
    </w:p>
    <w:p w14:paraId="6F7D624E" w14:textId="6DAC3F8D" w:rsidR="000E35F2" w:rsidRDefault="000E35F2" w:rsidP="00C83CFF">
      <w:pPr>
        <w:spacing w:line="240" w:lineRule="auto"/>
        <w:ind w:firstLine="0"/>
        <w:jc w:val="center"/>
      </w:pPr>
    </w:p>
    <w:p w14:paraId="06F162D9" w14:textId="56F66746" w:rsidR="000E35F2" w:rsidRDefault="000E35F2" w:rsidP="000E35F2">
      <w:pPr>
        <w:spacing w:line="240" w:lineRule="auto"/>
        <w:ind w:firstLine="0"/>
        <w:jc w:val="center"/>
      </w:pP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8">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586AA7F9" w:rsidR="00916B59" w:rsidRDefault="00916B59">
            <w:pPr>
              <w:pStyle w:val="Caption"/>
              <w:keepNext/>
              <w:jc w:val="right"/>
            </w:pPr>
            <w:r>
              <w:t>(</w:t>
            </w:r>
            <w:fldSimple w:instr=" SEQ Equation \* ARABIC ">
              <w:r w:rsidR="00A2102A">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77777777" w:rsidR="00916B59" w:rsidRPr="008652DB" w:rsidRDefault="00916B59">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0F927EDD" w:rsidR="00916B59" w:rsidRDefault="00916B59">
            <w:pPr>
              <w:pStyle w:val="Caption"/>
              <w:keepNext/>
              <w:jc w:val="right"/>
            </w:pPr>
            <w:r>
              <w:t>(</w:t>
            </w:r>
            <w:fldSimple w:instr=" SEQ Equation \* ARABIC ">
              <w:r w:rsidR="00A2102A">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04D8D76"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7777777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223B5A1D" w:rsidR="00916B59" w:rsidRDefault="00916B59">
            <w:pPr>
              <w:pStyle w:val="Caption"/>
              <w:keepNext/>
              <w:jc w:val="right"/>
            </w:pPr>
            <w:r>
              <w:t>(</w:t>
            </w:r>
            <w:fldSimple w:instr=" SEQ Equation \* ARABIC ">
              <w:r w:rsidR="00A2102A">
                <w:rPr>
                  <w:noProof/>
                </w:rPr>
                <w:t>36</w:t>
              </w:r>
            </w:fldSimple>
            <w:r>
              <w:t>)</w:t>
            </w:r>
          </w:p>
        </w:tc>
      </w:tr>
    </w:tbl>
    <w:p w14:paraId="299DF1B9" w14:textId="3649ED18"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CA20DBB"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A2102A">
        <w:t xml:space="preserve">Figure </w:t>
      </w:r>
      <w:r w:rsidR="00A2102A">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23B74D9D" w:rsidR="003D15B5" w:rsidRDefault="003D15B5" w:rsidP="008A65C5">
      <w:pPr>
        <w:pStyle w:val="Caption"/>
        <w:keepNext/>
        <w:pPrChange w:id="47" w:author="Arnob Alam" w:date="2025-01-30T21:11:00Z" w16du:dateUtc="2025-01-31T02:11:00Z">
          <w:pPr>
            <w:pStyle w:val="Caption"/>
            <w:keepNext/>
            <w:jc w:val="center"/>
          </w:pPr>
        </w:pPrChange>
      </w:pPr>
      <w:bookmarkStart w:id="48" w:name="_Ref170051212"/>
      <w:r>
        <w:lastRenderedPageBreak/>
        <w:t xml:space="preserve">Figure </w:t>
      </w:r>
      <w:fldSimple w:instr=" SEQ Figure \* ARABIC ">
        <w:r w:rsidR="00A2102A">
          <w:rPr>
            <w:noProof/>
          </w:rPr>
          <w:t>8</w:t>
        </w:r>
      </w:fldSimple>
      <w:bookmarkEnd w:id="48"/>
      <w:r>
        <w:rPr>
          <w:noProof/>
        </w:rPr>
        <w:t xml:space="preserve"> </w:t>
      </w:r>
      <w:commentRangeStart w:id="49"/>
      <w:ins w:id="50" w:author="Arnob Alam" w:date="2025-01-30T21:11:00Z" w16du:dateUtc="2025-01-31T02:11:00Z">
        <w:r w:rsidR="008A65C5">
          <w:rPr>
            <w:noProof/>
          </w:rPr>
          <w:t xml:space="preserve">Pre-trends for </w:t>
        </w:r>
        <w:r w:rsidR="008A65C5">
          <w:rPr>
            <w:noProof/>
          </w:rPr>
          <w:t xml:space="preserve">Realized Volatility </w:t>
        </w:r>
        <w:r w:rsidR="008A65C5">
          <w:rPr>
            <w:noProof/>
          </w:rPr>
          <w:t>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49"/>
        <w:r w:rsidR="008A65C5">
          <w:rPr>
            <w:rStyle w:val="CommentReference"/>
            <w:i w:val="0"/>
            <w:iCs w:val="0"/>
            <w:color w:val="auto"/>
          </w:rPr>
          <w:commentReference w:id="49"/>
        </w:r>
        <w:r w:rsidR="008A65C5">
          <w:rPr>
            <w:noProof/>
          </w:rPr>
          <w:t>.</w:t>
        </w:r>
      </w:ins>
      <w:del w:id="51" w:author="Arnob Alam" w:date="2025-01-30T21:11:00Z" w16du:dateUtc="2025-01-31T02:11:00Z">
        <w:r w:rsidDel="008A65C5">
          <w:rPr>
            <w:noProof/>
          </w:rPr>
          <w:delText>Realized Volatility Pre-Trend</w:delText>
        </w:r>
      </w:del>
    </w:p>
    <w:p w14:paraId="2E85A0C9" w14:textId="77777777" w:rsidR="008A65C5" w:rsidRDefault="00646DB7" w:rsidP="009A4CC2">
      <w:pPr>
        <w:spacing w:line="240" w:lineRule="auto"/>
        <w:ind w:firstLine="0"/>
        <w:jc w:val="left"/>
        <w:rPr>
          <w:ins w:id="52" w:author="Arnob Alam" w:date="2025-01-30T21:11:00Z" w16du:dateUtc="2025-01-31T02:11:00Z"/>
        </w:rPr>
      </w:pPr>
      <w:del w:id="53" w:author="Arnob Alam" w:date="2025-01-30T21:10:00Z" w16du:dateUtc="2025-01-31T02:10:00Z">
        <w:r w:rsidRPr="00646DB7" w:rsidDel="00AC6FB7">
          <w:rPr>
            <w:noProof/>
          </w:rPr>
          <w:drawing>
            <wp:inline distT="0" distB="0" distL="0" distR="0" wp14:anchorId="49E34705" wp14:editId="700B15B7">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9"/>
                      <a:stretch>
                        <a:fillRect/>
                      </a:stretch>
                    </pic:blipFill>
                    <pic:spPr>
                      <a:xfrm>
                        <a:off x="0" y="0"/>
                        <a:ext cx="5934710" cy="2947670"/>
                      </a:xfrm>
                      <a:prstGeom prst="rect">
                        <a:avLst/>
                      </a:prstGeom>
                    </pic:spPr>
                  </pic:pic>
                </a:graphicData>
              </a:graphic>
            </wp:inline>
          </w:drawing>
        </w:r>
      </w:del>
      <w:ins w:id="54" w:author="Arnob Alam" w:date="2025-01-30T21:11:00Z" w16du:dateUtc="2025-01-31T02:11:00Z">
        <w:r w:rsidR="00AC6FB7" w:rsidRPr="00AC6FB7">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30"/>
                      <a:stretch>
                        <a:fillRect/>
                      </a:stretch>
                    </pic:blipFill>
                    <pic:spPr>
                      <a:xfrm>
                        <a:off x="0" y="0"/>
                        <a:ext cx="5934710" cy="3531870"/>
                      </a:xfrm>
                      <a:prstGeom prst="rect">
                        <a:avLst/>
                      </a:prstGeom>
                    </pic:spPr>
                  </pic:pic>
                </a:graphicData>
              </a:graphic>
            </wp:inline>
          </w:drawing>
        </w:r>
      </w:ins>
    </w:p>
    <w:p w14:paraId="4C5CFF85" w14:textId="26818E7D" w:rsidR="009A4CC2" w:rsidRDefault="008A65C5" w:rsidP="009A4CC2">
      <w:pPr>
        <w:spacing w:line="240" w:lineRule="auto"/>
        <w:ind w:firstLine="0"/>
        <w:jc w:val="left"/>
      </w:pPr>
      <w:ins w:id="55" w:author="Arnob Alam" w:date="2025-01-30T21:11:00Z" w16du:dateUtc="2025-01-31T02:11:00Z">
        <w:r w:rsidRPr="008A65C5">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31"/>
                      <a:stretch>
                        <a:fillRect/>
                      </a:stretch>
                    </pic:blipFill>
                    <pic:spPr>
                      <a:xfrm>
                        <a:off x="0" y="0"/>
                        <a:ext cx="5934710" cy="3531870"/>
                      </a:xfrm>
                      <a:prstGeom prst="rect">
                        <a:avLst/>
                      </a:prstGeom>
                    </pic:spPr>
                  </pic:pic>
                </a:graphicData>
              </a:graphic>
            </wp:inline>
          </w:drawing>
        </w:r>
      </w:ins>
      <w:r w:rsidR="009A4CC2">
        <w:br w:type="page"/>
      </w:r>
    </w:p>
    <w:p w14:paraId="7EF2838E" w14:textId="0C99C40C" w:rsidR="00E162B2" w:rsidRPr="00F05299" w:rsidRDefault="00E162B2" w:rsidP="00076D05">
      <w:pPr>
        <w:pStyle w:val="Heading1"/>
      </w:pPr>
      <w:bookmarkStart w:id="56" w:name="_Ref169916057"/>
      <w:r>
        <w:lastRenderedPageBreak/>
        <w:t>Data</w:t>
      </w:r>
      <w:bookmarkEnd w:id="56"/>
    </w:p>
    <w:p w14:paraId="58CF9B57" w14:textId="6910DF84" w:rsidR="00310460" w:rsidRDefault="00916B59" w:rsidP="00916B59">
      <w:commentRangeStart w:id="57"/>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rsidR="00BF00D3">
        <w:t xml:space="preserve">specifically </w:t>
      </w:r>
      <w:r w:rsidRPr="00935E65">
        <w:t>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B1D0B">
        <w:t>twenty</w:t>
      </w:r>
      <w:r w:rsidR="00310460" w:rsidRPr="0004387C">
        <w:t>-day</w:t>
      </w:r>
      <w:r w:rsidR="00310460">
        <w:t xml:space="preserve"> </w:t>
      </w:r>
      <w:r w:rsidR="00310460" w:rsidRPr="0004387C">
        <w:t xml:space="preserve">trading </w:t>
      </w:r>
      <w:r w:rsidR="00310460">
        <w:t xml:space="preserve">window </w:t>
      </w:r>
      <w:r w:rsidR="003B1D0B">
        <w:t xml:space="preserve">around </w:t>
      </w:r>
      <w:r w:rsidR="00AB72A0">
        <w:t xml:space="preserve">the implementation of </w:t>
      </w:r>
      <w:r w:rsidR="003B1D0B">
        <w:t>each phase</w:t>
      </w:r>
      <w:r w:rsidR="00310460" w:rsidRPr="0004387C">
        <w:t xml:space="preserve"> (Feb 25 – Mar </w:t>
      </w:r>
      <w:r w:rsidR="003B1D0B">
        <w:t>22</w:t>
      </w:r>
      <w:r w:rsidR="008472C0">
        <w:t xml:space="preserve"> for phase 1</w:t>
      </w:r>
      <w:r w:rsidR="00310460">
        <w:t xml:space="preserve">, May 27 – Jun </w:t>
      </w:r>
      <w:r w:rsidR="00AB72A0">
        <w:t>21</w:t>
      </w:r>
      <w:r w:rsidR="00310460">
        <w:t xml:space="preserve"> </w:t>
      </w:r>
      <w:r w:rsidR="008472C0">
        <w:t xml:space="preserve">for phase 2 </w:t>
      </w:r>
      <w:r w:rsidR="00310460">
        <w:t xml:space="preserve">and Aug 26 – Sep </w:t>
      </w:r>
      <w:r w:rsidR="00AB72A0">
        <w:t>20</w:t>
      </w:r>
      <w:r w:rsidR="008472C0">
        <w:t xml:space="preserve"> for phase 3</w:t>
      </w:r>
      <w:commentRangeEnd w:id="57"/>
      <w:r w:rsidR="007D258F">
        <w:rPr>
          <w:rStyle w:val="CommentReference"/>
        </w:rPr>
        <w:commentReference w:id="57"/>
      </w:r>
      <w:r w:rsidR="00310460" w:rsidRPr="0004387C">
        <w:t>).</w:t>
      </w:r>
    </w:p>
    <w:p w14:paraId="53B82FDF" w14:textId="22FB547D"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w:t>
      </w:r>
      <w:r w:rsidR="00B67E6D">
        <w:t xml:space="preserve">for USD, GBP and JPY denominated contracts, </w:t>
      </w:r>
      <w:r>
        <w:t>or EURIBOR</w:t>
      </w:r>
      <w:r w:rsidR="00B67E6D">
        <w:t xml:space="preserve"> for EUD denominated contracts</w:t>
      </w:r>
      <w:r>
        <w:t xml:space="preserve">). It also specified “negative” characteristics, </w:t>
      </w:r>
      <w:r w:rsidR="00A624FE">
        <w:t xml:space="preserve">where </w:t>
      </w:r>
      <w:r>
        <w:t xml:space="preserve">swaps having the </w:t>
      </w:r>
      <w:r w:rsidR="00DC6458">
        <w:t>specified</w:t>
      </w:r>
      <w:r w:rsidR="00A624FE">
        <w:t xml:space="preserve"> </w:t>
      </w:r>
      <w:r>
        <w:t>characteristics do not need to be cleared</w:t>
      </w:r>
      <w:r w:rsidR="00DC6458">
        <w:t>. These characteristics</w:t>
      </w:r>
      <w:r>
        <w:t xml:space="preserve"> </w:t>
      </w:r>
      <w:r w:rsidR="00DC6458">
        <w:t xml:space="preserve">included </w:t>
      </w:r>
      <w:r>
        <w:t xml:space="preserve">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3D1B61CD" w:rsidR="00916B59" w:rsidRDefault="00916B59" w:rsidP="00916B59">
      <w:pPr>
        <w:rPr>
          <w:color w:val="000000" w:themeColor="text1"/>
        </w:rPr>
      </w:pPr>
      <w:r>
        <w:t xml:space="preserve">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w:t>
      </w:r>
      <w:r w:rsidR="00836A0B">
        <w:t>unobserved</w:t>
      </w:r>
      <w:r>
        <w:t xml:space="preserve"> characteristics</w:t>
      </w:r>
      <w:r w:rsidR="00836A0B">
        <w:t xml:space="preserve">, </w:t>
      </w:r>
      <w:r>
        <w:t>such as early termination clauses, conditional notional amounts, etc. In an appendix, I show that my results are robust to including these outliers.</w:t>
      </w:r>
    </w:p>
    <w:p w14:paraId="1EE5C912" w14:textId="32AE419F" w:rsidR="00916B59" w:rsidRPr="00655B55" w:rsidRDefault="006E55D8" w:rsidP="00916B59">
      <w:commentRangeStart w:id="58"/>
      <w:r>
        <w:t xml:space="preserve">As discussed in the background section, clearinghouses </w:t>
      </w:r>
      <w:r w:rsidR="00914187">
        <w:t xml:space="preserve">originated organically </w:t>
      </w:r>
      <w:r w:rsidR="00B2415B">
        <w:t>in equities trading</w:t>
      </w:r>
      <w:r w:rsidR="00980325">
        <w:t xml:space="preserve">. Several clearinghouses were already </w:t>
      </w:r>
      <w:r w:rsidR="00CC33A1">
        <w:t xml:space="preserve">operating in the </w:t>
      </w:r>
      <w:r w:rsidR="00690FF0">
        <w:t xml:space="preserve">interest rate swaps </w:t>
      </w:r>
      <w:r w:rsidR="00CC33A1">
        <w:t xml:space="preserve">space </w:t>
      </w:r>
      <w:r w:rsidR="00D27F39">
        <w:t xml:space="preserve">prior </w:t>
      </w:r>
      <w:r w:rsidR="004F3245">
        <w:t xml:space="preserve">to the </w:t>
      </w:r>
      <w:r w:rsidR="00EF21F0">
        <w:t>implementation of the CFTC mandate (</w:t>
      </w:r>
      <w:r w:rsidR="00690FF0">
        <w:t>for example,</w:t>
      </w:r>
      <w:r w:rsidR="00EF21F0">
        <w:t xml:space="preserve"> </w:t>
      </w:r>
      <w:proofErr w:type="spellStart"/>
      <w:r w:rsidR="00EF21F0">
        <w:t>LCH.Clearnet</w:t>
      </w:r>
      <w:proofErr w:type="spellEnd"/>
      <w:r w:rsidR="00AA0366">
        <w:t xml:space="preserve"> </w:t>
      </w:r>
      <w:proofErr w:type="spellStart"/>
      <w:r w:rsidR="00EF21F0">
        <w:t>SwapClear</w:t>
      </w:r>
      <w:proofErr w:type="spellEnd"/>
      <w:r w:rsidR="00EF21F0">
        <w:t xml:space="preserve"> </w:t>
      </w:r>
      <w:r w:rsidR="00841F34">
        <w:t xml:space="preserve">launched in 1999, </w:t>
      </w:r>
      <w:r w:rsidR="00EF21F0">
        <w:lastRenderedPageBreak/>
        <w:t xml:space="preserve">and </w:t>
      </w:r>
      <w:r w:rsidR="00690FF0">
        <w:t xml:space="preserve">Japan Securities </w:t>
      </w:r>
      <w:r w:rsidR="00841F34">
        <w:t xml:space="preserve">Clearing Corporation offered </w:t>
      </w:r>
      <w:r w:rsidR="00CC33A1">
        <w:t xml:space="preserve">limited </w:t>
      </w:r>
      <w:r w:rsidR="00841F34">
        <w:t xml:space="preserve">interest rate swaps clearing services as well). </w:t>
      </w:r>
      <w:r w:rsidR="00B66829">
        <w:t xml:space="preserve">Prior to the 2008 financial crisis, there was limited use of </w:t>
      </w:r>
      <w:r w:rsidR="008A6507">
        <w:t xml:space="preserve">these </w:t>
      </w:r>
      <w:r w:rsidR="00B66829">
        <w:t xml:space="preserve">clearinghouses, and risks were </w:t>
      </w:r>
      <w:r w:rsidR="008A6507">
        <w:t xml:space="preserve">usually </w:t>
      </w:r>
      <w:r w:rsidR="0035643A">
        <w:t xml:space="preserve">managed bilaterally. Following the 2008 financial crisis, </w:t>
      </w:r>
      <w:r w:rsidR="004E5D89">
        <w:t>many swaps market participants moved to voluntary central clearing</w:t>
      </w:r>
      <w:r w:rsidR="008A6507">
        <w:t xml:space="preserve"> regime</w:t>
      </w:r>
      <w:r w:rsidR="004E5D89">
        <w:t xml:space="preserve">. </w:t>
      </w:r>
      <w:r w:rsidR="00610F5D">
        <w:t>B</w:t>
      </w:r>
      <w:r w:rsidR="00916B59">
        <w:t xml:space="preserve">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rsidR="00916B59">
        <w:t xml:space="preserve">learing </w:t>
      </w:r>
      <w:r w:rsidR="003D15B5">
        <w:t xml:space="preserve">for </w:t>
      </w:r>
      <w:r w:rsidR="00916B59">
        <w:t>CAD denominated swaps is voluntary.</w:t>
      </w:r>
      <w:commentRangeEnd w:id="58"/>
      <w:r w:rsidR="0083247D">
        <w:rPr>
          <w:rStyle w:val="CommentReference"/>
        </w:rPr>
        <w:commentReference w:id="58"/>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08C76796" w:rsidR="00916B59" w:rsidRDefault="00667B32" w:rsidP="00916B59">
      <w:r>
        <w:fldChar w:fldCharType="begin"/>
      </w:r>
      <w:r>
        <w:instrText xml:space="preserve"> REF _Ref169917152 \h </w:instrText>
      </w:r>
      <w:r>
        <w:fldChar w:fldCharType="separate"/>
      </w:r>
      <w:r w:rsidR="00A2102A">
        <w:t xml:space="preserve">Table </w:t>
      </w:r>
      <w:r w:rsidR="00A2102A">
        <w:rPr>
          <w:noProof/>
        </w:rPr>
        <w:t>5</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w:t>
      </w:r>
      <w:r w:rsidR="0063624E">
        <w:t xml:space="preserve">observed </w:t>
      </w:r>
      <w:r w:rsidR="00916B59">
        <w:t>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6149A9CF" w14:textId="77777777" w:rsidR="002126BB" w:rsidRDefault="002126BB" w:rsidP="00916B59"/>
    <w:p w14:paraId="5B53A70B" w14:textId="77777777" w:rsidR="002126BB" w:rsidRDefault="002126BB" w:rsidP="00916B59"/>
    <w:p w14:paraId="6274BD35" w14:textId="651E30E5" w:rsidR="002126BB" w:rsidRDefault="002126BB" w:rsidP="002126BB">
      <w:pPr>
        <w:pStyle w:val="Caption"/>
        <w:keepNext/>
      </w:pPr>
      <w:bookmarkStart w:id="59" w:name="_Ref169917152"/>
      <w:r>
        <w:lastRenderedPageBreak/>
        <w:t xml:space="preserve">Table </w:t>
      </w:r>
      <w:fldSimple w:instr=" SEQ Table \* ARABIC ">
        <w:r w:rsidR="00A2102A">
          <w:rPr>
            <w:noProof/>
          </w:rPr>
          <w:t>5</w:t>
        </w:r>
      </w:fldSimple>
      <w:bookmarkEnd w:id="59"/>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interest rate swaps.</w:t>
      </w:r>
    </w:p>
    <w:tbl>
      <w:tblPr>
        <w:tblStyle w:val="PlainTable2"/>
        <w:tblW w:w="8411" w:type="dxa"/>
        <w:tblLook w:val="06A0" w:firstRow="1" w:lastRow="0" w:firstColumn="1" w:lastColumn="0" w:noHBand="1" w:noVBand="1"/>
      </w:tblPr>
      <w:tblGrid>
        <w:gridCol w:w="1100"/>
        <w:gridCol w:w="2151"/>
        <w:gridCol w:w="1720"/>
        <w:gridCol w:w="1720"/>
        <w:gridCol w:w="1720"/>
      </w:tblGrid>
      <w:tr w:rsidR="002126BB" w:rsidRPr="001D0E7E" w14:paraId="7DDAEC3E"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38B725F" w14:textId="77777777" w:rsidR="002126BB" w:rsidRPr="001D0E7E" w:rsidRDefault="002126BB" w:rsidP="00AD290E">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07AF715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709CE83B"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4E860B68"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077064E2"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2126BB" w:rsidRPr="001D0E7E" w14:paraId="577758D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A604E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4617E26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1D56196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0B19924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0CC1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5FC606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970FB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76418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4B6C7B1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1BBA18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D3DC6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6F0F7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0BED3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A97687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5D8F53C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5E8DDC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42818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2A13AD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B0839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22B566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243338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C0D55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6973A3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BABF8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AB19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685C520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38C31A9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FE053C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BFB886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4C9FA2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F5D021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0E25C5C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5A206D0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29049A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09AFC3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D4E4A0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38FA5C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08D6BE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314F33A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467CDF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FA022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AE6038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7C21B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1826B5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2002ADE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21D5AC1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36D0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CC36C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21C1B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3B11260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1BECBC4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63FEB7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DD9F6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CA98D7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5F567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3A845C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02ED160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5C73245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84726D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D7AF43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A446F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1C43A2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69B79BF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43E6A9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1090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5162D0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0F6C8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683535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27221BA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628AF1A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764E79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1ED81A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EC9575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0D2814C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55B2A3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4137A46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AB6F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F00EF68"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F9511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44D9EA8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77060D55"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3E3A781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41E71C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52AD38B"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ED677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6BA7DFE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244A0C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3DD94E5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9FE54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C21F26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0248A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DAACBC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3C5823E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1C6524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2366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DBE7F1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5E639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29206F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5C5BB59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4551638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64027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18C8A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01D9D1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1B208D7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DFEFB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0BFBFF0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D733D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116CDF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6D5D30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440DAE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5BDDE1C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A2AAB0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0772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C1A25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2E806D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7A5B914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25E272A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7B55E46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928654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41A14E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87EC09F"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11B070C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38E2393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59B8AC3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CB2D8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47A17EA5" w14:textId="77777777" w:rsidR="002126BB" w:rsidRDefault="002126BB" w:rsidP="002126BB">
      <w:pPr>
        <w:ind w:firstLine="0"/>
      </w:pPr>
    </w:p>
    <w:p w14:paraId="198462C6" w14:textId="77777777" w:rsidR="002126BB" w:rsidRDefault="002126BB" w:rsidP="002126BB">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2126BB" w:rsidRPr="001D0E7E" w14:paraId="69545F4F"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CE0FD0" w14:textId="77777777" w:rsidR="002126BB" w:rsidRPr="001D0E7E" w:rsidRDefault="002126BB" w:rsidP="00AD290E">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2A4155C9"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2784D4D7"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2DE60743"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6CB14FE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2126BB" w:rsidRPr="001D0E7E" w14:paraId="00D2FB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D951A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001E92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2FF32E4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1F42FE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83629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8BC95F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0059D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5D82AFB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799D0B4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18C580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BDC97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3F407B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D21A2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841C9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7ECD6F4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2A328F1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0A779A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71BA31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D9BD5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341B1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3A3363D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608A40F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2EC1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5F8056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A4CCFFE"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1FD4424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2CFF73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EEDFB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AD2D9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26078B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F3D68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3799C8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7B77F78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4460179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575C7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106C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02AD1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3B6105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5A9D95B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6A84C1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D64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75F98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18AF4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3409229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5D81C97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571B7BD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6A4F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BE951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F20C8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3DD76D2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C82A63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0B3070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C63CE2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458268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0DC8B2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67D36CF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350783F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7C5D69F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6B762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704F7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CAE10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1626ED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6E5F330D"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553664F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2CB6F0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1F3E79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CA4765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4C5CF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5356AE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0D53E1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60AA8A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03F8B4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07F05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C9CB9D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03930ED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3BADAA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0747F2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95CF68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0D024C1"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4C1EA5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4EBD31F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4B32E79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EA4B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35E2C9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69A59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4601FC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55323DE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037D9E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33E82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E2BAB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EE1391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15886A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1C3226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4AFC166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F44AB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0EE02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2140A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6CBA99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4D94BC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5E126AE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9B04A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8D0590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EBADFD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1229E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6C486C2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316AA28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2E93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15B92A7"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F52A1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675D14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78DE5E7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5DB1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1958D5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A18135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115E0E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F625F7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0BF4B4F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45CE462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567619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500A0F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AA7B2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F4411E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01700A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423EC9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BD5F5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BE7F4B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2D164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30BB77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22DAE8E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326D7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413852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B7B95F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CA32E1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2B2C62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60C503E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0133E1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C4AB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F3411B9" w14:textId="77777777" w:rsidR="002126BB" w:rsidRDefault="002126BB" w:rsidP="002126BB">
      <w:pPr>
        <w:spacing w:line="240" w:lineRule="auto"/>
        <w:ind w:firstLine="0"/>
        <w:jc w:val="left"/>
      </w:pPr>
    </w:p>
    <w:p w14:paraId="2569AF3F" w14:textId="77777777" w:rsidR="002126BB" w:rsidRDefault="002126BB" w:rsidP="00916B59"/>
    <w:p w14:paraId="2BDEB71F" w14:textId="77777777" w:rsidR="002126BB" w:rsidRDefault="002126BB" w:rsidP="00916B59"/>
    <w:p w14:paraId="7041947F" w14:textId="77777777" w:rsidR="002126BB" w:rsidRPr="0004387C" w:rsidRDefault="002126BB" w:rsidP="00916B59"/>
    <w:p w14:paraId="09F0B26C" w14:textId="2EA78A5A" w:rsidR="00916B59" w:rsidRDefault="00916B59" w:rsidP="00916B59">
      <w:r w:rsidRPr="0004387C">
        <w:lastRenderedPageBreak/>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rsidR="00C13230">
        <w:t xml:space="preserve"> (other reference rate indexes included the Federal Funds Rate </w:t>
      </w:r>
      <w:r w:rsidR="00C219A2">
        <w:t>T-Bill Rate, and FIFMA rate)</w:t>
      </w:r>
      <w:r w:rsidRPr="0004387C">
        <w:t xml:space="preserve">, while for CAD swaps, CDOR is the index for 99% of swaps. I exclude </w:t>
      </w:r>
      <w:r>
        <w:t xml:space="preserve">certain </w:t>
      </w:r>
      <w:r w:rsidRPr="0004387C">
        <w:t>swaps that make a single payment at maturity (i.e., payment frequency is 1T</w:t>
      </w:r>
      <w:r>
        <w:t>), which</w:t>
      </w:r>
      <w:r w:rsidRPr="0004387C">
        <w:t xml:space="preserve">. </w:t>
      </w:r>
      <w:r w:rsidR="00667B32">
        <w:fldChar w:fldCharType="begin"/>
      </w:r>
      <w:r w:rsidR="00667B32">
        <w:instrText xml:space="preserve"> REF _Ref169917203 \h </w:instrText>
      </w:r>
      <w:r w:rsidR="00667B32">
        <w:fldChar w:fldCharType="separate"/>
      </w:r>
      <w:r w:rsidR="00A2102A">
        <w:t xml:space="preserve">Table </w:t>
      </w:r>
      <w:r w:rsidR="00A2102A">
        <w:rPr>
          <w:noProof/>
        </w:rPr>
        <w:t>6</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408D96CE" w:rsidR="00916B59" w:rsidRDefault="00667B32" w:rsidP="00916B59">
      <w:r>
        <w:fldChar w:fldCharType="begin"/>
      </w:r>
      <w:r>
        <w:instrText xml:space="preserve"> REF _Ref169917219 \h </w:instrText>
      </w:r>
      <w:r>
        <w:fldChar w:fldCharType="separate"/>
      </w:r>
      <w:r w:rsidR="00A2102A">
        <w:t xml:space="preserve">Table </w:t>
      </w:r>
      <w:r w:rsidR="00A2102A">
        <w:rPr>
          <w:noProof/>
        </w:rPr>
        <w:t>7</w:t>
      </w:r>
      <w:r>
        <w:fldChar w:fldCharType="end"/>
      </w:r>
      <w:r>
        <w:t xml:space="preserve"> </w:t>
      </w:r>
      <w:r w:rsidR="00916B59">
        <w:t>shows summary statistics of the control variables used in the regression. Only contracts using LIBOR as the floating reference leg are included. Additionally, contracts that were “voluntarily cleared” prior to the mandate or “exempt from clearing” after the mandate are excluded</w:t>
      </w:r>
      <w:r w:rsidR="008507D9">
        <w:t xml:space="preserve"> (this is ~39% of </w:t>
      </w:r>
      <w:r w:rsidR="00603CC8">
        <w:t xml:space="preserve">USD </w:t>
      </w:r>
      <w:r w:rsidR="008507D9">
        <w:t>contracts in phase 1,</w:t>
      </w:r>
      <w:r w:rsidR="00FA56B7">
        <w:t xml:space="preserve"> 22% of </w:t>
      </w:r>
      <w:r w:rsidR="00603CC8">
        <w:t xml:space="preserve">USD </w:t>
      </w:r>
      <w:r w:rsidR="00FA56B7">
        <w:t xml:space="preserve">contracts in phase 2, and </w:t>
      </w:r>
      <w:r w:rsidR="00603CC8">
        <w:t xml:space="preserve">11% of contracts in phase 3; it is also </w:t>
      </w:r>
      <w:r w:rsidR="00422C48">
        <w:t>52% of CAD contracts in phase 1 and 3 and 44% of CAD contracts in phase 2</w:t>
      </w:r>
      <w:r w:rsidR="00603CC8">
        <w:t>)</w:t>
      </w:r>
      <w:r w:rsidR="00916B59">
        <w:t xml:space="preserve">. The leftmost column shows the statistics </w:t>
      </w:r>
      <w:r w:rsidR="003639B3">
        <w:t>of</w:t>
      </w:r>
      <w:r w:rsidR="00916B59">
        <w:t xml:space="preserve"> this dataset. For the main part of the </w:t>
      </w:r>
      <w:r w:rsidR="00BD0C23">
        <w:t>dissertation</w:t>
      </w:r>
      <w:r w:rsidR="00916B59">
        <w:t>, I further filter this data to swaps whose fixed rate is within 50 bps of the Bloomberg calculated fixed rate</w:t>
      </w:r>
      <w:r w:rsidR="00B74D7D">
        <w:t xml:space="preserve"> (as described earlier)</w:t>
      </w:r>
      <w:r w:rsidR="00916B59">
        <w:t xml:space="preserv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3ADE49A0"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w:t>
      </w:r>
      <w:r w:rsidR="00971608">
        <w:t>fixed</w:t>
      </w:r>
      <w:r>
        <w:t xml:space="preserve"> rate). When receiving the fixed rate (and paying the floating leg), the dealer is likely to require a premium over the fair price. When paying the fixed rate, the dealer is likely to </w:t>
      </w:r>
      <w:r w:rsidR="004838E9">
        <w:t>require</w:t>
      </w:r>
      <w:r>
        <w:t xml:space="preserve"> a discount </w:t>
      </w:r>
      <w:r>
        <w:lastRenderedPageBreak/>
        <w:t>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17465AE" w14:textId="3063D6A2" w:rsidR="00565535" w:rsidRDefault="00565535">
      <w:pPr>
        <w:spacing w:line="240" w:lineRule="auto"/>
        <w:ind w:firstLine="0"/>
        <w:jc w:val="left"/>
      </w:pPr>
      <w:r>
        <w:br w:type="page"/>
      </w:r>
    </w:p>
    <w:p w14:paraId="67EA1842" w14:textId="0AA65E54" w:rsidR="009F16B5" w:rsidRDefault="009F16B5" w:rsidP="009F16B5">
      <w:pPr>
        <w:pStyle w:val="Caption"/>
        <w:keepNext/>
        <w:rPr>
          <w:noProof/>
        </w:rPr>
      </w:pPr>
      <w:bookmarkStart w:id="60" w:name="_Ref169917203"/>
      <w:r>
        <w:lastRenderedPageBreak/>
        <w:t xml:space="preserve">Table </w:t>
      </w:r>
      <w:fldSimple w:instr=" SEQ Table \* ARABIC ">
        <w:r w:rsidR="00A2102A">
          <w:rPr>
            <w:noProof/>
          </w:rPr>
          <w:t>6</w:t>
        </w:r>
      </w:fldSimple>
      <w:bookmarkEnd w:id="60"/>
      <w:r>
        <w:rPr>
          <w:noProof/>
        </w:rPr>
        <w:t xml:space="preserve"> </w:t>
      </w:r>
      <w:r w:rsidR="00C83A7E">
        <w:rPr>
          <w:noProof/>
        </w:rPr>
        <w:t xml:space="preserve">Number of contracts and notional values by </w:t>
      </w:r>
      <w:r w:rsidR="00E551E0">
        <w:rPr>
          <w:noProof/>
        </w:rPr>
        <w:t>c</w:t>
      </w:r>
      <w:r w:rsidR="00C83A7E">
        <w:rPr>
          <w:noProof/>
        </w:rPr>
        <w:t xml:space="preserve">learing </w:t>
      </w:r>
      <w:r w:rsidR="00E551E0">
        <w:rPr>
          <w:noProof/>
        </w:rPr>
        <w:t>s</w:t>
      </w:r>
      <w:r w:rsidR="00C83A7E">
        <w:rPr>
          <w:noProof/>
        </w:rPr>
        <w:t>tatus and reference rate for USD and CAD IR swaps contracts</w:t>
      </w:r>
      <w:r w:rsidR="00E551E0">
        <w:rPr>
          <w:noProof/>
        </w:rPr>
        <w:t xml:space="preserve"> </w:t>
      </w:r>
      <w:r w:rsidR="0070106C">
        <w:rPr>
          <w:noProof/>
        </w:rPr>
        <w:t>(</w:t>
      </w:r>
      <w:r w:rsidR="00E551E0">
        <w:rPr>
          <w:noProof/>
        </w:rPr>
        <w:t>for entire dataset prior to any filtering</w:t>
      </w:r>
      <w:r w:rsidR="0070106C">
        <w:rPr>
          <w:noProof/>
        </w:rPr>
        <w:t>). Data are presented for each phase and pre- and post- period separately.</w:t>
      </w:r>
      <w:r w:rsidR="002C4EA4">
        <w:rPr>
          <w:noProof/>
        </w:rPr>
        <w:t xml:space="preserve"> Note the increase in </w:t>
      </w:r>
      <w:r w:rsidR="00F22283">
        <w:rPr>
          <w:noProof/>
        </w:rPr>
        <w:t>clearing for USD contracts after the implementation of phase 1 (from 61% to 77%) and phase 2 (from78% to 90%).</w:t>
      </w:r>
    </w:p>
    <w:p w14:paraId="2AC7E2B6" w14:textId="7CA7FBB4" w:rsidR="00C83A7E" w:rsidRPr="00C83A7E" w:rsidRDefault="0018533F" w:rsidP="00C83A7E">
      <w:pPr>
        <w:jc w:val="center"/>
      </w:pPr>
      <w:r>
        <w:t>Pre-Phase</w:t>
      </w:r>
      <w:r w:rsidR="00C83A7E">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39F3C301" w:rsidR="00565535" w:rsidRDefault="00565535">
      <w:pPr>
        <w:spacing w:line="240" w:lineRule="auto"/>
        <w:ind w:firstLine="0"/>
        <w:jc w:val="left"/>
      </w:pPr>
    </w:p>
    <w:p w14:paraId="6CD70B90" w14:textId="4F3DE0E4" w:rsidR="00C83A7E" w:rsidRDefault="0018533F" w:rsidP="00C83A7E">
      <w:pPr>
        <w:spacing w:line="240" w:lineRule="auto"/>
        <w:ind w:firstLine="0"/>
        <w:jc w:val="center"/>
      </w:pPr>
      <w:r>
        <w:t>Pre-Phase</w:t>
      </w:r>
      <w:r w:rsidR="00C83A7E">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0E933AD6" w:rsidR="00C83A7E" w:rsidRDefault="0018533F" w:rsidP="00C83A7E">
      <w:pPr>
        <w:spacing w:line="240" w:lineRule="auto"/>
        <w:ind w:firstLine="0"/>
        <w:jc w:val="center"/>
      </w:pPr>
      <w:r>
        <w:lastRenderedPageBreak/>
        <w:t>Pre-Phase</w:t>
      </w:r>
      <w:r w:rsidR="00C83A7E">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A136572" w:rsidR="009F16B5" w:rsidRDefault="009F16B5" w:rsidP="009F16B5">
      <w:pPr>
        <w:pStyle w:val="Caption"/>
        <w:keepNext/>
      </w:pPr>
      <w:bookmarkStart w:id="61" w:name="_Ref169917219"/>
      <w:r>
        <w:lastRenderedPageBreak/>
        <w:t xml:space="preserve">Table </w:t>
      </w:r>
      <w:fldSimple w:instr=" SEQ Table \* ARABIC ">
        <w:r w:rsidR="00A2102A">
          <w:rPr>
            <w:noProof/>
          </w:rPr>
          <w:t>7</w:t>
        </w:r>
      </w:fldSimple>
      <w:bookmarkEnd w:id="61"/>
      <w:r>
        <w:rPr>
          <w:noProof/>
        </w:rPr>
        <w:t xml:space="preserve"> </w:t>
      </w:r>
      <w:r w:rsidR="00C83A7E">
        <w:rPr>
          <w:noProof/>
        </w:rPr>
        <w:t xml:space="preserve">Selected </w:t>
      </w:r>
      <w:r w:rsidR="00C415A8">
        <w:rPr>
          <w:noProof/>
        </w:rPr>
        <w:t>c</w:t>
      </w:r>
      <w:r w:rsidR="00C83A7E">
        <w:rPr>
          <w:noProof/>
        </w:rPr>
        <w:t xml:space="preserve">haractersitics of </w:t>
      </w:r>
      <w:r w:rsidR="005116D2">
        <w:rPr>
          <w:noProof/>
        </w:rPr>
        <w:t>the c</w:t>
      </w:r>
      <w:r w:rsidR="00C83A7E">
        <w:rPr>
          <w:noProof/>
        </w:rPr>
        <w:t xml:space="preserve">ontrol </w:t>
      </w:r>
      <w:r w:rsidR="005116D2">
        <w:rPr>
          <w:noProof/>
        </w:rPr>
        <w:t>v</w:t>
      </w:r>
      <w:r w:rsidR="00C83A7E">
        <w:rPr>
          <w:noProof/>
        </w:rPr>
        <w:t>ariables</w:t>
      </w:r>
      <w:r w:rsidR="005116D2">
        <w:rPr>
          <w:noProof/>
        </w:rPr>
        <w:t xml:space="preserve">. The “Main Dataset” </w:t>
      </w:r>
      <w:r w:rsidR="00C415A8">
        <w:rPr>
          <w:noProof/>
        </w:rPr>
        <w:t xml:space="preserve">reported in column 1 </w:t>
      </w:r>
      <w:r w:rsidR="00F14EBA">
        <w:rPr>
          <w:noProof/>
        </w:rPr>
        <w:t>is the dataset used in the main body of the dissertation.</w:t>
      </w:r>
      <w:r w:rsidR="0085449D">
        <w:rPr>
          <w:noProof/>
        </w:rPr>
        <w:t xml:space="preserve"> This dataset </w:t>
      </w:r>
      <w:r w:rsidR="00B11F4B">
        <w:rPr>
          <w:noProof/>
        </w:rPr>
        <w:t>is</w:t>
      </w:r>
      <w:r w:rsidR="0085449D">
        <w:rPr>
          <w:noProof/>
        </w:rPr>
        <w:t xml:space="preserve"> filtered to only include observations that use USD LIBOR or </w:t>
      </w:r>
      <w:r w:rsidR="00C415A8">
        <w:rPr>
          <w:noProof/>
        </w:rPr>
        <w:t>CAD CDOR as the reference rate, are not voluntarily cleared</w:t>
      </w:r>
      <w:r w:rsidR="00B11F4B">
        <w:rPr>
          <w:noProof/>
        </w:rPr>
        <w:t xml:space="preserve">, </w:t>
      </w:r>
      <w:r w:rsidR="00B24F57">
        <w:rPr>
          <w:noProof/>
        </w:rPr>
        <w:t>are not</w:t>
      </w:r>
      <w:r w:rsidR="00CE14BA">
        <w:rPr>
          <w:noProof/>
        </w:rPr>
        <w:t xml:space="preserve"> zero-coupon swaps</w:t>
      </w:r>
      <w:r w:rsidR="00B11F4B">
        <w:rPr>
          <w:noProof/>
        </w:rPr>
        <w:t xml:space="preserve"> and are within 50-bps of </w:t>
      </w:r>
      <w:r w:rsidR="0043272A">
        <w:rPr>
          <w:noProof/>
        </w:rPr>
        <w:t>“fair rate” for the swap reported by Bloomberg</w:t>
      </w:r>
      <w:r w:rsidR="00B24F57">
        <w:rPr>
          <w:noProof/>
        </w:rPr>
        <w:t>.</w:t>
      </w:r>
      <w:r w:rsidR="00B11F4B">
        <w:rPr>
          <w:noProof/>
        </w:rPr>
        <w:t xml:space="preserve"> Column 2 shows </w:t>
      </w:r>
      <w:r w:rsidR="0043272A">
        <w:rPr>
          <w:noProof/>
        </w:rPr>
        <w:t xml:space="preserve">the same dataset except the 50-bps </w:t>
      </w:r>
      <w:r w:rsidR="00465CB6">
        <w:rPr>
          <w:noProof/>
        </w:rPr>
        <w:t>within Bloomberg reported fair-value is removed.</w:t>
      </w:r>
    </w:p>
    <w:tbl>
      <w:tblPr>
        <w:tblW w:w="4978" w:type="dxa"/>
        <w:jc w:val="center"/>
        <w:tblLook w:val="04A0" w:firstRow="1" w:lastRow="0" w:firstColumn="1" w:lastColumn="0" w:noHBand="0" w:noVBand="1"/>
      </w:tblPr>
      <w:tblGrid>
        <w:gridCol w:w="1378"/>
        <w:gridCol w:w="1800"/>
        <w:gridCol w:w="1800"/>
      </w:tblGrid>
      <w:tr w:rsidR="005116D2" w:rsidRPr="00C61057" w14:paraId="2EAA49D8" w14:textId="7155CA6C" w:rsidTr="001C6B4F">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4EE7D384" w14:textId="77777777" w:rsidR="005116D2" w:rsidRPr="00780E79" w:rsidRDefault="005116D2" w:rsidP="005116D2">
            <w:pPr>
              <w:spacing w:line="240" w:lineRule="auto"/>
              <w:ind w:firstLine="0"/>
              <w:jc w:val="left"/>
              <w:rPr>
                <w:rFonts w:ascii="Aptos Narrow" w:eastAsia="Times New Roman" w:hAnsi="Aptos Narrow"/>
                <w:b/>
                <w:bCs/>
                <w:color w:val="000000"/>
              </w:rPr>
            </w:pPr>
            <w:r w:rsidRPr="00780E79">
              <w:rPr>
                <w:rFonts w:ascii="Aptos Narrow" w:eastAsia="Times New Roman" w:hAnsi="Aptos Narrow"/>
                <w:b/>
                <w:bCs/>
                <w:color w:val="000000"/>
              </w:rPr>
              <w:t>Main Dataset</w:t>
            </w:r>
          </w:p>
        </w:tc>
        <w:tc>
          <w:tcPr>
            <w:tcW w:w="1800" w:type="dxa"/>
            <w:tcBorders>
              <w:top w:val="nil"/>
              <w:left w:val="nil"/>
              <w:bottom w:val="nil"/>
              <w:right w:val="nil"/>
            </w:tcBorders>
            <w:shd w:val="clear" w:color="000000" w:fill="FFFFFF"/>
            <w:vAlign w:val="bottom"/>
          </w:tcPr>
          <w:p w14:paraId="03437D23" w14:textId="00739A58" w:rsidR="005116D2" w:rsidRPr="00780E79" w:rsidRDefault="005116D2" w:rsidP="005116D2">
            <w:pPr>
              <w:spacing w:line="240" w:lineRule="auto"/>
              <w:ind w:firstLine="0"/>
              <w:jc w:val="left"/>
              <w:rPr>
                <w:rFonts w:ascii="Aptos Narrow" w:eastAsia="Times New Roman" w:hAnsi="Aptos Narrow"/>
                <w:b/>
                <w:bCs/>
                <w:color w:val="000000"/>
              </w:rPr>
            </w:pPr>
            <w:r>
              <w:rPr>
                <w:rFonts w:ascii="Aptos Narrow" w:eastAsia="Times New Roman" w:hAnsi="Aptos Narrow"/>
                <w:b/>
                <w:bCs/>
                <w:color w:val="000000"/>
              </w:rPr>
              <w:t>No 50</w:t>
            </w:r>
            <w:r w:rsidR="00F14EBA">
              <w:rPr>
                <w:rFonts w:ascii="Aptos Narrow" w:eastAsia="Times New Roman" w:hAnsi="Aptos Narrow"/>
                <w:b/>
                <w:bCs/>
                <w:color w:val="000000"/>
              </w:rPr>
              <w:t>-</w:t>
            </w:r>
            <w:r>
              <w:rPr>
                <w:rFonts w:ascii="Aptos Narrow" w:eastAsia="Times New Roman" w:hAnsi="Aptos Narrow"/>
                <w:b/>
                <w:bCs/>
                <w:color w:val="000000"/>
              </w:rPr>
              <w:t>bps filter</w:t>
            </w:r>
          </w:p>
        </w:tc>
      </w:tr>
      <w:tr w:rsidR="005116D2" w:rsidRPr="00C61057" w14:paraId="204F3099" w14:textId="51A5C2D7" w:rsidTr="001C6B4F">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vAlign w:val="bottom"/>
          </w:tcPr>
          <w:p w14:paraId="5F30966F" w14:textId="625289B5"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116D2" w:rsidRPr="00C61057" w14:paraId="3081B577" w14:textId="1DA6E3B7" w:rsidTr="001C6B4F">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800" w:type="dxa"/>
            <w:tcBorders>
              <w:top w:val="nil"/>
              <w:left w:val="nil"/>
              <w:bottom w:val="nil"/>
              <w:right w:val="nil"/>
            </w:tcBorders>
            <w:shd w:val="clear" w:color="000000" w:fill="FFFFFF"/>
            <w:noWrap/>
            <w:vAlign w:val="bottom"/>
            <w:hideMark/>
          </w:tcPr>
          <w:p w14:paraId="2C00A9E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c>
          <w:tcPr>
            <w:tcW w:w="1800" w:type="dxa"/>
            <w:tcBorders>
              <w:top w:val="nil"/>
              <w:left w:val="nil"/>
              <w:bottom w:val="nil"/>
              <w:right w:val="nil"/>
            </w:tcBorders>
            <w:shd w:val="clear" w:color="000000" w:fill="FFFFFF"/>
            <w:vAlign w:val="bottom"/>
          </w:tcPr>
          <w:p w14:paraId="267AB4EE" w14:textId="1379DB5E"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r>
      <w:tr w:rsidR="005116D2" w:rsidRPr="00C61057" w14:paraId="012915DF" w14:textId="6BADE77D" w:rsidTr="001C6B4F">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800" w:type="dxa"/>
            <w:tcBorders>
              <w:top w:val="nil"/>
              <w:left w:val="nil"/>
              <w:bottom w:val="nil"/>
              <w:right w:val="nil"/>
            </w:tcBorders>
            <w:shd w:val="clear" w:color="000000" w:fill="FFFFFF"/>
            <w:noWrap/>
            <w:vAlign w:val="bottom"/>
            <w:hideMark/>
          </w:tcPr>
          <w:p w14:paraId="4B4A6C4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c>
          <w:tcPr>
            <w:tcW w:w="1800" w:type="dxa"/>
            <w:tcBorders>
              <w:top w:val="nil"/>
              <w:left w:val="nil"/>
              <w:bottom w:val="nil"/>
              <w:right w:val="nil"/>
            </w:tcBorders>
            <w:shd w:val="clear" w:color="000000" w:fill="FFFFFF"/>
            <w:vAlign w:val="bottom"/>
          </w:tcPr>
          <w:p w14:paraId="0996A352" w14:textId="44E16D3B"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r>
      <w:tr w:rsidR="005116D2" w:rsidRPr="00C61057" w14:paraId="0BA8E561" w14:textId="44D8C5A3" w:rsidTr="001C6B4F">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800" w:type="dxa"/>
            <w:tcBorders>
              <w:top w:val="nil"/>
              <w:left w:val="nil"/>
              <w:bottom w:val="nil"/>
              <w:right w:val="nil"/>
            </w:tcBorders>
            <w:shd w:val="clear" w:color="000000" w:fill="FFFFFF"/>
            <w:noWrap/>
            <w:vAlign w:val="bottom"/>
            <w:hideMark/>
          </w:tcPr>
          <w:p w14:paraId="217B20E0"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c>
          <w:tcPr>
            <w:tcW w:w="1800" w:type="dxa"/>
            <w:tcBorders>
              <w:top w:val="nil"/>
              <w:left w:val="nil"/>
              <w:bottom w:val="nil"/>
              <w:right w:val="nil"/>
            </w:tcBorders>
            <w:shd w:val="clear" w:color="000000" w:fill="FFFFFF"/>
            <w:vAlign w:val="bottom"/>
          </w:tcPr>
          <w:p w14:paraId="4B22CBD8" w14:textId="1728403C"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r>
      <w:tr w:rsidR="005116D2" w:rsidRPr="00C61057" w14:paraId="3FF0BE42" w14:textId="670A4F41" w:rsidTr="001C6B4F">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800" w:type="dxa"/>
            <w:tcBorders>
              <w:top w:val="nil"/>
              <w:left w:val="nil"/>
              <w:bottom w:val="nil"/>
              <w:right w:val="nil"/>
            </w:tcBorders>
            <w:shd w:val="clear" w:color="000000" w:fill="FFFFFF"/>
            <w:noWrap/>
            <w:vAlign w:val="bottom"/>
            <w:hideMark/>
          </w:tcPr>
          <w:p w14:paraId="72083546"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c>
          <w:tcPr>
            <w:tcW w:w="1800" w:type="dxa"/>
            <w:tcBorders>
              <w:top w:val="nil"/>
              <w:left w:val="nil"/>
              <w:bottom w:val="nil"/>
              <w:right w:val="nil"/>
            </w:tcBorders>
            <w:shd w:val="clear" w:color="000000" w:fill="FFFFFF"/>
            <w:vAlign w:val="bottom"/>
          </w:tcPr>
          <w:p w14:paraId="118F613C" w14:textId="7E35026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r>
      <w:tr w:rsidR="005116D2" w:rsidRPr="00C61057" w14:paraId="64AEEA1C" w14:textId="585F8D81" w:rsidTr="001C6B4F">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800" w:type="dxa"/>
            <w:tcBorders>
              <w:top w:val="nil"/>
              <w:left w:val="nil"/>
              <w:bottom w:val="nil"/>
              <w:right w:val="nil"/>
            </w:tcBorders>
            <w:shd w:val="clear" w:color="000000" w:fill="FFFFFF"/>
            <w:noWrap/>
            <w:vAlign w:val="bottom"/>
            <w:hideMark/>
          </w:tcPr>
          <w:p w14:paraId="51D7F3C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c>
          <w:tcPr>
            <w:tcW w:w="1800" w:type="dxa"/>
            <w:tcBorders>
              <w:top w:val="nil"/>
              <w:left w:val="nil"/>
              <w:bottom w:val="nil"/>
              <w:right w:val="nil"/>
            </w:tcBorders>
            <w:shd w:val="clear" w:color="000000" w:fill="FFFFFF"/>
            <w:vAlign w:val="bottom"/>
          </w:tcPr>
          <w:p w14:paraId="64C48393" w14:textId="52AB1E7C"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r>
      <w:tr w:rsidR="005116D2" w:rsidRPr="00C61057" w14:paraId="2FCCDB52" w14:textId="73486D8B" w:rsidTr="001C6B4F">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3C9F59EB" w14:textId="09BD63E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F2661E3" w14:textId="691AEC74" w:rsidTr="001C6B4F">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vAlign w:val="bottom"/>
            <w:hideMark/>
          </w:tcPr>
          <w:p w14:paraId="57D2702D"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tcPr>
          <w:p w14:paraId="48EE199F" w14:textId="41AD4046"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116D2" w:rsidRPr="00C61057" w14:paraId="15211D74" w14:textId="1D48D68C" w:rsidTr="001C6B4F">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800" w:type="dxa"/>
            <w:tcBorders>
              <w:top w:val="nil"/>
              <w:left w:val="nil"/>
              <w:bottom w:val="nil"/>
              <w:right w:val="nil"/>
            </w:tcBorders>
            <w:shd w:val="clear" w:color="000000" w:fill="FFFFFF"/>
            <w:noWrap/>
            <w:vAlign w:val="bottom"/>
            <w:hideMark/>
          </w:tcPr>
          <w:p w14:paraId="25219A1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c>
          <w:tcPr>
            <w:tcW w:w="1800" w:type="dxa"/>
            <w:tcBorders>
              <w:top w:val="nil"/>
              <w:left w:val="nil"/>
              <w:bottom w:val="nil"/>
              <w:right w:val="nil"/>
            </w:tcBorders>
            <w:shd w:val="clear" w:color="000000" w:fill="FFFFFF"/>
            <w:vAlign w:val="bottom"/>
          </w:tcPr>
          <w:p w14:paraId="0E5B7C4C" w14:textId="2E87843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r>
      <w:tr w:rsidR="005116D2" w:rsidRPr="00C61057" w14:paraId="7F2E8F43" w14:textId="1BFA4479" w:rsidTr="001C6B4F">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800" w:type="dxa"/>
            <w:tcBorders>
              <w:top w:val="nil"/>
              <w:left w:val="nil"/>
              <w:bottom w:val="nil"/>
              <w:right w:val="nil"/>
            </w:tcBorders>
            <w:shd w:val="clear" w:color="000000" w:fill="FFFFFF"/>
            <w:noWrap/>
            <w:vAlign w:val="bottom"/>
            <w:hideMark/>
          </w:tcPr>
          <w:p w14:paraId="325B99F8"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c>
          <w:tcPr>
            <w:tcW w:w="1800" w:type="dxa"/>
            <w:tcBorders>
              <w:top w:val="nil"/>
              <w:left w:val="nil"/>
              <w:bottom w:val="nil"/>
              <w:right w:val="nil"/>
            </w:tcBorders>
            <w:shd w:val="clear" w:color="000000" w:fill="FFFFFF"/>
            <w:vAlign w:val="bottom"/>
          </w:tcPr>
          <w:p w14:paraId="6B218C81" w14:textId="1FE8E49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r>
      <w:tr w:rsidR="005116D2" w:rsidRPr="00C61057" w14:paraId="4981361C" w14:textId="22EC5AF5" w:rsidTr="001C6B4F">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800" w:type="dxa"/>
            <w:tcBorders>
              <w:top w:val="nil"/>
              <w:left w:val="nil"/>
              <w:bottom w:val="nil"/>
              <w:right w:val="nil"/>
            </w:tcBorders>
            <w:shd w:val="clear" w:color="000000" w:fill="FFFFFF"/>
            <w:noWrap/>
            <w:vAlign w:val="bottom"/>
            <w:hideMark/>
          </w:tcPr>
          <w:p w14:paraId="511C65F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c>
          <w:tcPr>
            <w:tcW w:w="1800" w:type="dxa"/>
            <w:tcBorders>
              <w:top w:val="nil"/>
              <w:left w:val="nil"/>
              <w:bottom w:val="nil"/>
              <w:right w:val="nil"/>
            </w:tcBorders>
            <w:shd w:val="clear" w:color="000000" w:fill="FFFFFF"/>
            <w:vAlign w:val="bottom"/>
          </w:tcPr>
          <w:p w14:paraId="606A1ED7" w14:textId="449632D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r>
      <w:tr w:rsidR="005116D2" w:rsidRPr="00C61057" w14:paraId="0BC16ED7" w14:textId="03C63054" w:rsidTr="001C6B4F">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800" w:type="dxa"/>
            <w:tcBorders>
              <w:top w:val="nil"/>
              <w:left w:val="nil"/>
              <w:bottom w:val="nil"/>
              <w:right w:val="nil"/>
            </w:tcBorders>
            <w:shd w:val="clear" w:color="000000" w:fill="FFFFFF"/>
            <w:noWrap/>
            <w:vAlign w:val="bottom"/>
            <w:hideMark/>
          </w:tcPr>
          <w:p w14:paraId="5DF499E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c>
          <w:tcPr>
            <w:tcW w:w="1800" w:type="dxa"/>
            <w:tcBorders>
              <w:top w:val="nil"/>
              <w:left w:val="nil"/>
              <w:bottom w:val="nil"/>
              <w:right w:val="nil"/>
            </w:tcBorders>
            <w:shd w:val="clear" w:color="000000" w:fill="FFFFFF"/>
            <w:vAlign w:val="bottom"/>
          </w:tcPr>
          <w:p w14:paraId="6538C12F" w14:textId="512884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r>
      <w:tr w:rsidR="005116D2" w:rsidRPr="00C61057" w14:paraId="72BF0518" w14:textId="128F6108" w:rsidTr="001C6B4F">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218A1C7E" w14:textId="1A6DE14F"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23F2E9AF" w14:textId="7BDDA9DB" w:rsidTr="001C6B4F">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vAlign w:val="bottom"/>
          </w:tcPr>
          <w:p w14:paraId="01CA39C3" w14:textId="046949A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116D2" w:rsidRPr="00C61057" w14:paraId="54352325" w14:textId="12D4AE6B" w:rsidTr="001C6B4F">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800" w:type="dxa"/>
            <w:tcBorders>
              <w:top w:val="nil"/>
              <w:left w:val="nil"/>
              <w:bottom w:val="nil"/>
              <w:right w:val="nil"/>
            </w:tcBorders>
            <w:shd w:val="clear" w:color="000000" w:fill="FFFFFF"/>
            <w:noWrap/>
            <w:vAlign w:val="bottom"/>
            <w:hideMark/>
          </w:tcPr>
          <w:p w14:paraId="41C2409A"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c>
          <w:tcPr>
            <w:tcW w:w="1800" w:type="dxa"/>
            <w:tcBorders>
              <w:top w:val="nil"/>
              <w:left w:val="nil"/>
              <w:bottom w:val="nil"/>
              <w:right w:val="nil"/>
            </w:tcBorders>
            <w:shd w:val="clear" w:color="000000" w:fill="FFFFFF"/>
            <w:vAlign w:val="bottom"/>
          </w:tcPr>
          <w:p w14:paraId="0433E829" w14:textId="563B36C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r>
      <w:tr w:rsidR="005116D2" w:rsidRPr="00C61057" w14:paraId="0D931867" w14:textId="2B56E3C4" w:rsidTr="001C6B4F">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800" w:type="dxa"/>
            <w:tcBorders>
              <w:top w:val="nil"/>
              <w:left w:val="nil"/>
              <w:bottom w:val="nil"/>
              <w:right w:val="nil"/>
            </w:tcBorders>
            <w:shd w:val="clear" w:color="000000" w:fill="FFFFFF"/>
            <w:noWrap/>
            <w:vAlign w:val="bottom"/>
            <w:hideMark/>
          </w:tcPr>
          <w:p w14:paraId="5B52ABB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c>
          <w:tcPr>
            <w:tcW w:w="1800" w:type="dxa"/>
            <w:tcBorders>
              <w:top w:val="nil"/>
              <w:left w:val="nil"/>
              <w:bottom w:val="nil"/>
              <w:right w:val="nil"/>
            </w:tcBorders>
            <w:shd w:val="clear" w:color="000000" w:fill="FFFFFF"/>
            <w:vAlign w:val="bottom"/>
          </w:tcPr>
          <w:p w14:paraId="3F6C8E2D" w14:textId="38B04E99"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r>
      <w:tr w:rsidR="005116D2" w:rsidRPr="00C61057" w14:paraId="0077B08C" w14:textId="4728A82A" w:rsidTr="001C6B4F">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7DC831E4" w14:textId="5EC41E2B"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191E49F5" w14:textId="5900B210" w:rsidTr="001C6B4F">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vAlign w:val="bottom"/>
          </w:tcPr>
          <w:p w14:paraId="0ABC06BA" w14:textId="24C6489D"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116D2" w:rsidRPr="00C61057" w14:paraId="1A31ACCD" w14:textId="42B1D289" w:rsidTr="001C6B4F">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610BBBD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vAlign w:val="bottom"/>
          </w:tcPr>
          <w:p w14:paraId="3AE6AC35" w14:textId="65DC859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116D2" w:rsidRPr="00C61057" w14:paraId="5537AEE3" w14:textId="0EB6F746" w:rsidTr="001C6B4F">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11967CA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vAlign w:val="bottom"/>
          </w:tcPr>
          <w:p w14:paraId="1C38E803" w14:textId="57FD50BC"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116D2" w:rsidRPr="00C61057" w14:paraId="4C4CC9BA" w14:textId="004ECC97" w:rsidTr="001C6B4F">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2CB4CC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vAlign w:val="bottom"/>
          </w:tcPr>
          <w:p w14:paraId="6A0B7FEA" w14:textId="2C0F319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116D2" w:rsidRPr="00C61057" w14:paraId="59379D64" w14:textId="1A60E69C" w:rsidTr="001C6B4F">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079E267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vAlign w:val="bottom"/>
          </w:tcPr>
          <w:p w14:paraId="127B9EDB" w14:textId="5DED1F0D"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116D2" w:rsidRPr="00C61057" w14:paraId="5F07EC49" w14:textId="25794D6C" w:rsidTr="001C6B4F">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26DF49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vAlign w:val="bottom"/>
          </w:tcPr>
          <w:p w14:paraId="399BF57C" w14:textId="6CCD2956"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116D2" w:rsidRPr="00C61057" w14:paraId="6076C2CA" w14:textId="476C7BE8" w:rsidTr="001C6B4F">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AA03DF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vAlign w:val="bottom"/>
          </w:tcPr>
          <w:p w14:paraId="27DA4F38" w14:textId="15B7AC8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116D2" w:rsidRPr="00C61057" w14:paraId="32D5B8D0" w14:textId="0A96BAF6" w:rsidTr="001C6B4F">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538F2C48" w14:textId="42615F5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420FA64" w14:textId="42C9235E" w:rsidTr="001C6B4F">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vAlign w:val="bottom"/>
          </w:tcPr>
          <w:p w14:paraId="395EA989" w14:textId="2C92CF2A"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116D2" w:rsidRPr="00C61057" w14:paraId="0B336191" w14:textId="5625CD82" w:rsidTr="001C6B4F">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4E436981"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vAlign w:val="bottom"/>
          </w:tcPr>
          <w:p w14:paraId="0349E8BE" w14:textId="17225A3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116D2" w:rsidRPr="00C61057" w14:paraId="66A4B3EA" w14:textId="49BE291F" w:rsidTr="001C6B4F">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771473A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c>
          <w:tcPr>
            <w:tcW w:w="1800" w:type="dxa"/>
            <w:tcBorders>
              <w:top w:val="nil"/>
              <w:left w:val="nil"/>
              <w:bottom w:val="nil"/>
              <w:right w:val="nil"/>
            </w:tcBorders>
            <w:shd w:val="clear" w:color="000000" w:fill="FFFFFF"/>
            <w:vAlign w:val="bottom"/>
          </w:tcPr>
          <w:p w14:paraId="1F3C593D" w14:textId="1BEB052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r>
      <w:tr w:rsidR="005116D2" w:rsidRPr="00C61057" w14:paraId="48A8593A" w14:textId="7BC412B4" w:rsidTr="001C6B4F">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84E8DF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vAlign w:val="bottom"/>
          </w:tcPr>
          <w:p w14:paraId="2C0E816C" w14:textId="2230C2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116D2" w:rsidRPr="00C61057" w14:paraId="58068C71" w14:textId="3FE777B0" w:rsidTr="001C6B4F">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3F270C1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vAlign w:val="bottom"/>
          </w:tcPr>
          <w:p w14:paraId="2DE78018" w14:textId="43A041C4"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116D2" w:rsidRPr="00C61057" w14:paraId="552ECB21" w14:textId="14F64A1C" w:rsidTr="001C6B4F">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390A24B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vAlign w:val="bottom"/>
          </w:tcPr>
          <w:p w14:paraId="4785BEE2" w14:textId="7607D87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116D2" w:rsidRPr="00C61057" w14:paraId="61EC5791" w14:textId="13B52A1F" w:rsidTr="001C6B4F">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9955BB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c>
          <w:tcPr>
            <w:tcW w:w="1800" w:type="dxa"/>
            <w:tcBorders>
              <w:top w:val="nil"/>
              <w:left w:val="nil"/>
              <w:bottom w:val="nil"/>
              <w:right w:val="nil"/>
            </w:tcBorders>
            <w:shd w:val="clear" w:color="000000" w:fill="FFFFFF"/>
            <w:vAlign w:val="bottom"/>
          </w:tcPr>
          <w:p w14:paraId="281DA90D" w14:textId="26073188"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r>
    </w:tbl>
    <w:p w14:paraId="3E607767" w14:textId="07E92942" w:rsidR="00E162B2" w:rsidRDefault="00E162B2" w:rsidP="00076D05">
      <w:pPr>
        <w:pStyle w:val="Heading1"/>
      </w:pPr>
      <w:bookmarkStart w:id="62" w:name="_Ref169916076"/>
      <w:r>
        <w:lastRenderedPageBreak/>
        <w:t>Results</w:t>
      </w:r>
      <w:bookmarkEnd w:id="62"/>
    </w:p>
    <w:p w14:paraId="4624B044" w14:textId="07A5C269" w:rsidR="00565535" w:rsidRPr="00565535" w:rsidRDefault="00565535" w:rsidP="00076D05">
      <w:pPr>
        <w:pStyle w:val="Heading2"/>
      </w:pPr>
      <w:r>
        <w:t>Pri</w:t>
      </w:r>
      <w:ins w:id="63" w:author="Arnob Alam" w:date="2025-01-21T14:25:00Z" w16du:dateUtc="2025-01-21T19:25:00Z">
        <w:r w:rsidR="000B6289">
          <w:t>cing</w:t>
        </w:r>
      </w:ins>
      <w:del w:id="64" w:author="Arnob Alam" w:date="2025-01-21T14:25:00Z" w16du:dateUtc="2025-01-21T19:25:00Z">
        <w:r w:rsidDel="000B6289">
          <w:delText>ces</w:delText>
        </w:r>
      </w:del>
    </w:p>
    <w:p w14:paraId="7CE97D71" w14:textId="00C73512" w:rsidR="00916B59" w:rsidRDefault="00916B59" w:rsidP="00916B59">
      <w:r>
        <w:t>For analyzing the impact of the clearing mandate on prices, I compare USD</w:t>
      </w:r>
      <w:ins w:id="65" w:author="Arnob Alam" w:date="2025-01-21T14:26:00Z" w16du:dateUtc="2025-01-21T19:26:00Z">
        <w:r w:rsidR="00D0387A">
          <w:t xml:space="preserve"> </w:t>
        </w:r>
      </w:ins>
      <w:ins w:id="66" w:author="Arnob Alam" w:date="2025-01-21T14:25:00Z" w16du:dateUtc="2025-01-21T19:25:00Z">
        <w:r w:rsidR="00D0387A">
          <w:t xml:space="preserve">denominated </w:t>
        </w:r>
      </w:ins>
      <w:r>
        <w:t xml:space="preserve"> </w:t>
      </w:r>
      <w:del w:id="67" w:author="Arnob Alam" w:date="2025-01-21T14:26:00Z" w16du:dateUtc="2025-01-21T19:26:00Z">
        <w:r w:rsidDel="00D0387A">
          <w:delText xml:space="preserve">LIBOR denominated </w:delText>
        </w:r>
      </w:del>
      <w:r>
        <w:t xml:space="preserve">contracts </w:t>
      </w:r>
      <w:ins w:id="68" w:author="Arnob Alam" w:date="2025-01-21T14:26:00Z" w16du:dateUtc="2025-01-21T19:26:00Z">
        <w:r w:rsidR="00D0387A">
          <w:t xml:space="preserve">using LIBOR as the floating rate index, </w:t>
        </w:r>
      </w:ins>
      <w:r>
        <w:t xml:space="preserve">against </w:t>
      </w:r>
      <w:r w:rsidR="00036F9C">
        <w:t>CAD</w:t>
      </w:r>
      <w:r>
        <w:t xml:space="preserve"> </w:t>
      </w:r>
      <w:ins w:id="69" w:author="Arnob Alam" w:date="2025-01-21T14:26:00Z" w16du:dateUtc="2025-01-21T19:26:00Z">
        <w:r w:rsidR="00D0387A">
          <w:t xml:space="preserve">denominated </w:t>
        </w:r>
      </w:ins>
      <w:del w:id="70" w:author="Arnob Alam" w:date="2025-01-21T14:26:00Z" w16du:dateUtc="2025-01-21T19:26:00Z">
        <w:r w:rsidDel="00D0387A">
          <w:delText xml:space="preserve">CDOR </w:delText>
        </w:r>
      </w:del>
      <w:r>
        <w:t>contracts</w:t>
      </w:r>
      <w:ins w:id="71" w:author="Arnob Alam" w:date="2025-01-21T14:26:00Z" w16du:dateUtc="2025-01-21T19:26:00Z">
        <w:r w:rsidR="00D0387A">
          <w:t xml:space="preserve"> using the CDOR as the floating rate index</w:t>
        </w:r>
      </w:ins>
      <w:r>
        <w:t xml:space="preserve">. </w:t>
      </w:r>
      <w:ins w:id="72" w:author="Arnob Alam" w:date="2025-01-21T14:26:00Z" w16du:dateUtc="2025-01-21T19:26:00Z">
        <w:r w:rsidR="00407933">
          <w:t xml:space="preserve">The </w:t>
        </w:r>
      </w:ins>
      <w:r>
        <w:t>USD LIBOR contracts are subject to the CFTC clearing mandate (</w:t>
      </w:r>
      <w:del w:id="73" w:author="Arnob Alam" w:date="2025-01-21T14:26:00Z" w16du:dateUtc="2025-01-21T19:26:00Z">
        <w:r w:rsidDel="00407933">
          <w:delText xml:space="preserve">note that </w:delText>
        </w:r>
      </w:del>
      <w:r>
        <w:t xml:space="preserve">USD denominated contracts using </w:t>
      </w:r>
      <w:del w:id="74" w:author="Arnob Alam" w:date="2025-01-21T14:26:00Z" w16du:dateUtc="2025-01-21T19:26:00Z">
        <w:r w:rsidDel="00407933">
          <w:delText xml:space="preserve">another </w:delText>
        </w:r>
      </w:del>
      <w:ins w:id="75" w:author="Arnob Alam" w:date="2025-01-21T14:26:00Z" w16du:dateUtc="2025-01-21T19:26:00Z">
        <w:r w:rsidR="00407933">
          <w:t xml:space="preserve">a different </w:t>
        </w:r>
      </w:ins>
      <w:ins w:id="76" w:author="Arnob Alam" w:date="2025-01-21T14:27:00Z" w16du:dateUtc="2025-01-21T19:27:00Z">
        <w:r w:rsidR="00407933">
          <w:t xml:space="preserve">floating </w:t>
        </w:r>
      </w:ins>
      <w:del w:id="77" w:author="Arnob Alam" w:date="2025-01-21T14:27:00Z" w16du:dateUtc="2025-01-21T19:27:00Z">
        <w:r w:rsidDel="00407933">
          <w:delText xml:space="preserve">floating </w:delText>
        </w:r>
      </w:del>
      <w:r>
        <w:t xml:space="preserve">rate index such as the Federal Funds Rate </w:t>
      </w:r>
      <w:r w:rsidR="00036F9C">
        <w:t>are</w:t>
      </w:r>
      <w:r>
        <w:t xml:space="preserve"> not subject to the clearing mandate, but these contracts can be voluntarily cleared.</w:t>
      </w:r>
      <w:r w:rsidR="00163864">
        <w:t xml:space="preserve"> Contracts using </w:t>
      </w:r>
      <w:ins w:id="78" w:author="Arnob Alam" w:date="2025-01-21T14:27:00Z" w16du:dateUtc="2025-01-21T19:27:00Z">
        <w:r w:rsidR="000525FC">
          <w:t xml:space="preserve">other </w:t>
        </w:r>
      </w:ins>
      <w:r w:rsidR="00163864">
        <w:t xml:space="preserve">reference rates </w:t>
      </w:r>
      <w:del w:id="79" w:author="Arnob Alam" w:date="2025-01-21T14:27:00Z" w16du:dateUtc="2025-01-21T19:27:00Z">
        <w:r w:rsidR="00163864" w:rsidDel="000525FC">
          <w:delText xml:space="preserve">other </w:delText>
        </w:r>
      </w:del>
      <w:r w:rsidR="00163864">
        <w:t>than CDOR or USD LIBOR are excluded in this analysis).</w:t>
      </w:r>
    </w:p>
    <w:p w14:paraId="7EE9C1FE" w14:textId="3613C3D2" w:rsidR="00916B59" w:rsidRDefault="00667B32" w:rsidP="00916B59">
      <w:r>
        <w:fldChar w:fldCharType="begin"/>
      </w:r>
      <w:r>
        <w:instrText xml:space="preserve"> REF _Ref169917265 \h </w:instrText>
      </w:r>
      <w:r>
        <w:fldChar w:fldCharType="separate"/>
      </w:r>
      <w:r w:rsidR="00A2102A">
        <w:t xml:space="preserve">Table </w:t>
      </w:r>
      <w:r w:rsidR="00A2102A">
        <w:rPr>
          <w:noProof/>
        </w:rPr>
        <w:t>8</w:t>
      </w:r>
      <w:r>
        <w:fldChar w:fldCharType="end"/>
      </w:r>
      <w:r>
        <w:t xml:space="preserve"> </w:t>
      </w:r>
      <w:r w:rsidR="00916B59">
        <w:t xml:space="preserve">lists the </w:t>
      </w:r>
      <w:del w:id="80" w:author="Arnob Alam" w:date="2025-01-21T14:27:00Z" w16du:dateUtc="2025-01-21T19:27:00Z">
        <w:r w:rsidR="00916B59" w:rsidDel="000525FC">
          <w:delText xml:space="preserve">DiD </w:delText>
        </w:r>
      </w:del>
      <w:ins w:id="81" w:author="Arnob Alam" w:date="2025-01-21T14:27:00Z" w16du:dateUtc="2025-01-21T19:27:00Z">
        <w:r w:rsidR="000525FC">
          <w:t xml:space="preserve">difference-in-differences </w:t>
        </w:r>
      </w:ins>
      <w:r w:rsidR="00916B59">
        <w:t>results for the swap premium</w:t>
      </w:r>
      <w:ins w:id="82" w:author="Arnob Alam" w:date="2025-01-21T14:27:00Z" w16du:dateUtc="2025-01-21T19:27:00Z">
        <w:r w:rsidR="00D855A9">
          <w:t>,</w:t>
        </w:r>
      </w:ins>
      <w:r w:rsidR="009358B9">
        <w:t xml:space="preserve"> pooling data from all phases</w:t>
      </w:r>
      <w:r w:rsidR="00916B59">
        <w:t xml:space="preserve">. Column 1 shows a basic model without any controls for contract characteristics. </w:t>
      </w:r>
      <w:del w:id="83" w:author="Arnob Alam" w:date="2025-01-21T14:29:00Z" w16du:dateUtc="2025-01-21T19:29:00Z">
        <w:r w:rsidR="00916B59" w:rsidDel="00F921E4">
          <w:delText>The clearing mandate causes a ~14 bps rise in premia</w:delText>
        </w:r>
        <w:r w:rsidR="00DE0A4C" w:rsidDel="00F921E4">
          <w:delText xml:space="preserve"> across the three phases</w:delText>
        </w:r>
        <w:r w:rsidR="00916B59" w:rsidDel="00F921E4">
          <w:delText xml:space="preserve">. </w:delText>
        </w:r>
      </w:del>
      <w:del w:id="84" w:author="Arnob Alam" w:date="2025-01-21T14:28:00Z" w16du:dateUtc="2025-01-21T19:28:00Z">
        <w:r w:rsidR="00916B59" w:rsidDel="00C419CF">
          <w:delText xml:space="preserve">As expected, </w:delText>
        </w:r>
      </w:del>
      <w:del w:id="85" w:author="Arnob Alam" w:date="2025-01-21T14:29:00Z" w16du:dateUtc="2025-01-21T19:29:00Z">
        <w:r w:rsidR="00916B59" w:rsidDel="00F921E4">
          <w:delText xml:space="preserve">reducing the riskiness of the contract increases its price. </w:delText>
        </w:r>
      </w:del>
      <w:r w:rsidR="00916B59">
        <w:t xml:space="preserve">Column 2 shows the effects additional controls, such as the (log) notional value of the contract, day and period of trading and whether the notional value was “capped” (i.e. the exact value was not reported to the trade repo). </w:t>
      </w:r>
      <w:moveFromRangeStart w:id="86" w:author="Arnob Alam" w:date="2025-01-21T14:30:00Z" w:name="move188362216"/>
      <w:moveFrom w:id="87" w:author="Arnob Alam" w:date="2025-01-21T14:30:00Z" w16du:dateUtc="2025-01-21T19:30:00Z">
        <w:r w:rsidR="00916B59" w:rsidDel="00EB3234">
          <w:t>In this model, premia rise by ~ 13 bps. Thus, the results are robust to such controls.</w:t>
        </w:r>
      </w:moveFrom>
      <w:moveFromRangeEnd w:id="86"/>
    </w:p>
    <w:p w14:paraId="4663F5CF" w14:textId="0393FA61" w:rsidR="00916B59" w:rsidRDefault="00916B59" w:rsidP="00916B59">
      <w:pPr>
        <w:rPr>
          <w:ins w:id="88" w:author="Arnob Alam" w:date="2025-01-21T14:29:00Z" w16du:dateUtc="2025-01-21T19:29:00Z"/>
        </w:rPr>
      </w:pPr>
      <w:r>
        <w:t>Using Wednesday as the reference level, I note that there is a 1</w:t>
      </w:r>
      <w:r w:rsidR="00167482">
        <w:t>.0</w:t>
      </w:r>
      <w:r>
        <w:t>-3</w:t>
      </w:r>
      <w:r w:rsidR="00167482">
        <w:t>.0</w:t>
      </w:r>
      <w:r>
        <w:t xml:space="preserve"> bps increase in the premium depending on the trading day. There is also a 1.0-1.3 bps decrease in the premium for trading in morning, afternoon or off hours trading sessions (as compared to mid-day). </w:t>
      </w:r>
      <w:del w:id="89" w:author="Arnob Alam" w:date="2025-01-21T14:35:00Z" w16du:dateUtc="2025-01-21T19:35:00Z">
        <w:r w:rsidDel="00BF61CF">
          <w:delText>Note that b</w:delText>
        </w:r>
      </w:del>
      <w:ins w:id="90" w:author="Arnob Alam" w:date="2025-01-21T14:35:00Z" w16du:dateUtc="2025-01-21T19:35:00Z">
        <w:r w:rsidR="00BF61CF">
          <w:t>B</w:t>
        </w:r>
      </w:ins>
      <w:r>
        <w:t>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Although statistically significant, the magnitude</w:t>
      </w:r>
      <w:r w:rsidR="00273AE0">
        <w:t>s</w:t>
      </w:r>
      <w:r>
        <w:t xml:space="preserve"> of the effects are small, ranging from 0.03 to 3 bps.</w:t>
      </w:r>
    </w:p>
    <w:p w14:paraId="4C5BCFC2" w14:textId="6903AC55" w:rsidR="00EB3234" w:rsidRDefault="00EB3234" w:rsidP="00916B59">
      <w:ins w:id="91" w:author="Arnob Alam" w:date="2025-01-21T14:29:00Z" w16du:dateUtc="2025-01-21T19:29:00Z">
        <w:r>
          <w:t xml:space="preserve">The clearing mandate causes a ~14 bps rise in premia across the three phases in this model per the basic model. </w:t>
        </w:r>
      </w:ins>
      <w:moveToRangeStart w:id="92" w:author="Arnob Alam" w:date="2025-01-21T14:30:00Z" w:name="move188362216"/>
      <w:moveTo w:id="93" w:author="Arnob Alam" w:date="2025-01-21T14:30:00Z" w16du:dateUtc="2025-01-21T19:30:00Z">
        <w:r>
          <w:t xml:space="preserve">In </w:t>
        </w:r>
        <w:del w:id="94" w:author="Arnob Alam" w:date="2025-01-21T14:30:00Z" w16du:dateUtc="2025-01-21T19:30:00Z">
          <w:r w:rsidDel="00EB3234">
            <w:delText>this</w:delText>
          </w:r>
        </w:del>
      </w:moveTo>
      <w:ins w:id="95" w:author="Arnob Alam" w:date="2025-01-21T14:30:00Z" w16du:dateUtc="2025-01-21T19:30:00Z">
        <w:r>
          <w:t>the more advanced</w:t>
        </w:r>
      </w:ins>
      <w:moveTo w:id="96" w:author="Arnob Alam" w:date="2025-01-21T14:30:00Z" w16du:dateUtc="2025-01-21T19:30:00Z">
        <w:r>
          <w:t xml:space="preserve"> model</w:t>
        </w:r>
      </w:moveTo>
      <w:ins w:id="97" w:author="Arnob Alam" w:date="2025-01-21T14:30:00Z" w16du:dateUtc="2025-01-21T19:30:00Z">
        <w:r>
          <w:t xml:space="preserve"> with additional controls for contract </w:t>
        </w:r>
      </w:ins>
      <w:ins w:id="98" w:author="Arnob Alam" w:date="2025-01-21T14:36:00Z" w16du:dateUtc="2025-01-21T19:36:00Z">
        <w:r w:rsidR="00F33966">
          <w:t>characteristics</w:t>
        </w:r>
      </w:ins>
      <w:moveTo w:id="99" w:author="Arnob Alam" w:date="2025-01-21T14:30:00Z" w16du:dateUtc="2025-01-21T19:30:00Z">
        <w:r>
          <w:t>, premia rise by ~</w:t>
        </w:r>
        <w:del w:id="100" w:author="Arnob Alam" w:date="2025-01-21T14:30:00Z" w16du:dateUtc="2025-01-21T19:30:00Z">
          <w:r w:rsidDel="00574F24">
            <w:delText xml:space="preserve"> </w:delText>
          </w:r>
        </w:del>
        <w:r>
          <w:t xml:space="preserve">13 bps. </w:t>
        </w:r>
        <w:del w:id="101" w:author="Arnob Alam" w:date="2025-01-21T14:36:00Z" w16du:dateUtc="2025-01-21T19:36:00Z">
          <w:r w:rsidDel="00F33966">
            <w:delText>Thus, the results are robust to such controls.</w:delText>
          </w:r>
        </w:del>
      </w:moveTo>
      <w:moveToRangeEnd w:id="92"/>
      <w:ins w:id="102" w:author="Arnob Alam" w:date="2025-01-21T14:29:00Z" w16du:dateUtc="2025-01-21T19:29:00Z">
        <w:r>
          <w:t>Th</w:t>
        </w:r>
      </w:ins>
      <w:ins w:id="103" w:author="Arnob Alam" w:date="2025-01-21T14:36:00Z" w16du:dateUtc="2025-01-21T19:36:00Z">
        <w:r w:rsidR="00F33966">
          <w:t xml:space="preserve">ese results are </w:t>
        </w:r>
        <w:r w:rsidR="003C2223">
          <w:t>qualitatively</w:t>
        </w:r>
        <w:r w:rsidR="00F33966">
          <w:t xml:space="preserve"> </w:t>
        </w:r>
        <w:r w:rsidR="003C2223">
          <w:t>in line</w:t>
        </w:r>
      </w:ins>
      <w:ins w:id="104" w:author="Arnob Alam" w:date="2025-01-21T14:29:00Z" w16du:dateUtc="2025-01-21T19:29:00Z">
        <w:r>
          <w:t xml:space="preserve"> with the theoretical model, that reducing the riskiness of the contract increases its price.</w:t>
        </w:r>
      </w:ins>
    </w:p>
    <w:commentRangeStart w:id="105"/>
    <w:p w14:paraId="0C30AB93" w14:textId="2C2C1DA8" w:rsidR="00565535" w:rsidRDefault="00337EDA" w:rsidP="00A712D2">
      <w:r>
        <w:fldChar w:fldCharType="begin"/>
      </w:r>
      <w:r>
        <w:instrText xml:space="preserve"> REF _Ref169917329 \h </w:instrText>
      </w:r>
      <w:r>
        <w:fldChar w:fldCharType="separate"/>
      </w:r>
      <w:r w:rsidR="00A2102A">
        <w:t xml:space="preserve">Table </w:t>
      </w:r>
      <w:r w:rsidR="00A2102A">
        <w:rPr>
          <w:noProof/>
        </w:rPr>
        <w:t>9</w:t>
      </w:r>
      <w:r>
        <w:fldChar w:fldCharType="end"/>
      </w:r>
      <w:r>
        <w:t xml:space="preserve"> </w:t>
      </w:r>
      <w:r w:rsidR="00916B59">
        <w:t xml:space="preserve">shows the result of </w:t>
      </w:r>
      <w:r w:rsidR="00075277">
        <w:t xml:space="preserve">a </w:t>
      </w:r>
      <w:del w:id="106" w:author="Arnob Alam" w:date="2025-01-21T14:36:00Z" w16du:dateUtc="2025-01-21T19:36:00Z">
        <w:r w:rsidR="00075277" w:rsidDel="003C2223">
          <w:delText xml:space="preserve">DiD </w:delText>
        </w:r>
      </w:del>
      <w:ins w:id="107" w:author="Arnob Alam" w:date="2025-01-21T14:36:00Z" w16du:dateUtc="2025-01-21T19:36:00Z">
        <w:r w:rsidR="003C2223">
          <w:t xml:space="preserve">difference-in-differences </w:t>
        </w:r>
      </w:ins>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w:t>
      </w:r>
      <w:r w:rsidR="00916B59">
        <w:lastRenderedPageBreak/>
        <w:t xml:space="preserve">previously, </w:t>
      </w:r>
      <w:r w:rsidR="00E203C9">
        <w:t>there 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 associated with an additional </w:t>
      </w:r>
      <w:r w:rsidR="00590C7A">
        <w:t>12% increase in the cleared volume</w:t>
      </w:r>
      <w:r w:rsidR="00916B59">
        <w:t>. In phase 3, a larger set of market participants fell under the mandate</w:t>
      </w:r>
      <w:r w:rsidR="00590C7A">
        <w:t xml:space="preserve"> (although the cleared volume did not change)</w:t>
      </w:r>
      <w:r w:rsidR="00916B59">
        <w:t>, and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commentRangeEnd w:id="105"/>
      <w:r w:rsidR="00A047F1">
        <w:rPr>
          <w:rStyle w:val="CommentReference"/>
        </w:rPr>
        <w:commentReference w:id="105"/>
      </w:r>
      <w:ins w:id="108" w:author="Arnob Alam" w:date="2025-01-21T14:40:00Z" w16du:dateUtc="2025-01-21T19:40:00Z">
        <w:r w:rsidR="00822C59">
          <w:t xml:space="preserve"> The results are consistent with the </w:t>
        </w:r>
        <w:r w:rsidR="00B96FD0">
          <w:t>pooled difference-in-differences</w:t>
        </w:r>
      </w:ins>
      <w:ins w:id="109" w:author="Arnob Alam" w:date="2025-01-21T14:41:00Z" w16du:dateUtc="2025-01-21T19:41:00Z">
        <w:r w:rsidR="00B96FD0">
          <w:t>, with most of the effect occurring during the third phase of the mandate.</w:t>
        </w:r>
      </w:ins>
    </w:p>
    <w:p w14:paraId="5BEFE85B" w14:textId="5BDC2241" w:rsidR="000A0237" w:rsidRDefault="000A0237" w:rsidP="000A0237">
      <w:r>
        <w:fldChar w:fldCharType="begin"/>
      </w:r>
      <w:r>
        <w:instrText xml:space="preserve"> REF _Ref170030812 \h </w:instrText>
      </w:r>
      <w:r>
        <w:fldChar w:fldCharType="separate"/>
      </w:r>
      <w:r w:rsidR="00A2102A">
        <w:t xml:space="preserve">Table </w:t>
      </w:r>
      <w:r w:rsidR="00A2102A">
        <w:rPr>
          <w:noProof/>
        </w:rPr>
        <w:t>10</w:t>
      </w:r>
      <w:r>
        <w:fldChar w:fldCharType="end"/>
      </w:r>
      <w:r>
        <w:t xml:space="preserve"> shows the results of a similar regression using an alternative currency pair. The CFTC clearing mandate also affected contracts denominated in GBP using the LIBOR as the reference rate (with implementation dates the same as the USD LIBOR clearing mandate). These contracts </w:t>
      </w:r>
      <w:ins w:id="110" w:author="Arnob Alam" w:date="2025-01-21T14:41:00Z" w16du:dateUtc="2025-01-21T19:41:00Z">
        <w:r w:rsidR="00950094">
          <w:t xml:space="preserve">now </w:t>
        </w:r>
      </w:ins>
      <w:r>
        <w:t xml:space="preserve">serve as the treatment group. The clearing mandate did not apply to </w:t>
      </w:r>
      <w:r w:rsidR="00F211BF">
        <w:t>Swiss Franc (</w:t>
      </w:r>
      <w:r>
        <w:t>CHF</w:t>
      </w:r>
      <w:r w:rsidR="00F211BF">
        <w:t>)</w:t>
      </w:r>
      <w:r>
        <w:t xml:space="preserve"> denominated contracts, and </w:t>
      </w:r>
      <w:del w:id="111" w:author="Arnob Alam" w:date="2025-01-21T14:42:00Z" w16du:dateUtc="2025-01-21T19:42:00Z">
        <w:r w:rsidDel="00436BF3">
          <w:delText xml:space="preserve">this </w:delText>
        </w:r>
      </w:del>
      <w:ins w:id="112" w:author="Arnob Alam" w:date="2025-01-21T14:42:00Z" w16du:dateUtc="2025-01-21T19:42:00Z">
        <w:r w:rsidR="00436BF3">
          <w:t xml:space="preserve">these contracts now </w:t>
        </w:r>
      </w:ins>
      <w:r>
        <w:t>serve</w:t>
      </w:r>
      <w:del w:id="113" w:author="Arnob Alam" w:date="2025-01-21T14:42:00Z" w16du:dateUtc="2025-01-21T19:42:00Z">
        <w:r w:rsidDel="00436BF3">
          <w:delText>s</w:delText>
        </w:r>
      </w:del>
      <w:r>
        <w:t xml:space="preserve"> as the control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3B9FA413" w:rsidR="009F16B5" w:rsidRDefault="009F16B5" w:rsidP="009F16B5">
      <w:pPr>
        <w:pStyle w:val="Caption"/>
        <w:keepNext/>
        <w:jc w:val="left"/>
      </w:pPr>
      <w:bookmarkStart w:id="114" w:name="_Ref169917265"/>
      <w:r>
        <w:lastRenderedPageBreak/>
        <w:t xml:space="preserve">Table </w:t>
      </w:r>
      <w:fldSimple w:instr=" SEQ Table \* ARABIC ">
        <w:r w:rsidR="00A2102A">
          <w:rPr>
            <w:noProof/>
          </w:rPr>
          <w:t>8</w:t>
        </w:r>
      </w:fldSimple>
      <w:bookmarkEnd w:id="114"/>
      <w:r>
        <w:rPr>
          <w:noProof/>
        </w:rPr>
        <w:t xml:space="preserve"> </w:t>
      </w:r>
      <w:r w:rsidR="005C7134">
        <w:rPr>
          <w:noProof/>
        </w:rPr>
        <w:t>DiD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DiD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32EAB5DA" w:rsidR="009F16B5" w:rsidRDefault="009F16B5" w:rsidP="00337EDA">
      <w:pPr>
        <w:pStyle w:val="Caption"/>
        <w:rPr>
          <w:noProof/>
        </w:rPr>
      </w:pPr>
      <w:r>
        <w:br w:type="page"/>
      </w:r>
      <w:bookmarkStart w:id="115" w:name="_Ref169917329"/>
      <w:r>
        <w:lastRenderedPageBreak/>
        <w:t xml:space="preserve">Table </w:t>
      </w:r>
      <w:fldSimple w:instr=" SEQ Table \* ARABIC ">
        <w:r w:rsidR="00A2102A">
          <w:rPr>
            <w:noProof/>
          </w:rPr>
          <w:t>9</w:t>
        </w:r>
      </w:fldSimple>
      <w:bookmarkEnd w:id="115"/>
      <w:r>
        <w:rPr>
          <w:noProof/>
        </w:rPr>
        <w:t xml:space="preserve"> </w:t>
      </w:r>
      <w:r w:rsidR="00C7357E">
        <w:rPr>
          <w:noProof/>
        </w:rPr>
        <w:t xml:space="preserve">Difference-in-Dfferences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17AE3A3A" w:rsidR="008F3A03" w:rsidRDefault="008F3A03">
      <w:pPr>
        <w:pStyle w:val="Caption"/>
        <w:keepNext/>
        <w:pPrChange w:id="116" w:author="Arnob Alam" w:date="2025-01-20T21:18:00Z" w16du:dateUtc="2025-01-21T02:18:00Z">
          <w:pPr>
            <w:pStyle w:val="Caption"/>
            <w:keepNext/>
            <w:jc w:val="left"/>
          </w:pPr>
        </w:pPrChange>
      </w:pPr>
      <w:bookmarkStart w:id="117" w:name="_Ref170030812"/>
      <w:r>
        <w:t xml:space="preserve">Table </w:t>
      </w:r>
      <w:fldSimple w:instr=" SEQ Table \* ARABIC ">
        <w:r w:rsidR="00A2102A">
          <w:rPr>
            <w:noProof/>
          </w:rPr>
          <w:t>10</w:t>
        </w:r>
      </w:fldSimple>
      <w:bookmarkEnd w:id="117"/>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34C47878"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ins w:id="118" w:author="Arnob Alam" w:date="2025-01-21T16:01:00Z" w16du:dateUtc="2025-01-21T21:01:00Z">
        <w:r w:rsidR="00D3347C">
          <w:t xml:space="preserve">, a measure of the </w:t>
        </w:r>
      </w:ins>
      <w:del w:id="119" w:author="Arnob Alam" w:date="2025-01-21T16:01:00Z" w16du:dateUtc="2025-01-21T21:01:00Z">
        <w:r w:rsidR="00951EB8" w:rsidDel="00D3347C">
          <w:delText xml:space="preserve">. </w:delText>
        </w:r>
        <w:r w:rsidR="005C32AB" w:rsidDel="00D3347C">
          <w:delText>This could be a proxy for the relative</w:delText>
        </w:r>
      </w:del>
      <w:r w:rsidR="005C32AB">
        <w:t xml:space="preserve"> trading cost (at least at the closing)</w:t>
      </w:r>
      <w:ins w:id="120" w:author="Arnob Alam" w:date="2025-01-21T16:02:00Z" w16du:dateUtc="2025-01-21T21:02:00Z">
        <w:r w:rsidR="00D3347C">
          <w:t xml:space="preserve"> scaled to the price of the contract</w:t>
        </w:r>
      </w:ins>
      <w:r w:rsidR="005C32AB">
        <w:t xml:space="preserve">. </w:t>
      </w:r>
      <w:r w:rsidR="000E7A31">
        <w:fldChar w:fldCharType="begin"/>
      </w:r>
      <w:r w:rsidR="000E7A31">
        <w:instrText xml:space="preserve"> REF _Ref170051638 \h </w:instrText>
      </w:r>
      <w:r w:rsidR="000E7A31">
        <w:fldChar w:fldCharType="separate"/>
      </w:r>
      <w:r w:rsidR="00A2102A">
        <w:t xml:space="preserve">Table </w:t>
      </w:r>
      <w:r w:rsidR="00A2102A">
        <w:rPr>
          <w:noProof/>
        </w:rPr>
        <w:t>11</w:t>
      </w:r>
      <w:r w:rsidR="000E7A31">
        <w:fldChar w:fldCharType="end"/>
      </w:r>
      <w:r w:rsidR="00337EDA">
        <w:t xml:space="preserve"> </w:t>
      </w:r>
      <w:r w:rsidR="00AF5C18">
        <w:t xml:space="preserve">shows the results of </w:t>
      </w:r>
      <w:r w:rsidR="005C32AB">
        <w:t xml:space="preserve">a </w:t>
      </w:r>
      <w:r w:rsidR="00AF5C18">
        <w:t>difference-in-difference</w:t>
      </w:r>
      <w:r w:rsidR="005C32AB">
        <w:t>s</w:t>
      </w:r>
      <w:r w:rsidR="00AF5C18">
        <w:t xml:space="preserve"> regression for </w:t>
      </w:r>
      <w:r w:rsidR="0000051E">
        <w:t>this measure</w:t>
      </w:r>
      <w:r w:rsidR="00AF5C18">
        <w:t xml:space="preserve">. </w:t>
      </w:r>
      <w:ins w:id="121" w:author="Arnob Alam" w:date="2025-01-21T16:02:00Z" w16du:dateUtc="2025-01-21T21:02:00Z">
        <w:r w:rsidR="00267864">
          <w:t xml:space="preserve">In the full model, </w:t>
        </w:r>
      </w:ins>
      <w:ins w:id="122" w:author="Arnob Alam" w:date="2025-01-19T13:25:00Z" w16du:dateUtc="2025-01-19T18:25:00Z">
        <w:r w:rsidR="00D27DA3">
          <w:t xml:space="preserve">I include the contract tenor </w:t>
        </w:r>
        <w:r w:rsidR="001330D3">
          <w:t xml:space="preserve">as a control variable, as the relative bid-ask spread </w:t>
        </w:r>
      </w:ins>
      <w:ins w:id="123" w:author="Arnob Alam" w:date="2025-01-19T13:26:00Z" w16du:dateUtc="2025-01-19T18:26:00Z">
        <w:r w:rsidR="001330D3">
          <w:t xml:space="preserve">varies </w:t>
        </w:r>
      </w:ins>
      <w:ins w:id="124" w:author="Arnob Alam" w:date="2025-01-21T16:02:00Z" w16du:dateUtc="2025-01-21T21:02:00Z">
        <w:r w:rsidR="00657B7D">
          <w:t xml:space="preserve">significantly </w:t>
        </w:r>
      </w:ins>
      <w:ins w:id="125" w:author="Arnob Alam" w:date="2025-01-19T13:26:00Z" w16du:dateUtc="2025-01-19T18:26:00Z">
        <w:r w:rsidR="001330D3">
          <w:t>with the contract tenor (</w:t>
        </w:r>
      </w:ins>
      <w:ins w:id="126" w:author="Arnob Alam" w:date="2025-01-19T13:27:00Z" w16du:dateUtc="2025-01-19T18:27:00Z">
        <w:r w:rsidR="008C5765">
          <w:t xml:space="preserve">for example, </w:t>
        </w:r>
      </w:ins>
      <w:ins w:id="127" w:author="Arnob Alam" w:date="2025-01-19T13:28:00Z" w16du:dateUtc="2025-01-19T18:28:00Z">
        <w:r w:rsidR="00DB7A4D">
          <w:t xml:space="preserve">the </w:t>
        </w:r>
      </w:ins>
      <w:ins w:id="128" w:author="Arnob Alam" w:date="2025-01-21T16:02:00Z" w16du:dateUtc="2025-01-21T21:02:00Z">
        <w:r w:rsidR="00657B7D">
          <w:t xml:space="preserve">median </w:t>
        </w:r>
      </w:ins>
      <w:ins w:id="129" w:author="Arnob Alam" w:date="2025-01-19T13:27:00Z" w16du:dateUtc="2025-01-19T18:27:00Z">
        <w:r w:rsidR="008C5765">
          <w:t>relative bid-ask</w:t>
        </w:r>
      </w:ins>
      <w:ins w:id="130" w:author="Arnob Alam" w:date="2025-01-19T13:28:00Z" w16du:dateUtc="2025-01-19T18:28:00Z">
        <w:r w:rsidR="008C5765">
          <w:t xml:space="preserve"> </w:t>
        </w:r>
        <w:r w:rsidR="00DB7A4D">
          <w:t>spread in the dataset for Canadian 2</w:t>
        </w:r>
      </w:ins>
      <w:ins w:id="131" w:author="Arnob Alam" w:date="2025-01-19T13:29:00Z" w16du:dateUtc="2025-01-19T18:29:00Z">
        <w:r w:rsidR="008961A1">
          <w:t>-year</w:t>
        </w:r>
      </w:ins>
      <w:ins w:id="132" w:author="Arnob Alam" w:date="2025-01-19T13:28:00Z" w16du:dateUtc="2025-01-19T18:28:00Z">
        <w:r w:rsidR="00DB7A4D">
          <w:t xml:space="preserve"> contract was 0.01</w:t>
        </w:r>
      </w:ins>
      <w:ins w:id="133" w:author="Arnob Alam" w:date="2025-01-19T13:29:00Z" w16du:dateUtc="2025-01-19T18:29:00Z">
        <w:r w:rsidR="00E17A27">
          <w:t>5</w:t>
        </w:r>
      </w:ins>
      <w:ins w:id="134" w:author="Arnob Alam" w:date="2025-01-19T13:28:00Z" w16du:dateUtc="2025-01-19T18:28:00Z">
        <w:r w:rsidR="00DB7A4D">
          <w:t>%</w:t>
        </w:r>
      </w:ins>
      <w:ins w:id="135" w:author="Arnob Alam" w:date="2025-01-19T13:29:00Z" w16du:dateUtc="2025-01-19T18:29:00Z">
        <w:r w:rsidR="00E17A27">
          <w:t xml:space="preserve"> while for a 10-year contract was </w:t>
        </w:r>
        <w:r w:rsidR="00C44400">
          <w:t>0.01</w:t>
        </w:r>
      </w:ins>
      <w:ins w:id="136" w:author="Arnob Alam" w:date="2025-01-19T13:30:00Z" w16du:dateUtc="2025-01-19T18:30:00Z">
        <w:r w:rsidR="00C44400">
          <w:t>2%</w:t>
        </w:r>
        <w:r w:rsidR="002D3D87">
          <w:t xml:space="preserve">. For US contracts, </w:t>
        </w:r>
      </w:ins>
      <w:ins w:id="137" w:author="Arnob Alam" w:date="2025-01-19T13:31:00Z" w16du:dateUtc="2025-01-19T18:31:00Z">
        <w:r w:rsidR="008339E4">
          <w:t xml:space="preserve">the median relative bid-ask spread was </w:t>
        </w:r>
      </w:ins>
      <w:ins w:id="138" w:author="Arnob Alam" w:date="2025-01-19T13:33:00Z" w16du:dateUtc="2025-01-19T18:33:00Z">
        <w:r w:rsidR="00432C9C">
          <w:t xml:space="preserve">0.01% for </w:t>
        </w:r>
        <w:r w:rsidR="00F161EE">
          <w:t xml:space="preserve">2-year contracts and </w:t>
        </w:r>
        <w:r w:rsidR="00C074BF">
          <w:t>0.003% for the much more heavily traded 10-year contracts)</w:t>
        </w:r>
      </w:ins>
      <w:ins w:id="139" w:author="Arnob Alam" w:date="2025-01-19T13:34:00Z" w16du:dateUtc="2025-01-19T18:34:00Z">
        <w:r w:rsidR="00442DE2">
          <w:t>.</w:t>
        </w:r>
      </w:ins>
      <w:ins w:id="140" w:author="Arnob Alam" w:date="2025-01-19T13:33:00Z" w16du:dateUtc="2025-01-19T18:33:00Z">
        <w:r w:rsidR="00C074BF">
          <w:t xml:space="preserve"> </w:t>
        </w:r>
      </w:ins>
      <w:del w:id="141" w:author="Arnob Alam" w:date="2025-01-21T14:46:00Z" w16du:dateUtc="2025-01-21T19:46:00Z">
        <w:r w:rsidR="00AF5C18" w:rsidDel="00434B8C">
          <w:delText>Note that s</w:delText>
        </w:r>
      </w:del>
      <w:ins w:id="142" w:author="Arnob Alam" w:date="2025-01-21T14:46:00Z" w16du:dateUtc="2025-01-21T19:46:00Z">
        <w:r w:rsidR="00434B8C">
          <w:t>S</w:t>
        </w:r>
      </w:ins>
      <w:r w:rsidR="00AF5C18">
        <w:t xml:space="preserve">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w:t>
      </w:r>
      <w:del w:id="143" w:author="Arnob Alam" w:date="2025-01-21T14:47:00Z" w16du:dateUtc="2025-01-21T19:47:00Z">
        <w:r w:rsidR="00AF5C18" w:rsidDel="004B282D">
          <w:delText xml:space="preserve">since </w:delText>
        </w:r>
      </w:del>
      <w:r w:rsidR="00AF5C18">
        <w:t>these variables d</w:t>
      </w:r>
      <w:ins w:id="144" w:author="Arnob Alam" w:date="2025-01-21T14:47:00Z" w16du:dateUtc="2025-01-21T19:47:00Z">
        <w:r w:rsidR="004B282D">
          <w:t>id</w:t>
        </w:r>
      </w:ins>
      <w:del w:id="145" w:author="Arnob Alam" w:date="2025-01-21T14:47:00Z" w16du:dateUtc="2025-01-21T19:47:00Z">
        <w:r w:rsidR="00AF5C18" w:rsidDel="004B282D">
          <w:delText>o</w:delText>
        </w:r>
      </w:del>
      <w:r w:rsidR="00AF5C18">
        <w:t xml:space="preserve"> not vary during the short period studied, </w:t>
      </w:r>
      <w:del w:id="146" w:author="Arnob Alam" w:date="2025-01-21T14:47:00Z" w16du:dateUtc="2025-01-21T19:47:00Z">
        <w:r w:rsidR="00AF5C18" w:rsidDel="004B282D">
          <w:delText xml:space="preserve">they </w:delText>
        </w:r>
      </w:del>
      <w:ins w:id="147" w:author="Arnob Alam" w:date="2025-01-21T14:47:00Z" w16du:dateUtc="2025-01-21T19:47:00Z">
        <w:r w:rsidR="004B282D">
          <w:t xml:space="preserve">and </w:t>
        </w:r>
      </w:ins>
      <w:r w:rsidR="00AF5C18">
        <w:t xml:space="preserve">cannot be controlled for. Two control variables that proxy financial market conditions are added to the </w:t>
      </w:r>
      <w:del w:id="148" w:author="Arnob Alam" w:date="2025-01-19T13:38:00Z" w16du:dateUtc="2025-01-19T18:38:00Z">
        <w:r w:rsidR="00EA3B26" w:rsidDel="00C76C02">
          <w:delText>“</w:delText>
        </w:r>
      </w:del>
      <w:r w:rsidR="00EA3B26">
        <w:t>full</w:t>
      </w:r>
      <w:del w:id="149" w:author="Arnob Alam" w:date="2025-01-19T13:38:00Z" w16du:dateUtc="2025-01-19T18:38:00Z">
        <w:r w:rsidR="00EA3B26" w:rsidDel="00C76C02">
          <w:delText>”</w:delText>
        </w:r>
      </w:del>
      <w:r w:rsidR="00EA3B26">
        <w:t xml:space="preserve"> </w:t>
      </w:r>
      <w:r w:rsidR="00AF5C18">
        <w:t xml:space="preserve">model: a measure of equity market volatility and a measure for equity market return. For the volatility measure, I use the </w:t>
      </w:r>
      <w:r w:rsidR="00D63C6D">
        <w:t xml:space="preserve">CBOE </w:t>
      </w:r>
      <w:del w:id="150" w:author="Arnob Alam" w:date="2025-01-19T13:35:00Z" w16du:dateUtc="2025-01-19T18:35:00Z">
        <w:r w:rsidR="00A80598" w:rsidDel="00C45C8D">
          <w:delText xml:space="preserve">VIX </w:delText>
        </w:r>
      </w:del>
      <w:ins w:id="151" w:author="Arnob Alam" w:date="2025-01-19T13:35:00Z" w16du:dateUtc="2025-01-19T18:35:00Z">
        <w:r w:rsidR="00C45C8D">
          <w:t xml:space="preserve">Volatility </w:t>
        </w:r>
      </w:ins>
      <w:ins w:id="152" w:author="Arnob Alam" w:date="2025-01-19T13:34:00Z" w16du:dateUtc="2025-01-19T18:34:00Z">
        <w:r w:rsidR="00226BB0">
          <w:t>I</w:t>
        </w:r>
      </w:ins>
      <w:del w:id="153" w:author="Arnob Alam" w:date="2025-01-19T13:34:00Z" w16du:dateUtc="2025-01-19T18:34:00Z">
        <w:r w:rsidR="00A80598" w:rsidDel="00226BB0">
          <w:delText>i</w:delText>
        </w:r>
      </w:del>
      <w:r w:rsidR="00A80598">
        <w:t>nde</w:t>
      </w:r>
      <w:r w:rsidR="00F74116">
        <w:t xml:space="preserve">x </w:t>
      </w:r>
      <w:ins w:id="154" w:author="Arnob Alam" w:date="2025-01-19T13:35:00Z" w16du:dateUtc="2025-01-19T18:35:00Z">
        <w:r w:rsidR="00C45C8D">
          <w:t xml:space="preserve">(CBOE VIX) </w:t>
        </w:r>
      </w:ins>
      <w:r w:rsidR="00F74116">
        <w:t>and the</w:t>
      </w:r>
      <w:r w:rsidR="009262F1">
        <w:t xml:space="preserve"> TS</w:t>
      </w:r>
      <w:ins w:id="155" w:author="Arnob Alam" w:date="2025-01-19T13:23:00Z" w16du:dateUtc="2025-01-19T18:23:00Z">
        <w:r w:rsidR="00BB58E9">
          <w:t>X</w:t>
        </w:r>
      </w:ins>
      <w:del w:id="156" w:author="Arnob Alam" w:date="2025-01-19T13:23:00Z" w16du:dateUtc="2025-01-19T18:23:00Z">
        <w:r w:rsidR="009262F1" w:rsidDel="00BB58E9">
          <w:delText>P</w:delText>
        </w:r>
      </w:del>
      <w:r w:rsidR="009262F1">
        <w:t xml:space="preserve"> 60 VIX</w:t>
      </w:r>
      <w:ins w:id="157" w:author="Arnob Alam" w:date="2025-01-19T13:34:00Z" w16du:dateUtc="2025-01-19T18:34:00Z">
        <w:r w:rsidR="00226BB0">
          <w:t xml:space="preserve"> Index</w:t>
        </w:r>
      </w:ins>
      <w:r w:rsidR="00AF5C18">
        <w:t>, which measure</w:t>
      </w:r>
      <w:del w:id="158" w:author="Arnob Alam" w:date="2025-01-19T13:23:00Z" w16du:dateUtc="2025-01-19T18:23:00Z">
        <w:r w:rsidR="00AF5C18" w:rsidDel="0031310F">
          <w:delText>s</w:delText>
        </w:r>
      </w:del>
      <w:r w:rsidR="00AF5C18">
        <w:t xml:space="preserve"> the 30-day expected realized variance of the S&amp;P 500 </w:t>
      </w:r>
      <w:ins w:id="159" w:author="Arnob Alam" w:date="2025-01-19T13:35:00Z" w16du:dateUtc="2025-01-19T18:35:00Z">
        <w:r w:rsidR="00F26DF0">
          <w:t>I</w:t>
        </w:r>
      </w:ins>
      <w:del w:id="160" w:author="Arnob Alam" w:date="2025-01-19T13:35:00Z" w16du:dateUtc="2025-01-19T18:35:00Z">
        <w:r w:rsidR="00AF5C18" w:rsidDel="00F26DF0">
          <w:delText>i</w:delText>
        </w:r>
      </w:del>
      <w:r w:rsidR="00AF5C18">
        <w:t xml:space="preserve">ndex and its Canadian equivalent </w:t>
      </w:r>
      <w:r w:rsidR="00F74116">
        <w:t>respectively</w:t>
      </w:r>
      <w:r w:rsidR="00AF5C18">
        <w:t>.</w:t>
      </w:r>
      <w:r w:rsidR="00EA3B26">
        <w:t xml:space="preserve"> </w:t>
      </w:r>
      <w:ins w:id="161" w:author="Arnob Alam" w:date="2025-01-19T13:36:00Z" w16du:dateUtc="2025-01-19T18:36:00Z">
        <w:r w:rsidR="00F26DF0">
          <w:t xml:space="preserve">The Canadian VIX index was launched </w:t>
        </w:r>
        <w:r w:rsidR="008D5CCE">
          <w:t xml:space="preserve">in April 2021, but S&amp;P provides hypothetical historical values. </w:t>
        </w:r>
      </w:ins>
      <w:r w:rsidR="00EA3B26">
        <w:t xml:space="preserve">For equity market returns, I </w:t>
      </w:r>
      <w:r w:rsidR="009262F1">
        <w:t xml:space="preserve">use the returns of the S&amp;P 500 and </w:t>
      </w:r>
      <w:r w:rsidR="002E6BD5">
        <w:t>the S&amp;P/TSX Composite.</w:t>
      </w:r>
    </w:p>
    <w:p w14:paraId="1DDD2C1C" w14:textId="4B0C543D" w:rsidR="0086424C" w:rsidRDefault="00AF5C18" w:rsidP="005D2017">
      <w:r>
        <w:t xml:space="preserve">The </w:t>
      </w:r>
      <w:ins w:id="162" w:author="Arnob Alam" w:date="2025-01-19T13:36:00Z" w16du:dateUtc="2025-01-19T18:36:00Z">
        <w:r w:rsidR="00A9498C">
          <w:t>difference-in-differen</w:t>
        </w:r>
      </w:ins>
      <w:ins w:id="163" w:author="Arnob Alam" w:date="2025-01-19T13:37:00Z" w16du:dateUtc="2025-01-19T18:37:00Z">
        <w:r w:rsidR="00A9498C">
          <w:t>ces result</w:t>
        </w:r>
      </w:ins>
      <w:ins w:id="164" w:author="Arnob Alam" w:date="2025-01-19T13:38:00Z" w16du:dateUtc="2025-01-19T18:38:00Z">
        <w:r w:rsidR="00F2535D">
          <w:t>s</w:t>
        </w:r>
      </w:ins>
      <w:ins w:id="165" w:author="Arnob Alam" w:date="2025-01-19T13:37:00Z" w16du:dateUtc="2025-01-19T18:37:00Z">
        <w:r w:rsidR="00A9498C">
          <w:t xml:space="preserve"> suggest that the </w:t>
        </w:r>
      </w:ins>
      <w:r>
        <w:t xml:space="preserve">clearing mandate does not impact </w:t>
      </w:r>
      <w:del w:id="166" w:author="Arnob Alam" w:date="2025-01-19T13:37:00Z" w16du:dateUtc="2025-01-19T18:37:00Z">
        <w:r w:rsidDel="00A9498C">
          <w:delText xml:space="preserve">the </w:delText>
        </w:r>
      </w:del>
      <w:r>
        <w:t xml:space="preserve">liquidity as measured by </w:t>
      </w:r>
      <w:r w:rsidR="000E7A31">
        <w:t xml:space="preserve">relative </w:t>
      </w:r>
      <w:r>
        <w:t xml:space="preserve">bid-ask spreads. </w:t>
      </w:r>
      <w:del w:id="167" w:author="Arnob Alam" w:date="2025-01-19T13:38:00Z" w16du:dateUtc="2025-01-19T18:38:00Z">
        <w:r w:rsidDel="00F2535D">
          <w:delText>As noted i</w:delText>
        </w:r>
      </w:del>
      <w:ins w:id="168" w:author="Arnob Alam" w:date="2025-01-19T13:38:00Z" w16du:dateUtc="2025-01-19T18:38:00Z">
        <w:r w:rsidR="00F2535D">
          <w:t>I</w:t>
        </w:r>
      </w:ins>
      <w:r>
        <w:t xml:space="preserve">n the theory section, </w:t>
      </w:r>
      <w:ins w:id="169" w:author="Arnob Alam" w:date="2025-01-19T13:38:00Z" w16du:dateUtc="2025-01-19T18:38:00Z">
        <w:r w:rsidR="00F2535D">
          <w:t xml:space="preserve">I argued that </w:t>
        </w:r>
      </w:ins>
      <w:r>
        <w:t xml:space="preserve">we should expect reductions in counterparty risk </w:t>
      </w:r>
      <w:del w:id="170" w:author="Arnob Alam" w:date="2025-01-19T13:39:00Z" w16du:dateUtc="2025-01-19T18:39:00Z">
        <w:r w:rsidDel="002975CF">
          <w:delText xml:space="preserve">of interest rate swaps </w:delText>
        </w:r>
      </w:del>
      <w:r>
        <w:t>to cause a narrowing of the bid-ask spread</w:t>
      </w:r>
      <w:ins w:id="171" w:author="Arnob Alam" w:date="2025-01-19T13:48:00Z" w16du:dateUtc="2025-01-19T18:48:00Z">
        <w:r w:rsidR="007E5335">
          <w:t>, as t</w:t>
        </w:r>
      </w:ins>
      <w:del w:id="172" w:author="Arnob Alam" w:date="2025-01-19T13:48:00Z" w16du:dateUtc="2025-01-19T18:48:00Z">
        <w:r w:rsidDel="007E5335">
          <w:delText xml:space="preserve"> (t</w:delText>
        </w:r>
      </w:del>
      <w:r>
        <w:t>he spread is charged by dealers to offset their expected losses from holding inventory</w:t>
      </w:r>
      <w:ins w:id="173" w:author="Arnob Alam" w:date="2025-01-19T13:48:00Z" w16du:dateUtc="2025-01-19T18:48:00Z">
        <w:r w:rsidR="007E5335">
          <w:t>, and a reduction in counterparty risk reduces these expected losses</w:t>
        </w:r>
      </w:ins>
      <w:del w:id="174" w:author="Arnob Alam" w:date="2025-01-19T13:48:00Z" w16du:dateUtc="2025-01-19T18:48:00Z">
        <w:r w:rsidDel="007E5335">
          <w:delText>)</w:delText>
        </w:r>
      </w:del>
      <w:r>
        <w:t>. However, the spread is also driven by supply and demand conditions in the market</w:t>
      </w:r>
      <w:ins w:id="175" w:author="Arnob Alam" w:date="2025-01-19T13:40:00Z" w16du:dateUtc="2025-01-19T18:40:00Z">
        <w:r w:rsidR="00334CFA">
          <w:t xml:space="preserve"> (i.e. the quantity and </w:t>
        </w:r>
      </w:ins>
      <w:ins w:id="176" w:author="Arnob Alam" w:date="2025-01-19T13:41:00Z" w16du:dateUtc="2025-01-19T18:41:00Z">
        <w:r w:rsidR="005A5795">
          <w:t xml:space="preserve">market order size </w:t>
        </w:r>
        <w:r w:rsidR="00101AC3">
          <w:t>discussed in the theory section)</w:t>
        </w:r>
      </w:ins>
      <w:r>
        <w:t xml:space="preserve">. </w:t>
      </w:r>
      <w:del w:id="177" w:author="Arnob Alam" w:date="2025-01-19T13:41:00Z" w16du:dateUtc="2025-01-19T18:41:00Z">
        <w:r w:rsidDel="00101AC3">
          <w:delText>As explored in the pricing section, a</w:delText>
        </w:r>
      </w:del>
      <w:ins w:id="178" w:author="Arnob Alam" w:date="2025-01-19T13:41:00Z" w16du:dateUtc="2025-01-19T18:41:00Z">
        <w:r w:rsidR="00101AC3">
          <w:t>A</w:t>
        </w:r>
      </w:ins>
      <w:r>
        <w:t xml:space="preserve"> reduction in riskiness of </w:t>
      </w:r>
      <w:del w:id="179" w:author="Arnob Alam" w:date="2025-01-19T13:42:00Z" w16du:dateUtc="2025-01-19T18:42:00Z">
        <w:r w:rsidDel="00101AC3">
          <w:delText xml:space="preserve">IRS </w:delText>
        </w:r>
      </w:del>
      <w:ins w:id="180" w:author="Arnob Alam" w:date="2025-01-19T13:42:00Z" w16du:dateUtc="2025-01-19T18:42:00Z">
        <w:r w:rsidR="00101AC3">
          <w:t>interest</w:t>
        </w:r>
      </w:ins>
      <w:ins w:id="181" w:author="Arnob Alam" w:date="2025-01-19T13:43:00Z" w16du:dateUtc="2025-01-19T18:43:00Z">
        <w:r w:rsidR="00E00B5B">
          <w:t xml:space="preserve"> rate swaps</w:t>
        </w:r>
      </w:ins>
      <w:ins w:id="182" w:author="Arnob Alam" w:date="2025-01-19T13:42:00Z" w16du:dateUtc="2025-01-19T18:42:00Z">
        <w:r w:rsidR="00101AC3">
          <w:t xml:space="preserve"> </w:t>
        </w:r>
      </w:ins>
      <w:del w:id="183" w:author="Arnob Alam" w:date="2025-01-19T13:46:00Z" w16du:dateUtc="2025-01-19T18:46:00Z">
        <w:r w:rsidDel="008B2215">
          <w:delText>increases</w:delText>
        </w:r>
      </w:del>
      <w:ins w:id="184" w:author="Arnob Alam" w:date="2025-01-19T13:46:00Z" w16du:dateUtc="2025-01-19T18:46:00Z">
        <w:r w:rsidR="008B2215">
          <w:t>increase</w:t>
        </w:r>
      </w:ins>
      <w:r>
        <w:t xml:space="preserve"> their demand. If the swaps market is </w:t>
      </w:r>
      <w:r>
        <w:lastRenderedPageBreak/>
        <w:t xml:space="preserve">monopolistic (that is, new swaps dealers face barriers to entry), then incumbent dealers can choose not to </w:t>
      </w:r>
      <w:del w:id="185" w:author="Arnob Alam" w:date="2025-01-19T13:48:00Z" w16du:dateUtc="2025-01-19T18:48:00Z">
        <w:r w:rsidDel="00A44B0A">
          <w:delText xml:space="preserve">lower </w:delText>
        </w:r>
      </w:del>
      <w:ins w:id="186" w:author="Arnob Alam" w:date="2025-01-19T13:48:00Z" w16du:dateUtc="2025-01-19T18:48:00Z">
        <w:r w:rsidR="00A44B0A">
          <w:t xml:space="preserve">adjust </w:t>
        </w:r>
      </w:ins>
      <w:r>
        <w:t>their bid-ask spreads and pocket the additional profits from the high</w:t>
      </w:r>
      <w:ins w:id="187" w:author="Arnob Alam" w:date="2025-01-19T13:49:00Z" w16du:dateUtc="2025-01-19T18:49:00Z">
        <w:r w:rsidR="00084FCC">
          <w:t>er</w:t>
        </w:r>
      </w:ins>
      <w:r>
        <w:t xml:space="preserve"> demand.</w:t>
      </w:r>
    </w:p>
    <w:p w14:paraId="26944A57" w14:textId="58ADB6FB" w:rsidR="00D773DB" w:rsidRDefault="00015EA9" w:rsidP="005D2017">
      <w:pPr>
        <w:rPr>
          <w:ins w:id="188" w:author="Arnob Alam" w:date="2025-01-19T13:55:00Z" w16du:dateUtc="2025-01-19T18:55:00Z"/>
        </w:rPr>
      </w:pPr>
      <w:ins w:id="189" w:author="Arnob Alam" w:date="2025-01-19T13:50:00Z" w16du:dateUtc="2025-01-19T18:50:00Z">
        <w:r>
          <w:t xml:space="preserve">I examine two additional measures of liquidity. </w:t>
        </w:r>
      </w:ins>
      <w:ins w:id="190" w:author="Arnob Alam" w:date="2025-01-19T13:52:00Z" w16du:dateUtc="2025-01-19T18:52:00Z">
        <w:r w:rsidR="006F2394">
          <w:t>Roll’s measure is an estimate of bid-ask spreads</w:t>
        </w:r>
      </w:ins>
      <w:ins w:id="191" w:author="Arnob Alam" w:date="2025-01-19T13:53:00Z" w16du:dateUtc="2025-01-19T18:53:00Z">
        <w:r w:rsidR="007C5A92">
          <w:t xml:space="preserve"> </w:t>
        </w:r>
      </w:ins>
      <w:ins w:id="192" w:author="Arnob Alam" w:date="2025-01-19T13:56:00Z" w16du:dateUtc="2025-01-19T18:56:00Z">
        <w:r w:rsidR="004B1105">
          <w:t xml:space="preserve">that might have prevailed during the trading day and is obtained </w:t>
        </w:r>
      </w:ins>
      <w:ins w:id="193" w:author="Arnob Alam" w:date="2025-01-19T13:53:00Z" w16du:dateUtc="2025-01-19T18:53:00Z">
        <w:r w:rsidR="007C5A92">
          <w:t>from transaction data (</w:t>
        </w:r>
        <w:r w:rsidR="002C10DE">
          <w:t>price and trade time)</w:t>
        </w:r>
      </w:ins>
      <w:ins w:id="194" w:author="Arnob Alam" w:date="2025-01-19T13:54:00Z" w16du:dateUtc="2025-01-19T18:54:00Z">
        <w:r w:rsidR="002C10DE">
          <w:t xml:space="preserve">. The relative bid-ask spread </w:t>
        </w:r>
      </w:ins>
      <w:ins w:id="195" w:author="Arnob Alam" w:date="2025-01-19T13:56:00Z" w16du:dateUtc="2025-01-19T18:56:00Z">
        <w:r w:rsidR="00FE1576">
          <w:t xml:space="preserve">above </w:t>
        </w:r>
      </w:ins>
      <w:ins w:id="196" w:author="Arnob Alam" w:date="2025-01-19T13:54:00Z" w16du:dateUtc="2025-01-19T18:54:00Z">
        <w:r w:rsidR="002C10DE">
          <w:t>is based on</w:t>
        </w:r>
      </w:ins>
      <w:ins w:id="197" w:author="Arnob Alam" w:date="2025-01-19T13:56:00Z" w16du:dateUtc="2025-01-19T18:56:00Z">
        <w:r w:rsidR="00FE1576">
          <w:t>ly</w:t>
        </w:r>
      </w:ins>
      <w:ins w:id="198" w:author="Arnob Alam" w:date="2025-01-19T13:54:00Z" w16du:dateUtc="2025-01-19T18:54:00Z">
        <w:r w:rsidR="002C10DE">
          <w:t xml:space="preserve"> </w:t>
        </w:r>
      </w:ins>
      <w:ins w:id="199" w:author="Arnob Alam" w:date="2025-01-19T13:56:00Z" w16du:dateUtc="2025-01-19T18:56:00Z">
        <w:r w:rsidR="00FE1576">
          <w:t xml:space="preserve">on </w:t>
        </w:r>
      </w:ins>
      <w:ins w:id="200" w:author="Arnob Alam" w:date="2025-01-19T13:54:00Z" w16du:dateUtc="2025-01-19T18:54:00Z">
        <w:r w:rsidR="002C10DE">
          <w:t xml:space="preserve">the last quote </w:t>
        </w:r>
        <w:r w:rsidR="00D773DB">
          <w:t xml:space="preserve">and is </w:t>
        </w:r>
      </w:ins>
      <w:ins w:id="201" w:author="Arnob Alam" w:date="2025-01-19T13:56:00Z" w16du:dateUtc="2025-01-19T18:56:00Z">
        <w:r w:rsidR="00FE1576">
          <w:t xml:space="preserve">likely </w:t>
        </w:r>
      </w:ins>
      <w:ins w:id="202" w:author="Arnob Alam" w:date="2025-01-19T13:55:00Z" w16du:dateUtc="2025-01-19T18:55:00Z">
        <w:r w:rsidR="00D773DB">
          <w:t>indicative</w:t>
        </w:r>
      </w:ins>
      <w:ins w:id="203" w:author="Arnob Alam" w:date="2025-01-19T13:54:00Z" w16du:dateUtc="2025-01-19T18:54:00Z">
        <w:r w:rsidR="00D773DB">
          <w:t xml:space="preserve"> of </w:t>
        </w:r>
      </w:ins>
      <w:ins w:id="204" w:author="Arnob Alam" w:date="2025-01-19T13:55:00Z" w16du:dateUtc="2025-01-19T18:55:00Z">
        <w:r w:rsidR="00D773DB">
          <w:t xml:space="preserve">liquidity costs at the end of the trading day. </w:t>
        </w:r>
      </w:ins>
      <w:r w:rsidR="000E7A31">
        <w:fldChar w:fldCharType="begin"/>
      </w:r>
      <w:r w:rsidR="000E7A31">
        <w:instrText xml:space="preserve"> REF _Ref170051781 \h </w:instrText>
      </w:r>
      <w:r w:rsidR="000E7A31">
        <w:fldChar w:fldCharType="separate"/>
      </w:r>
      <w:r w:rsidR="00A2102A">
        <w:t xml:space="preserve">Table </w:t>
      </w:r>
      <w:r w:rsidR="00A2102A">
        <w:rPr>
          <w:noProof/>
        </w:rPr>
        <w:t>12</w:t>
      </w:r>
      <w:r w:rsidR="000E7A31">
        <w:fldChar w:fldCharType="end"/>
      </w:r>
      <w:r w:rsidR="000E7A31">
        <w:t xml:space="preserve"> </w:t>
      </w:r>
      <w:ins w:id="205" w:author="Arnob Alam" w:date="2025-01-19T13:55:00Z" w16du:dateUtc="2025-01-19T18:55:00Z">
        <w:r w:rsidR="00D773DB">
          <w:t>shows</w:t>
        </w:r>
      </w:ins>
      <w:ins w:id="206" w:author="Arnob Alam" w:date="2025-01-19T13:57:00Z" w16du:dateUtc="2025-01-19T18:57:00Z">
        <w:r w:rsidR="00FE1576">
          <w:t xml:space="preserve"> the results of a difference-in-differences regression for this measure.</w:t>
        </w:r>
        <w:r w:rsidR="00BD4127">
          <w:t xml:space="preserve"> The contract tenor </w:t>
        </w:r>
      </w:ins>
      <w:ins w:id="207" w:author="Arnob Alam" w:date="2025-01-19T13:58:00Z" w16du:dateUtc="2025-01-19T18:58:00Z">
        <w:r w:rsidR="00B70186">
          <w:t xml:space="preserve">as well as the equity market volatility and </w:t>
        </w:r>
      </w:ins>
      <w:ins w:id="208" w:author="Arnob Alam" w:date="2025-01-19T13:59:00Z" w16du:dateUtc="2025-01-19T18:59:00Z">
        <w:r w:rsidR="00985F39">
          <w:t xml:space="preserve">equity market return variables </w:t>
        </w:r>
      </w:ins>
      <w:ins w:id="209" w:author="Arnob Alam" w:date="2025-01-21T16:03:00Z" w16du:dateUtc="2025-01-21T21:03:00Z">
        <w:r w:rsidR="004F1BCE">
          <w:t xml:space="preserve">from the previous discussion </w:t>
        </w:r>
      </w:ins>
      <w:ins w:id="210" w:author="Arnob Alam" w:date="2025-01-19T13:59:00Z" w16du:dateUtc="2025-01-19T18:59:00Z">
        <w:r w:rsidR="00985F39">
          <w:t xml:space="preserve">are </w:t>
        </w:r>
      </w:ins>
      <w:ins w:id="211" w:author="Arnob Alam" w:date="2025-01-19T13:58:00Z" w16du:dateUtc="2025-01-19T18:58:00Z">
        <w:r w:rsidR="00BD4127">
          <w:t>included as control variable</w:t>
        </w:r>
      </w:ins>
      <w:ins w:id="212" w:author="Arnob Alam" w:date="2025-01-19T13:59:00Z" w16du:dateUtc="2025-01-19T18:59:00Z">
        <w:r w:rsidR="00985F39">
          <w:t>s</w:t>
        </w:r>
      </w:ins>
      <w:ins w:id="213" w:author="Arnob Alam" w:date="2025-01-21T16:03:00Z" w16du:dateUtc="2025-01-21T21:03:00Z">
        <w:r w:rsidR="004F1BCE">
          <w:t xml:space="preserve"> in the full model</w:t>
        </w:r>
      </w:ins>
      <w:ins w:id="214" w:author="Arnob Alam" w:date="2025-01-19T13:59:00Z" w16du:dateUtc="2025-01-19T18:59:00Z">
        <w:r w:rsidR="00985F39">
          <w:t>.</w:t>
        </w:r>
      </w:ins>
      <w:ins w:id="215" w:author="Arnob Alam" w:date="2025-01-21T16:08:00Z" w16du:dateUtc="2025-01-21T21:08:00Z">
        <w:r w:rsidR="00982991">
          <w:t xml:space="preserve"> </w:t>
        </w:r>
      </w:ins>
      <w:ins w:id="216" w:author="Arnob Alam" w:date="2025-01-21T16:11:00Z" w16du:dateUtc="2025-01-21T21:11:00Z">
        <w:r w:rsidR="0067034A">
          <w:t>Like</w:t>
        </w:r>
      </w:ins>
      <w:ins w:id="217" w:author="Arnob Alam" w:date="2025-01-21T16:08:00Z" w16du:dateUtc="2025-01-21T21:08:00Z">
        <w:r w:rsidR="00982991">
          <w:t xml:space="preserve"> the relative bid-ask spread, </w:t>
        </w:r>
      </w:ins>
      <w:ins w:id="218" w:author="Arnob Alam" w:date="2025-01-21T16:09:00Z" w16du:dateUtc="2025-01-21T21:09:00Z">
        <w:r w:rsidR="008E1B0A">
          <w:t xml:space="preserve">Roll’s measure does not show a significant change in </w:t>
        </w:r>
        <w:r w:rsidR="00356A39">
          <w:t>trading costs due to the clearing mandate.</w:t>
        </w:r>
      </w:ins>
    </w:p>
    <w:p w14:paraId="14112B47" w14:textId="22CF15E6" w:rsidR="000E7A31" w:rsidRDefault="002D0170" w:rsidP="00356A39">
      <w:ins w:id="219" w:author="Arnob Alam" w:date="2025-01-19T13:59:00Z" w16du:dateUtc="2025-01-19T18:59:00Z">
        <w:r>
          <w:t xml:space="preserve">The Amihud measure </w:t>
        </w:r>
      </w:ins>
      <w:ins w:id="220" w:author="Arnob Alam" w:date="2025-01-19T14:00:00Z" w16du:dateUtc="2025-01-19T19:00:00Z">
        <w:r w:rsidR="00062476">
          <w:t>is an estimate of the average price impact (</w:t>
        </w:r>
      </w:ins>
      <w:ins w:id="221" w:author="Arnob Alam" w:date="2025-01-19T14:01:00Z" w16du:dateUtc="2025-01-19T19:01:00Z">
        <w:r w:rsidR="001F4209">
          <w:t xml:space="preserve">by what percentage </w:t>
        </w:r>
      </w:ins>
      <w:ins w:id="222" w:author="Arnob Alam" w:date="2025-01-19T14:00:00Z" w16du:dateUtc="2025-01-19T19:00:00Z">
        <w:r w:rsidR="00062476">
          <w:t xml:space="preserve">prices change </w:t>
        </w:r>
        <w:r w:rsidR="001F4209">
          <w:t>for a</w:t>
        </w:r>
      </w:ins>
      <w:ins w:id="223" w:author="Arnob Alam" w:date="2025-01-21T16:43:00Z" w16du:dateUtc="2025-01-21T21:43:00Z">
        <w:r w:rsidR="00AB72A3">
          <w:t xml:space="preserve"> given</w:t>
        </w:r>
      </w:ins>
      <w:ins w:id="224" w:author="Arnob Alam" w:date="2025-01-19T14:00:00Z" w16du:dateUtc="2025-01-19T19:00:00Z">
        <w:r w:rsidR="001F4209">
          <w:t xml:space="preserve"> order of </w:t>
        </w:r>
      </w:ins>
      <w:ins w:id="225" w:author="Arnob Alam" w:date="2025-01-19T14:01:00Z" w16du:dateUtc="2025-01-19T19:01:00Z">
        <w:r w:rsidR="001F4209">
          <w:t>size</w:t>
        </w:r>
      </w:ins>
      <w:ins w:id="226" w:author="Arnob Alam" w:date="2025-01-19T14:00:00Z" w16du:dateUtc="2025-01-19T19:00:00Z">
        <w:r w:rsidR="001F4209">
          <w:t>)</w:t>
        </w:r>
      </w:ins>
      <w:ins w:id="227" w:author="Arnob Alam" w:date="2025-01-19T14:01:00Z" w16du:dateUtc="2025-01-19T19:01:00Z">
        <w:r w:rsidR="003D1C71">
          <w:t xml:space="preserve">. </w:t>
        </w:r>
      </w:ins>
      <w:ins w:id="228" w:author="Arnob Alam" w:date="2025-01-19T14:02:00Z" w16du:dateUtc="2025-01-19T19:02:00Z">
        <w:r w:rsidR="00C021E5">
          <w:t>I use the notional contract amount as the “order size”</w:t>
        </w:r>
      </w:ins>
      <w:ins w:id="229" w:author="Arnob Alam" w:date="2025-01-19T14:03:00Z" w16du:dateUtc="2025-01-19T19:03:00Z">
        <w:r w:rsidR="00706597">
          <w:t xml:space="preserve"> and the (log) difference in the fixed rate between two trades as the </w:t>
        </w:r>
        <w:r w:rsidR="00D90B4E">
          <w:t xml:space="preserve">(percent) change in price. I </w:t>
        </w:r>
      </w:ins>
      <w:ins w:id="230" w:author="Arnob Alam" w:date="2025-01-19T14:01:00Z" w16du:dateUtc="2025-01-19T19:01:00Z">
        <w:r w:rsidR="003D1C71">
          <w:t>express</w:t>
        </w:r>
      </w:ins>
      <w:ins w:id="231" w:author="Arnob Alam" w:date="2025-01-19T14:03:00Z" w16du:dateUtc="2025-01-19T19:03:00Z">
        <w:r w:rsidR="00D90B4E">
          <w:t xml:space="preserve"> the results</w:t>
        </w:r>
      </w:ins>
      <w:ins w:id="232" w:author="Arnob Alam" w:date="2025-01-19T14:01:00Z" w16du:dateUtc="2025-01-19T19:01:00Z">
        <w:r w:rsidR="003D1C71">
          <w:t xml:space="preserve"> in percent </w:t>
        </w:r>
      </w:ins>
      <w:ins w:id="233" w:author="Arnob Alam" w:date="2025-01-21T16:43:00Z" w16du:dateUtc="2025-01-21T21:43:00Z">
        <w:r w:rsidR="00FD5A79">
          <w:t xml:space="preserve">change </w:t>
        </w:r>
      </w:ins>
      <w:ins w:id="234" w:author="Arnob Alam" w:date="2025-01-19T14:01:00Z" w16du:dateUtc="2025-01-19T19:01:00Z">
        <w:r w:rsidR="003D1C71">
          <w:t xml:space="preserve">per million </w:t>
        </w:r>
        <w:r w:rsidR="00471876">
          <w:t>dollar</w:t>
        </w:r>
      </w:ins>
      <w:ins w:id="235" w:author="Arnob Alam" w:date="2025-01-19T14:00:00Z" w16du:dateUtc="2025-01-19T19:00:00Z">
        <w:r w:rsidR="001F4209">
          <w:t xml:space="preserve"> </w:t>
        </w:r>
      </w:ins>
      <w:ins w:id="236" w:author="Arnob Alam" w:date="2025-01-19T14:03:00Z" w16du:dateUtc="2025-01-19T19:03:00Z">
        <w:r w:rsidR="00D90B4E">
          <w:t>of order quantity for eas</w:t>
        </w:r>
      </w:ins>
      <w:ins w:id="237" w:author="Arnob Alam" w:date="2025-01-19T14:04:00Z" w16du:dateUtc="2025-01-19T19:04:00Z">
        <w:r w:rsidR="00D90B4E">
          <w:t xml:space="preserve">ier interpretation. </w:t>
        </w:r>
      </w:ins>
      <w:del w:id="238" w:author="Arnob Alam" w:date="2025-01-19T13:59:00Z" w16du:dateUtc="2025-01-19T18:59:00Z">
        <w:r w:rsidR="000E7A31" w:rsidDel="00985F39">
          <w:delText xml:space="preserve">and </w:delText>
        </w:r>
      </w:del>
      <w:r w:rsidR="000E7A31">
        <w:fldChar w:fldCharType="begin"/>
      </w:r>
      <w:r w:rsidR="000E7A31">
        <w:instrText xml:space="preserve"> REF _Ref170051786 \h </w:instrText>
      </w:r>
      <w:r w:rsidR="000E7A31">
        <w:fldChar w:fldCharType="separate"/>
      </w:r>
      <w:r w:rsidR="00A2102A">
        <w:t xml:space="preserve">Table </w:t>
      </w:r>
      <w:r w:rsidR="00A2102A">
        <w:rPr>
          <w:noProof/>
        </w:rPr>
        <w:t>13</w:t>
      </w:r>
      <w:r w:rsidR="000E7A31">
        <w:fldChar w:fldCharType="end"/>
      </w:r>
      <w:r w:rsidR="000E7A31">
        <w:t xml:space="preserve"> show the results for the </w:t>
      </w:r>
      <w:del w:id="239" w:author="Arnob Alam" w:date="2025-01-19T13:59:00Z" w16du:dateUtc="2025-01-19T18:59:00Z">
        <w:r w:rsidR="000E7A31" w:rsidDel="002D0170">
          <w:delText xml:space="preserve">Roll and </w:delText>
        </w:r>
      </w:del>
      <w:r w:rsidR="000E7A31">
        <w:t xml:space="preserve">Amihud measure </w:t>
      </w:r>
      <w:del w:id="240" w:author="Arnob Alam" w:date="2025-01-19T14:04:00Z" w16du:dateUtc="2025-01-19T19:04:00Z">
        <w:r w:rsidR="000E7A31" w:rsidDel="00A70D47">
          <w:delText>respectively</w:delText>
        </w:r>
      </w:del>
      <w:ins w:id="241" w:author="Arnob Alam" w:date="2025-01-19T14:04:00Z" w16du:dateUtc="2025-01-19T19:04:00Z">
        <w:r w:rsidR="00A70D47">
          <w:t>difference-in-differences analysis</w:t>
        </w:r>
      </w:ins>
      <w:r w:rsidR="000E7A31">
        <w:t xml:space="preserve">. </w:t>
      </w:r>
      <w:ins w:id="242" w:author="Arnob Alam" w:date="2025-01-21T16:10:00Z" w16du:dateUtc="2025-01-21T21:10:00Z">
        <w:r w:rsidR="00356A39">
          <w:t xml:space="preserve">The Amihud measure </w:t>
        </w:r>
        <w:r w:rsidR="00710C1E">
          <w:t>shows a statistically significant but small (</w:t>
        </w:r>
        <w:r w:rsidR="0067034A">
          <w:t>0.36</w:t>
        </w:r>
      </w:ins>
      <w:ins w:id="243" w:author="Arnob Alam" w:date="2025-01-21T16:11:00Z" w16du:dateUtc="2025-01-21T21:11:00Z">
        <w:r w:rsidR="0067034A">
          <w:t>% change in price/million dollars)</w:t>
        </w:r>
      </w:ins>
      <w:del w:id="244" w:author="Arnob Alam" w:date="2025-01-21T16:10:00Z" w16du:dateUtc="2025-01-21T21:10:00Z">
        <w:r w:rsidR="000E7A31" w:rsidDel="00356A39">
          <w:delText xml:space="preserve">These measures also do not </w:delText>
        </w:r>
        <w:r w:rsidR="00840D4C" w:rsidDel="00356A39">
          <w:delText xml:space="preserve">show any impact of the clearing mandate on liquidity. As described earlier, in monopolistic markets, increase in demand due to </w:delText>
        </w:r>
        <w:r w:rsidR="00930217" w:rsidDel="00356A39">
          <w:delText>less counterparty risk can be captured as increases in premia by the dealers, without improving liquidity. The relative bid-ask spread, Roll measure and Amihud measures all consistently show no change in market liquidity due to the clearing mandate.</w:delText>
        </w:r>
      </w:del>
    </w:p>
    <w:p w14:paraId="2B2CE8F7" w14:textId="74F205B9" w:rsidR="005D2017" w:rsidRDefault="005D2017">
      <w:pPr>
        <w:spacing w:line="240" w:lineRule="auto"/>
        <w:ind w:firstLine="0"/>
        <w:jc w:val="left"/>
      </w:pPr>
      <w:r>
        <w:br w:type="page"/>
      </w:r>
    </w:p>
    <w:p w14:paraId="3B854751" w14:textId="33E76F55" w:rsidR="000E7A31" w:rsidRDefault="000E7A31" w:rsidP="00714654">
      <w:pPr>
        <w:pStyle w:val="Caption"/>
        <w:keepNext/>
        <w:jc w:val="center"/>
      </w:pPr>
      <w:bookmarkStart w:id="245" w:name="_Ref170051638"/>
      <w:r>
        <w:lastRenderedPageBreak/>
        <w:t xml:space="preserve">Table </w:t>
      </w:r>
      <w:fldSimple w:instr=" SEQ Table \* ARABIC ">
        <w:r w:rsidR="00A2102A">
          <w:rPr>
            <w:noProof/>
          </w:rPr>
          <w:t>11</w:t>
        </w:r>
      </w:fldSimple>
      <w:bookmarkEnd w:id="245"/>
      <w:r>
        <w:rPr>
          <w:noProof/>
        </w:rPr>
        <w:t xml:space="preserve"> </w:t>
      </w:r>
      <w:ins w:id="246" w:author="Arnob Alam" w:date="2025-01-21T15:59:00Z" w16du:dateUtc="2025-01-21T20:59:00Z">
        <w:r w:rsidR="00A336D5">
          <w:rPr>
            <w:noProof/>
          </w:rPr>
          <w:t>Difference-in-differenes analysis of Relative Bid-Ask Spreads. The dependent variable is the Relative Bid-Ask Spread from the last qu</w:t>
        </w:r>
      </w:ins>
      <w:ins w:id="247" w:author="Arnob Alam" w:date="2025-01-21T16:00:00Z" w16du:dateUtc="2025-01-21T21:00:00Z">
        <w:r w:rsidR="00A336D5">
          <w:rPr>
            <w:noProof/>
          </w:rPr>
          <w:t>ote of the trading day. For the full model, c</w:t>
        </w:r>
      </w:ins>
      <w:ins w:id="248" w:author="Arnob Alam" w:date="2025-01-21T15:59:00Z" w16du:dateUtc="2025-01-21T20:59:00Z">
        <w:r w:rsidR="00A336D5">
          <w:rPr>
            <w:noProof/>
          </w:rPr>
          <w:t>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249" w:author="Arnob Alam" w:date="2025-01-21T16:00:00Z" w16du:dateUtc="2025-01-21T21:00:00Z">
        <w:r w:rsidR="00127942">
          <w:rPr>
            <w:noProof/>
          </w:rPr>
          <w:t>s</w:t>
        </w:r>
      </w:ins>
      <w:ins w:id="250" w:author="Arnob Alam" w:date="2025-01-21T15:59:00Z" w16du:dateUtc="2025-01-21T20:59:00Z">
        <w:r w:rsidR="00A336D5">
          <w:rPr>
            <w:noProof/>
          </w:rPr>
          <w:t xml:space="preserve"> are the CBOE VIX and TSX 60 VIXI indices.</w:t>
        </w:r>
      </w:ins>
      <w:del w:id="251" w:author="Arnob Alam" w:date="2025-01-21T15:59:00Z" w16du:dateUtc="2025-01-21T20:59:00Z">
        <w:r w:rsidDel="00A336D5">
          <w:rPr>
            <w:noProof/>
          </w:rPr>
          <w:delText>Relative Bid-Ask Spread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252" w:author="Arnob Alam" w:date="2025-01-21T15:59:00Z" w16du:dateUtc="2025-01-21T20:59: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4121"/>
        <w:gridCol w:w="30"/>
        <w:gridCol w:w="2414"/>
        <w:gridCol w:w="2414"/>
        <w:gridCol w:w="45"/>
        <w:tblGridChange w:id="253">
          <w:tblGrid>
            <w:gridCol w:w="4121"/>
            <w:gridCol w:w="30"/>
            <w:gridCol w:w="2414"/>
            <w:gridCol w:w="2414"/>
            <w:gridCol w:w="45"/>
          </w:tblGrid>
        </w:tblGridChange>
      </w:tblGrid>
      <w:tr w:rsidR="00B5286A" w:rsidDel="00684349" w14:paraId="4BE55D8F" w14:textId="10F92339" w:rsidTr="00A336D5">
        <w:trPr>
          <w:gridAfter w:val="1"/>
          <w:tblCellSpacing w:w="15" w:type="dxa"/>
          <w:jc w:val="center"/>
          <w:del w:id="254" w:author="Arnob Alam" w:date="2025-01-20T21:44:00Z"/>
          <w:trPrChange w:id="255" w:author="Arnob Alam" w:date="2025-01-21T15:59:00Z" w16du:dateUtc="2025-01-21T20:59:00Z">
            <w:trPr>
              <w:gridAfter w:val="1"/>
              <w:tblCellSpacing w:w="15" w:type="dxa"/>
              <w:jc w:val="center"/>
            </w:trPr>
          </w:trPrChange>
        </w:trPr>
        <w:tc>
          <w:tcPr>
            <w:tcW w:w="0" w:type="auto"/>
            <w:gridSpan w:val="4"/>
            <w:tcBorders>
              <w:top w:val="nil"/>
              <w:left w:val="nil"/>
              <w:bottom w:val="nil"/>
              <w:right w:val="nil"/>
            </w:tcBorders>
            <w:vAlign w:val="center"/>
            <w:hideMark/>
            <w:tcPrChange w:id="256" w:author="Arnob Alam" w:date="2025-01-21T15:59:00Z" w16du:dateUtc="2025-01-21T20:59:00Z">
              <w:tcPr>
                <w:tcW w:w="0" w:type="auto"/>
                <w:gridSpan w:val="4"/>
                <w:tcBorders>
                  <w:top w:val="nil"/>
                  <w:left w:val="nil"/>
                  <w:bottom w:val="nil"/>
                  <w:right w:val="nil"/>
                </w:tcBorders>
                <w:vAlign w:val="center"/>
                <w:hideMark/>
              </w:tcPr>
            </w:tcPrChange>
          </w:tcPr>
          <w:p w14:paraId="3E7FE79E" w14:textId="4660F739" w:rsidR="00B5286A" w:rsidDel="00684349" w:rsidRDefault="00B5286A">
            <w:pPr>
              <w:jc w:val="center"/>
              <w:rPr>
                <w:del w:id="257" w:author="Arnob Alam" w:date="2025-01-20T21:44:00Z" w16du:dateUtc="2025-01-21T02:44:00Z"/>
                <w:rFonts w:eastAsia="Times New Roman"/>
              </w:rPr>
            </w:pPr>
            <w:del w:id="258" w:author="Arnob Alam" w:date="2025-01-20T21:44:00Z" w16du:dateUtc="2025-01-21T02:44:00Z">
              <w:r w:rsidDel="00684349">
                <w:rPr>
                  <w:rStyle w:val="Strong"/>
                </w:rPr>
                <w:delText>Relative Bid-Ask Spread DiD Analysis</w:delText>
              </w:r>
            </w:del>
          </w:p>
        </w:tc>
      </w:tr>
      <w:tr w:rsidR="00B5286A" w:rsidDel="00684349" w14:paraId="5AEB1DF2" w14:textId="76A6F26F" w:rsidTr="00A336D5">
        <w:trPr>
          <w:gridAfter w:val="1"/>
          <w:tblCellSpacing w:w="15" w:type="dxa"/>
          <w:jc w:val="center"/>
          <w:del w:id="259" w:author="Arnob Alam" w:date="2025-01-20T21:44:00Z"/>
          <w:trPrChange w:id="260"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261" w:author="Arnob Alam" w:date="2025-01-21T15:59:00Z" w16du:dateUtc="2025-01-21T20:59:00Z">
              <w:tcPr>
                <w:tcW w:w="0" w:type="auto"/>
                <w:gridSpan w:val="4"/>
                <w:tcBorders>
                  <w:bottom w:val="single" w:sz="6" w:space="0" w:color="000000"/>
                </w:tcBorders>
                <w:vAlign w:val="center"/>
                <w:hideMark/>
              </w:tcPr>
            </w:tcPrChange>
          </w:tcPr>
          <w:p w14:paraId="39430387" w14:textId="40C8E932" w:rsidR="00B5286A" w:rsidDel="00684349" w:rsidRDefault="00B5286A">
            <w:pPr>
              <w:jc w:val="center"/>
              <w:rPr>
                <w:del w:id="262" w:author="Arnob Alam" w:date="2025-01-20T21:44:00Z" w16du:dateUtc="2025-01-21T02:44:00Z"/>
                <w:rFonts w:eastAsia="Times New Roman"/>
              </w:rPr>
            </w:pPr>
          </w:p>
        </w:tc>
      </w:tr>
      <w:tr w:rsidR="00B5286A" w:rsidDel="00684349" w14:paraId="34E1614D" w14:textId="2EC6EE40" w:rsidTr="00A336D5">
        <w:trPr>
          <w:gridAfter w:val="1"/>
          <w:tblCellSpacing w:w="15" w:type="dxa"/>
          <w:jc w:val="center"/>
          <w:del w:id="263" w:author="Arnob Alam" w:date="2025-01-20T21:44:00Z"/>
          <w:trPrChange w:id="264" w:author="Arnob Alam" w:date="2025-01-21T15:59:00Z" w16du:dateUtc="2025-01-21T20:59:00Z">
            <w:trPr>
              <w:gridAfter w:val="1"/>
              <w:tblCellSpacing w:w="15" w:type="dxa"/>
              <w:jc w:val="center"/>
            </w:trPr>
          </w:trPrChange>
        </w:trPr>
        <w:tc>
          <w:tcPr>
            <w:tcW w:w="0" w:type="auto"/>
            <w:gridSpan w:val="2"/>
            <w:vAlign w:val="center"/>
            <w:hideMark/>
            <w:tcPrChange w:id="265" w:author="Arnob Alam" w:date="2025-01-21T15:59:00Z" w16du:dateUtc="2025-01-21T20:59:00Z">
              <w:tcPr>
                <w:tcW w:w="0" w:type="auto"/>
                <w:gridSpan w:val="2"/>
                <w:vAlign w:val="center"/>
                <w:hideMark/>
              </w:tcPr>
            </w:tcPrChange>
          </w:tcPr>
          <w:p w14:paraId="08E8A6D5" w14:textId="7DAF9344" w:rsidR="00B5286A" w:rsidDel="00684349" w:rsidRDefault="00B5286A">
            <w:pPr>
              <w:jc w:val="center"/>
              <w:rPr>
                <w:del w:id="266" w:author="Arnob Alam" w:date="2025-01-20T21:44:00Z" w16du:dateUtc="2025-01-21T02:44:00Z"/>
                <w:rFonts w:eastAsia="Times New Roman"/>
                <w:sz w:val="20"/>
                <w:szCs w:val="20"/>
              </w:rPr>
            </w:pPr>
          </w:p>
        </w:tc>
        <w:tc>
          <w:tcPr>
            <w:tcW w:w="0" w:type="auto"/>
            <w:gridSpan w:val="2"/>
            <w:vAlign w:val="center"/>
            <w:hideMark/>
            <w:tcPrChange w:id="267" w:author="Arnob Alam" w:date="2025-01-21T15:59:00Z" w16du:dateUtc="2025-01-21T20:59:00Z">
              <w:tcPr>
                <w:tcW w:w="0" w:type="auto"/>
                <w:gridSpan w:val="2"/>
                <w:vAlign w:val="center"/>
                <w:hideMark/>
              </w:tcPr>
            </w:tcPrChange>
          </w:tcPr>
          <w:p w14:paraId="6054EBA7" w14:textId="5FE6A7F9" w:rsidR="00B5286A" w:rsidDel="00684349" w:rsidRDefault="00B5286A">
            <w:pPr>
              <w:jc w:val="center"/>
              <w:rPr>
                <w:del w:id="268" w:author="Arnob Alam" w:date="2025-01-20T21:44:00Z" w16du:dateUtc="2025-01-21T02:44:00Z"/>
                <w:rFonts w:eastAsia="Times New Roman"/>
              </w:rPr>
            </w:pPr>
            <w:del w:id="269" w:author="Arnob Alam" w:date="2025-01-20T21:44:00Z" w16du:dateUtc="2025-01-21T02:44:00Z">
              <w:r w:rsidDel="00684349">
                <w:rPr>
                  <w:rStyle w:val="Emphasis"/>
                </w:rPr>
                <w:delText>Dependent variable:</w:delText>
              </w:r>
            </w:del>
          </w:p>
        </w:tc>
      </w:tr>
      <w:tr w:rsidR="00B5286A" w:rsidDel="00684349" w14:paraId="17C85497" w14:textId="3E9B199B" w:rsidTr="00A336D5">
        <w:trPr>
          <w:gridAfter w:val="1"/>
          <w:tblCellSpacing w:w="15" w:type="dxa"/>
          <w:jc w:val="center"/>
          <w:del w:id="270" w:author="Arnob Alam" w:date="2025-01-20T21:44:00Z"/>
          <w:trPrChange w:id="271" w:author="Arnob Alam" w:date="2025-01-21T15:59:00Z" w16du:dateUtc="2025-01-21T20:59:00Z">
            <w:trPr>
              <w:gridAfter w:val="1"/>
              <w:tblCellSpacing w:w="15" w:type="dxa"/>
              <w:jc w:val="center"/>
            </w:trPr>
          </w:trPrChange>
        </w:trPr>
        <w:tc>
          <w:tcPr>
            <w:tcW w:w="0" w:type="auto"/>
            <w:gridSpan w:val="2"/>
            <w:vAlign w:val="center"/>
            <w:hideMark/>
            <w:tcPrChange w:id="272" w:author="Arnob Alam" w:date="2025-01-21T15:59:00Z" w16du:dateUtc="2025-01-21T20:59:00Z">
              <w:tcPr>
                <w:tcW w:w="0" w:type="auto"/>
                <w:gridSpan w:val="2"/>
                <w:vAlign w:val="center"/>
                <w:hideMark/>
              </w:tcPr>
            </w:tcPrChange>
          </w:tcPr>
          <w:p w14:paraId="455E9593" w14:textId="20AECB38" w:rsidR="00B5286A" w:rsidDel="00684349" w:rsidRDefault="00B5286A">
            <w:pPr>
              <w:jc w:val="center"/>
              <w:rPr>
                <w:del w:id="273" w:author="Arnob Alam" w:date="2025-01-20T21:44:00Z" w16du:dateUtc="2025-01-21T02:44:00Z"/>
                <w:rFonts w:eastAsia="Times New Roman"/>
              </w:rPr>
            </w:pPr>
          </w:p>
        </w:tc>
        <w:tc>
          <w:tcPr>
            <w:tcW w:w="0" w:type="auto"/>
            <w:gridSpan w:val="2"/>
            <w:tcBorders>
              <w:bottom w:val="single" w:sz="6" w:space="0" w:color="000000"/>
            </w:tcBorders>
            <w:vAlign w:val="center"/>
            <w:hideMark/>
            <w:tcPrChange w:id="274" w:author="Arnob Alam" w:date="2025-01-21T15:59:00Z" w16du:dateUtc="2025-01-21T20:59:00Z">
              <w:tcPr>
                <w:tcW w:w="0" w:type="auto"/>
                <w:gridSpan w:val="2"/>
                <w:tcBorders>
                  <w:bottom w:val="single" w:sz="6" w:space="0" w:color="000000"/>
                </w:tcBorders>
                <w:vAlign w:val="center"/>
                <w:hideMark/>
              </w:tcPr>
            </w:tcPrChange>
          </w:tcPr>
          <w:p w14:paraId="589CF0A2" w14:textId="6CB6DF22" w:rsidR="00B5286A" w:rsidDel="00684349" w:rsidRDefault="00B5286A">
            <w:pPr>
              <w:jc w:val="center"/>
              <w:rPr>
                <w:del w:id="275" w:author="Arnob Alam" w:date="2025-01-20T21:44:00Z" w16du:dateUtc="2025-01-21T02:44:00Z"/>
                <w:rFonts w:eastAsia="Times New Roman"/>
                <w:sz w:val="20"/>
                <w:szCs w:val="20"/>
              </w:rPr>
            </w:pPr>
          </w:p>
        </w:tc>
      </w:tr>
      <w:tr w:rsidR="00B5286A" w:rsidDel="00684349" w14:paraId="458461AD" w14:textId="04C2603E" w:rsidTr="00A336D5">
        <w:trPr>
          <w:gridAfter w:val="1"/>
          <w:tblCellSpacing w:w="15" w:type="dxa"/>
          <w:jc w:val="center"/>
          <w:del w:id="276" w:author="Arnob Alam" w:date="2025-01-20T21:44:00Z"/>
          <w:trPrChange w:id="277" w:author="Arnob Alam" w:date="2025-01-21T15:59:00Z" w16du:dateUtc="2025-01-21T20:59:00Z">
            <w:trPr>
              <w:gridAfter w:val="1"/>
              <w:tblCellSpacing w:w="15" w:type="dxa"/>
              <w:jc w:val="center"/>
            </w:trPr>
          </w:trPrChange>
        </w:trPr>
        <w:tc>
          <w:tcPr>
            <w:tcW w:w="0" w:type="auto"/>
            <w:gridSpan w:val="2"/>
            <w:vAlign w:val="center"/>
            <w:hideMark/>
            <w:tcPrChange w:id="278" w:author="Arnob Alam" w:date="2025-01-21T15:59:00Z" w16du:dateUtc="2025-01-21T20:59:00Z">
              <w:tcPr>
                <w:tcW w:w="0" w:type="auto"/>
                <w:gridSpan w:val="2"/>
                <w:vAlign w:val="center"/>
                <w:hideMark/>
              </w:tcPr>
            </w:tcPrChange>
          </w:tcPr>
          <w:p w14:paraId="7B61E13F" w14:textId="5F322BB2" w:rsidR="00B5286A" w:rsidDel="00684349" w:rsidRDefault="00B5286A">
            <w:pPr>
              <w:jc w:val="center"/>
              <w:rPr>
                <w:del w:id="279" w:author="Arnob Alam" w:date="2025-01-20T21:44:00Z" w16du:dateUtc="2025-01-21T02:44:00Z"/>
                <w:rFonts w:eastAsia="Times New Roman"/>
                <w:sz w:val="20"/>
                <w:szCs w:val="20"/>
              </w:rPr>
            </w:pPr>
          </w:p>
        </w:tc>
        <w:tc>
          <w:tcPr>
            <w:tcW w:w="0" w:type="auto"/>
            <w:gridSpan w:val="2"/>
            <w:vAlign w:val="center"/>
            <w:hideMark/>
            <w:tcPrChange w:id="280" w:author="Arnob Alam" w:date="2025-01-21T15:59:00Z" w16du:dateUtc="2025-01-21T20:59:00Z">
              <w:tcPr>
                <w:tcW w:w="0" w:type="auto"/>
                <w:gridSpan w:val="2"/>
                <w:vAlign w:val="center"/>
                <w:hideMark/>
              </w:tcPr>
            </w:tcPrChange>
          </w:tcPr>
          <w:p w14:paraId="750B1728" w14:textId="334BF9FE" w:rsidR="00B5286A" w:rsidDel="00684349" w:rsidRDefault="00B5286A">
            <w:pPr>
              <w:jc w:val="center"/>
              <w:rPr>
                <w:del w:id="281" w:author="Arnob Alam" w:date="2025-01-20T21:44:00Z" w16du:dateUtc="2025-01-21T02:44:00Z"/>
                <w:rFonts w:eastAsia="Times New Roman"/>
              </w:rPr>
            </w:pPr>
            <w:del w:id="282" w:author="Arnob Alam" w:date="2025-01-20T21:44:00Z" w16du:dateUtc="2025-01-21T02:44:00Z">
              <w:r w:rsidDel="00684349">
                <w:rPr>
                  <w:rFonts w:eastAsia="Times New Roman"/>
                </w:rPr>
                <w:delText>Relative Spread</w:delText>
              </w:r>
            </w:del>
          </w:p>
        </w:tc>
      </w:tr>
      <w:tr w:rsidR="00B5286A" w:rsidDel="00684349" w14:paraId="696D85C3" w14:textId="106CD802" w:rsidTr="00A336D5">
        <w:trPr>
          <w:gridAfter w:val="1"/>
          <w:tblCellSpacing w:w="15" w:type="dxa"/>
          <w:jc w:val="center"/>
          <w:del w:id="283" w:author="Arnob Alam" w:date="2025-01-20T21:44:00Z"/>
          <w:trPrChange w:id="284"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285" w:author="Arnob Alam" w:date="2025-01-21T15:59:00Z" w16du:dateUtc="2025-01-21T20:59:00Z">
              <w:tcPr>
                <w:tcW w:w="0" w:type="auto"/>
                <w:gridSpan w:val="4"/>
                <w:tcBorders>
                  <w:bottom w:val="single" w:sz="6" w:space="0" w:color="000000"/>
                </w:tcBorders>
                <w:vAlign w:val="center"/>
                <w:hideMark/>
              </w:tcPr>
            </w:tcPrChange>
          </w:tcPr>
          <w:p w14:paraId="02A40557" w14:textId="2FF2CB45" w:rsidR="00B5286A" w:rsidDel="00684349" w:rsidRDefault="00B5286A">
            <w:pPr>
              <w:jc w:val="center"/>
              <w:rPr>
                <w:del w:id="286" w:author="Arnob Alam" w:date="2025-01-20T21:44:00Z" w16du:dateUtc="2025-01-21T02:44:00Z"/>
                <w:rFonts w:eastAsia="Times New Roman"/>
              </w:rPr>
            </w:pPr>
          </w:p>
        </w:tc>
      </w:tr>
      <w:tr w:rsidR="00B5286A" w:rsidDel="00684349" w14:paraId="28FC1BCD" w14:textId="6E0F84A1" w:rsidTr="00A336D5">
        <w:trPr>
          <w:gridAfter w:val="1"/>
          <w:tblCellSpacing w:w="15" w:type="dxa"/>
          <w:jc w:val="center"/>
          <w:del w:id="287" w:author="Arnob Alam" w:date="2025-01-20T21:44:00Z"/>
          <w:trPrChange w:id="288" w:author="Arnob Alam" w:date="2025-01-21T15:59:00Z" w16du:dateUtc="2025-01-21T20:59:00Z">
            <w:trPr>
              <w:gridAfter w:val="1"/>
              <w:tblCellSpacing w:w="15" w:type="dxa"/>
              <w:jc w:val="center"/>
            </w:trPr>
          </w:trPrChange>
        </w:trPr>
        <w:tc>
          <w:tcPr>
            <w:tcW w:w="0" w:type="auto"/>
            <w:gridSpan w:val="2"/>
            <w:vAlign w:val="center"/>
            <w:hideMark/>
            <w:tcPrChange w:id="289" w:author="Arnob Alam" w:date="2025-01-21T15:59:00Z" w16du:dateUtc="2025-01-21T20:59:00Z">
              <w:tcPr>
                <w:tcW w:w="0" w:type="auto"/>
                <w:gridSpan w:val="2"/>
                <w:vAlign w:val="center"/>
                <w:hideMark/>
              </w:tcPr>
            </w:tcPrChange>
          </w:tcPr>
          <w:p w14:paraId="29B17BA9" w14:textId="44D53EE9" w:rsidR="00B5286A" w:rsidDel="00684349" w:rsidRDefault="00B5286A">
            <w:pPr>
              <w:jc w:val="left"/>
              <w:rPr>
                <w:del w:id="290" w:author="Arnob Alam" w:date="2025-01-20T21:44:00Z" w16du:dateUtc="2025-01-21T02:44:00Z"/>
                <w:rFonts w:eastAsia="Times New Roman"/>
              </w:rPr>
            </w:pPr>
            <w:del w:id="291" w:author="Arnob Alam" w:date="2025-01-20T21:44:00Z" w16du:dateUtc="2025-01-21T02:44:00Z">
              <w:r w:rsidDel="00684349">
                <w:rPr>
                  <w:rFonts w:eastAsia="Times New Roman"/>
                </w:rPr>
                <w:delText>Group</w:delText>
              </w:r>
            </w:del>
          </w:p>
        </w:tc>
        <w:tc>
          <w:tcPr>
            <w:tcW w:w="0" w:type="auto"/>
            <w:gridSpan w:val="2"/>
            <w:vAlign w:val="center"/>
            <w:hideMark/>
            <w:tcPrChange w:id="292" w:author="Arnob Alam" w:date="2025-01-21T15:59:00Z" w16du:dateUtc="2025-01-21T20:59:00Z">
              <w:tcPr>
                <w:tcW w:w="0" w:type="auto"/>
                <w:gridSpan w:val="2"/>
                <w:vAlign w:val="center"/>
                <w:hideMark/>
              </w:tcPr>
            </w:tcPrChange>
          </w:tcPr>
          <w:p w14:paraId="18E1C981" w14:textId="52A70FA1" w:rsidR="00B5286A" w:rsidDel="00684349" w:rsidRDefault="00B5286A">
            <w:pPr>
              <w:jc w:val="center"/>
              <w:rPr>
                <w:del w:id="293" w:author="Arnob Alam" w:date="2025-01-20T21:44:00Z" w16du:dateUtc="2025-01-21T02:44:00Z"/>
                <w:rFonts w:eastAsia="Times New Roman"/>
              </w:rPr>
            </w:pPr>
            <w:del w:id="294" w:author="Arnob Alam" w:date="2025-01-20T21:44:00Z" w16du:dateUtc="2025-01-21T02:44:00Z">
              <w:r w:rsidDel="00684349">
                <w:rPr>
                  <w:rFonts w:eastAsia="Times New Roman"/>
                </w:rPr>
                <w:delText>-0.005</w:delText>
              </w:r>
              <w:r w:rsidDel="00684349">
                <w:rPr>
                  <w:rFonts w:eastAsia="Times New Roman"/>
                  <w:vertAlign w:val="superscript"/>
                </w:rPr>
                <w:delText>***</w:delText>
              </w:r>
            </w:del>
          </w:p>
        </w:tc>
      </w:tr>
      <w:tr w:rsidR="00B5286A" w:rsidDel="00684349" w14:paraId="1CC2ED70" w14:textId="601569EC" w:rsidTr="00A336D5">
        <w:trPr>
          <w:gridAfter w:val="1"/>
          <w:tblCellSpacing w:w="15" w:type="dxa"/>
          <w:jc w:val="center"/>
          <w:del w:id="295" w:author="Arnob Alam" w:date="2025-01-20T21:44:00Z"/>
          <w:trPrChange w:id="296" w:author="Arnob Alam" w:date="2025-01-21T15:59:00Z" w16du:dateUtc="2025-01-21T20:59:00Z">
            <w:trPr>
              <w:gridAfter w:val="1"/>
              <w:tblCellSpacing w:w="15" w:type="dxa"/>
              <w:jc w:val="center"/>
            </w:trPr>
          </w:trPrChange>
        </w:trPr>
        <w:tc>
          <w:tcPr>
            <w:tcW w:w="0" w:type="auto"/>
            <w:gridSpan w:val="2"/>
            <w:vAlign w:val="center"/>
            <w:hideMark/>
            <w:tcPrChange w:id="297" w:author="Arnob Alam" w:date="2025-01-21T15:59:00Z" w16du:dateUtc="2025-01-21T20:59:00Z">
              <w:tcPr>
                <w:tcW w:w="0" w:type="auto"/>
                <w:gridSpan w:val="2"/>
                <w:vAlign w:val="center"/>
                <w:hideMark/>
              </w:tcPr>
            </w:tcPrChange>
          </w:tcPr>
          <w:p w14:paraId="6AC35B51" w14:textId="645FF8F7" w:rsidR="00B5286A" w:rsidDel="00684349" w:rsidRDefault="00B5286A">
            <w:pPr>
              <w:jc w:val="center"/>
              <w:rPr>
                <w:del w:id="298" w:author="Arnob Alam" w:date="2025-01-20T21:44:00Z" w16du:dateUtc="2025-01-21T02:44:00Z"/>
                <w:rFonts w:eastAsia="Times New Roman"/>
              </w:rPr>
            </w:pPr>
          </w:p>
        </w:tc>
        <w:tc>
          <w:tcPr>
            <w:tcW w:w="0" w:type="auto"/>
            <w:gridSpan w:val="2"/>
            <w:vAlign w:val="center"/>
            <w:hideMark/>
            <w:tcPrChange w:id="299" w:author="Arnob Alam" w:date="2025-01-21T15:59:00Z" w16du:dateUtc="2025-01-21T20:59:00Z">
              <w:tcPr>
                <w:tcW w:w="0" w:type="auto"/>
                <w:gridSpan w:val="2"/>
                <w:vAlign w:val="center"/>
                <w:hideMark/>
              </w:tcPr>
            </w:tcPrChange>
          </w:tcPr>
          <w:p w14:paraId="63931614" w14:textId="17D84D2D" w:rsidR="00B5286A" w:rsidDel="00684349" w:rsidRDefault="00B5286A">
            <w:pPr>
              <w:jc w:val="center"/>
              <w:rPr>
                <w:del w:id="300" w:author="Arnob Alam" w:date="2025-01-20T21:44:00Z" w16du:dateUtc="2025-01-21T02:44:00Z"/>
                <w:rFonts w:eastAsia="Times New Roman"/>
              </w:rPr>
            </w:pPr>
            <w:del w:id="301" w:author="Arnob Alam" w:date="2025-01-20T21:44:00Z" w16du:dateUtc="2025-01-21T02:44:00Z">
              <w:r w:rsidDel="00684349">
                <w:rPr>
                  <w:rFonts w:eastAsia="Times New Roman"/>
                </w:rPr>
                <w:delText>(0.001)</w:delText>
              </w:r>
            </w:del>
          </w:p>
        </w:tc>
      </w:tr>
      <w:tr w:rsidR="00B5286A" w:rsidDel="00684349" w14:paraId="041EE3A1" w14:textId="3A62674A" w:rsidTr="00A336D5">
        <w:trPr>
          <w:gridAfter w:val="1"/>
          <w:tblCellSpacing w:w="15" w:type="dxa"/>
          <w:jc w:val="center"/>
          <w:del w:id="302" w:author="Arnob Alam" w:date="2025-01-20T21:44:00Z"/>
          <w:trPrChange w:id="303" w:author="Arnob Alam" w:date="2025-01-21T15:59:00Z" w16du:dateUtc="2025-01-21T20:59:00Z">
            <w:trPr>
              <w:gridAfter w:val="1"/>
              <w:tblCellSpacing w:w="15" w:type="dxa"/>
              <w:jc w:val="center"/>
            </w:trPr>
          </w:trPrChange>
        </w:trPr>
        <w:tc>
          <w:tcPr>
            <w:tcW w:w="0" w:type="auto"/>
            <w:gridSpan w:val="2"/>
            <w:vAlign w:val="center"/>
            <w:hideMark/>
            <w:tcPrChange w:id="304" w:author="Arnob Alam" w:date="2025-01-21T15:59:00Z" w16du:dateUtc="2025-01-21T20:59:00Z">
              <w:tcPr>
                <w:tcW w:w="0" w:type="auto"/>
                <w:gridSpan w:val="2"/>
                <w:vAlign w:val="center"/>
                <w:hideMark/>
              </w:tcPr>
            </w:tcPrChange>
          </w:tcPr>
          <w:p w14:paraId="7D1B91F0" w14:textId="308D73E1" w:rsidR="00B5286A" w:rsidDel="00684349" w:rsidRDefault="00B5286A">
            <w:pPr>
              <w:jc w:val="center"/>
              <w:rPr>
                <w:del w:id="305" w:author="Arnob Alam" w:date="2025-01-20T21:44:00Z" w16du:dateUtc="2025-01-21T02:44:00Z"/>
                <w:rFonts w:eastAsia="Times New Roman"/>
              </w:rPr>
            </w:pPr>
          </w:p>
        </w:tc>
        <w:tc>
          <w:tcPr>
            <w:tcW w:w="0" w:type="auto"/>
            <w:gridSpan w:val="2"/>
            <w:vAlign w:val="center"/>
            <w:hideMark/>
            <w:tcPrChange w:id="306" w:author="Arnob Alam" w:date="2025-01-21T15:59:00Z" w16du:dateUtc="2025-01-21T20:59:00Z">
              <w:tcPr>
                <w:tcW w:w="0" w:type="auto"/>
                <w:gridSpan w:val="2"/>
                <w:vAlign w:val="center"/>
                <w:hideMark/>
              </w:tcPr>
            </w:tcPrChange>
          </w:tcPr>
          <w:p w14:paraId="25BAA37E" w14:textId="3DA33CDB" w:rsidR="00B5286A" w:rsidDel="00684349" w:rsidRDefault="00B5286A">
            <w:pPr>
              <w:rPr>
                <w:del w:id="307" w:author="Arnob Alam" w:date="2025-01-20T21:44:00Z" w16du:dateUtc="2025-01-21T02:44:00Z"/>
                <w:rFonts w:eastAsia="Times New Roman"/>
                <w:sz w:val="20"/>
                <w:szCs w:val="20"/>
              </w:rPr>
            </w:pPr>
          </w:p>
        </w:tc>
      </w:tr>
      <w:tr w:rsidR="00B5286A" w:rsidDel="00684349" w14:paraId="581AF81D" w14:textId="79A5358C" w:rsidTr="00A336D5">
        <w:trPr>
          <w:gridAfter w:val="1"/>
          <w:tblCellSpacing w:w="15" w:type="dxa"/>
          <w:jc w:val="center"/>
          <w:del w:id="308" w:author="Arnob Alam" w:date="2025-01-20T21:44:00Z"/>
          <w:trPrChange w:id="309" w:author="Arnob Alam" w:date="2025-01-21T15:59:00Z" w16du:dateUtc="2025-01-21T20:59:00Z">
            <w:trPr>
              <w:gridAfter w:val="1"/>
              <w:tblCellSpacing w:w="15" w:type="dxa"/>
              <w:jc w:val="center"/>
            </w:trPr>
          </w:trPrChange>
        </w:trPr>
        <w:tc>
          <w:tcPr>
            <w:tcW w:w="0" w:type="auto"/>
            <w:gridSpan w:val="2"/>
            <w:vAlign w:val="center"/>
            <w:hideMark/>
            <w:tcPrChange w:id="310" w:author="Arnob Alam" w:date="2025-01-21T15:59:00Z" w16du:dateUtc="2025-01-21T20:59:00Z">
              <w:tcPr>
                <w:tcW w:w="0" w:type="auto"/>
                <w:gridSpan w:val="2"/>
                <w:vAlign w:val="center"/>
                <w:hideMark/>
              </w:tcPr>
            </w:tcPrChange>
          </w:tcPr>
          <w:p w14:paraId="300F5C93" w14:textId="5541AB77" w:rsidR="00B5286A" w:rsidDel="00684349" w:rsidRDefault="00B5286A">
            <w:pPr>
              <w:jc w:val="left"/>
              <w:rPr>
                <w:del w:id="311" w:author="Arnob Alam" w:date="2025-01-20T21:44:00Z" w16du:dateUtc="2025-01-21T02:44:00Z"/>
                <w:rFonts w:eastAsia="Times New Roman"/>
              </w:rPr>
            </w:pPr>
            <w:del w:id="312" w:author="Arnob Alam" w:date="2025-01-20T21:44:00Z" w16du:dateUtc="2025-01-21T02:44:00Z">
              <w:r w:rsidDel="00684349">
                <w:rPr>
                  <w:rFonts w:eastAsia="Times New Roman"/>
                </w:rPr>
                <w:delText>Period</w:delText>
              </w:r>
            </w:del>
          </w:p>
        </w:tc>
        <w:tc>
          <w:tcPr>
            <w:tcW w:w="0" w:type="auto"/>
            <w:gridSpan w:val="2"/>
            <w:vAlign w:val="center"/>
            <w:hideMark/>
            <w:tcPrChange w:id="313" w:author="Arnob Alam" w:date="2025-01-21T15:59:00Z" w16du:dateUtc="2025-01-21T20:59:00Z">
              <w:tcPr>
                <w:tcW w:w="0" w:type="auto"/>
                <w:gridSpan w:val="2"/>
                <w:vAlign w:val="center"/>
                <w:hideMark/>
              </w:tcPr>
            </w:tcPrChange>
          </w:tcPr>
          <w:p w14:paraId="585F3902" w14:textId="076CF2A4" w:rsidR="00B5286A" w:rsidDel="00684349" w:rsidRDefault="00B5286A">
            <w:pPr>
              <w:jc w:val="center"/>
              <w:rPr>
                <w:del w:id="314" w:author="Arnob Alam" w:date="2025-01-20T21:44:00Z" w16du:dateUtc="2025-01-21T02:44:00Z"/>
                <w:rFonts w:eastAsia="Times New Roman"/>
              </w:rPr>
            </w:pPr>
            <w:del w:id="315" w:author="Arnob Alam" w:date="2025-01-20T21:44:00Z" w16du:dateUtc="2025-01-21T02:44:00Z">
              <w:r w:rsidDel="00684349">
                <w:rPr>
                  <w:rFonts w:eastAsia="Times New Roman"/>
                </w:rPr>
                <w:delText>0.0001</w:delText>
              </w:r>
            </w:del>
          </w:p>
        </w:tc>
      </w:tr>
      <w:tr w:rsidR="00B5286A" w:rsidDel="00684349" w14:paraId="37532AB0" w14:textId="6D607744" w:rsidTr="00A336D5">
        <w:trPr>
          <w:gridAfter w:val="1"/>
          <w:tblCellSpacing w:w="15" w:type="dxa"/>
          <w:jc w:val="center"/>
          <w:del w:id="316" w:author="Arnob Alam" w:date="2025-01-20T21:44:00Z"/>
          <w:trPrChange w:id="317" w:author="Arnob Alam" w:date="2025-01-21T15:59:00Z" w16du:dateUtc="2025-01-21T20:59:00Z">
            <w:trPr>
              <w:gridAfter w:val="1"/>
              <w:tblCellSpacing w:w="15" w:type="dxa"/>
              <w:jc w:val="center"/>
            </w:trPr>
          </w:trPrChange>
        </w:trPr>
        <w:tc>
          <w:tcPr>
            <w:tcW w:w="0" w:type="auto"/>
            <w:gridSpan w:val="2"/>
            <w:vAlign w:val="center"/>
            <w:hideMark/>
            <w:tcPrChange w:id="318" w:author="Arnob Alam" w:date="2025-01-21T15:59:00Z" w16du:dateUtc="2025-01-21T20:59:00Z">
              <w:tcPr>
                <w:tcW w:w="0" w:type="auto"/>
                <w:gridSpan w:val="2"/>
                <w:vAlign w:val="center"/>
                <w:hideMark/>
              </w:tcPr>
            </w:tcPrChange>
          </w:tcPr>
          <w:p w14:paraId="1DAD4A14" w14:textId="52042FFF" w:rsidR="00B5286A" w:rsidDel="00684349" w:rsidRDefault="00B5286A">
            <w:pPr>
              <w:jc w:val="center"/>
              <w:rPr>
                <w:del w:id="319" w:author="Arnob Alam" w:date="2025-01-20T21:44:00Z" w16du:dateUtc="2025-01-21T02:44:00Z"/>
                <w:rFonts w:eastAsia="Times New Roman"/>
              </w:rPr>
            </w:pPr>
          </w:p>
        </w:tc>
        <w:tc>
          <w:tcPr>
            <w:tcW w:w="0" w:type="auto"/>
            <w:gridSpan w:val="2"/>
            <w:vAlign w:val="center"/>
            <w:hideMark/>
            <w:tcPrChange w:id="320" w:author="Arnob Alam" w:date="2025-01-21T15:59:00Z" w16du:dateUtc="2025-01-21T20:59:00Z">
              <w:tcPr>
                <w:tcW w:w="0" w:type="auto"/>
                <w:gridSpan w:val="2"/>
                <w:vAlign w:val="center"/>
                <w:hideMark/>
              </w:tcPr>
            </w:tcPrChange>
          </w:tcPr>
          <w:p w14:paraId="1BFF9711" w14:textId="2126ED0B" w:rsidR="00B5286A" w:rsidDel="00684349" w:rsidRDefault="00B5286A">
            <w:pPr>
              <w:jc w:val="center"/>
              <w:rPr>
                <w:del w:id="321" w:author="Arnob Alam" w:date="2025-01-20T21:44:00Z" w16du:dateUtc="2025-01-21T02:44:00Z"/>
                <w:rFonts w:eastAsia="Times New Roman"/>
              </w:rPr>
            </w:pPr>
            <w:del w:id="322" w:author="Arnob Alam" w:date="2025-01-20T21:44:00Z" w16du:dateUtc="2025-01-21T02:44:00Z">
              <w:r w:rsidDel="00684349">
                <w:rPr>
                  <w:rFonts w:eastAsia="Times New Roman"/>
                </w:rPr>
                <w:delText>(0.001)</w:delText>
              </w:r>
            </w:del>
          </w:p>
        </w:tc>
      </w:tr>
      <w:tr w:rsidR="00B5286A" w:rsidDel="00684349" w14:paraId="650F4440" w14:textId="2B4D0CF1" w:rsidTr="00A336D5">
        <w:trPr>
          <w:gridAfter w:val="1"/>
          <w:tblCellSpacing w:w="15" w:type="dxa"/>
          <w:jc w:val="center"/>
          <w:del w:id="323" w:author="Arnob Alam" w:date="2025-01-20T21:44:00Z"/>
          <w:trPrChange w:id="324" w:author="Arnob Alam" w:date="2025-01-21T15:59:00Z" w16du:dateUtc="2025-01-21T20:59:00Z">
            <w:trPr>
              <w:gridAfter w:val="1"/>
              <w:tblCellSpacing w:w="15" w:type="dxa"/>
              <w:jc w:val="center"/>
            </w:trPr>
          </w:trPrChange>
        </w:trPr>
        <w:tc>
          <w:tcPr>
            <w:tcW w:w="0" w:type="auto"/>
            <w:gridSpan w:val="2"/>
            <w:vAlign w:val="center"/>
            <w:hideMark/>
            <w:tcPrChange w:id="325" w:author="Arnob Alam" w:date="2025-01-21T15:59:00Z" w16du:dateUtc="2025-01-21T20:59:00Z">
              <w:tcPr>
                <w:tcW w:w="0" w:type="auto"/>
                <w:gridSpan w:val="2"/>
                <w:vAlign w:val="center"/>
                <w:hideMark/>
              </w:tcPr>
            </w:tcPrChange>
          </w:tcPr>
          <w:p w14:paraId="0C996EAB" w14:textId="28CC555B" w:rsidR="00B5286A" w:rsidDel="00684349" w:rsidRDefault="00B5286A">
            <w:pPr>
              <w:jc w:val="center"/>
              <w:rPr>
                <w:del w:id="326" w:author="Arnob Alam" w:date="2025-01-20T21:44:00Z" w16du:dateUtc="2025-01-21T02:44:00Z"/>
                <w:rFonts w:eastAsia="Times New Roman"/>
              </w:rPr>
            </w:pPr>
          </w:p>
        </w:tc>
        <w:tc>
          <w:tcPr>
            <w:tcW w:w="0" w:type="auto"/>
            <w:gridSpan w:val="2"/>
            <w:vAlign w:val="center"/>
            <w:hideMark/>
            <w:tcPrChange w:id="327" w:author="Arnob Alam" w:date="2025-01-21T15:59:00Z" w16du:dateUtc="2025-01-21T20:59:00Z">
              <w:tcPr>
                <w:tcW w:w="0" w:type="auto"/>
                <w:gridSpan w:val="2"/>
                <w:vAlign w:val="center"/>
                <w:hideMark/>
              </w:tcPr>
            </w:tcPrChange>
          </w:tcPr>
          <w:p w14:paraId="75374998" w14:textId="41F33BE1" w:rsidR="00B5286A" w:rsidDel="00684349" w:rsidRDefault="00B5286A">
            <w:pPr>
              <w:rPr>
                <w:del w:id="328" w:author="Arnob Alam" w:date="2025-01-20T21:44:00Z" w16du:dateUtc="2025-01-21T02:44:00Z"/>
                <w:rFonts w:eastAsia="Times New Roman"/>
                <w:sz w:val="20"/>
                <w:szCs w:val="20"/>
              </w:rPr>
            </w:pPr>
          </w:p>
        </w:tc>
      </w:tr>
      <w:tr w:rsidR="00B5286A" w:rsidDel="00684349" w14:paraId="68B3F39B" w14:textId="08143043" w:rsidTr="00A336D5">
        <w:trPr>
          <w:gridAfter w:val="1"/>
          <w:tblCellSpacing w:w="15" w:type="dxa"/>
          <w:jc w:val="center"/>
          <w:del w:id="329" w:author="Arnob Alam" w:date="2025-01-20T21:44:00Z"/>
          <w:trPrChange w:id="330" w:author="Arnob Alam" w:date="2025-01-21T15:59:00Z" w16du:dateUtc="2025-01-21T20:59:00Z">
            <w:trPr>
              <w:gridAfter w:val="1"/>
              <w:tblCellSpacing w:w="15" w:type="dxa"/>
              <w:jc w:val="center"/>
            </w:trPr>
          </w:trPrChange>
        </w:trPr>
        <w:tc>
          <w:tcPr>
            <w:tcW w:w="0" w:type="auto"/>
            <w:gridSpan w:val="2"/>
            <w:vAlign w:val="center"/>
            <w:hideMark/>
            <w:tcPrChange w:id="331" w:author="Arnob Alam" w:date="2025-01-21T15:59:00Z" w16du:dateUtc="2025-01-21T20:59:00Z">
              <w:tcPr>
                <w:tcW w:w="0" w:type="auto"/>
                <w:gridSpan w:val="2"/>
                <w:vAlign w:val="center"/>
                <w:hideMark/>
              </w:tcPr>
            </w:tcPrChange>
          </w:tcPr>
          <w:p w14:paraId="15BA4B01" w14:textId="1485850A" w:rsidR="00B5286A" w:rsidDel="00684349" w:rsidRDefault="00B5286A">
            <w:pPr>
              <w:jc w:val="left"/>
              <w:rPr>
                <w:del w:id="332" w:author="Arnob Alam" w:date="2025-01-20T21:44:00Z" w16du:dateUtc="2025-01-21T02:44:00Z"/>
                <w:rFonts w:eastAsia="Times New Roman"/>
              </w:rPr>
            </w:pPr>
            <w:del w:id="333" w:author="Arnob Alam" w:date="2025-01-20T21:44:00Z" w16du:dateUtc="2025-01-21T02:44:00Z">
              <w:r w:rsidDel="00684349">
                <w:rPr>
                  <w:rFonts w:eastAsia="Times New Roman"/>
                </w:rPr>
                <w:delText>Tenor (2Y)</w:delText>
              </w:r>
            </w:del>
          </w:p>
        </w:tc>
        <w:tc>
          <w:tcPr>
            <w:tcW w:w="0" w:type="auto"/>
            <w:gridSpan w:val="2"/>
            <w:vAlign w:val="center"/>
            <w:hideMark/>
            <w:tcPrChange w:id="334" w:author="Arnob Alam" w:date="2025-01-21T15:59:00Z" w16du:dateUtc="2025-01-21T20:59:00Z">
              <w:tcPr>
                <w:tcW w:w="0" w:type="auto"/>
                <w:gridSpan w:val="2"/>
                <w:vAlign w:val="center"/>
                <w:hideMark/>
              </w:tcPr>
            </w:tcPrChange>
          </w:tcPr>
          <w:p w14:paraId="26DC3397" w14:textId="22934D96" w:rsidR="00B5286A" w:rsidDel="00684349" w:rsidRDefault="00B5286A">
            <w:pPr>
              <w:jc w:val="center"/>
              <w:rPr>
                <w:del w:id="335" w:author="Arnob Alam" w:date="2025-01-20T21:44:00Z" w16du:dateUtc="2025-01-21T02:44:00Z"/>
                <w:rFonts w:eastAsia="Times New Roman"/>
              </w:rPr>
            </w:pPr>
            <w:del w:id="336" w:author="Arnob Alam" w:date="2025-01-20T21:44:00Z" w16du:dateUtc="2025-01-21T02:44:00Z">
              <w:r w:rsidDel="00684349">
                <w:rPr>
                  <w:rFonts w:eastAsia="Times New Roman"/>
                </w:rPr>
                <w:delText>0.007</w:delText>
              </w:r>
              <w:r w:rsidDel="00684349">
                <w:rPr>
                  <w:rFonts w:eastAsia="Times New Roman"/>
                  <w:vertAlign w:val="superscript"/>
                </w:rPr>
                <w:delText>***</w:delText>
              </w:r>
            </w:del>
          </w:p>
        </w:tc>
      </w:tr>
      <w:tr w:rsidR="00B5286A" w:rsidDel="00684349" w14:paraId="54AF6DF5" w14:textId="255E38ED" w:rsidTr="00A336D5">
        <w:trPr>
          <w:gridAfter w:val="1"/>
          <w:tblCellSpacing w:w="15" w:type="dxa"/>
          <w:jc w:val="center"/>
          <w:del w:id="337" w:author="Arnob Alam" w:date="2025-01-20T21:44:00Z"/>
          <w:trPrChange w:id="338" w:author="Arnob Alam" w:date="2025-01-21T15:59:00Z" w16du:dateUtc="2025-01-21T20:59:00Z">
            <w:trPr>
              <w:gridAfter w:val="1"/>
              <w:tblCellSpacing w:w="15" w:type="dxa"/>
              <w:jc w:val="center"/>
            </w:trPr>
          </w:trPrChange>
        </w:trPr>
        <w:tc>
          <w:tcPr>
            <w:tcW w:w="0" w:type="auto"/>
            <w:gridSpan w:val="2"/>
            <w:vAlign w:val="center"/>
            <w:hideMark/>
            <w:tcPrChange w:id="339" w:author="Arnob Alam" w:date="2025-01-21T15:59:00Z" w16du:dateUtc="2025-01-21T20:59:00Z">
              <w:tcPr>
                <w:tcW w:w="0" w:type="auto"/>
                <w:gridSpan w:val="2"/>
                <w:vAlign w:val="center"/>
                <w:hideMark/>
              </w:tcPr>
            </w:tcPrChange>
          </w:tcPr>
          <w:p w14:paraId="5A9573A6" w14:textId="098C39BC" w:rsidR="00B5286A" w:rsidDel="00684349" w:rsidRDefault="00B5286A">
            <w:pPr>
              <w:jc w:val="center"/>
              <w:rPr>
                <w:del w:id="340" w:author="Arnob Alam" w:date="2025-01-20T21:44:00Z" w16du:dateUtc="2025-01-21T02:44:00Z"/>
                <w:rFonts w:eastAsia="Times New Roman"/>
              </w:rPr>
            </w:pPr>
          </w:p>
        </w:tc>
        <w:tc>
          <w:tcPr>
            <w:tcW w:w="0" w:type="auto"/>
            <w:gridSpan w:val="2"/>
            <w:vAlign w:val="center"/>
            <w:hideMark/>
            <w:tcPrChange w:id="341" w:author="Arnob Alam" w:date="2025-01-21T15:59:00Z" w16du:dateUtc="2025-01-21T20:59:00Z">
              <w:tcPr>
                <w:tcW w:w="0" w:type="auto"/>
                <w:gridSpan w:val="2"/>
                <w:vAlign w:val="center"/>
                <w:hideMark/>
              </w:tcPr>
            </w:tcPrChange>
          </w:tcPr>
          <w:p w14:paraId="32828830" w14:textId="14629797" w:rsidR="00B5286A" w:rsidDel="00684349" w:rsidRDefault="00B5286A">
            <w:pPr>
              <w:jc w:val="center"/>
              <w:rPr>
                <w:del w:id="342" w:author="Arnob Alam" w:date="2025-01-20T21:44:00Z" w16du:dateUtc="2025-01-21T02:44:00Z"/>
                <w:rFonts w:eastAsia="Times New Roman"/>
              </w:rPr>
            </w:pPr>
            <w:del w:id="343" w:author="Arnob Alam" w:date="2025-01-20T21:44:00Z" w16du:dateUtc="2025-01-21T02:44:00Z">
              <w:r w:rsidDel="00684349">
                <w:rPr>
                  <w:rFonts w:eastAsia="Times New Roman"/>
                </w:rPr>
                <w:delText>(0.001)</w:delText>
              </w:r>
            </w:del>
          </w:p>
        </w:tc>
      </w:tr>
      <w:tr w:rsidR="00B5286A" w:rsidDel="00684349" w14:paraId="7D04B596" w14:textId="4B35AA37" w:rsidTr="00A336D5">
        <w:trPr>
          <w:gridAfter w:val="1"/>
          <w:tblCellSpacing w:w="15" w:type="dxa"/>
          <w:jc w:val="center"/>
          <w:del w:id="344" w:author="Arnob Alam" w:date="2025-01-20T21:44:00Z"/>
          <w:trPrChange w:id="345" w:author="Arnob Alam" w:date="2025-01-21T15:59:00Z" w16du:dateUtc="2025-01-21T20:59:00Z">
            <w:trPr>
              <w:gridAfter w:val="1"/>
              <w:tblCellSpacing w:w="15" w:type="dxa"/>
              <w:jc w:val="center"/>
            </w:trPr>
          </w:trPrChange>
        </w:trPr>
        <w:tc>
          <w:tcPr>
            <w:tcW w:w="0" w:type="auto"/>
            <w:gridSpan w:val="2"/>
            <w:vAlign w:val="center"/>
            <w:hideMark/>
            <w:tcPrChange w:id="346" w:author="Arnob Alam" w:date="2025-01-21T15:59:00Z" w16du:dateUtc="2025-01-21T20:59:00Z">
              <w:tcPr>
                <w:tcW w:w="0" w:type="auto"/>
                <w:gridSpan w:val="2"/>
                <w:vAlign w:val="center"/>
                <w:hideMark/>
              </w:tcPr>
            </w:tcPrChange>
          </w:tcPr>
          <w:p w14:paraId="691A25A5" w14:textId="2ABA9100" w:rsidR="00B5286A" w:rsidDel="00684349" w:rsidRDefault="00B5286A">
            <w:pPr>
              <w:jc w:val="center"/>
              <w:rPr>
                <w:del w:id="347" w:author="Arnob Alam" w:date="2025-01-20T21:44:00Z" w16du:dateUtc="2025-01-21T02:44:00Z"/>
                <w:rFonts w:eastAsia="Times New Roman"/>
              </w:rPr>
            </w:pPr>
          </w:p>
        </w:tc>
        <w:tc>
          <w:tcPr>
            <w:tcW w:w="0" w:type="auto"/>
            <w:gridSpan w:val="2"/>
            <w:vAlign w:val="center"/>
            <w:hideMark/>
            <w:tcPrChange w:id="348" w:author="Arnob Alam" w:date="2025-01-21T15:59:00Z" w16du:dateUtc="2025-01-21T20:59:00Z">
              <w:tcPr>
                <w:tcW w:w="0" w:type="auto"/>
                <w:gridSpan w:val="2"/>
                <w:vAlign w:val="center"/>
                <w:hideMark/>
              </w:tcPr>
            </w:tcPrChange>
          </w:tcPr>
          <w:p w14:paraId="2B231C62" w14:textId="5259699E" w:rsidR="00B5286A" w:rsidDel="00684349" w:rsidRDefault="00B5286A">
            <w:pPr>
              <w:rPr>
                <w:del w:id="349" w:author="Arnob Alam" w:date="2025-01-20T21:44:00Z" w16du:dateUtc="2025-01-21T02:44:00Z"/>
                <w:rFonts w:eastAsia="Times New Roman"/>
                <w:sz w:val="20"/>
                <w:szCs w:val="20"/>
              </w:rPr>
            </w:pPr>
          </w:p>
        </w:tc>
      </w:tr>
      <w:tr w:rsidR="00B5286A" w:rsidDel="00684349" w14:paraId="53C0AF36" w14:textId="3C832608" w:rsidTr="00A336D5">
        <w:trPr>
          <w:gridAfter w:val="1"/>
          <w:tblCellSpacing w:w="15" w:type="dxa"/>
          <w:jc w:val="center"/>
          <w:del w:id="350" w:author="Arnob Alam" w:date="2025-01-20T21:44:00Z"/>
          <w:trPrChange w:id="351" w:author="Arnob Alam" w:date="2025-01-21T15:59:00Z" w16du:dateUtc="2025-01-21T20:59:00Z">
            <w:trPr>
              <w:gridAfter w:val="1"/>
              <w:tblCellSpacing w:w="15" w:type="dxa"/>
              <w:jc w:val="center"/>
            </w:trPr>
          </w:trPrChange>
        </w:trPr>
        <w:tc>
          <w:tcPr>
            <w:tcW w:w="0" w:type="auto"/>
            <w:gridSpan w:val="2"/>
            <w:vAlign w:val="center"/>
            <w:hideMark/>
            <w:tcPrChange w:id="352" w:author="Arnob Alam" w:date="2025-01-21T15:59:00Z" w16du:dateUtc="2025-01-21T20:59:00Z">
              <w:tcPr>
                <w:tcW w:w="0" w:type="auto"/>
                <w:gridSpan w:val="2"/>
                <w:vAlign w:val="center"/>
                <w:hideMark/>
              </w:tcPr>
            </w:tcPrChange>
          </w:tcPr>
          <w:p w14:paraId="38B74177" w14:textId="1437A6B9" w:rsidR="00B5286A" w:rsidDel="00684349" w:rsidRDefault="00B5286A">
            <w:pPr>
              <w:jc w:val="left"/>
              <w:rPr>
                <w:del w:id="353" w:author="Arnob Alam" w:date="2025-01-20T21:44:00Z" w16du:dateUtc="2025-01-21T02:44:00Z"/>
                <w:rFonts w:eastAsia="Times New Roman"/>
              </w:rPr>
            </w:pPr>
            <w:del w:id="354" w:author="Arnob Alam" w:date="2025-01-20T21:44:00Z" w16du:dateUtc="2025-01-21T02:44:00Z">
              <w:r w:rsidDel="00684349">
                <w:rPr>
                  <w:rFonts w:eastAsia="Times New Roman"/>
                </w:rPr>
                <w:delText>Tenor (5Y)</w:delText>
              </w:r>
            </w:del>
          </w:p>
        </w:tc>
        <w:tc>
          <w:tcPr>
            <w:tcW w:w="0" w:type="auto"/>
            <w:gridSpan w:val="2"/>
            <w:vAlign w:val="center"/>
            <w:hideMark/>
            <w:tcPrChange w:id="355" w:author="Arnob Alam" w:date="2025-01-21T15:59:00Z" w16du:dateUtc="2025-01-21T20:59:00Z">
              <w:tcPr>
                <w:tcW w:w="0" w:type="auto"/>
                <w:gridSpan w:val="2"/>
                <w:vAlign w:val="center"/>
                <w:hideMark/>
              </w:tcPr>
            </w:tcPrChange>
          </w:tcPr>
          <w:p w14:paraId="69574360" w14:textId="54362701" w:rsidR="00B5286A" w:rsidDel="00684349" w:rsidRDefault="00B5286A">
            <w:pPr>
              <w:jc w:val="center"/>
              <w:rPr>
                <w:del w:id="356" w:author="Arnob Alam" w:date="2025-01-20T21:44:00Z" w16du:dateUtc="2025-01-21T02:44:00Z"/>
                <w:rFonts w:eastAsia="Times New Roman"/>
              </w:rPr>
            </w:pPr>
            <w:del w:id="357" w:author="Arnob Alam" w:date="2025-01-20T21:44:00Z" w16du:dateUtc="2025-01-21T02:44:00Z">
              <w:r w:rsidDel="00684349">
                <w:rPr>
                  <w:rFonts w:eastAsia="Times New Roman"/>
                </w:rPr>
                <w:delText>0.003</w:delText>
              </w:r>
              <w:r w:rsidDel="00684349">
                <w:rPr>
                  <w:rFonts w:eastAsia="Times New Roman"/>
                  <w:vertAlign w:val="superscript"/>
                </w:rPr>
                <w:delText>***</w:delText>
              </w:r>
            </w:del>
          </w:p>
        </w:tc>
      </w:tr>
      <w:tr w:rsidR="00B5286A" w:rsidDel="00684349" w14:paraId="7A931096" w14:textId="64F273B0" w:rsidTr="00A336D5">
        <w:trPr>
          <w:gridAfter w:val="1"/>
          <w:tblCellSpacing w:w="15" w:type="dxa"/>
          <w:jc w:val="center"/>
          <w:del w:id="358" w:author="Arnob Alam" w:date="2025-01-20T21:44:00Z"/>
          <w:trPrChange w:id="359" w:author="Arnob Alam" w:date="2025-01-21T15:59:00Z" w16du:dateUtc="2025-01-21T20:59:00Z">
            <w:trPr>
              <w:gridAfter w:val="1"/>
              <w:tblCellSpacing w:w="15" w:type="dxa"/>
              <w:jc w:val="center"/>
            </w:trPr>
          </w:trPrChange>
        </w:trPr>
        <w:tc>
          <w:tcPr>
            <w:tcW w:w="0" w:type="auto"/>
            <w:gridSpan w:val="2"/>
            <w:vAlign w:val="center"/>
            <w:hideMark/>
            <w:tcPrChange w:id="360" w:author="Arnob Alam" w:date="2025-01-21T15:59:00Z" w16du:dateUtc="2025-01-21T20:59:00Z">
              <w:tcPr>
                <w:tcW w:w="0" w:type="auto"/>
                <w:gridSpan w:val="2"/>
                <w:vAlign w:val="center"/>
                <w:hideMark/>
              </w:tcPr>
            </w:tcPrChange>
          </w:tcPr>
          <w:p w14:paraId="220E95B1" w14:textId="0E56E47D" w:rsidR="00B5286A" w:rsidDel="00684349" w:rsidRDefault="00B5286A">
            <w:pPr>
              <w:jc w:val="center"/>
              <w:rPr>
                <w:del w:id="361" w:author="Arnob Alam" w:date="2025-01-20T21:44:00Z" w16du:dateUtc="2025-01-21T02:44:00Z"/>
                <w:rFonts w:eastAsia="Times New Roman"/>
              </w:rPr>
            </w:pPr>
          </w:p>
        </w:tc>
        <w:tc>
          <w:tcPr>
            <w:tcW w:w="0" w:type="auto"/>
            <w:gridSpan w:val="2"/>
            <w:vAlign w:val="center"/>
            <w:hideMark/>
            <w:tcPrChange w:id="362" w:author="Arnob Alam" w:date="2025-01-21T15:59:00Z" w16du:dateUtc="2025-01-21T20:59:00Z">
              <w:tcPr>
                <w:tcW w:w="0" w:type="auto"/>
                <w:gridSpan w:val="2"/>
                <w:vAlign w:val="center"/>
                <w:hideMark/>
              </w:tcPr>
            </w:tcPrChange>
          </w:tcPr>
          <w:p w14:paraId="2491706F" w14:textId="26C815A0" w:rsidR="00B5286A" w:rsidDel="00684349" w:rsidRDefault="00B5286A">
            <w:pPr>
              <w:jc w:val="center"/>
              <w:rPr>
                <w:del w:id="363" w:author="Arnob Alam" w:date="2025-01-20T21:44:00Z" w16du:dateUtc="2025-01-21T02:44:00Z"/>
                <w:rFonts w:eastAsia="Times New Roman"/>
              </w:rPr>
            </w:pPr>
            <w:del w:id="364" w:author="Arnob Alam" w:date="2025-01-20T21:44:00Z" w16du:dateUtc="2025-01-21T02:44:00Z">
              <w:r w:rsidDel="00684349">
                <w:rPr>
                  <w:rFonts w:eastAsia="Times New Roman"/>
                </w:rPr>
                <w:delText>(0.001)</w:delText>
              </w:r>
            </w:del>
          </w:p>
        </w:tc>
      </w:tr>
      <w:tr w:rsidR="00B5286A" w:rsidDel="00684349" w14:paraId="56789DE0" w14:textId="7DCE28F9" w:rsidTr="00A336D5">
        <w:trPr>
          <w:gridAfter w:val="1"/>
          <w:tblCellSpacing w:w="15" w:type="dxa"/>
          <w:jc w:val="center"/>
          <w:del w:id="365" w:author="Arnob Alam" w:date="2025-01-20T21:44:00Z"/>
          <w:trPrChange w:id="366" w:author="Arnob Alam" w:date="2025-01-21T15:59:00Z" w16du:dateUtc="2025-01-21T20:59:00Z">
            <w:trPr>
              <w:gridAfter w:val="1"/>
              <w:tblCellSpacing w:w="15" w:type="dxa"/>
              <w:jc w:val="center"/>
            </w:trPr>
          </w:trPrChange>
        </w:trPr>
        <w:tc>
          <w:tcPr>
            <w:tcW w:w="0" w:type="auto"/>
            <w:gridSpan w:val="2"/>
            <w:vAlign w:val="center"/>
            <w:hideMark/>
            <w:tcPrChange w:id="367" w:author="Arnob Alam" w:date="2025-01-21T15:59:00Z" w16du:dateUtc="2025-01-21T20:59:00Z">
              <w:tcPr>
                <w:tcW w:w="0" w:type="auto"/>
                <w:gridSpan w:val="2"/>
                <w:vAlign w:val="center"/>
                <w:hideMark/>
              </w:tcPr>
            </w:tcPrChange>
          </w:tcPr>
          <w:p w14:paraId="76F04885" w14:textId="444D1B9A" w:rsidR="00B5286A" w:rsidDel="00684349" w:rsidRDefault="00B5286A">
            <w:pPr>
              <w:jc w:val="center"/>
              <w:rPr>
                <w:del w:id="368" w:author="Arnob Alam" w:date="2025-01-20T21:44:00Z" w16du:dateUtc="2025-01-21T02:44:00Z"/>
                <w:rFonts w:eastAsia="Times New Roman"/>
              </w:rPr>
            </w:pPr>
          </w:p>
        </w:tc>
        <w:tc>
          <w:tcPr>
            <w:tcW w:w="0" w:type="auto"/>
            <w:gridSpan w:val="2"/>
            <w:vAlign w:val="center"/>
            <w:hideMark/>
            <w:tcPrChange w:id="369" w:author="Arnob Alam" w:date="2025-01-21T15:59:00Z" w16du:dateUtc="2025-01-21T20:59:00Z">
              <w:tcPr>
                <w:tcW w:w="0" w:type="auto"/>
                <w:gridSpan w:val="2"/>
                <w:vAlign w:val="center"/>
                <w:hideMark/>
              </w:tcPr>
            </w:tcPrChange>
          </w:tcPr>
          <w:p w14:paraId="7B1B0415" w14:textId="5D28B5AA" w:rsidR="00B5286A" w:rsidDel="00684349" w:rsidRDefault="00B5286A">
            <w:pPr>
              <w:rPr>
                <w:del w:id="370" w:author="Arnob Alam" w:date="2025-01-20T21:44:00Z" w16du:dateUtc="2025-01-21T02:44:00Z"/>
                <w:rFonts w:eastAsia="Times New Roman"/>
                <w:sz w:val="20"/>
                <w:szCs w:val="20"/>
              </w:rPr>
            </w:pPr>
          </w:p>
        </w:tc>
      </w:tr>
      <w:tr w:rsidR="00B5286A" w:rsidDel="00684349" w14:paraId="25A4F99A" w14:textId="71EA7946" w:rsidTr="00A336D5">
        <w:trPr>
          <w:gridAfter w:val="1"/>
          <w:tblCellSpacing w:w="15" w:type="dxa"/>
          <w:jc w:val="center"/>
          <w:del w:id="371" w:author="Arnob Alam" w:date="2025-01-20T21:44:00Z"/>
          <w:trPrChange w:id="372" w:author="Arnob Alam" w:date="2025-01-21T15:59:00Z" w16du:dateUtc="2025-01-21T20:59:00Z">
            <w:trPr>
              <w:gridAfter w:val="1"/>
              <w:tblCellSpacing w:w="15" w:type="dxa"/>
              <w:jc w:val="center"/>
            </w:trPr>
          </w:trPrChange>
        </w:trPr>
        <w:tc>
          <w:tcPr>
            <w:tcW w:w="0" w:type="auto"/>
            <w:gridSpan w:val="2"/>
            <w:vAlign w:val="center"/>
            <w:hideMark/>
            <w:tcPrChange w:id="373" w:author="Arnob Alam" w:date="2025-01-21T15:59:00Z" w16du:dateUtc="2025-01-21T20:59:00Z">
              <w:tcPr>
                <w:tcW w:w="0" w:type="auto"/>
                <w:gridSpan w:val="2"/>
                <w:vAlign w:val="center"/>
                <w:hideMark/>
              </w:tcPr>
            </w:tcPrChange>
          </w:tcPr>
          <w:p w14:paraId="6C4D8B24" w14:textId="47CF3043" w:rsidR="00B5286A" w:rsidDel="00684349" w:rsidRDefault="00B5286A">
            <w:pPr>
              <w:jc w:val="left"/>
              <w:rPr>
                <w:del w:id="374" w:author="Arnob Alam" w:date="2025-01-20T21:44:00Z" w16du:dateUtc="2025-01-21T02:44:00Z"/>
                <w:rFonts w:eastAsia="Times New Roman"/>
              </w:rPr>
            </w:pPr>
            <w:del w:id="375" w:author="Arnob Alam" w:date="2025-01-20T21:44:00Z" w16du:dateUtc="2025-01-21T02:44:00Z">
              <w:r w:rsidDel="00684349">
                <w:rPr>
                  <w:rFonts w:eastAsia="Times New Roman"/>
                </w:rPr>
                <w:delText>Group*Period</w:delText>
              </w:r>
            </w:del>
          </w:p>
        </w:tc>
        <w:tc>
          <w:tcPr>
            <w:tcW w:w="0" w:type="auto"/>
            <w:gridSpan w:val="2"/>
            <w:vAlign w:val="center"/>
            <w:hideMark/>
            <w:tcPrChange w:id="376" w:author="Arnob Alam" w:date="2025-01-21T15:59:00Z" w16du:dateUtc="2025-01-21T20:59:00Z">
              <w:tcPr>
                <w:tcW w:w="0" w:type="auto"/>
                <w:gridSpan w:val="2"/>
                <w:vAlign w:val="center"/>
                <w:hideMark/>
              </w:tcPr>
            </w:tcPrChange>
          </w:tcPr>
          <w:p w14:paraId="75DFCC13" w14:textId="026182FB" w:rsidR="00B5286A" w:rsidDel="00684349" w:rsidRDefault="00B5286A">
            <w:pPr>
              <w:jc w:val="center"/>
              <w:rPr>
                <w:del w:id="377" w:author="Arnob Alam" w:date="2025-01-20T21:44:00Z" w16du:dateUtc="2025-01-21T02:44:00Z"/>
                <w:rFonts w:eastAsia="Times New Roman"/>
              </w:rPr>
            </w:pPr>
            <w:del w:id="378" w:author="Arnob Alam" w:date="2025-01-20T21:44:00Z" w16du:dateUtc="2025-01-21T02:44:00Z">
              <w:r w:rsidDel="00684349">
                <w:rPr>
                  <w:rFonts w:eastAsia="Times New Roman"/>
                </w:rPr>
                <w:delText>-0.001</w:delText>
              </w:r>
            </w:del>
          </w:p>
        </w:tc>
      </w:tr>
      <w:tr w:rsidR="00B5286A" w:rsidDel="00684349" w14:paraId="6F4D532E" w14:textId="4EA0E69B" w:rsidTr="00A336D5">
        <w:trPr>
          <w:gridAfter w:val="1"/>
          <w:tblCellSpacing w:w="15" w:type="dxa"/>
          <w:jc w:val="center"/>
          <w:del w:id="379" w:author="Arnob Alam" w:date="2025-01-20T21:44:00Z"/>
          <w:trPrChange w:id="380" w:author="Arnob Alam" w:date="2025-01-21T15:59:00Z" w16du:dateUtc="2025-01-21T20:59:00Z">
            <w:trPr>
              <w:gridAfter w:val="1"/>
              <w:tblCellSpacing w:w="15" w:type="dxa"/>
              <w:jc w:val="center"/>
            </w:trPr>
          </w:trPrChange>
        </w:trPr>
        <w:tc>
          <w:tcPr>
            <w:tcW w:w="0" w:type="auto"/>
            <w:gridSpan w:val="2"/>
            <w:vAlign w:val="center"/>
            <w:hideMark/>
            <w:tcPrChange w:id="381" w:author="Arnob Alam" w:date="2025-01-21T15:59:00Z" w16du:dateUtc="2025-01-21T20:59:00Z">
              <w:tcPr>
                <w:tcW w:w="0" w:type="auto"/>
                <w:gridSpan w:val="2"/>
                <w:vAlign w:val="center"/>
                <w:hideMark/>
              </w:tcPr>
            </w:tcPrChange>
          </w:tcPr>
          <w:p w14:paraId="450856CC" w14:textId="4B3B6512" w:rsidR="00B5286A" w:rsidDel="00684349" w:rsidRDefault="00B5286A">
            <w:pPr>
              <w:jc w:val="center"/>
              <w:rPr>
                <w:del w:id="382" w:author="Arnob Alam" w:date="2025-01-20T21:44:00Z" w16du:dateUtc="2025-01-21T02:44:00Z"/>
                <w:rFonts w:eastAsia="Times New Roman"/>
              </w:rPr>
            </w:pPr>
          </w:p>
        </w:tc>
        <w:tc>
          <w:tcPr>
            <w:tcW w:w="0" w:type="auto"/>
            <w:gridSpan w:val="2"/>
            <w:vAlign w:val="center"/>
            <w:hideMark/>
            <w:tcPrChange w:id="383" w:author="Arnob Alam" w:date="2025-01-21T15:59:00Z" w16du:dateUtc="2025-01-21T20:59:00Z">
              <w:tcPr>
                <w:tcW w:w="0" w:type="auto"/>
                <w:gridSpan w:val="2"/>
                <w:vAlign w:val="center"/>
                <w:hideMark/>
              </w:tcPr>
            </w:tcPrChange>
          </w:tcPr>
          <w:p w14:paraId="6BF69F62" w14:textId="07A7E24A" w:rsidR="00B5286A" w:rsidDel="00684349" w:rsidRDefault="00B5286A">
            <w:pPr>
              <w:jc w:val="center"/>
              <w:rPr>
                <w:del w:id="384" w:author="Arnob Alam" w:date="2025-01-20T21:44:00Z" w16du:dateUtc="2025-01-21T02:44:00Z"/>
                <w:rFonts w:eastAsia="Times New Roman"/>
              </w:rPr>
            </w:pPr>
            <w:del w:id="385" w:author="Arnob Alam" w:date="2025-01-20T21:44:00Z" w16du:dateUtc="2025-01-21T02:44:00Z">
              <w:r w:rsidDel="00684349">
                <w:rPr>
                  <w:rFonts w:eastAsia="Times New Roman"/>
                </w:rPr>
                <w:delText>(0.001)</w:delText>
              </w:r>
            </w:del>
          </w:p>
        </w:tc>
      </w:tr>
      <w:tr w:rsidR="00B5286A" w:rsidDel="00684349" w14:paraId="4AA87DD1" w14:textId="7C7EF77A" w:rsidTr="00A336D5">
        <w:trPr>
          <w:gridAfter w:val="1"/>
          <w:tblCellSpacing w:w="15" w:type="dxa"/>
          <w:jc w:val="center"/>
          <w:del w:id="386" w:author="Arnob Alam" w:date="2025-01-20T21:44:00Z"/>
          <w:trPrChange w:id="387" w:author="Arnob Alam" w:date="2025-01-21T15:59:00Z" w16du:dateUtc="2025-01-21T20:59:00Z">
            <w:trPr>
              <w:gridAfter w:val="1"/>
              <w:tblCellSpacing w:w="15" w:type="dxa"/>
              <w:jc w:val="center"/>
            </w:trPr>
          </w:trPrChange>
        </w:trPr>
        <w:tc>
          <w:tcPr>
            <w:tcW w:w="0" w:type="auto"/>
            <w:gridSpan w:val="2"/>
            <w:vAlign w:val="center"/>
            <w:hideMark/>
            <w:tcPrChange w:id="388" w:author="Arnob Alam" w:date="2025-01-21T15:59:00Z" w16du:dateUtc="2025-01-21T20:59:00Z">
              <w:tcPr>
                <w:tcW w:w="0" w:type="auto"/>
                <w:gridSpan w:val="2"/>
                <w:vAlign w:val="center"/>
                <w:hideMark/>
              </w:tcPr>
            </w:tcPrChange>
          </w:tcPr>
          <w:p w14:paraId="047D112A" w14:textId="0DBBAB38" w:rsidR="00B5286A" w:rsidDel="00684349" w:rsidRDefault="00B5286A">
            <w:pPr>
              <w:jc w:val="center"/>
              <w:rPr>
                <w:del w:id="389" w:author="Arnob Alam" w:date="2025-01-20T21:44:00Z" w16du:dateUtc="2025-01-21T02:44:00Z"/>
                <w:rFonts w:eastAsia="Times New Roman"/>
              </w:rPr>
            </w:pPr>
          </w:p>
        </w:tc>
        <w:tc>
          <w:tcPr>
            <w:tcW w:w="0" w:type="auto"/>
            <w:gridSpan w:val="2"/>
            <w:vAlign w:val="center"/>
            <w:hideMark/>
            <w:tcPrChange w:id="390" w:author="Arnob Alam" w:date="2025-01-21T15:59:00Z" w16du:dateUtc="2025-01-21T20:59:00Z">
              <w:tcPr>
                <w:tcW w:w="0" w:type="auto"/>
                <w:gridSpan w:val="2"/>
                <w:vAlign w:val="center"/>
                <w:hideMark/>
              </w:tcPr>
            </w:tcPrChange>
          </w:tcPr>
          <w:p w14:paraId="4D0818B4" w14:textId="73A42DD3" w:rsidR="00B5286A" w:rsidDel="00684349" w:rsidRDefault="00B5286A">
            <w:pPr>
              <w:rPr>
                <w:del w:id="391" w:author="Arnob Alam" w:date="2025-01-20T21:44:00Z" w16du:dateUtc="2025-01-21T02:44:00Z"/>
                <w:rFonts w:eastAsia="Times New Roman"/>
                <w:sz w:val="20"/>
                <w:szCs w:val="20"/>
              </w:rPr>
            </w:pPr>
          </w:p>
        </w:tc>
      </w:tr>
      <w:tr w:rsidR="00B5286A" w:rsidDel="00684349" w14:paraId="2F82F775" w14:textId="659E2319" w:rsidTr="00A336D5">
        <w:trPr>
          <w:gridAfter w:val="1"/>
          <w:tblCellSpacing w:w="15" w:type="dxa"/>
          <w:jc w:val="center"/>
          <w:del w:id="392" w:author="Arnob Alam" w:date="2025-01-20T21:44:00Z"/>
          <w:trPrChange w:id="393" w:author="Arnob Alam" w:date="2025-01-21T15:59:00Z" w16du:dateUtc="2025-01-21T20:59:00Z">
            <w:trPr>
              <w:gridAfter w:val="1"/>
              <w:tblCellSpacing w:w="15" w:type="dxa"/>
              <w:jc w:val="center"/>
            </w:trPr>
          </w:trPrChange>
        </w:trPr>
        <w:tc>
          <w:tcPr>
            <w:tcW w:w="0" w:type="auto"/>
            <w:gridSpan w:val="2"/>
            <w:vAlign w:val="center"/>
            <w:hideMark/>
            <w:tcPrChange w:id="394" w:author="Arnob Alam" w:date="2025-01-21T15:59:00Z" w16du:dateUtc="2025-01-21T20:59:00Z">
              <w:tcPr>
                <w:tcW w:w="0" w:type="auto"/>
                <w:gridSpan w:val="2"/>
                <w:vAlign w:val="center"/>
                <w:hideMark/>
              </w:tcPr>
            </w:tcPrChange>
          </w:tcPr>
          <w:p w14:paraId="3CEF9F41" w14:textId="5E86C571" w:rsidR="00B5286A" w:rsidDel="00684349" w:rsidRDefault="00B5286A">
            <w:pPr>
              <w:jc w:val="left"/>
              <w:rPr>
                <w:del w:id="395" w:author="Arnob Alam" w:date="2025-01-20T21:44:00Z" w16du:dateUtc="2025-01-21T02:44:00Z"/>
                <w:rFonts w:eastAsia="Times New Roman"/>
              </w:rPr>
            </w:pPr>
            <w:del w:id="396" w:author="Arnob Alam" w:date="2025-01-20T21:44:00Z" w16du:dateUtc="2025-01-21T02:44:00Z">
              <w:r w:rsidDel="00684349">
                <w:rPr>
                  <w:rFonts w:eastAsia="Times New Roman"/>
                </w:rPr>
                <w:delText>Constant</w:delText>
              </w:r>
            </w:del>
          </w:p>
        </w:tc>
        <w:tc>
          <w:tcPr>
            <w:tcW w:w="0" w:type="auto"/>
            <w:gridSpan w:val="2"/>
            <w:vAlign w:val="center"/>
            <w:hideMark/>
            <w:tcPrChange w:id="397" w:author="Arnob Alam" w:date="2025-01-21T15:59:00Z" w16du:dateUtc="2025-01-21T20:59:00Z">
              <w:tcPr>
                <w:tcW w:w="0" w:type="auto"/>
                <w:gridSpan w:val="2"/>
                <w:vAlign w:val="center"/>
                <w:hideMark/>
              </w:tcPr>
            </w:tcPrChange>
          </w:tcPr>
          <w:p w14:paraId="4FBD62C5" w14:textId="08134080" w:rsidR="00B5286A" w:rsidDel="00684349" w:rsidRDefault="00B5286A">
            <w:pPr>
              <w:jc w:val="center"/>
              <w:rPr>
                <w:del w:id="398" w:author="Arnob Alam" w:date="2025-01-20T21:44:00Z" w16du:dateUtc="2025-01-21T02:44:00Z"/>
                <w:rFonts w:eastAsia="Times New Roman"/>
              </w:rPr>
            </w:pPr>
            <w:del w:id="399" w:author="Arnob Alam" w:date="2025-01-20T21:44:00Z" w16du:dateUtc="2025-01-21T02:44:00Z">
              <w:r w:rsidDel="00684349">
                <w:rPr>
                  <w:rFonts w:eastAsia="Times New Roman"/>
                </w:rPr>
                <w:delText>0.011</w:delText>
              </w:r>
              <w:r w:rsidDel="00684349">
                <w:rPr>
                  <w:rFonts w:eastAsia="Times New Roman"/>
                  <w:vertAlign w:val="superscript"/>
                </w:rPr>
                <w:delText>***</w:delText>
              </w:r>
            </w:del>
          </w:p>
        </w:tc>
      </w:tr>
      <w:tr w:rsidR="00B5286A" w:rsidDel="00684349" w14:paraId="318D355C" w14:textId="45C64056" w:rsidTr="00A336D5">
        <w:trPr>
          <w:gridAfter w:val="1"/>
          <w:tblCellSpacing w:w="15" w:type="dxa"/>
          <w:jc w:val="center"/>
          <w:del w:id="400" w:author="Arnob Alam" w:date="2025-01-20T21:44:00Z"/>
          <w:trPrChange w:id="401" w:author="Arnob Alam" w:date="2025-01-21T15:59:00Z" w16du:dateUtc="2025-01-21T20:59:00Z">
            <w:trPr>
              <w:gridAfter w:val="1"/>
              <w:tblCellSpacing w:w="15" w:type="dxa"/>
              <w:jc w:val="center"/>
            </w:trPr>
          </w:trPrChange>
        </w:trPr>
        <w:tc>
          <w:tcPr>
            <w:tcW w:w="0" w:type="auto"/>
            <w:gridSpan w:val="2"/>
            <w:vAlign w:val="center"/>
            <w:hideMark/>
            <w:tcPrChange w:id="402" w:author="Arnob Alam" w:date="2025-01-21T15:59:00Z" w16du:dateUtc="2025-01-21T20:59:00Z">
              <w:tcPr>
                <w:tcW w:w="0" w:type="auto"/>
                <w:gridSpan w:val="2"/>
                <w:vAlign w:val="center"/>
                <w:hideMark/>
              </w:tcPr>
            </w:tcPrChange>
          </w:tcPr>
          <w:p w14:paraId="4E5C1FD1" w14:textId="7EB5638C" w:rsidR="00B5286A" w:rsidDel="00684349" w:rsidRDefault="00B5286A">
            <w:pPr>
              <w:jc w:val="center"/>
              <w:rPr>
                <w:del w:id="403" w:author="Arnob Alam" w:date="2025-01-20T21:44:00Z" w16du:dateUtc="2025-01-21T02:44:00Z"/>
                <w:rFonts w:eastAsia="Times New Roman"/>
              </w:rPr>
            </w:pPr>
          </w:p>
        </w:tc>
        <w:tc>
          <w:tcPr>
            <w:tcW w:w="0" w:type="auto"/>
            <w:gridSpan w:val="2"/>
            <w:vAlign w:val="center"/>
            <w:hideMark/>
            <w:tcPrChange w:id="404" w:author="Arnob Alam" w:date="2025-01-21T15:59:00Z" w16du:dateUtc="2025-01-21T20:59:00Z">
              <w:tcPr>
                <w:tcW w:w="0" w:type="auto"/>
                <w:gridSpan w:val="2"/>
                <w:vAlign w:val="center"/>
                <w:hideMark/>
              </w:tcPr>
            </w:tcPrChange>
          </w:tcPr>
          <w:p w14:paraId="3F3D6660" w14:textId="4755E886" w:rsidR="00B5286A" w:rsidDel="00684349" w:rsidRDefault="00B5286A">
            <w:pPr>
              <w:jc w:val="center"/>
              <w:rPr>
                <w:del w:id="405" w:author="Arnob Alam" w:date="2025-01-20T21:44:00Z" w16du:dateUtc="2025-01-21T02:44:00Z"/>
                <w:rFonts w:eastAsia="Times New Roman"/>
              </w:rPr>
            </w:pPr>
            <w:del w:id="406" w:author="Arnob Alam" w:date="2025-01-20T21:44:00Z" w16du:dateUtc="2025-01-21T02:44:00Z">
              <w:r w:rsidDel="00684349">
                <w:rPr>
                  <w:rFonts w:eastAsia="Times New Roman"/>
                </w:rPr>
                <w:delText>(0.001)</w:delText>
              </w:r>
            </w:del>
          </w:p>
        </w:tc>
      </w:tr>
      <w:tr w:rsidR="00B5286A" w:rsidDel="00684349" w14:paraId="2D2E5F63" w14:textId="69503EC2" w:rsidTr="00A336D5">
        <w:trPr>
          <w:gridAfter w:val="1"/>
          <w:tblCellSpacing w:w="15" w:type="dxa"/>
          <w:jc w:val="center"/>
          <w:del w:id="407" w:author="Arnob Alam" w:date="2025-01-20T21:44:00Z"/>
          <w:trPrChange w:id="408" w:author="Arnob Alam" w:date="2025-01-21T15:59:00Z" w16du:dateUtc="2025-01-21T20:59:00Z">
            <w:trPr>
              <w:gridAfter w:val="1"/>
              <w:tblCellSpacing w:w="15" w:type="dxa"/>
              <w:jc w:val="center"/>
            </w:trPr>
          </w:trPrChange>
        </w:trPr>
        <w:tc>
          <w:tcPr>
            <w:tcW w:w="0" w:type="auto"/>
            <w:gridSpan w:val="2"/>
            <w:vAlign w:val="center"/>
            <w:hideMark/>
            <w:tcPrChange w:id="409" w:author="Arnob Alam" w:date="2025-01-21T15:59:00Z" w16du:dateUtc="2025-01-21T20:59:00Z">
              <w:tcPr>
                <w:tcW w:w="0" w:type="auto"/>
                <w:gridSpan w:val="2"/>
                <w:vAlign w:val="center"/>
                <w:hideMark/>
              </w:tcPr>
            </w:tcPrChange>
          </w:tcPr>
          <w:p w14:paraId="1144E503" w14:textId="619EED0B" w:rsidR="00B5286A" w:rsidDel="00684349" w:rsidRDefault="00B5286A">
            <w:pPr>
              <w:jc w:val="center"/>
              <w:rPr>
                <w:del w:id="410" w:author="Arnob Alam" w:date="2025-01-20T21:44:00Z" w16du:dateUtc="2025-01-21T02:44:00Z"/>
                <w:rFonts w:eastAsia="Times New Roman"/>
              </w:rPr>
            </w:pPr>
          </w:p>
        </w:tc>
        <w:tc>
          <w:tcPr>
            <w:tcW w:w="0" w:type="auto"/>
            <w:gridSpan w:val="2"/>
            <w:vAlign w:val="center"/>
            <w:hideMark/>
            <w:tcPrChange w:id="411" w:author="Arnob Alam" w:date="2025-01-21T15:59:00Z" w16du:dateUtc="2025-01-21T20:59:00Z">
              <w:tcPr>
                <w:tcW w:w="0" w:type="auto"/>
                <w:gridSpan w:val="2"/>
                <w:vAlign w:val="center"/>
                <w:hideMark/>
              </w:tcPr>
            </w:tcPrChange>
          </w:tcPr>
          <w:p w14:paraId="1B126EB9" w14:textId="28F8BBFA" w:rsidR="00B5286A" w:rsidDel="00684349" w:rsidRDefault="00B5286A">
            <w:pPr>
              <w:rPr>
                <w:del w:id="412" w:author="Arnob Alam" w:date="2025-01-20T21:44:00Z" w16du:dateUtc="2025-01-21T02:44:00Z"/>
                <w:rFonts w:eastAsia="Times New Roman"/>
                <w:sz w:val="20"/>
                <w:szCs w:val="20"/>
              </w:rPr>
            </w:pPr>
          </w:p>
        </w:tc>
      </w:tr>
      <w:tr w:rsidR="00B5286A" w:rsidDel="00684349" w14:paraId="25920817" w14:textId="65A056E0" w:rsidTr="00A336D5">
        <w:trPr>
          <w:gridAfter w:val="1"/>
          <w:tblCellSpacing w:w="15" w:type="dxa"/>
          <w:jc w:val="center"/>
          <w:del w:id="413" w:author="Arnob Alam" w:date="2025-01-20T21:44:00Z"/>
          <w:trPrChange w:id="414"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415" w:author="Arnob Alam" w:date="2025-01-21T15:59:00Z" w16du:dateUtc="2025-01-21T20:59:00Z">
              <w:tcPr>
                <w:tcW w:w="0" w:type="auto"/>
                <w:gridSpan w:val="4"/>
                <w:tcBorders>
                  <w:bottom w:val="single" w:sz="6" w:space="0" w:color="000000"/>
                </w:tcBorders>
                <w:vAlign w:val="center"/>
                <w:hideMark/>
              </w:tcPr>
            </w:tcPrChange>
          </w:tcPr>
          <w:p w14:paraId="670E2AEF" w14:textId="4684899E" w:rsidR="00B5286A" w:rsidDel="00684349" w:rsidRDefault="00B5286A">
            <w:pPr>
              <w:jc w:val="center"/>
              <w:rPr>
                <w:del w:id="416" w:author="Arnob Alam" w:date="2025-01-20T21:44:00Z" w16du:dateUtc="2025-01-21T02:44:00Z"/>
                <w:rFonts w:eastAsia="Times New Roman"/>
                <w:sz w:val="20"/>
                <w:szCs w:val="20"/>
              </w:rPr>
            </w:pPr>
          </w:p>
        </w:tc>
      </w:tr>
      <w:tr w:rsidR="00B5286A" w:rsidDel="00684349" w14:paraId="52245535" w14:textId="21EE7232" w:rsidTr="00A336D5">
        <w:trPr>
          <w:gridAfter w:val="1"/>
          <w:tblCellSpacing w:w="15" w:type="dxa"/>
          <w:jc w:val="center"/>
          <w:del w:id="417" w:author="Arnob Alam" w:date="2025-01-20T21:44:00Z"/>
          <w:trPrChange w:id="418" w:author="Arnob Alam" w:date="2025-01-21T15:59:00Z" w16du:dateUtc="2025-01-21T20:59:00Z">
            <w:trPr>
              <w:gridAfter w:val="1"/>
              <w:tblCellSpacing w:w="15" w:type="dxa"/>
              <w:jc w:val="center"/>
            </w:trPr>
          </w:trPrChange>
        </w:trPr>
        <w:tc>
          <w:tcPr>
            <w:tcW w:w="0" w:type="auto"/>
            <w:gridSpan w:val="2"/>
            <w:vAlign w:val="center"/>
            <w:hideMark/>
            <w:tcPrChange w:id="419" w:author="Arnob Alam" w:date="2025-01-21T15:59:00Z" w16du:dateUtc="2025-01-21T20:59:00Z">
              <w:tcPr>
                <w:tcW w:w="0" w:type="auto"/>
                <w:gridSpan w:val="2"/>
                <w:vAlign w:val="center"/>
                <w:hideMark/>
              </w:tcPr>
            </w:tcPrChange>
          </w:tcPr>
          <w:p w14:paraId="6E4D1818" w14:textId="368B2E3E" w:rsidR="00B5286A" w:rsidDel="00684349" w:rsidRDefault="00B5286A">
            <w:pPr>
              <w:jc w:val="left"/>
              <w:rPr>
                <w:del w:id="420" w:author="Arnob Alam" w:date="2025-01-20T21:44:00Z" w16du:dateUtc="2025-01-21T02:44:00Z"/>
                <w:rFonts w:eastAsia="Times New Roman"/>
              </w:rPr>
            </w:pPr>
            <w:del w:id="421" w:author="Arnob Alam" w:date="2025-01-20T21:44:00Z" w16du:dateUtc="2025-01-21T02:44:00Z">
              <w:r w:rsidDel="00684349">
                <w:rPr>
                  <w:rFonts w:eastAsia="Times New Roman"/>
                </w:rPr>
                <w:delText>Observations</w:delText>
              </w:r>
            </w:del>
          </w:p>
        </w:tc>
        <w:tc>
          <w:tcPr>
            <w:tcW w:w="0" w:type="auto"/>
            <w:gridSpan w:val="2"/>
            <w:vAlign w:val="center"/>
            <w:hideMark/>
            <w:tcPrChange w:id="422" w:author="Arnob Alam" w:date="2025-01-21T15:59:00Z" w16du:dateUtc="2025-01-21T20:59:00Z">
              <w:tcPr>
                <w:tcW w:w="0" w:type="auto"/>
                <w:gridSpan w:val="2"/>
                <w:vAlign w:val="center"/>
                <w:hideMark/>
              </w:tcPr>
            </w:tcPrChange>
          </w:tcPr>
          <w:p w14:paraId="1EA24456" w14:textId="22368DE6" w:rsidR="00B5286A" w:rsidDel="00684349" w:rsidRDefault="00B5286A">
            <w:pPr>
              <w:jc w:val="center"/>
              <w:rPr>
                <w:del w:id="423" w:author="Arnob Alam" w:date="2025-01-20T21:44:00Z" w16du:dateUtc="2025-01-21T02:44:00Z"/>
                <w:rFonts w:eastAsia="Times New Roman"/>
              </w:rPr>
            </w:pPr>
            <w:del w:id="424" w:author="Arnob Alam" w:date="2025-01-20T21:44:00Z" w16du:dateUtc="2025-01-21T02:44:00Z">
              <w:r w:rsidDel="00684349">
                <w:rPr>
                  <w:rFonts w:eastAsia="Times New Roman"/>
                </w:rPr>
                <w:delText>360</w:delText>
              </w:r>
            </w:del>
          </w:p>
        </w:tc>
      </w:tr>
      <w:tr w:rsidR="00B5286A" w:rsidDel="00684349" w14:paraId="4EA64D95" w14:textId="63DB2A38" w:rsidTr="00A336D5">
        <w:trPr>
          <w:gridAfter w:val="1"/>
          <w:tblCellSpacing w:w="15" w:type="dxa"/>
          <w:jc w:val="center"/>
          <w:del w:id="425" w:author="Arnob Alam" w:date="2025-01-20T21:44:00Z"/>
          <w:trPrChange w:id="426" w:author="Arnob Alam" w:date="2025-01-21T15:59:00Z" w16du:dateUtc="2025-01-21T20:59:00Z">
            <w:trPr>
              <w:gridAfter w:val="1"/>
              <w:tblCellSpacing w:w="15" w:type="dxa"/>
              <w:jc w:val="center"/>
            </w:trPr>
          </w:trPrChange>
        </w:trPr>
        <w:tc>
          <w:tcPr>
            <w:tcW w:w="0" w:type="auto"/>
            <w:gridSpan w:val="2"/>
            <w:vAlign w:val="center"/>
            <w:hideMark/>
            <w:tcPrChange w:id="427" w:author="Arnob Alam" w:date="2025-01-21T15:59:00Z" w16du:dateUtc="2025-01-21T20:59:00Z">
              <w:tcPr>
                <w:tcW w:w="0" w:type="auto"/>
                <w:gridSpan w:val="2"/>
                <w:vAlign w:val="center"/>
                <w:hideMark/>
              </w:tcPr>
            </w:tcPrChange>
          </w:tcPr>
          <w:p w14:paraId="56E5B469" w14:textId="7FEAA613" w:rsidR="00B5286A" w:rsidDel="00684349" w:rsidRDefault="00B5286A">
            <w:pPr>
              <w:jc w:val="left"/>
              <w:rPr>
                <w:del w:id="428" w:author="Arnob Alam" w:date="2025-01-20T21:44:00Z" w16du:dateUtc="2025-01-21T02:44:00Z"/>
                <w:rFonts w:eastAsia="Times New Roman"/>
              </w:rPr>
            </w:pPr>
            <w:del w:id="429" w:author="Arnob Alam" w:date="2025-01-20T21:44:00Z" w16du:dateUtc="2025-01-21T02:44:00Z">
              <w:r w:rsidDel="00684349">
                <w:rPr>
                  <w:rFonts w:eastAsia="Times New Roman"/>
                </w:rPr>
                <w:delText>R</w:delText>
              </w:r>
              <w:r w:rsidDel="00684349">
                <w:rPr>
                  <w:rFonts w:eastAsia="Times New Roman"/>
                  <w:vertAlign w:val="superscript"/>
                </w:rPr>
                <w:delText>2</w:delText>
              </w:r>
            </w:del>
          </w:p>
        </w:tc>
        <w:tc>
          <w:tcPr>
            <w:tcW w:w="0" w:type="auto"/>
            <w:gridSpan w:val="2"/>
            <w:vAlign w:val="center"/>
            <w:hideMark/>
            <w:tcPrChange w:id="430" w:author="Arnob Alam" w:date="2025-01-21T15:59:00Z" w16du:dateUtc="2025-01-21T20:59:00Z">
              <w:tcPr>
                <w:tcW w:w="0" w:type="auto"/>
                <w:gridSpan w:val="2"/>
                <w:vAlign w:val="center"/>
                <w:hideMark/>
              </w:tcPr>
            </w:tcPrChange>
          </w:tcPr>
          <w:p w14:paraId="4546F809" w14:textId="5173D5BA" w:rsidR="00B5286A" w:rsidDel="00684349" w:rsidRDefault="00B5286A">
            <w:pPr>
              <w:jc w:val="center"/>
              <w:rPr>
                <w:del w:id="431" w:author="Arnob Alam" w:date="2025-01-20T21:44:00Z" w16du:dateUtc="2025-01-21T02:44:00Z"/>
                <w:rFonts w:eastAsia="Times New Roman"/>
              </w:rPr>
            </w:pPr>
            <w:del w:id="432" w:author="Arnob Alam" w:date="2025-01-20T21:44:00Z" w16du:dateUtc="2025-01-21T02:44:00Z">
              <w:r w:rsidDel="00684349">
                <w:rPr>
                  <w:rFonts w:eastAsia="Times New Roman"/>
                </w:rPr>
                <w:delText>0.406</w:delText>
              </w:r>
            </w:del>
          </w:p>
        </w:tc>
      </w:tr>
      <w:tr w:rsidR="00B5286A" w:rsidDel="00684349" w14:paraId="6F04E9D6" w14:textId="48554D17" w:rsidTr="00A336D5">
        <w:trPr>
          <w:gridAfter w:val="1"/>
          <w:tblCellSpacing w:w="15" w:type="dxa"/>
          <w:jc w:val="center"/>
          <w:del w:id="433" w:author="Arnob Alam" w:date="2025-01-20T21:44:00Z"/>
          <w:trPrChange w:id="434" w:author="Arnob Alam" w:date="2025-01-21T15:59:00Z" w16du:dateUtc="2025-01-21T20:59:00Z">
            <w:trPr>
              <w:gridAfter w:val="1"/>
              <w:tblCellSpacing w:w="15" w:type="dxa"/>
              <w:jc w:val="center"/>
            </w:trPr>
          </w:trPrChange>
        </w:trPr>
        <w:tc>
          <w:tcPr>
            <w:tcW w:w="0" w:type="auto"/>
            <w:gridSpan w:val="2"/>
            <w:vAlign w:val="center"/>
            <w:hideMark/>
            <w:tcPrChange w:id="435" w:author="Arnob Alam" w:date="2025-01-21T15:59:00Z" w16du:dateUtc="2025-01-21T20:59:00Z">
              <w:tcPr>
                <w:tcW w:w="0" w:type="auto"/>
                <w:gridSpan w:val="2"/>
                <w:vAlign w:val="center"/>
                <w:hideMark/>
              </w:tcPr>
            </w:tcPrChange>
          </w:tcPr>
          <w:p w14:paraId="5CFB1E93" w14:textId="5E87E26F" w:rsidR="00B5286A" w:rsidDel="00684349" w:rsidRDefault="00B5286A">
            <w:pPr>
              <w:jc w:val="left"/>
              <w:rPr>
                <w:del w:id="436" w:author="Arnob Alam" w:date="2025-01-20T21:44:00Z" w16du:dateUtc="2025-01-21T02:44:00Z"/>
                <w:rFonts w:eastAsia="Times New Roman"/>
              </w:rPr>
            </w:pPr>
            <w:del w:id="437" w:author="Arnob Alam" w:date="2025-01-20T21:44:00Z" w16du:dateUtc="2025-01-21T02:44:00Z">
              <w:r w:rsidDel="00684349">
                <w:rPr>
                  <w:rFonts w:eastAsia="Times New Roman"/>
                </w:rPr>
                <w:delText>Adjusted R</w:delText>
              </w:r>
              <w:r w:rsidDel="00684349">
                <w:rPr>
                  <w:rFonts w:eastAsia="Times New Roman"/>
                  <w:vertAlign w:val="superscript"/>
                </w:rPr>
                <w:delText>2</w:delText>
              </w:r>
            </w:del>
          </w:p>
        </w:tc>
        <w:tc>
          <w:tcPr>
            <w:tcW w:w="0" w:type="auto"/>
            <w:gridSpan w:val="2"/>
            <w:vAlign w:val="center"/>
            <w:hideMark/>
            <w:tcPrChange w:id="438" w:author="Arnob Alam" w:date="2025-01-21T15:59:00Z" w16du:dateUtc="2025-01-21T20:59:00Z">
              <w:tcPr>
                <w:tcW w:w="0" w:type="auto"/>
                <w:gridSpan w:val="2"/>
                <w:vAlign w:val="center"/>
                <w:hideMark/>
              </w:tcPr>
            </w:tcPrChange>
          </w:tcPr>
          <w:p w14:paraId="28D0D840" w14:textId="7F3FA978" w:rsidR="00B5286A" w:rsidDel="00684349" w:rsidRDefault="00B5286A">
            <w:pPr>
              <w:jc w:val="center"/>
              <w:rPr>
                <w:del w:id="439" w:author="Arnob Alam" w:date="2025-01-20T21:44:00Z" w16du:dateUtc="2025-01-21T02:44:00Z"/>
                <w:rFonts w:eastAsia="Times New Roman"/>
              </w:rPr>
            </w:pPr>
            <w:del w:id="440" w:author="Arnob Alam" w:date="2025-01-20T21:44:00Z" w16du:dateUtc="2025-01-21T02:44:00Z">
              <w:r w:rsidDel="00684349">
                <w:rPr>
                  <w:rFonts w:eastAsia="Times New Roman"/>
                </w:rPr>
                <w:delText>0.398</w:delText>
              </w:r>
            </w:del>
          </w:p>
        </w:tc>
      </w:tr>
      <w:tr w:rsidR="00B5286A" w:rsidDel="00684349" w14:paraId="2A4FE314" w14:textId="3D15A578" w:rsidTr="00A336D5">
        <w:trPr>
          <w:gridAfter w:val="1"/>
          <w:tblCellSpacing w:w="15" w:type="dxa"/>
          <w:jc w:val="center"/>
          <w:del w:id="441" w:author="Arnob Alam" w:date="2025-01-20T21:44:00Z"/>
          <w:trPrChange w:id="442" w:author="Arnob Alam" w:date="2025-01-21T15:59:00Z" w16du:dateUtc="2025-01-21T20:59:00Z">
            <w:trPr>
              <w:gridAfter w:val="1"/>
              <w:tblCellSpacing w:w="15" w:type="dxa"/>
              <w:jc w:val="center"/>
            </w:trPr>
          </w:trPrChange>
        </w:trPr>
        <w:tc>
          <w:tcPr>
            <w:tcW w:w="0" w:type="auto"/>
            <w:gridSpan w:val="2"/>
            <w:vAlign w:val="center"/>
            <w:hideMark/>
            <w:tcPrChange w:id="443" w:author="Arnob Alam" w:date="2025-01-21T15:59:00Z" w16du:dateUtc="2025-01-21T20:59:00Z">
              <w:tcPr>
                <w:tcW w:w="0" w:type="auto"/>
                <w:gridSpan w:val="2"/>
                <w:vAlign w:val="center"/>
                <w:hideMark/>
              </w:tcPr>
            </w:tcPrChange>
          </w:tcPr>
          <w:p w14:paraId="2A8BA7BC" w14:textId="13315FCE" w:rsidR="00B5286A" w:rsidDel="00684349" w:rsidRDefault="00B5286A">
            <w:pPr>
              <w:jc w:val="left"/>
              <w:rPr>
                <w:del w:id="444" w:author="Arnob Alam" w:date="2025-01-20T21:44:00Z" w16du:dateUtc="2025-01-21T02:44:00Z"/>
                <w:rFonts w:eastAsia="Times New Roman"/>
              </w:rPr>
            </w:pPr>
            <w:del w:id="445" w:author="Arnob Alam" w:date="2025-01-20T21:44:00Z" w16du:dateUtc="2025-01-21T02:44:00Z">
              <w:r w:rsidDel="00684349">
                <w:rPr>
                  <w:rFonts w:eastAsia="Times New Roman"/>
                </w:rPr>
                <w:delText>Residual Std. Error</w:delText>
              </w:r>
            </w:del>
          </w:p>
        </w:tc>
        <w:tc>
          <w:tcPr>
            <w:tcW w:w="0" w:type="auto"/>
            <w:gridSpan w:val="2"/>
            <w:vAlign w:val="center"/>
            <w:hideMark/>
            <w:tcPrChange w:id="446" w:author="Arnob Alam" w:date="2025-01-21T15:59:00Z" w16du:dateUtc="2025-01-21T20:59:00Z">
              <w:tcPr>
                <w:tcW w:w="0" w:type="auto"/>
                <w:gridSpan w:val="2"/>
                <w:vAlign w:val="center"/>
                <w:hideMark/>
              </w:tcPr>
            </w:tcPrChange>
          </w:tcPr>
          <w:p w14:paraId="4AAEADD7" w14:textId="583D2733" w:rsidR="00B5286A" w:rsidDel="00684349" w:rsidRDefault="00B5286A">
            <w:pPr>
              <w:jc w:val="center"/>
              <w:rPr>
                <w:del w:id="447" w:author="Arnob Alam" w:date="2025-01-20T21:44:00Z" w16du:dateUtc="2025-01-21T02:44:00Z"/>
                <w:rFonts w:eastAsia="Times New Roman"/>
              </w:rPr>
            </w:pPr>
            <w:del w:id="448" w:author="Arnob Alam" w:date="2025-01-20T21:44:00Z" w16du:dateUtc="2025-01-21T02:44:00Z">
              <w:r w:rsidDel="00684349">
                <w:rPr>
                  <w:rFonts w:eastAsia="Times New Roman"/>
                </w:rPr>
                <w:delText>0.005 (df = 354)</w:delText>
              </w:r>
            </w:del>
          </w:p>
        </w:tc>
      </w:tr>
      <w:tr w:rsidR="00B5286A" w:rsidDel="00684349" w14:paraId="3C72FD09" w14:textId="7E50225C" w:rsidTr="00A336D5">
        <w:trPr>
          <w:gridAfter w:val="1"/>
          <w:tblCellSpacing w:w="15" w:type="dxa"/>
          <w:jc w:val="center"/>
          <w:del w:id="449" w:author="Arnob Alam" w:date="2025-01-20T21:44:00Z"/>
          <w:trPrChange w:id="450" w:author="Arnob Alam" w:date="2025-01-21T15:59:00Z" w16du:dateUtc="2025-01-21T20:59:00Z">
            <w:trPr>
              <w:gridAfter w:val="1"/>
              <w:tblCellSpacing w:w="15" w:type="dxa"/>
              <w:jc w:val="center"/>
            </w:trPr>
          </w:trPrChange>
        </w:trPr>
        <w:tc>
          <w:tcPr>
            <w:tcW w:w="0" w:type="auto"/>
            <w:gridSpan w:val="2"/>
            <w:vAlign w:val="center"/>
            <w:hideMark/>
            <w:tcPrChange w:id="451" w:author="Arnob Alam" w:date="2025-01-21T15:59:00Z" w16du:dateUtc="2025-01-21T20:59:00Z">
              <w:tcPr>
                <w:tcW w:w="0" w:type="auto"/>
                <w:gridSpan w:val="2"/>
                <w:vAlign w:val="center"/>
                <w:hideMark/>
              </w:tcPr>
            </w:tcPrChange>
          </w:tcPr>
          <w:p w14:paraId="55C7452A" w14:textId="16B56B5E" w:rsidR="00B5286A" w:rsidDel="00684349" w:rsidRDefault="00B5286A">
            <w:pPr>
              <w:jc w:val="left"/>
              <w:rPr>
                <w:del w:id="452" w:author="Arnob Alam" w:date="2025-01-20T21:44:00Z" w16du:dateUtc="2025-01-21T02:44:00Z"/>
                <w:rFonts w:eastAsia="Times New Roman"/>
              </w:rPr>
            </w:pPr>
            <w:del w:id="453" w:author="Arnob Alam" w:date="2025-01-20T21:44:00Z" w16du:dateUtc="2025-01-21T02:44:00Z">
              <w:r w:rsidDel="00684349">
                <w:rPr>
                  <w:rFonts w:eastAsia="Times New Roman"/>
                </w:rPr>
                <w:delText>F Statistic</w:delText>
              </w:r>
            </w:del>
          </w:p>
        </w:tc>
        <w:tc>
          <w:tcPr>
            <w:tcW w:w="0" w:type="auto"/>
            <w:gridSpan w:val="2"/>
            <w:vAlign w:val="center"/>
            <w:hideMark/>
            <w:tcPrChange w:id="454" w:author="Arnob Alam" w:date="2025-01-21T15:59:00Z" w16du:dateUtc="2025-01-21T20:59:00Z">
              <w:tcPr>
                <w:tcW w:w="0" w:type="auto"/>
                <w:gridSpan w:val="2"/>
                <w:vAlign w:val="center"/>
                <w:hideMark/>
              </w:tcPr>
            </w:tcPrChange>
          </w:tcPr>
          <w:p w14:paraId="58B5405C" w14:textId="609CE6D3" w:rsidR="00B5286A" w:rsidDel="00684349" w:rsidRDefault="00B5286A">
            <w:pPr>
              <w:jc w:val="center"/>
              <w:rPr>
                <w:del w:id="455" w:author="Arnob Alam" w:date="2025-01-20T21:44:00Z" w16du:dateUtc="2025-01-21T02:44:00Z"/>
                <w:rFonts w:eastAsia="Times New Roman"/>
              </w:rPr>
            </w:pPr>
            <w:del w:id="456" w:author="Arnob Alam" w:date="2025-01-20T21:44:00Z" w16du:dateUtc="2025-01-21T02:44:00Z">
              <w:r w:rsidDel="00684349">
                <w:rPr>
                  <w:rFonts w:eastAsia="Times New Roman"/>
                </w:rPr>
                <w:delText>48.406</w:delText>
              </w:r>
              <w:r w:rsidDel="00684349">
                <w:rPr>
                  <w:rFonts w:eastAsia="Times New Roman"/>
                  <w:vertAlign w:val="superscript"/>
                </w:rPr>
                <w:delText>***</w:delText>
              </w:r>
              <w:r w:rsidDel="00684349">
                <w:rPr>
                  <w:rFonts w:eastAsia="Times New Roman"/>
                </w:rPr>
                <w:delText xml:space="preserve"> (df = 5; 354)</w:delText>
              </w:r>
            </w:del>
          </w:p>
        </w:tc>
      </w:tr>
      <w:tr w:rsidR="00B5286A" w:rsidDel="00684349" w14:paraId="2A6CBDDE" w14:textId="23C88B22" w:rsidTr="00A336D5">
        <w:trPr>
          <w:gridAfter w:val="1"/>
          <w:tblCellSpacing w:w="15" w:type="dxa"/>
          <w:jc w:val="center"/>
          <w:del w:id="457" w:author="Arnob Alam" w:date="2025-01-20T21:44:00Z"/>
          <w:trPrChange w:id="458"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459" w:author="Arnob Alam" w:date="2025-01-21T15:59:00Z" w16du:dateUtc="2025-01-21T20:59:00Z">
              <w:tcPr>
                <w:tcW w:w="0" w:type="auto"/>
                <w:gridSpan w:val="4"/>
                <w:tcBorders>
                  <w:bottom w:val="single" w:sz="6" w:space="0" w:color="000000"/>
                </w:tcBorders>
                <w:vAlign w:val="center"/>
                <w:hideMark/>
              </w:tcPr>
            </w:tcPrChange>
          </w:tcPr>
          <w:p w14:paraId="22622687" w14:textId="63433156" w:rsidR="00B5286A" w:rsidDel="00684349" w:rsidRDefault="00B5286A">
            <w:pPr>
              <w:jc w:val="center"/>
              <w:rPr>
                <w:del w:id="460" w:author="Arnob Alam" w:date="2025-01-20T21:44:00Z" w16du:dateUtc="2025-01-21T02:44:00Z"/>
                <w:rFonts w:eastAsia="Times New Roman"/>
              </w:rPr>
            </w:pPr>
          </w:p>
        </w:tc>
      </w:tr>
      <w:tr w:rsidR="00B5286A" w:rsidDel="00684349" w14:paraId="769175D8" w14:textId="093CBA8A" w:rsidTr="00A336D5">
        <w:trPr>
          <w:gridAfter w:val="1"/>
          <w:tblCellSpacing w:w="15" w:type="dxa"/>
          <w:jc w:val="center"/>
          <w:del w:id="461" w:author="Arnob Alam" w:date="2025-01-20T21:44:00Z"/>
          <w:trPrChange w:id="462" w:author="Arnob Alam" w:date="2025-01-21T15:59:00Z" w16du:dateUtc="2025-01-21T20:59:00Z">
            <w:trPr>
              <w:gridAfter w:val="1"/>
              <w:tblCellSpacing w:w="15" w:type="dxa"/>
              <w:jc w:val="center"/>
            </w:trPr>
          </w:trPrChange>
        </w:trPr>
        <w:tc>
          <w:tcPr>
            <w:tcW w:w="0" w:type="auto"/>
            <w:gridSpan w:val="2"/>
            <w:vAlign w:val="center"/>
            <w:hideMark/>
            <w:tcPrChange w:id="463" w:author="Arnob Alam" w:date="2025-01-21T15:59:00Z" w16du:dateUtc="2025-01-21T20:59:00Z">
              <w:tcPr>
                <w:tcW w:w="0" w:type="auto"/>
                <w:gridSpan w:val="2"/>
                <w:vAlign w:val="center"/>
                <w:hideMark/>
              </w:tcPr>
            </w:tcPrChange>
          </w:tcPr>
          <w:p w14:paraId="28BCC9AA" w14:textId="72BF42D4" w:rsidR="00B5286A" w:rsidDel="00684349" w:rsidRDefault="00B5286A">
            <w:pPr>
              <w:jc w:val="left"/>
              <w:rPr>
                <w:del w:id="464" w:author="Arnob Alam" w:date="2025-01-20T21:44:00Z" w16du:dateUtc="2025-01-21T02:44:00Z"/>
                <w:rFonts w:eastAsia="Times New Roman"/>
              </w:rPr>
            </w:pPr>
            <w:del w:id="465" w:author="Arnob Alam" w:date="2025-01-20T21:44:00Z" w16du:dateUtc="2025-01-21T02:44:00Z">
              <w:r w:rsidDel="00684349">
                <w:rPr>
                  <w:rStyle w:val="Emphasis"/>
                </w:rPr>
                <w:delText>Note:</w:delText>
              </w:r>
            </w:del>
          </w:p>
        </w:tc>
        <w:tc>
          <w:tcPr>
            <w:tcW w:w="0" w:type="auto"/>
            <w:gridSpan w:val="2"/>
            <w:vAlign w:val="center"/>
            <w:hideMark/>
            <w:tcPrChange w:id="466" w:author="Arnob Alam" w:date="2025-01-21T15:59:00Z" w16du:dateUtc="2025-01-21T20:59:00Z">
              <w:tcPr>
                <w:tcW w:w="0" w:type="auto"/>
                <w:gridSpan w:val="2"/>
                <w:vAlign w:val="center"/>
                <w:hideMark/>
              </w:tcPr>
            </w:tcPrChange>
          </w:tcPr>
          <w:p w14:paraId="6D913454" w14:textId="5AB26796" w:rsidR="00B5286A" w:rsidDel="00684349" w:rsidRDefault="00B5286A">
            <w:pPr>
              <w:jc w:val="right"/>
              <w:rPr>
                <w:del w:id="467" w:author="Arnob Alam" w:date="2025-01-20T21:44:00Z" w16du:dateUtc="2025-01-21T02:44:00Z"/>
                <w:rFonts w:eastAsia="Times New Roman"/>
              </w:rPr>
            </w:pPr>
            <w:del w:id="468" w:author="Arnob Alam" w:date="2025-01-20T21:44:00Z" w16du:dateUtc="2025-01-21T02:44:00Z">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p&lt;0.01</w:delText>
              </w:r>
            </w:del>
          </w:p>
        </w:tc>
      </w:tr>
      <w:tr w:rsidR="00A336D5" w14:paraId="5B54DB38" w14:textId="77777777" w:rsidTr="00A336D5">
        <w:tblPrEx>
          <w:tblPrExChange w:id="469" w:author="Arnob Alam" w:date="2025-01-21T15:59:00Z" w16du:dateUtc="2025-01-21T20:59:00Z">
            <w:tblPrEx>
              <w:jc w:val="left"/>
            </w:tblPrEx>
          </w:tblPrExChange>
        </w:tblPrEx>
        <w:trPr>
          <w:tblCellSpacing w:w="15" w:type="dxa"/>
          <w:jc w:val="center"/>
          <w:ins w:id="470" w:author="Arnob Alam" w:date="2025-01-21T15:58:00Z"/>
          <w:trPrChange w:id="471" w:author="Arnob Alam" w:date="2025-01-21T15:59:00Z" w16du:dateUtc="2025-01-21T20:59:00Z">
            <w:trPr>
              <w:tblCellSpacing w:w="15" w:type="dxa"/>
            </w:trPr>
          </w:trPrChange>
        </w:trPr>
        <w:tc>
          <w:tcPr>
            <w:tcW w:w="0" w:type="auto"/>
            <w:gridSpan w:val="5"/>
            <w:tcBorders>
              <w:top w:val="nil"/>
              <w:left w:val="nil"/>
              <w:bottom w:val="nil"/>
              <w:right w:val="nil"/>
            </w:tcBorders>
            <w:vAlign w:val="center"/>
            <w:hideMark/>
            <w:tcPrChange w:id="472" w:author="Arnob Alam" w:date="2025-01-21T15:59:00Z" w16du:dateUtc="2025-01-21T20:59:00Z">
              <w:tcPr>
                <w:tcW w:w="0" w:type="auto"/>
                <w:gridSpan w:val="5"/>
                <w:tcBorders>
                  <w:top w:val="nil"/>
                  <w:left w:val="nil"/>
                  <w:bottom w:val="nil"/>
                  <w:right w:val="nil"/>
                </w:tcBorders>
                <w:vAlign w:val="center"/>
                <w:hideMark/>
              </w:tcPr>
            </w:tcPrChange>
          </w:tcPr>
          <w:p w14:paraId="52BDEDB3" w14:textId="77777777" w:rsidR="00A336D5" w:rsidRDefault="00A336D5" w:rsidP="00EF22E2">
            <w:pPr>
              <w:jc w:val="center"/>
              <w:rPr>
                <w:ins w:id="473" w:author="Arnob Alam" w:date="2025-01-21T15:58:00Z" w16du:dateUtc="2025-01-21T20:58:00Z"/>
                <w:rFonts w:eastAsia="Times New Roman"/>
              </w:rPr>
            </w:pPr>
            <w:ins w:id="474" w:author="Arnob Alam" w:date="2025-01-21T15:58:00Z" w16du:dateUtc="2025-01-21T20:58:00Z">
              <w:r>
                <w:rPr>
                  <w:rStyle w:val="Strong"/>
                </w:rPr>
                <w:t>Relative Bid-Ask Spread DiD Analysis</w:t>
              </w:r>
            </w:ins>
          </w:p>
        </w:tc>
      </w:tr>
      <w:tr w:rsidR="00A336D5" w14:paraId="5C7EB104" w14:textId="77777777" w:rsidTr="00A336D5">
        <w:tblPrEx>
          <w:tblPrExChange w:id="475" w:author="Arnob Alam" w:date="2025-01-21T15:59:00Z" w16du:dateUtc="2025-01-21T20:59:00Z">
            <w:tblPrEx>
              <w:jc w:val="left"/>
            </w:tblPrEx>
          </w:tblPrExChange>
        </w:tblPrEx>
        <w:trPr>
          <w:tblCellSpacing w:w="15" w:type="dxa"/>
          <w:jc w:val="center"/>
          <w:ins w:id="476" w:author="Arnob Alam" w:date="2025-01-21T15:58:00Z"/>
          <w:trPrChange w:id="477"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478" w:author="Arnob Alam" w:date="2025-01-21T15:59:00Z" w16du:dateUtc="2025-01-21T20:59:00Z">
              <w:tcPr>
                <w:tcW w:w="0" w:type="auto"/>
                <w:gridSpan w:val="5"/>
                <w:tcBorders>
                  <w:bottom w:val="single" w:sz="6" w:space="0" w:color="000000"/>
                </w:tcBorders>
                <w:vAlign w:val="center"/>
                <w:hideMark/>
              </w:tcPr>
            </w:tcPrChange>
          </w:tcPr>
          <w:p w14:paraId="616AE276" w14:textId="77777777" w:rsidR="00A336D5" w:rsidRDefault="00A336D5" w:rsidP="00EF22E2">
            <w:pPr>
              <w:jc w:val="center"/>
              <w:rPr>
                <w:ins w:id="479" w:author="Arnob Alam" w:date="2025-01-21T15:58:00Z" w16du:dateUtc="2025-01-21T20:58:00Z"/>
                <w:rFonts w:eastAsia="Times New Roman"/>
              </w:rPr>
            </w:pPr>
          </w:p>
        </w:tc>
      </w:tr>
      <w:tr w:rsidR="00A336D5" w14:paraId="20E2A7DE" w14:textId="77777777" w:rsidTr="00A336D5">
        <w:tblPrEx>
          <w:tblPrExChange w:id="480" w:author="Arnob Alam" w:date="2025-01-21T15:59:00Z" w16du:dateUtc="2025-01-21T20:59:00Z">
            <w:tblPrEx>
              <w:jc w:val="left"/>
            </w:tblPrEx>
          </w:tblPrExChange>
        </w:tblPrEx>
        <w:trPr>
          <w:tblCellSpacing w:w="15" w:type="dxa"/>
          <w:jc w:val="center"/>
          <w:ins w:id="481" w:author="Arnob Alam" w:date="2025-01-21T15:58:00Z"/>
          <w:trPrChange w:id="482" w:author="Arnob Alam" w:date="2025-01-21T15:59:00Z" w16du:dateUtc="2025-01-21T20:59:00Z">
            <w:trPr>
              <w:tblCellSpacing w:w="15" w:type="dxa"/>
            </w:trPr>
          </w:trPrChange>
        </w:trPr>
        <w:tc>
          <w:tcPr>
            <w:tcW w:w="0" w:type="auto"/>
            <w:vAlign w:val="center"/>
            <w:hideMark/>
            <w:tcPrChange w:id="483" w:author="Arnob Alam" w:date="2025-01-21T15:59:00Z" w16du:dateUtc="2025-01-21T20:59:00Z">
              <w:tcPr>
                <w:tcW w:w="0" w:type="auto"/>
                <w:vAlign w:val="center"/>
                <w:hideMark/>
              </w:tcPr>
            </w:tcPrChange>
          </w:tcPr>
          <w:p w14:paraId="0359D2BB" w14:textId="77777777" w:rsidR="00A336D5" w:rsidRDefault="00A336D5" w:rsidP="00EF22E2">
            <w:pPr>
              <w:jc w:val="center"/>
              <w:rPr>
                <w:ins w:id="484" w:author="Arnob Alam" w:date="2025-01-21T15:58:00Z" w16du:dateUtc="2025-01-21T20:58:00Z"/>
                <w:rFonts w:eastAsia="Times New Roman"/>
                <w:sz w:val="20"/>
                <w:szCs w:val="20"/>
              </w:rPr>
            </w:pPr>
          </w:p>
        </w:tc>
        <w:tc>
          <w:tcPr>
            <w:tcW w:w="0" w:type="auto"/>
            <w:gridSpan w:val="4"/>
            <w:vAlign w:val="center"/>
            <w:hideMark/>
            <w:tcPrChange w:id="485" w:author="Arnob Alam" w:date="2025-01-21T15:59:00Z" w16du:dateUtc="2025-01-21T20:59:00Z">
              <w:tcPr>
                <w:tcW w:w="0" w:type="auto"/>
                <w:gridSpan w:val="4"/>
                <w:vAlign w:val="center"/>
                <w:hideMark/>
              </w:tcPr>
            </w:tcPrChange>
          </w:tcPr>
          <w:p w14:paraId="27F5EF1B" w14:textId="77777777" w:rsidR="00A336D5" w:rsidRDefault="00A336D5" w:rsidP="00EF22E2">
            <w:pPr>
              <w:jc w:val="center"/>
              <w:rPr>
                <w:ins w:id="486" w:author="Arnob Alam" w:date="2025-01-21T15:58:00Z" w16du:dateUtc="2025-01-21T20:58:00Z"/>
                <w:rFonts w:eastAsia="Times New Roman"/>
              </w:rPr>
            </w:pPr>
            <w:ins w:id="487" w:author="Arnob Alam" w:date="2025-01-21T15:58:00Z" w16du:dateUtc="2025-01-21T20:58:00Z">
              <w:r>
                <w:rPr>
                  <w:rStyle w:val="Emphasis"/>
                </w:rPr>
                <w:t>Dependent variable:</w:t>
              </w:r>
            </w:ins>
          </w:p>
        </w:tc>
      </w:tr>
      <w:tr w:rsidR="00A336D5" w14:paraId="30E8596D" w14:textId="77777777" w:rsidTr="00A336D5">
        <w:tblPrEx>
          <w:tblPrExChange w:id="488" w:author="Arnob Alam" w:date="2025-01-21T15:59:00Z" w16du:dateUtc="2025-01-21T20:59:00Z">
            <w:tblPrEx>
              <w:jc w:val="left"/>
            </w:tblPrEx>
          </w:tblPrExChange>
        </w:tblPrEx>
        <w:trPr>
          <w:tblCellSpacing w:w="15" w:type="dxa"/>
          <w:jc w:val="center"/>
          <w:ins w:id="489" w:author="Arnob Alam" w:date="2025-01-21T15:58:00Z"/>
          <w:trPrChange w:id="490" w:author="Arnob Alam" w:date="2025-01-21T15:59:00Z" w16du:dateUtc="2025-01-21T20:59:00Z">
            <w:trPr>
              <w:tblCellSpacing w:w="15" w:type="dxa"/>
            </w:trPr>
          </w:trPrChange>
        </w:trPr>
        <w:tc>
          <w:tcPr>
            <w:tcW w:w="0" w:type="auto"/>
            <w:vAlign w:val="center"/>
            <w:hideMark/>
            <w:tcPrChange w:id="491" w:author="Arnob Alam" w:date="2025-01-21T15:59:00Z" w16du:dateUtc="2025-01-21T20:59:00Z">
              <w:tcPr>
                <w:tcW w:w="0" w:type="auto"/>
                <w:vAlign w:val="center"/>
                <w:hideMark/>
              </w:tcPr>
            </w:tcPrChange>
          </w:tcPr>
          <w:p w14:paraId="324EA6F2" w14:textId="77777777" w:rsidR="00A336D5" w:rsidRDefault="00A336D5" w:rsidP="00EF22E2">
            <w:pPr>
              <w:jc w:val="center"/>
              <w:rPr>
                <w:ins w:id="492" w:author="Arnob Alam" w:date="2025-01-21T15:58:00Z" w16du:dateUtc="2025-01-21T20:58:00Z"/>
                <w:rFonts w:eastAsia="Times New Roman"/>
              </w:rPr>
            </w:pPr>
          </w:p>
        </w:tc>
        <w:tc>
          <w:tcPr>
            <w:tcW w:w="0" w:type="auto"/>
            <w:gridSpan w:val="4"/>
            <w:tcBorders>
              <w:bottom w:val="single" w:sz="6" w:space="0" w:color="000000"/>
            </w:tcBorders>
            <w:vAlign w:val="center"/>
            <w:hideMark/>
            <w:tcPrChange w:id="493" w:author="Arnob Alam" w:date="2025-01-21T15:59:00Z" w16du:dateUtc="2025-01-21T20:59:00Z">
              <w:tcPr>
                <w:tcW w:w="0" w:type="auto"/>
                <w:gridSpan w:val="4"/>
                <w:tcBorders>
                  <w:bottom w:val="single" w:sz="6" w:space="0" w:color="000000"/>
                </w:tcBorders>
                <w:vAlign w:val="center"/>
                <w:hideMark/>
              </w:tcPr>
            </w:tcPrChange>
          </w:tcPr>
          <w:p w14:paraId="0E676DB4" w14:textId="77777777" w:rsidR="00A336D5" w:rsidRDefault="00A336D5" w:rsidP="00EF22E2">
            <w:pPr>
              <w:jc w:val="center"/>
              <w:rPr>
                <w:ins w:id="494" w:author="Arnob Alam" w:date="2025-01-21T15:58:00Z" w16du:dateUtc="2025-01-21T20:58:00Z"/>
                <w:rFonts w:eastAsia="Times New Roman"/>
                <w:sz w:val="20"/>
                <w:szCs w:val="20"/>
              </w:rPr>
            </w:pPr>
          </w:p>
        </w:tc>
      </w:tr>
      <w:tr w:rsidR="00A336D5" w14:paraId="1C13CDDC" w14:textId="77777777" w:rsidTr="00A336D5">
        <w:tblPrEx>
          <w:tblPrExChange w:id="495" w:author="Arnob Alam" w:date="2025-01-21T15:59:00Z" w16du:dateUtc="2025-01-21T20:59:00Z">
            <w:tblPrEx>
              <w:jc w:val="left"/>
            </w:tblPrEx>
          </w:tblPrExChange>
        </w:tblPrEx>
        <w:trPr>
          <w:tblCellSpacing w:w="15" w:type="dxa"/>
          <w:jc w:val="center"/>
          <w:ins w:id="496" w:author="Arnob Alam" w:date="2025-01-21T15:58:00Z"/>
          <w:trPrChange w:id="497" w:author="Arnob Alam" w:date="2025-01-21T15:59:00Z" w16du:dateUtc="2025-01-21T20:59:00Z">
            <w:trPr>
              <w:tblCellSpacing w:w="15" w:type="dxa"/>
            </w:trPr>
          </w:trPrChange>
        </w:trPr>
        <w:tc>
          <w:tcPr>
            <w:tcW w:w="0" w:type="auto"/>
            <w:vAlign w:val="center"/>
            <w:hideMark/>
            <w:tcPrChange w:id="498" w:author="Arnob Alam" w:date="2025-01-21T15:59:00Z" w16du:dateUtc="2025-01-21T20:59:00Z">
              <w:tcPr>
                <w:tcW w:w="0" w:type="auto"/>
                <w:vAlign w:val="center"/>
                <w:hideMark/>
              </w:tcPr>
            </w:tcPrChange>
          </w:tcPr>
          <w:p w14:paraId="5CBB6591" w14:textId="77777777" w:rsidR="00A336D5" w:rsidRDefault="00A336D5" w:rsidP="00EF22E2">
            <w:pPr>
              <w:jc w:val="center"/>
              <w:rPr>
                <w:ins w:id="499" w:author="Arnob Alam" w:date="2025-01-21T15:58:00Z" w16du:dateUtc="2025-01-21T20:58:00Z"/>
                <w:rFonts w:eastAsia="Times New Roman"/>
                <w:sz w:val="20"/>
                <w:szCs w:val="20"/>
              </w:rPr>
            </w:pPr>
          </w:p>
        </w:tc>
        <w:tc>
          <w:tcPr>
            <w:tcW w:w="0" w:type="auto"/>
            <w:gridSpan w:val="4"/>
            <w:vAlign w:val="center"/>
            <w:hideMark/>
            <w:tcPrChange w:id="500" w:author="Arnob Alam" w:date="2025-01-21T15:59:00Z" w16du:dateUtc="2025-01-21T20:59:00Z">
              <w:tcPr>
                <w:tcW w:w="0" w:type="auto"/>
                <w:gridSpan w:val="4"/>
                <w:vAlign w:val="center"/>
                <w:hideMark/>
              </w:tcPr>
            </w:tcPrChange>
          </w:tcPr>
          <w:p w14:paraId="1C3443A5" w14:textId="77777777" w:rsidR="00A336D5" w:rsidRDefault="00A336D5" w:rsidP="00EF22E2">
            <w:pPr>
              <w:jc w:val="center"/>
              <w:rPr>
                <w:ins w:id="501" w:author="Arnob Alam" w:date="2025-01-21T15:58:00Z" w16du:dateUtc="2025-01-21T20:58:00Z"/>
                <w:rFonts w:eastAsia="Times New Roman"/>
              </w:rPr>
            </w:pPr>
            <w:ins w:id="502" w:author="Arnob Alam" w:date="2025-01-21T15:58:00Z" w16du:dateUtc="2025-01-21T20:58:00Z">
              <w:r>
                <w:rPr>
                  <w:rFonts w:eastAsia="Times New Roman"/>
                </w:rPr>
                <w:t>Relative Spread</w:t>
              </w:r>
            </w:ins>
          </w:p>
        </w:tc>
      </w:tr>
      <w:tr w:rsidR="00A336D5" w14:paraId="0E88B78D" w14:textId="77777777" w:rsidTr="00A336D5">
        <w:tblPrEx>
          <w:tblPrExChange w:id="503" w:author="Arnob Alam" w:date="2025-01-21T15:59:00Z" w16du:dateUtc="2025-01-21T20:59:00Z">
            <w:tblPrEx>
              <w:jc w:val="left"/>
            </w:tblPrEx>
          </w:tblPrExChange>
        </w:tblPrEx>
        <w:trPr>
          <w:tblCellSpacing w:w="15" w:type="dxa"/>
          <w:jc w:val="center"/>
          <w:ins w:id="504" w:author="Arnob Alam" w:date="2025-01-21T15:58:00Z"/>
          <w:trPrChange w:id="505" w:author="Arnob Alam" w:date="2025-01-21T15:59:00Z" w16du:dateUtc="2025-01-21T20:59:00Z">
            <w:trPr>
              <w:tblCellSpacing w:w="15" w:type="dxa"/>
            </w:trPr>
          </w:trPrChange>
        </w:trPr>
        <w:tc>
          <w:tcPr>
            <w:tcW w:w="0" w:type="auto"/>
            <w:vAlign w:val="center"/>
            <w:hideMark/>
            <w:tcPrChange w:id="506" w:author="Arnob Alam" w:date="2025-01-21T15:59:00Z" w16du:dateUtc="2025-01-21T20:59:00Z">
              <w:tcPr>
                <w:tcW w:w="0" w:type="auto"/>
                <w:vAlign w:val="center"/>
                <w:hideMark/>
              </w:tcPr>
            </w:tcPrChange>
          </w:tcPr>
          <w:p w14:paraId="3ECD3E40" w14:textId="77777777" w:rsidR="00A336D5" w:rsidRDefault="00A336D5" w:rsidP="00EF22E2">
            <w:pPr>
              <w:jc w:val="center"/>
              <w:rPr>
                <w:ins w:id="507" w:author="Arnob Alam" w:date="2025-01-21T15:58:00Z" w16du:dateUtc="2025-01-21T20:58:00Z"/>
                <w:rFonts w:eastAsia="Times New Roman"/>
              </w:rPr>
            </w:pPr>
          </w:p>
        </w:tc>
        <w:tc>
          <w:tcPr>
            <w:tcW w:w="0" w:type="auto"/>
            <w:gridSpan w:val="2"/>
            <w:vAlign w:val="center"/>
            <w:hideMark/>
            <w:tcPrChange w:id="508" w:author="Arnob Alam" w:date="2025-01-21T15:59:00Z" w16du:dateUtc="2025-01-21T20:59:00Z">
              <w:tcPr>
                <w:tcW w:w="0" w:type="auto"/>
                <w:gridSpan w:val="2"/>
                <w:vAlign w:val="center"/>
                <w:hideMark/>
              </w:tcPr>
            </w:tcPrChange>
          </w:tcPr>
          <w:p w14:paraId="62D9E21B" w14:textId="77777777" w:rsidR="00A336D5" w:rsidRDefault="00A336D5" w:rsidP="00EF22E2">
            <w:pPr>
              <w:jc w:val="center"/>
              <w:rPr>
                <w:ins w:id="509" w:author="Arnob Alam" w:date="2025-01-21T15:58:00Z" w16du:dateUtc="2025-01-21T20:58:00Z"/>
                <w:rFonts w:eastAsia="Times New Roman"/>
              </w:rPr>
            </w:pPr>
            <w:ins w:id="510" w:author="Arnob Alam" w:date="2025-01-21T15:58:00Z" w16du:dateUtc="2025-01-21T20:58:00Z">
              <w:r>
                <w:rPr>
                  <w:rFonts w:eastAsia="Times New Roman"/>
                </w:rPr>
                <w:t>Simple Model</w:t>
              </w:r>
            </w:ins>
          </w:p>
        </w:tc>
        <w:tc>
          <w:tcPr>
            <w:tcW w:w="0" w:type="auto"/>
            <w:gridSpan w:val="2"/>
            <w:vAlign w:val="center"/>
            <w:hideMark/>
            <w:tcPrChange w:id="511" w:author="Arnob Alam" w:date="2025-01-21T15:59:00Z" w16du:dateUtc="2025-01-21T20:59:00Z">
              <w:tcPr>
                <w:tcW w:w="0" w:type="auto"/>
                <w:gridSpan w:val="2"/>
                <w:vAlign w:val="center"/>
                <w:hideMark/>
              </w:tcPr>
            </w:tcPrChange>
          </w:tcPr>
          <w:p w14:paraId="5BC4233D" w14:textId="77777777" w:rsidR="00A336D5" w:rsidRDefault="00A336D5" w:rsidP="00EF22E2">
            <w:pPr>
              <w:jc w:val="center"/>
              <w:rPr>
                <w:ins w:id="512" w:author="Arnob Alam" w:date="2025-01-21T15:58:00Z" w16du:dateUtc="2025-01-21T20:58:00Z"/>
                <w:rFonts w:eastAsia="Times New Roman"/>
              </w:rPr>
            </w:pPr>
            <w:ins w:id="513" w:author="Arnob Alam" w:date="2025-01-21T15:58:00Z" w16du:dateUtc="2025-01-21T20:58:00Z">
              <w:r>
                <w:rPr>
                  <w:rFonts w:eastAsia="Times New Roman"/>
                </w:rPr>
                <w:t>Full Model</w:t>
              </w:r>
            </w:ins>
          </w:p>
        </w:tc>
      </w:tr>
      <w:tr w:rsidR="00A336D5" w14:paraId="001FAE3F" w14:textId="77777777" w:rsidTr="00A336D5">
        <w:tblPrEx>
          <w:tblPrExChange w:id="514" w:author="Arnob Alam" w:date="2025-01-21T15:59:00Z" w16du:dateUtc="2025-01-21T20:59:00Z">
            <w:tblPrEx>
              <w:jc w:val="left"/>
            </w:tblPrEx>
          </w:tblPrExChange>
        </w:tblPrEx>
        <w:trPr>
          <w:tblCellSpacing w:w="15" w:type="dxa"/>
          <w:jc w:val="center"/>
          <w:ins w:id="515" w:author="Arnob Alam" w:date="2025-01-21T15:58:00Z"/>
          <w:trPrChange w:id="516" w:author="Arnob Alam" w:date="2025-01-21T15:59:00Z" w16du:dateUtc="2025-01-21T20:59:00Z">
            <w:trPr>
              <w:tblCellSpacing w:w="15" w:type="dxa"/>
            </w:trPr>
          </w:trPrChange>
        </w:trPr>
        <w:tc>
          <w:tcPr>
            <w:tcW w:w="0" w:type="auto"/>
            <w:vAlign w:val="center"/>
            <w:hideMark/>
            <w:tcPrChange w:id="517" w:author="Arnob Alam" w:date="2025-01-21T15:59:00Z" w16du:dateUtc="2025-01-21T20:59:00Z">
              <w:tcPr>
                <w:tcW w:w="0" w:type="auto"/>
                <w:vAlign w:val="center"/>
                <w:hideMark/>
              </w:tcPr>
            </w:tcPrChange>
          </w:tcPr>
          <w:p w14:paraId="2DF64E47" w14:textId="77777777" w:rsidR="00A336D5" w:rsidRDefault="00A336D5" w:rsidP="00EF22E2">
            <w:pPr>
              <w:jc w:val="center"/>
              <w:rPr>
                <w:ins w:id="518" w:author="Arnob Alam" w:date="2025-01-21T15:58:00Z" w16du:dateUtc="2025-01-21T20:58:00Z"/>
                <w:rFonts w:eastAsia="Times New Roman"/>
              </w:rPr>
            </w:pPr>
          </w:p>
        </w:tc>
        <w:tc>
          <w:tcPr>
            <w:tcW w:w="0" w:type="auto"/>
            <w:gridSpan w:val="2"/>
            <w:vAlign w:val="center"/>
            <w:hideMark/>
            <w:tcPrChange w:id="519" w:author="Arnob Alam" w:date="2025-01-21T15:59:00Z" w16du:dateUtc="2025-01-21T20:59:00Z">
              <w:tcPr>
                <w:tcW w:w="0" w:type="auto"/>
                <w:gridSpan w:val="2"/>
                <w:vAlign w:val="center"/>
                <w:hideMark/>
              </w:tcPr>
            </w:tcPrChange>
          </w:tcPr>
          <w:p w14:paraId="5D25BA28" w14:textId="77777777" w:rsidR="00A336D5" w:rsidRDefault="00A336D5" w:rsidP="00EF22E2">
            <w:pPr>
              <w:jc w:val="center"/>
              <w:rPr>
                <w:ins w:id="520" w:author="Arnob Alam" w:date="2025-01-21T15:58:00Z" w16du:dateUtc="2025-01-21T20:58:00Z"/>
                <w:rFonts w:eastAsia="Times New Roman"/>
              </w:rPr>
            </w:pPr>
            <w:ins w:id="521" w:author="Arnob Alam" w:date="2025-01-21T15:58:00Z" w16du:dateUtc="2025-01-21T20:58:00Z">
              <w:r>
                <w:rPr>
                  <w:rFonts w:eastAsia="Times New Roman"/>
                </w:rPr>
                <w:t>(1)</w:t>
              </w:r>
            </w:ins>
          </w:p>
        </w:tc>
        <w:tc>
          <w:tcPr>
            <w:tcW w:w="0" w:type="auto"/>
            <w:gridSpan w:val="2"/>
            <w:vAlign w:val="center"/>
            <w:hideMark/>
            <w:tcPrChange w:id="522" w:author="Arnob Alam" w:date="2025-01-21T15:59:00Z" w16du:dateUtc="2025-01-21T20:59:00Z">
              <w:tcPr>
                <w:tcW w:w="0" w:type="auto"/>
                <w:gridSpan w:val="2"/>
                <w:vAlign w:val="center"/>
                <w:hideMark/>
              </w:tcPr>
            </w:tcPrChange>
          </w:tcPr>
          <w:p w14:paraId="0B636B7F" w14:textId="77777777" w:rsidR="00A336D5" w:rsidRDefault="00A336D5" w:rsidP="00EF22E2">
            <w:pPr>
              <w:jc w:val="center"/>
              <w:rPr>
                <w:ins w:id="523" w:author="Arnob Alam" w:date="2025-01-21T15:58:00Z" w16du:dateUtc="2025-01-21T20:58:00Z"/>
                <w:rFonts w:eastAsia="Times New Roman"/>
              </w:rPr>
            </w:pPr>
            <w:ins w:id="524" w:author="Arnob Alam" w:date="2025-01-21T15:58:00Z" w16du:dateUtc="2025-01-21T20:58:00Z">
              <w:r>
                <w:rPr>
                  <w:rFonts w:eastAsia="Times New Roman"/>
                </w:rPr>
                <w:t>(2)</w:t>
              </w:r>
            </w:ins>
          </w:p>
        </w:tc>
      </w:tr>
      <w:tr w:rsidR="00A336D5" w14:paraId="0BFE3A81" w14:textId="77777777" w:rsidTr="00A336D5">
        <w:tblPrEx>
          <w:tblPrExChange w:id="525" w:author="Arnob Alam" w:date="2025-01-21T15:59:00Z" w16du:dateUtc="2025-01-21T20:59:00Z">
            <w:tblPrEx>
              <w:jc w:val="left"/>
            </w:tblPrEx>
          </w:tblPrExChange>
        </w:tblPrEx>
        <w:trPr>
          <w:tblCellSpacing w:w="15" w:type="dxa"/>
          <w:jc w:val="center"/>
          <w:ins w:id="526" w:author="Arnob Alam" w:date="2025-01-21T15:58:00Z"/>
          <w:trPrChange w:id="527"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528" w:author="Arnob Alam" w:date="2025-01-21T15:59:00Z" w16du:dateUtc="2025-01-21T20:59:00Z">
              <w:tcPr>
                <w:tcW w:w="0" w:type="auto"/>
                <w:gridSpan w:val="5"/>
                <w:tcBorders>
                  <w:bottom w:val="single" w:sz="6" w:space="0" w:color="000000"/>
                </w:tcBorders>
                <w:vAlign w:val="center"/>
                <w:hideMark/>
              </w:tcPr>
            </w:tcPrChange>
          </w:tcPr>
          <w:p w14:paraId="5A6C68D3" w14:textId="77777777" w:rsidR="00A336D5" w:rsidRDefault="00A336D5" w:rsidP="00EF22E2">
            <w:pPr>
              <w:jc w:val="center"/>
              <w:rPr>
                <w:ins w:id="529" w:author="Arnob Alam" w:date="2025-01-21T15:58:00Z" w16du:dateUtc="2025-01-21T20:58:00Z"/>
                <w:rFonts w:eastAsia="Times New Roman"/>
              </w:rPr>
            </w:pPr>
          </w:p>
        </w:tc>
      </w:tr>
      <w:tr w:rsidR="00A336D5" w14:paraId="3C9280FA" w14:textId="77777777" w:rsidTr="00A336D5">
        <w:tblPrEx>
          <w:tblPrExChange w:id="530" w:author="Arnob Alam" w:date="2025-01-21T15:59:00Z" w16du:dateUtc="2025-01-21T20:59:00Z">
            <w:tblPrEx>
              <w:jc w:val="left"/>
            </w:tblPrEx>
          </w:tblPrExChange>
        </w:tblPrEx>
        <w:trPr>
          <w:tblCellSpacing w:w="15" w:type="dxa"/>
          <w:jc w:val="center"/>
          <w:ins w:id="531" w:author="Arnob Alam" w:date="2025-01-21T15:58:00Z"/>
          <w:trPrChange w:id="532" w:author="Arnob Alam" w:date="2025-01-21T15:59:00Z" w16du:dateUtc="2025-01-21T20:59:00Z">
            <w:trPr>
              <w:tblCellSpacing w:w="15" w:type="dxa"/>
            </w:trPr>
          </w:trPrChange>
        </w:trPr>
        <w:tc>
          <w:tcPr>
            <w:tcW w:w="0" w:type="auto"/>
            <w:vAlign w:val="center"/>
            <w:hideMark/>
            <w:tcPrChange w:id="533" w:author="Arnob Alam" w:date="2025-01-21T15:59:00Z" w16du:dateUtc="2025-01-21T20:59:00Z">
              <w:tcPr>
                <w:tcW w:w="0" w:type="auto"/>
                <w:vAlign w:val="center"/>
                <w:hideMark/>
              </w:tcPr>
            </w:tcPrChange>
          </w:tcPr>
          <w:p w14:paraId="33170C2E" w14:textId="77777777" w:rsidR="00A336D5" w:rsidRDefault="00A336D5" w:rsidP="00EF22E2">
            <w:pPr>
              <w:jc w:val="left"/>
              <w:rPr>
                <w:ins w:id="534" w:author="Arnob Alam" w:date="2025-01-21T15:58:00Z" w16du:dateUtc="2025-01-21T20:58:00Z"/>
                <w:rFonts w:eastAsia="Times New Roman"/>
              </w:rPr>
            </w:pPr>
            <w:ins w:id="535" w:author="Arnob Alam" w:date="2025-01-21T15:58:00Z" w16du:dateUtc="2025-01-21T20:58:00Z">
              <w:r>
                <w:rPr>
                  <w:rFonts w:eastAsia="Times New Roman"/>
                </w:rPr>
                <w:t>Group</w:t>
              </w:r>
            </w:ins>
          </w:p>
        </w:tc>
        <w:tc>
          <w:tcPr>
            <w:tcW w:w="0" w:type="auto"/>
            <w:gridSpan w:val="2"/>
            <w:vAlign w:val="center"/>
            <w:hideMark/>
            <w:tcPrChange w:id="536" w:author="Arnob Alam" w:date="2025-01-21T15:59:00Z" w16du:dateUtc="2025-01-21T20:59:00Z">
              <w:tcPr>
                <w:tcW w:w="0" w:type="auto"/>
                <w:gridSpan w:val="2"/>
                <w:vAlign w:val="center"/>
                <w:hideMark/>
              </w:tcPr>
            </w:tcPrChange>
          </w:tcPr>
          <w:p w14:paraId="163B05B9" w14:textId="77777777" w:rsidR="00A336D5" w:rsidRDefault="00A336D5" w:rsidP="00EF22E2">
            <w:pPr>
              <w:jc w:val="center"/>
              <w:rPr>
                <w:ins w:id="537" w:author="Arnob Alam" w:date="2025-01-21T15:58:00Z" w16du:dateUtc="2025-01-21T20:58:00Z"/>
                <w:rFonts w:eastAsia="Times New Roman"/>
              </w:rPr>
            </w:pPr>
            <w:ins w:id="538" w:author="Arnob Alam" w:date="2025-01-21T15:58:00Z" w16du:dateUtc="2025-01-21T20:58:00Z">
              <w:r>
                <w:rPr>
                  <w:rFonts w:eastAsia="Times New Roman"/>
                </w:rPr>
                <w:t>-0.005</w:t>
              </w:r>
              <w:r>
                <w:rPr>
                  <w:rFonts w:eastAsia="Times New Roman"/>
                  <w:vertAlign w:val="superscript"/>
                </w:rPr>
                <w:t>***</w:t>
              </w:r>
            </w:ins>
          </w:p>
        </w:tc>
        <w:tc>
          <w:tcPr>
            <w:tcW w:w="0" w:type="auto"/>
            <w:gridSpan w:val="2"/>
            <w:vAlign w:val="center"/>
            <w:hideMark/>
            <w:tcPrChange w:id="539" w:author="Arnob Alam" w:date="2025-01-21T15:59:00Z" w16du:dateUtc="2025-01-21T20:59:00Z">
              <w:tcPr>
                <w:tcW w:w="0" w:type="auto"/>
                <w:gridSpan w:val="2"/>
                <w:vAlign w:val="center"/>
                <w:hideMark/>
              </w:tcPr>
            </w:tcPrChange>
          </w:tcPr>
          <w:p w14:paraId="715748D8" w14:textId="77777777" w:rsidR="00A336D5" w:rsidRDefault="00A336D5" w:rsidP="00EF22E2">
            <w:pPr>
              <w:jc w:val="center"/>
              <w:rPr>
                <w:ins w:id="540" w:author="Arnob Alam" w:date="2025-01-21T15:58:00Z" w16du:dateUtc="2025-01-21T20:58:00Z"/>
                <w:rFonts w:eastAsia="Times New Roman"/>
              </w:rPr>
            </w:pPr>
            <w:ins w:id="541" w:author="Arnob Alam" w:date="2025-01-21T15:58:00Z" w16du:dateUtc="2025-01-21T20:58:00Z">
              <w:r>
                <w:rPr>
                  <w:rFonts w:eastAsia="Times New Roman"/>
                </w:rPr>
                <w:t>-0.005</w:t>
              </w:r>
              <w:r>
                <w:rPr>
                  <w:rFonts w:eastAsia="Times New Roman"/>
                  <w:vertAlign w:val="superscript"/>
                </w:rPr>
                <w:t>***</w:t>
              </w:r>
            </w:ins>
          </w:p>
        </w:tc>
      </w:tr>
      <w:tr w:rsidR="00A336D5" w14:paraId="5F2FD547" w14:textId="77777777" w:rsidTr="00A336D5">
        <w:tblPrEx>
          <w:tblPrExChange w:id="542" w:author="Arnob Alam" w:date="2025-01-21T15:59:00Z" w16du:dateUtc="2025-01-21T20:59:00Z">
            <w:tblPrEx>
              <w:jc w:val="left"/>
            </w:tblPrEx>
          </w:tblPrExChange>
        </w:tblPrEx>
        <w:trPr>
          <w:tblCellSpacing w:w="15" w:type="dxa"/>
          <w:jc w:val="center"/>
          <w:ins w:id="543" w:author="Arnob Alam" w:date="2025-01-21T15:58:00Z"/>
          <w:trPrChange w:id="544" w:author="Arnob Alam" w:date="2025-01-21T15:59:00Z" w16du:dateUtc="2025-01-21T20:59:00Z">
            <w:trPr>
              <w:tblCellSpacing w:w="15" w:type="dxa"/>
            </w:trPr>
          </w:trPrChange>
        </w:trPr>
        <w:tc>
          <w:tcPr>
            <w:tcW w:w="0" w:type="auto"/>
            <w:vAlign w:val="center"/>
            <w:hideMark/>
            <w:tcPrChange w:id="545" w:author="Arnob Alam" w:date="2025-01-21T15:59:00Z" w16du:dateUtc="2025-01-21T20:59:00Z">
              <w:tcPr>
                <w:tcW w:w="0" w:type="auto"/>
                <w:vAlign w:val="center"/>
                <w:hideMark/>
              </w:tcPr>
            </w:tcPrChange>
          </w:tcPr>
          <w:p w14:paraId="5B6AD00F" w14:textId="77777777" w:rsidR="00A336D5" w:rsidRDefault="00A336D5" w:rsidP="00EF22E2">
            <w:pPr>
              <w:jc w:val="center"/>
              <w:rPr>
                <w:ins w:id="546" w:author="Arnob Alam" w:date="2025-01-21T15:58:00Z" w16du:dateUtc="2025-01-21T20:58:00Z"/>
                <w:rFonts w:eastAsia="Times New Roman"/>
              </w:rPr>
            </w:pPr>
          </w:p>
        </w:tc>
        <w:tc>
          <w:tcPr>
            <w:tcW w:w="0" w:type="auto"/>
            <w:gridSpan w:val="2"/>
            <w:vAlign w:val="center"/>
            <w:hideMark/>
            <w:tcPrChange w:id="547" w:author="Arnob Alam" w:date="2025-01-21T15:59:00Z" w16du:dateUtc="2025-01-21T20:59:00Z">
              <w:tcPr>
                <w:tcW w:w="0" w:type="auto"/>
                <w:gridSpan w:val="2"/>
                <w:vAlign w:val="center"/>
                <w:hideMark/>
              </w:tcPr>
            </w:tcPrChange>
          </w:tcPr>
          <w:p w14:paraId="2BBCB61A" w14:textId="77777777" w:rsidR="00A336D5" w:rsidRDefault="00A336D5" w:rsidP="00EF22E2">
            <w:pPr>
              <w:jc w:val="center"/>
              <w:rPr>
                <w:ins w:id="548" w:author="Arnob Alam" w:date="2025-01-21T15:58:00Z" w16du:dateUtc="2025-01-21T20:58:00Z"/>
                <w:rFonts w:eastAsia="Times New Roman"/>
              </w:rPr>
            </w:pPr>
            <w:ins w:id="549" w:author="Arnob Alam" w:date="2025-01-21T15:58:00Z" w16du:dateUtc="2025-01-21T20:58:00Z">
              <w:r>
                <w:rPr>
                  <w:rFonts w:eastAsia="Times New Roman"/>
                </w:rPr>
                <w:t>(0.001)</w:t>
              </w:r>
            </w:ins>
          </w:p>
        </w:tc>
        <w:tc>
          <w:tcPr>
            <w:tcW w:w="0" w:type="auto"/>
            <w:gridSpan w:val="2"/>
            <w:vAlign w:val="center"/>
            <w:hideMark/>
            <w:tcPrChange w:id="550" w:author="Arnob Alam" w:date="2025-01-21T15:59:00Z" w16du:dateUtc="2025-01-21T20:59:00Z">
              <w:tcPr>
                <w:tcW w:w="0" w:type="auto"/>
                <w:gridSpan w:val="2"/>
                <w:vAlign w:val="center"/>
                <w:hideMark/>
              </w:tcPr>
            </w:tcPrChange>
          </w:tcPr>
          <w:p w14:paraId="01A2D772" w14:textId="77777777" w:rsidR="00A336D5" w:rsidRDefault="00A336D5" w:rsidP="00EF22E2">
            <w:pPr>
              <w:jc w:val="center"/>
              <w:rPr>
                <w:ins w:id="551" w:author="Arnob Alam" w:date="2025-01-21T15:58:00Z" w16du:dateUtc="2025-01-21T20:58:00Z"/>
                <w:rFonts w:eastAsia="Times New Roman"/>
              </w:rPr>
            </w:pPr>
            <w:ins w:id="552" w:author="Arnob Alam" w:date="2025-01-21T15:58:00Z" w16du:dateUtc="2025-01-21T20:58:00Z">
              <w:r>
                <w:rPr>
                  <w:rFonts w:eastAsia="Times New Roman"/>
                </w:rPr>
                <w:t>(0.001)</w:t>
              </w:r>
            </w:ins>
          </w:p>
        </w:tc>
      </w:tr>
      <w:tr w:rsidR="00A336D5" w14:paraId="452F5428" w14:textId="77777777" w:rsidTr="00A336D5">
        <w:tblPrEx>
          <w:tblPrExChange w:id="553" w:author="Arnob Alam" w:date="2025-01-21T15:59:00Z" w16du:dateUtc="2025-01-21T20:59:00Z">
            <w:tblPrEx>
              <w:jc w:val="left"/>
            </w:tblPrEx>
          </w:tblPrExChange>
        </w:tblPrEx>
        <w:trPr>
          <w:tblCellSpacing w:w="15" w:type="dxa"/>
          <w:jc w:val="center"/>
          <w:ins w:id="554" w:author="Arnob Alam" w:date="2025-01-21T15:58:00Z"/>
          <w:trPrChange w:id="555" w:author="Arnob Alam" w:date="2025-01-21T15:59:00Z" w16du:dateUtc="2025-01-21T20:59:00Z">
            <w:trPr>
              <w:tblCellSpacing w:w="15" w:type="dxa"/>
            </w:trPr>
          </w:trPrChange>
        </w:trPr>
        <w:tc>
          <w:tcPr>
            <w:tcW w:w="0" w:type="auto"/>
            <w:vAlign w:val="center"/>
            <w:hideMark/>
            <w:tcPrChange w:id="556" w:author="Arnob Alam" w:date="2025-01-21T15:59:00Z" w16du:dateUtc="2025-01-21T20:59:00Z">
              <w:tcPr>
                <w:tcW w:w="0" w:type="auto"/>
                <w:vAlign w:val="center"/>
                <w:hideMark/>
              </w:tcPr>
            </w:tcPrChange>
          </w:tcPr>
          <w:p w14:paraId="4915ECB8" w14:textId="77777777" w:rsidR="00A336D5" w:rsidRDefault="00A336D5" w:rsidP="00EF22E2">
            <w:pPr>
              <w:jc w:val="center"/>
              <w:rPr>
                <w:ins w:id="557" w:author="Arnob Alam" w:date="2025-01-21T15:58:00Z" w16du:dateUtc="2025-01-21T20:58:00Z"/>
                <w:rFonts w:eastAsia="Times New Roman"/>
              </w:rPr>
            </w:pPr>
          </w:p>
        </w:tc>
        <w:tc>
          <w:tcPr>
            <w:tcW w:w="0" w:type="auto"/>
            <w:gridSpan w:val="2"/>
            <w:vAlign w:val="center"/>
            <w:hideMark/>
            <w:tcPrChange w:id="558" w:author="Arnob Alam" w:date="2025-01-21T15:59:00Z" w16du:dateUtc="2025-01-21T20:59:00Z">
              <w:tcPr>
                <w:tcW w:w="0" w:type="auto"/>
                <w:gridSpan w:val="2"/>
                <w:vAlign w:val="center"/>
                <w:hideMark/>
              </w:tcPr>
            </w:tcPrChange>
          </w:tcPr>
          <w:p w14:paraId="692731AC" w14:textId="77777777" w:rsidR="00A336D5" w:rsidRDefault="00A336D5" w:rsidP="00EF22E2">
            <w:pPr>
              <w:rPr>
                <w:ins w:id="559" w:author="Arnob Alam" w:date="2025-01-21T15:58:00Z" w16du:dateUtc="2025-01-21T20:58:00Z"/>
                <w:rFonts w:eastAsia="Times New Roman"/>
                <w:sz w:val="20"/>
                <w:szCs w:val="20"/>
              </w:rPr>
            </w:pPr>
          </w:p>
        </w:tc>
        <w:tc>
          <w:tcPr>
            <w:tcW w:w="0" w:type="auto"/>
            <w:gridSpan w:val="2"/>
            <w:vAlign w:val="center"/>
            <w:hideMark/>
            <w:tcPrChange w:id="560" w:author="Arnob Alam" w:date="2025-01-21T15:59:00Z" w16du:dateUtc="2025-01-21T20:59:00Z">
              <w:tcPr>
                <w:tcW w:w="0" w:type="auto"/>
                <w:gridSpan w:val="2"/>
                <w:vAlign w:val="center"/>
                <w:hideMark/>
              </w:tcPr>
            </w:tcPrChange>
          </w:tcPr>
          <w:p w14:paraId="1FA983BB" w14:textId="77777777" w:rsidR="00A336D5" w:rsidRDefault="00A336D5" w:rsidP="00EF22E2">
            <w:pPr>
              <w:jc w:val="center"/>
              <w:rPr>
                <w:ins w:id="561" w:author="Arnob Alam" w:date="2025-01-21T15:58:00Z" w16du:dateUtc="2025-01-21T20:58:00Z"/>
                <w:rFonts w:eastAsia="Times New Roman"/>
                <w:sz w:val="20"/>
                <w:szCs w:val="20"/>
              </w:rPr>
            </w:pPr>
          </w:p>
        </w:tc>
      </w:tr>
      <w:tr w:rsidR="00A336D5" w14:paraId="0A5943E0" w14:textId="77777777" w:rsidTr="00A336D5">
        <w:tblPrEx>
          <w:tblPrExChange w:id="562" w:author="Arnob Alam" w:date="2025-01-21T15:59:00Z" w16du:dateUtc="2025-01-21T20:59:00Z">
            <w:tblPrEx>
              <w:jc w:val="left"/>
            </w:tblPrEx>
          </w:tblPrExChange>
        </w:tblPrEx>
        <w:trPr>
          <w:tblCellSpacing w:w="15" w:type="dxa"/>
          <w:jc w:val="center"/>
          <w:ins w:id="563" w:author="Arnob Alam" w:date="2025-01-21T15:58:00Z"/>
          <w:trPrChange w:id="564" w:author="Arnob Alam" w:date="2025-01-21T15:59:00Z" w16du:dateUtc="2025-01-21T20:59:00Z">
            <w:trPr>
              <w:tblCellSpacing w:w="15" w:type="dxa"/>
            </w:trPr>
          </w:trPrChange>
        </w:trPr>
        <w:tc>
          <w:tcPr>
            <w:tcW w:w="0" w:type="auto"/>
            <w:vAlign w:val="center"/>
            <w:hideMark/>
            <w:tcPrChange w:id="565" w:author="Arnob Alam" w:date="2025-01-21T15:59:00Z" w16du:dateUtc="2025-01-21T20:59:00Z">
              <w:tcPr>
                <w:tcW w:w="0" w:type="auto"/>
                <w:vAlign w:val="center"/>
                <w:hideMark/>
              </w:tcPr>
            </w:tcPrChange>
          </w:tcPr>
          <w:p w14:paraId="43BC575A" w14:textId="77777777" w:rsidR="00A336D5" w:rsidRDefault="00A336D5" w:rsidP="00EF22E2">
            <w:pPr>
              <w:jc w:val="left"/>
              <w:rPr>
                <w:ins w:id="566" w:author="Arnob Alam" w:date="2025-01-21T15:58:00Z" w16du:dateUtc="2025-01-21T20:58:00Z"/>
                <w:rFonts w:eastAsia="Times New Roman"/>
              </w:rPr>
            </w:pPr>
            <w:ins w:id="567" w:author="Arnob Alam" w:date="2025-01-21T15:58:00Z" w16du:dateUtc="2025-01-21T20:58:00Z">
              <w:r>
                <w:rPr>
                  <w:rFonts w:eastAsia="Times New Roman"/>
                </w:rPr>
                <w:t>Period</w:t>
              </w:r>
            </w:ins>
          </w:p>
        </w:tc>
        <w:tc>
          <w:tcPr>
            <w:tcW w:w="0" w:type="auto"/>
            <w:gridSpan w:val="2"/>
            <w:vAlign w:val="center"/>
            <w:hideMark/>
            <w:tcPrChange w:id="568" w:author="Arnob Alam" w:date="2025-01-21T15:59:00Z" w16du:dateUtc="2025-01-21T20:59:00Z">
              <w:tcPr>
                <w:tcW w:w="0" w:type="auto"/>
                <w:gridSpan w:val="2"/>
                <w:vAlign w:val="center"/>
                <w:hideMark/>
              </w:tcPr>
            </w:tcPrChange>
          </w:tcPr>
          <w:p w14:paraId="2B6FE2DA" w14:textId="77777777" w:rsidR="00A336D5" w:rsidRDefault="00A336D5" w:rsidP="00EF22E2">
            <w:pPr>
              <w:jc w:val="center"/>
              <w:rPr>
                <w:ins w:id="569" w:author="Arnob Alam" w:date="2025-01-21T15:58:00Z" w16du:dateUtc="2025-01-21T20:58:00Z"/>
                <w:rFonts w:eastAsia="Times New Roman"/>
              </w:rPr>
            </w:pPr>
            <w:ins w:id="570" w:author="Arnob Alam" w:date="2025-01-21T15:58:00Z" w16du:dateUtc="2025-01-21T20:58:00Z">
              <w:r>
                <w:rPr>
                  <w:rFonts w:eastAsia="Times New Roman"/>
                </w:rPr>
                <w:t>0.0001</w:t>
              </w:r>
            </w:ins>
          </w:p>
        </w:tc>
        <w:tc>
          <w:tcPr>
            <w:tcW w:w="0" w:type="auto"/>
            <w:gridSpan w:val="2"/>
            <w:vAlign w:val="center"/>
            <w:hideMark/>
            <w:tcPrChange w:id="571" w:author="Arnob Alam" w:date="2025-01-21T15:59:00Z" w16du:dateUtc="2025-01-21T20:59:00Z">
              <w:tcPr>
                <w:tcW w:w="0" w:type="auto"/>
                <w:gridSpan w:val="2"/>
                <w:vAlign w:val="center"/>
                <w:hideMark/>
              </w:tcPr>
            </w:tcPrChange>
          </w:tcPr>
          <w:p w14:paraId="7E5E7FC9" w14:textId="77777777" w:rsidR="00A336D5" w:rsidRDefault="00A336D5" w:rsidP="00EF22E2">
            <w:pPr>
              <w:jc w:val="center"/>
              <w:rPr>
                <w:ins w:id="572" w:author="Arnob Alam" w:date="2025-01-21T15:58:00Z" w16du:dateUtc="2025-01-21T20:58:00Z"/>
                <w:rFonts w:eastAsia="Times New Roman"/>
              </w:rPr>
            </w:pPr>
            <w:ins w:id="573" w:author="Arnob Alam" w:date="2025-01-21T15:58:00Z" w16du:dateUtc="2025-01-21T20:58:00Z">
              <w:r>
                <w:rPr>
                  <w:rFonts w:eastAsia="Times New Roman"/>
                </w:rPr>
                <w:t>-0.0001</w:t>
              </w:r>
            </w:ins>
          </w:p>
        </w:tc>
      </w:tr>
      <w:tr w:rsidR="00A336D5" w14:paraId="4D97208E" w14:textId="77777777" w:rsidTr="00A336D5">
        <w:tblPrEx>
          <w:tblPrExChange w:id="574" w:author="Arnob Alam" w:date="2025-01-21T15:59:00Z" w16du:dateUtc="2025-01-21T20:59:00Z">
            <w:tblPrEx>
              <w:jc w:val="left"/>
            </w:tblPrEx>
          </w:tblPrExChange>
        </w:tblPrEx>
        <w:trPr>
          <w:tblCellSpacing w:w="15" w:type="dxa"/>
          <w:jc w:val="center"/>
          <w:ins w:id="575" w:author="Arnob Alam" w:date="2025-01-21T15:58:00Z"/>
          <w:trPrChange w:id="576" w:author="Arnob Alam" w:date="2025-01-21T15:59:00Z" w16du:dateUtc="2025-01-21T20:59:00Z">
            <w:trPr>
              <w:tblCellSpacing w:w="15" w:type="dxa"/>
            </w:trPr>
          </w:trPrChange>
        </w:trPr>
        <w:tc>
          <w:tcPr>
            <w:tcW w:w="0" w:type="auto"/>
            <w:vAlign w:val="center"/>
            <w:hideMark/>
            <w:tcPrChange w:id="577" w:author="Arnob Alam" w:date="2025-01-21T15:59:00Z" w16du:dateUtc="2025-01-21T20:59:00Z">
              <w:tcPr>
                <w:tcW w:w="0" w:type="auto"/>
                <w:vAlign w:val="center"/>
                <w:hideMark/>
              </w:tcPr>
            </w:tcPrChange>
          </w:tcPr>
          <w:p w14:paraId="1D8D939C" w14:textId="77777777" w:rsidR="00A336D5" w:rsidRDefault="00A336D5" w:rsidP="00EF22E2">
            <w:pPr>
              <w:jc w:val="center"/>
              <w:rPr>
                <w:ins w:id="578" w:author="Arnob Alam" w:date="2025-01-21T15:58:00Z" w16du:dateUtc="2025-01-21T20:58:00Z"/>
                <w:rFonts w:eastAsia="Times New Roman"/>
              </w:rPr>
            </w:pPr>
          </w:p>
        </w:tc>
        <w:tc>
          <w:tcPr>
            <w:tcW w:w="0" w:type="auto"/>
            <w:gridSpan w:val="2"/>
            <w:vAlign w:val="center"/>
            <w:hideMark/>
            <w:tcPrChange w:id="579" w:author="Arnob Alam" w:date="2025-01-21T15:59:00Z" w16du:dateUtc="2025-01-21T20:59:00Z">
              <w:tcPr>
                <w:tcW w:w="0" w:type="auto"/>
                <w:gridSpan w:val="2"/>
                <w:vAlign w:val="center"/>
                <w:hideMark/>
              </w:tcPr>
            </w:tcPrChange>
          </w:tcPr>
          <w:p w14:paraId="5B649A17" w14:textId="77777777" w:rsidR="00A336D5" w:rsidRDefault="00A336D5" w:rsidP="00EF22E2">
            <w:pPr>
              <w:jc w:val="center"/>
              <w:rPr>
                <w:ins w:id="580" w:author="Arnob Alam" w:date="2025-01-21T15:58:00Z" w16du:dateUtc="2025-01-21T20:58:00Z"/>
                <w:rFonts w:eastAsia="Times New Roman"/>
              </w:rPr>
            </w:pPr>
            <w:ins w:id="581" w:author="Arnob Alam" w:date="2025-01-21T15:58:00Z" w16du:dateUtc="2025-01-21T20:58:00Z">
              <w:r>
                <w:rPr>
                  <w:rFonts w:eastAsia="Times New Roman"/>
                </w:rPr>
                <w:t>(0.001)</w:t>
              </w:r>
            </w:ins>
          </w:p>
        </w:tc>
        <w:tc>
          <w:tcPr>
            <w:tcW w:w="0" w:type="auto"/>
            <w:gridSpan w:val="2"/>
            <w:vAlign w:val="center"/>
            <w:hideMark/>
            <w:tcPrChange w:id="582" w:author="Arnob Alam" w:date="2025-01-21T15:59:00Z" w16du:dateUtc="2025-01-21T20:59:00Z">
              <w:tcPr>
                <w:tcW w:w="0" w:type="auto"/>
                <w:gridSpan w:val="2"/>
                <w:vAlign w:val="center"/>
                <w:hideMark/>
              </w:tcPr>
            </w:tcPrChange>
          </w:tcPr>
          <w:p w14:paraId="3D785D11" w14:textId="77777777" w:rsidR="00A336D5" w:rsidRDefault="00A336D5" w:rsidP="00EF22E2">
            <w:pPr>
              <w:jc w:val="center"/>
              <w:rPr>
                <w:ins w:id="583" w:author="Arnob Alam" w:date="2025-01-21T15:58:00Z" w16du:dateUtc="2025-01-21T20:58:00Z"/>
                <w:rFonts w:eastAsia="Times New Roman"/>
              </w:rPr>
            </w:pPr>
            <w:ins w:id="584" w:author="Arnob Alam" w:date="2025-01-21T15:58:00Z" w16du:dateUtc="2025-01-21T20:58:00Z">
              <w:r>
                <w:rPr>
                  <w:rFonts w:eastAsia="Times New Roman"/>
                </w:rPr>
                <w:t>(0.001)</w:t>
              </w:r>
            </w:ins>
          </w:p>
        </w:tc>
      </w:tr>
      <w:tr w:rsidR="00A336D5" w14:paraId="0FE9EEC0" w14:textId="77777777" w:rsidTr="00A336D5">
        <w:tblPrEx>
          <w:tblPrExChange w:id="585" w:author="Arnob Alam" w:date="2025-01-21T15:59:00Z" w16du:dateUtc="2025-01-21T20:59:00Z">
            <w:tblPrEx>
              <w:jc w:val="left"/>
            </w:tblPrEx>
          </w:tblPrExChange>
        </w:tblPrEx>
        <w:trPr>
          <w:tblCellSpacing w:w="15" w:type="dxa"/>
          <w:jc w:val="center"/>
          <w:ins w:id="586" w:author="Arnob Alam" w:date="2025-01-21T15:58:00Z"/>
          <w:trPrChange w:id="587" w:author="Arnob Alam" w:date="2025-01-21T15:59:00Z" w16du:dateUtc="2025-01-21T20:59:00Z">
            <w:trPr>
              <w:tblCellSpacing w:w="15" w:type="dxa"/>
            </w:trPr>
          </w:trPrChange>
        </w:trPr>
        <w:tc>
          <w:tcPr>
            <w:tcW w:w="0" w:type="auto"/>
            <w:vAlign w:val="center"/>
            <w:hideMark/>
            <w:tcPrChange w:id="588" w:author="Arnob Alam" w:date="2025-01-21T15:59:00Z" w16du:dateUtc="2025-01-21T20:59:00Z">
              <w:tcPr>
                <w:tcW w:w="0" w:type="auto"/>
                <w:vAlign w:val="center"/>
                <w:hideMark/>
              </w:tcPr>
            </w:tcPrChange>
          </w:tcPr>
          <w:p w14:paraId="39C8B716" w14:textId="77777777" w:rsidR="00A336D5" w:rsidRDefault="00A336D5" w:rsidP="00EF22E2">
            <w:pPr>
              <w:jc w:val="center"/>
              <w:rPr>
                <w:ins w:id="589" w:author="Arnob Alam" w:date="2025-01-21T15:58:00Z" w16du:dateUtc="2025-01-21T20:58:00Z"/>
                <w:rFonts w:eastAsia="Times New Roman"/>
              </w:rPr>
            </w:pPr>
          </w:p>
        </w:tc>
        <w:tc>
          <w:tcPr>
            <w:tcW w:w="0" w:type="auto"/>
            <w:gridSpan w:val="2"/>
            <w:vAlign w:val="center"/>
            <w:hideMark/>
            <w:tcPrChange w:id="590" w:author="Arnob Alam" w:date="2025-01-21T15:59:00Z" w16du:dateUtc="2025-01-21T20:59:00Z">
              <w:tcPr>
                <w:tcW w:w="0" w:type="auto"/>
                <w:gridSpan w:val="2"/>
                <w:vAlign w:val="center"/>
                <w:hideMark/>
              </w:tcPr>
            </w:tcPrChange>
          </w:tcPr>
          <w:p w14:paraId="6424961D" w14:textId="77777777" w:rsidR="00A336D5" w:rsidRDefault="00A336D5" w:rsidP="00EF22E2">
            <w:pPr>
              <w:rPr>
                <w:ins w:id="591" w:author="Arnob Alam" w:date="2025-01-21T15:58:00Z" w16du:dateUtc="2025-01-21T20:58:00Z"/>
                <w:rFonts w:eastAsia="Times New Roman"/>
                <w:sz w:val="20"/>
                <w:szCs w:val="20"/>
              </w:rPr>
            </w:pPr>
          </w:p>
        </w:tc>
        <w:tc>
          <w:tcPr>
            <w:tcW w:w="0" w:type="auto"/>
            <w:gridSpan w:val="2"/>
            <w:vAlign w:val="center"/>
            <w:hideMark/>
            <w:tcPrChange w:id="592" w:author="Arnob Alam" w:date="2025-01-21T15:59:00Z" w16du:dateUtc="2025-01-21T20:59:00Z">
              <w:tcPr>
                <w:tcW w:w="0" w:type="auto"/>
                <w:gridSpan w:val="2"/>
                <w:vAlign w:val="center"/>
                <w:hideMark/>
              </w:tcPr>
            </w:tcPrChange>
          </w:tcPr>
          <w:p w14:paraId="6A9FCF8B" w14:textId="77777777" w:rsidR="00A336D5" w:rsidRDefault="00A336D5" w:rsidP="00EF22E2">
            <w:pPr>
              <w:jc w:val="center"/>
              <w:rPr>
                <w:ins w:id="593" w:author="Arnob Alam" w:date="2025-01-21T15:58:00Z" w16du:dateUtc="2025-01-21T20:58:00Z"/>
                <w:rFonts w:eastAsia="Times New Roman"/>
                <w:sz w:val="20"/>
                <w:szCs w:val="20"/>
              </w:rPr>
            </w:pPr>
          </w:p>
        </w:tc>
      </w:tr>
      <w:tr w:rsidR="00A336D5" w14:paraId="402576F6" w14:textId="77777777" w:rsidTr="00A336D5">
        <w:tblPrEx>
          <w:tblPrExChange w:id="594" w:author="Arnob Alam" w:date="2025-01-21T15:59:00Z" w16du:dateUtc="2025-01-21T20:59:00Z">
            <w:tblPrEx>
              <w:jc w:val="left"/>
            </w:tblPrEx>
          </w:tblPrExChange>
        </w:tblPrEx>
        <w:trPr>
          <w:tblCellSpacing w:w="15" w:type="dxa"/>
          <w:jc w:val="center"/>
          <w:ins w:id="595" w:author="Arnob Alam" w:date="2025-01-21T15:58:00Z"/>
          <w:trPrChange w:id="596" w:author="Arnob Alam" w:date="2025-01-21T15:59:00Z" w16du:dateUtc="2025-01-21T20:59:00Z">
            <w:trPr>
              <w:tblCellSpacing w:w="15" w:type="dxa"/>
            </w:trPr>
          </w:trPrChange>
        </w:trPr>
        <w:tc>
          <w:tcPr>
            <w:tcW w:w="0" w:type="auto"/>
            <w:vAlign w:val="center"/>
            <w:hideMark/>
            <w:tcPrChange w:id="597" w:author="Arnob Alam" w:date="2025-01-21T15:59:00Z" w16du:dateUtc="2025-01-21T20:59:00Z">
              <w:tcPr>
                <w:tcW w:w="0" w:type="auto"/>
                <w:vAlign w:val="center"/>
                <w:hideMark/>
              </w:tcPr>
            </w:tcPrChange>
          </w:tcPr>
          <w:p w14:paraId="1C78FAC4" w14:textId="77777777" w:rsidR="00A336D5" w:rsidRDefault="00A336D5" w:rsidP="00EF22E2">
            <w:pPr>
              <w:jc w:val="left"/>
              <w:rPr>
                <w:ins w:id="598" w:author="Arnob Alam" w:date="2025-01-21T15:58:00Z" w16du:dateUtc="2025-01-21T20:58:00Z"/>
                <w:rFonts w:eastAsia="Times New Roman"/>
              </w:rPr>
            </w:pPr>
            <w:ins w:id="599" w:author="Arnob Alam" w:date="2025-01-21T15:58:00Z" w16du:dateUtc="2025-01-21T20:58:00Z">
              <w:r>
                <w:rPr>
                  <w:rFonts w:eastAsia="Times New Roman"/>
                </w:rPr>
                <w:t>Tenor (2Y)</w:t>
              </w:r>
            </w:ins>
          </w:p>
        </w:tc>
        <w:tc>
          <w:tcPr>
            <w:tcW w:w="0" w:type="auto"/>
            <w:gridSpan w:val="2"/>
            <w:vAlign w:val="center"/>
            <w:hideMark/>
            <w:tcPrChange w:id="600" w:author="Arnob Alam" w:date="2025-01-21T15:59:00Z" w16du:dateUtc="2025-01-21T20:59:00Z">
              <w:tcPr>
                <w:tcW w:w="0" w:type="auto"/>
                <w:gridSpan w:val="2"/>
                <w:vAlign w:val="center"/>
                <w:hideMark/>
              </w:tcPr>
            </w:tcPrChange>
          </w:tcPr>
          <w:p w14:paraId="683901D3" w14:textId="77777777" w:rsidR="00A336D5" w:rsidRDefault="00A336D5" w:rsidP="00EF22E2">
            <w:pPr>
              <w:rPr>
                <w:ins w:id="601" w:author="Arnob Alam" w:date="2025-01-21T15:58:00Z" w16du:dateUtc="2025-01-21T20:58:00Z"/>
                <w:rFonts w:eastAsia="Times New Roman"/>
              </w:rPr>
            </w:pPr>
          </w:p>
        </w:tc>
        <w:tc>
          <w:tcPr>
            <w:tcW w:w="0" w:type="auto"/>
            <w:gridSpan w:val="2"/>
            <w:vAlign w:val="center"/>
            <w:hideMark/>
            <w:tcPrChange w:id="602" w:author="Arnob Alam" w:date="2025-01-21T15:59:00Z" w16du:dateUtc="2025-01-21T20:59:00Z">
              <w:tcPr>
                <w:tcW w:w="0" w:type="auto"/>
                <w:gridSpan w:val="2"/>
                <w:vAlign w:val="center"/>
                <w:hideMark/>
              </w:tcPr>
            </w:tcPrChange>
          </w:tcPr>
          <w:p w14:paraId="6E07E693" w14:textId="77777777" w:rsidR="00A336D5" w:rsidRDefault="00A336D5" w:rsidP="00EF22E2">
            <w:pPr>
              <w:jc w:val="center"/>
              <w:rPr>
                <w:ins w:id="603" w:author="Arnob Alam" w:date="2025-01-21T15:58:00Z" w16du:dateUtc="2025-01-21T20:58:00Z"/>
                <w:rFonts w:eastAsia="Times New Roman"/>
              </w:rPr>
            </w:pPr>
            <w:ins w:id="604" w:author="Arnob Alam" w:date="2025-01-21T15:58:00Z" w16du:dateUtc="2025-01-21T20:58:00Z">
              <w:r>
                <w:rPr>
                  <w:rFonts w:eastAsia="Times New Roman"/>
                </w:rPr>
                <w:t>0.006</w:t>
              </w:r>
              <w:r>
                <w:rPr>
                  <w:rFonts w:eastAsia="Times New Roman"/>
                  <w:vertAlign w:val="superscript"/>
                </w:rPr>
                <w:t>***</w:t>
              </w:r>
            </w:ins>
          </w:p>
        </w:tc>
      </w:tr>
      <w:tr w:rsidR="00A336D5" w14:paraId="101CB953" w14:textId="77777777" w:rsidTr="00A336D5">
        <w:tblPrEx>
          <w:tblPrExChange w:id="605" w:author="Arnob Alam" w:date="2025-01-21T15:59:00Z" w16du:dateUtc="2025-01-21T20:59:00Z">
            <w:tblPrEx>
              <w:jc w:val="left"/>
            </w:tblPrEx>
          </w:tblPrExChange>
        </w:tblPrEx>
        <w:trPr>
          <w:tblCellSpacing w:w="15" w:type="dxa"/>
          <w:jc w:val="center"/>
          <w:ins w:id="606" w:author="Arnob Alam" w:date="2025-01-21T15:58:00Z"/>
          <w:trPrChange w:id="607" w:author="Arnob Alam" w:date="2025-01-21T15:59:00Z" w16du:dateUtc="2025-01-21T20:59:00Z">
            <w:trPr>
              <w:tblCellSpacing w:w="15" w:type="dxa"/>
            </w:trPr>
          </w:trPrChange>
        </w:trPr>
        <w:tc>
          <w:tcPr>
            <w:tcW w:w="0" w:type="auto"/>
            <w:vAlign w:val="center"/>
            <w:hideMark/>
            <w:tcPrChange w:id="608" w:author="Arnob Alam" w:date="2025-01-21T15:59:00Z" w16du:dateUtc="2025-01-21T20:59:00Z">
              <w:tcPr>
                <w:tcW w:w="0" w:type="auto"/>
                <w:vAlign w:val="center"/>
                <w:hideMark/>
              </w:tcPr>
            </w:tcPrChange>
          </w:tcPr>
          <w:p w14:paraId="785181DF" w14:textId="77777777" w:rsidR="00A336D5" w:rsidRDefault="00A336D5" w:rsidP="00EF22E2">
            <w:pPr>
              <w:jc w:val="center"/>
              <w:rPr>
                <w:ins w:id="609" w:author="Arnob Alam" w:date="2025-01-21T15:58:00Z" w16du:dateUtc="2025-01-21T20:58:00Z"/>
                <w:rFonts w:eastAsia="Times New Roman"/>
              </w:rPr>
            </w:pPr>
          </w:p>
        </w:tc>
        <w:tc>
          <w:tcPr>
            <w:tcW w:w="0" w:type="auto"/>
            <w:gridSpan w:val="2"/>
            <w:vAlign w:val="center"/>
            <w:hideMark/>
            <w:tcPrChange w:id="610" w:author="Arnob Alam" w:date="2025-01-21T15:59:00Z" w16du:dateUtc="2025-01-21T20:59:00Z">
              <w:tcPr>
                <w:tcW w:w="0" w:type="auto"/>
                <w:gridSpan w:val="2"/>
                <w:vAlign w:val="center"/>
                <w:hideMark/>
              </w:tcPr>
            </w:tcPrChange>
          </w:tcPr>
          <w:p w14:paraId="69F0454A" w14:textId="77777777" w:rsidR="00A336D5" w:rsidRDefault="00A336D5" w:rsidP="00EF22E2">
            <w:pPr>
              <w:rPr>
                <w:ins w:id="611" w:author="Arnob Alam" w:date="2025-01-21T15:58:00Z" w16du:dateUtc="2025-01-21T20:58:00Z"/>
                <w:rFonts w:eastAsia="Times New Roman"/>
                <w:sz w:val="20"/>
                <w:szCs w:val="20"/>
              </w:rPr>
            </w:pPr>
          </w:p>
        </w:tc>
        <w:tc>
          <w:tcPr>
            <w:tcW w:w="0" w:type="auto"/>
            <w:gridSpan w:val="2"/>
            <w:vAlign w:val="center"/>
            <w:hideMark/>
            <w:tcPrChange w:id="612" w:author="Arnob Alam" w:date="2025-01-21T15:59:00Z" w16du:dateUtc="2025-01-21T20:59:00Z">
              <w:tcPr>
                <w:tcW w:w="0" w:type="auto"/>
                <w:gridSpan w:val="2"/>
                <w:vAlign w:val="center"/>
                <w:hideMark/>
              </w:tcPr>
            </w:tcPrChange>
          </w:tcPr>
          <w:p w14:paraId="419F1CB2" w14:textId="77777777" w:rsidR="00A336D5" w:rsidRDefault="00A336D5" w:rsidP="00EF22E2">
            <w:pPr>
              <w:jc w:val="center"/>
              <w:rPr>
                <w:ins w:id="613" w:author="Arnob Alam" w:date="2025-01-21T15:58:00Z" w16du:dateUtc="2025-01-21T20:58:00Z"/>
                <w:rFonts w:eastAsia="Times New Roman"/>
              </w:rPr>
            </w:pPr>
            <w:ins w:id="614" w:author="Arnob Alam" w:date="2025-01-21T15:58:00Z" w16du:dateUtc="2025-01-21T20:58:00Z">
              <w:r>
                <w:rPr>
                  <w:rFonts w:eastAsia="Times New Roman"/>
                </w:rPr>
                <w:t>(0.001)</w:t>
              </w:r>
            </w:ins>
          </w:p>
        </w:tc>
      </w:tr>
      <w:tr w:rsidR="00A336D5" w14:paraId="57607F97" w14:textId="77777777" w:rsidTr="00A336D5">
        <w:tblPrEx>
          <w:tblPrExChange w:id="615" w:author="Arnob Alam" w:date="2025-01-21T15:59:00Z" w16du:dateUtc="2025-01-21T20:59:00Z">
            <w:tblPrEx>
              <w:jc w:val="left"/>
            </w:tblPrEx>
          </w:tblPrExChange>
        </w:tblPrEx>
        <w:trPr>
          <w:tblCellSpacing w:w="15" w:type="dxa"/>
          <w:jc w:val="center"/>
          <w:ins w:id="616" w:author="Arnob Alam" w:date="2025-01-21T15:58:00Z"/>
          <w:trPrChange w:id="617" w:author="Arnob Alam" w:date="2025-01-21T15:59:00Z" w16du:dateUtc="2025-01-21T20:59:00Z">
            <w:trPr>
              <w:tblCellSpacing w:w="15" w:type="dxa"/>
            </w:trPr>
          </w:trPrChange>
        </w:trPr>
        <w:tc>
          <w:tcPr>
            <w:tcW w:w="0" w:type="auto"/>
            <w:vAlign w:val="center"/>
            <w:hideMark/>
            <w:tcPrChange w:id="618" w:author="Arnob Alam" w:date="2025-01-21T15:59:00Z" w16du:dateUtc="2025-01-21T20:59:00Z">
              <w:tcPr>
                <w:tcW w:w="0" w:type="auto"/>
                <w:vAlign w:val="center"/>
                <w:hideMark/>
              </w:tcPr>
            </w:tcPrChange>
          </w:tcPr>
          <w:p w14:paraId="38FE64C4" w14:textId="77777777" w:rsidR="00A336D5" w:rsidRDefault="00A336D5" w:rsidP="00EF22E2">
            <w:pPr>
              <w:jc w:val="center"/>
              <w:rPr>
                <w:ins w:id="619" w:author="Arnob Alam" w:date="2025-01-21T15:58:00Z" w16du:dateUtc="2025-01-21T20:58:00Z"/>
                <w:rFonts w:eastAsia="Times New Roman"/>
              </w:rPr>
            </w:pPr>
          </w:p>
        </w:tc>
        <w:tc>
          <w:tcPr>
            <w:tcW w:w="0" w:type="auto"/>
            <w:gridSpan w:val="2"/>
            <w:vAlign w:val="center"/>
            <w:hideMark/>
            <w:tcPrChange w:id="620" w:author="Arnob Alam" w:date="2025-01-21T15:59:00Z" w16du:dateUtc="2025-01-21T20:59:00Z">
              <w:tcPr>
                <w:tcW w:w="0" w:type="auto"/>
                <w:gridSpan w:val="2"/>
                <w:vAlign w:val="center"/>
                <w:hideMark/>
              </w:tcPr>
            </w:tcPrChange>
          </w:tcPr>
          <w:p w14:paraId="126C9536" w14:textId="77777777" w:rsidR="00A336D5" w:rsidRDefault="00A336D5" w:rsidP="00EF22E2">
            <w:pPr>
              <w:rPr>
                <w:ins w:id="621" w:author="Arnob Alam" w:date="2025-01-21T15:58:00Z" w16du:dateUtc="2025-01-21T20:58:00Z"/>
                <w:rFonts w:eastAsia="Times New Roman"/>
                <w:sz w:val="20"/>
                <w:szCs w:val="20"/>
              </w:rPr>
            </w:pPr>
          </w:p>
        </w:tc>
        <w:tc>
          <w:tcPr>
            <w:tcW w:w="0" w:type="auto"/>
            <w:gridSpan w:val="2"/>
            <w:vAlign w:val="center"/>
            <w:hideMark/>
            <w:tcPrChange w:id="622" w:author="Arnob Alam" w:date="2025-01-21T15:59:00Z" w16du:dateUtc="2025-01-21T20:59:00Z">
              <w:tcPr>
                <w:tcW w:w="0" w:type="auto"/>
                <w:gridSpan w:val="2"/>
                <w:vAlign w:val="center"/>
                <w:hideMark/>
              </w:tcPr>
            </w:tcPrChange>
          </w:tcPr>
          <w:p w14:paraId="6AA50292" w14:textId="77777777" w:rsidR="00A336D5" w:rsidRDefault="00A336D5" w:rsidP="00EF22E2">
            <w:pPr>
              <w:jc w:val="center"/>
              <w:rPr>
                <w:ins w:id="623" w:author="Arnob Alam" w:date="2025-01-21T15:58:00Z" w16du:dateUtc="2025-01-21T20:58:00Z"/>
                <w:rFonts w:eastAsia="Times New Roman"/>
                <w:sz w:val="20"/>
                <w:szCs w:val="20"/>
              </w:rPr>
            </w:pPr>
          </w:p>
        </w:tc>
      </w:tr>
      <w:tr w:rsidR="00A336D5" w14:paraId="1D928F28" w14:textId="77777777" w:rsidTr="00A336D5">
        <w:tblPrEx>
          <w:tblPrExChange w:id="624" w:author="Arnob Alam" w:date="2025-01-21T15:59:00Z" w16du:dateUtc="2025-01-21T20:59:00Z">
            <w:tblPrEx>
              <w:jc w:val="left"/>
            </w:tblPrEx>
          </w:tblPrExChange>
        </w:tblPrEx>
        <w:trPr>
          <w:tblCellSpacing w:w="15" w:type="dxa"/>
          <w:jc w:val="center"/>
          <w:ins w:id="625" w:author="Arnob Alam" w:date="2025-01-21T15:58:00Z"/>
          <w:trPrChange w:id="626" w:author="Arnob Alam" w:date="2025-01-21T15:59:00Z" w16du:dateUtc="2025-01-21T20:59:00Z">
            <w:trPr>
              <w:tblCellSpacing w:w="15" w:type="dxa"/>
            </w:trPr>
          </w:trPrChange>
        </w:trPr>
        <w:tc>
          <w:tcPr>
            <w:tcW w:w="0" w:type="auto"/>
            <w:vAlign w:val="center"/>
            <w:hideMark/>
            <w:tcPrChange w:id="627" w:author="Arnob Alam" w:date="2025-01-21T15:59:00Z" w16du:dateUtc="2025-01-21T20:59:00Z">
              <w:tcPr>
                <w:tcW w:w="0" w:type="auto"/>
                <w:vAlign w:val="center"/>
                <w:hideMark/>
              </w:tcPr>
            </w:tcPrChange>
          </w:tcPr>
          <w:p w14:paraId="2C0BBAEB" w14:textId="77777777" w:rsidR="00A336D5" w:rsidRDefault="00A336D5" w:rsidP="00EF22E2">
            <w:pPr>
              <w:jc w:val="left"/>
              <w:rPr>
                <w:ins w:id="628" w:author="Arnob Alam" w:date="2025-01-21T15:58:00Z" w16du:dateUtc="2025-01-21T20:58:00Z"/>
                <w:rFonts w:eastAsia="Times New Roman"/>
              </w:rPr>
            </w:pPr>
            <w:ins w:id="629" w:author="Arnob Alam" w:date="2025-01-21T15:58:00Z" w16du:dateUtc="2025-01-21T20:58:00Z">
              <w:r>
                <w:rPr>
                  <w:rFonts w:eastAsia="Times New Roman"/>
                </w:rPr>
                <w:t>Tenor (5Y)</w:t>
              </w:r>
            </w:ins>
          </w:p>
        </w:tc>
        <w:tc>
          <w:tcPr>
            <w:tcW w:w="0" w:type="auto"/>
            <w:gridSpan w:val="2"/>
            <w:vAlign w:val="center"/>
            <w:hideMark/>
            <w:tcPrChange w:id="630" w:author="Arnob Alam" w:date="2025-01-21T15:59:00Z" w16du:dateUtc="2025-01-21T20:59:00Z">
              <w:tcPr>
                <w:tcW w:w="0" w:type="auto"/>
                <w:gridSpan w:val="2"/>
                <w:vAlign w:val="center"/>
                <w:hideMark/>
              </w:tcPr>
            </w:tcPrChange>
          </w:tcPr>
          <w:p w14:paraId="590E94E6" w14:textId="77777777" w:rsidR="00A336D5" w:rsidRDefault="00A336D5" w:rsidP="00EF22E2">
            <w:pPr>
              <w:rPr>
                <w:ins w:id="631" w:author="Arnob Alam" w:date="2025-01-21T15:58:00Z" w16du:dateUtc="2025-01-21T20:58:00Z"/>
                <w:rFonts w:eastAsia="Times New Roman"/>
              </w:rPr>
            </w:pPr>
          </w:p>
        </w:tc>
        <w:tc>
          <w:tcPr>
            <w:tcW w:w="0" w:type="auto"/>
            <w:gridSpan w:val="2"/>
            <w:vAlign w:val="center"/>
            <w:hideMark/>
            <w:tcPrChange w:id="632" w:author="Arnob Alam" w:date="2025-01-21T15:59:00Z" w16du:dateUtc="2025-01-21T20:59:00Z">
              <w:tcPr>
                <w:tcW w:w="0" w:type="auto"/>
                <w:gridSpan w:val="2"/>
                <w:vAlign w:val="center"/>
                <w:hideMark/>
              </w:tcPr>
            </w:tcPrChange>
          </w:tcPr>
          <w:p w14:paraId="1F7318FE" w14:textId="77777777" w:rsidR="00A336D5" w:rsidRDefault="00A336D5" w:rsidP="00EF22E2">
            <w:pPr>
              <w:jc w:val="center"/>
              <w:rPr>
                <w:ins w:id="633" w:author="Arnob Alam" w:date="2025-01-21T15:58:00Z" w16du:dateUtc="2025-01-21T20:58:00Z"/>
                <w:rFonts w:eastAsia="Times New Roman"/>
              </w:rPr>
            </w:pPr>
            <w:ins w:id="634" w:author="Arnob Alam" w:date="2025-01-21T15:58:00Z" w16du:dateUtc="2025-01-21T20:58:00Z">
              <w:r>
                <w:rPr>
                  <w:rFonts w:eastAsia="Times New Roman"/>
                </w:rPr>
                <w:t>0.003</w:t>
              </w:r>
              <w:r>
                <w:rPr>
                  <w:rFonts w:eastAsia="Times New Roman"/>
                  <w:vertAlign w:val="superscript"/>
                </w:rPr>
                <w:t>***</w:t>
              </w:r>
            </w:ins>
          </w:p>
        </w:tc>
      </w:tr>
      <w:tr w:rsidR="00A336D5" w14:paraId="416F7B05" w14:textId="77777777" w:rsidTr="00A336D5">
        <w:tblPrEx>
          <w:tblPrExChange w:id="635" w:author="Arnob Alam" w:date="2025-01-21T15:59:00Z" w16du:dateUtc="2025-01-21T20:59:00Z">
            <w:tblPrEx>
              <w:jc w:val="left"/>
            </w:tblPrEx>
          </w:tblPrExChange>
        </w:tblPrEx>
        <w:trPr>
          <w:tblCellSpacing w:w="15" w:type="dxa"/>
          <w:jc w:val="center"/>
          <w:ins w:id="636" w:author="Arnob Alam" w:date="2025-01-21T15:58:00Z"/>
          <w:trPrChange w:id="637" w:author="Arnob Alam" w:date="2025-01-21T15:59:00Z" w16du:dateUtc="2025-01-21T20:59:00Z">
            <w:trPr>
              <w:tblCellSpacing w:w="15" w:type="dxa"/>
            </w:trPr>
          </w:trPrChange>
        </w:trPr>
        <w:tc>
          <w:tcPr>
            <w:tcW w:w="0" w:type="auto"/>
            <w:vAlign w:val="center"/>
            <w:hideMark/>
            <w:tcPrChange w:id="638" w:author="Arnob Alam" w:date="2025-01-21T15:59:00Z" w16du:dateUtc="2025-01-21T20:59:00Z">
              <w:tcPr>
                <w:tcW w:w="0" w:type="auto"/>
                <w:vAlign w:val="center"/>
                <w:hideMark/>
              </w:tcPr>
            </w:tcPrChange>
          </w:tcPr>
          <w:p w14:paraId="1A8AC4EE" w14:textId="77777777" w:rsidR="00A336D5" w:rsidRDefault="00A336D5" w:rsidP="00EF22E2">
            <w:pPr>
              <w:jc w:val="center"/>
              <w:rPr>
                <w:ins w:id="639" w:author="Arnob Alam" w:date="2025-01-21T15:58:00Z" w16du:dateUtc="2025-01-21T20:58:00Z"/>
                <w:rFonts w:eastAsia="Times New Roman"/>
              </w:rPr>
            </w:pPr>
          </w:p>
        </w:tc>
        <w:tc>
          <w:tcPr>
            <w:tcW w:w="0" w:type="auto"/>
            <w:gridSpan w:val="2"/>
            <w:vAlign w:val="center"/>
            <w:hideMark/>
            <w:tcPrChange w:id="640" w:author="Arnob Alam" w:date="2025-01-21T15:59:00Z" w16du:dateUtc="2025-01-21T20:59:00Z">
              <w:tcPr>
                <w:tcW w:w="0" w:type="auto"/>
                <w:gridSpan w:val="2"/>
                <w:vAlign w:val="center"/>
                <w:hideMark/>
              </w:tcPr>
            </w:tcPrChange>
          </w:tcPr>
          <w:p w14:paraId="58B1984E" w14:textId="77777777" w:rsidR="00A336D5" w:rsidRDefault="00A336D5" w:rsidP="00EF22E2">
            <w:pPr>
              <w:rPr>
                <w:ins w:id="641" w:author="Arnob Alam" w:date="2025-01-21T15:58:00Z" w16du:dateUtc="2025-01-21T20:58:00Z"/>
                <w:rFonts w:eastAsia="Times New Roman"/>
                <w:sz w:val="20"/>
                <w:szCs w:val="20"/>
              </w:rPr>
            </w:pPr>
          </w:p>
        </w:tc>
        <w:tc>
          <w:tcPr>
            <w:tcW w:w="0" w:type="auto"/>
            <w:gridSpan w:val="2"/>
            <w:vAlign w:val="center"/>
            <w:hideMark/>
            <w:tcPrChange w:id="642" w:author="Arnob Alam" w:date="2025-01-21T15:59:00Z" w16du:dateUtc="2025-01-21T20:59:00Z">
              <w:tcPr>
                <w:tcW w:w="0" w:type="auto"/>
                <w:gridSpan w:val="2"/>
                <w:vAlign w:val="center"/>
                <w:hideMark/>
              </w:tcPr>
            </w:tcPrChange>
          </w:tcPr>
          <w:p w14:paraId="302CCADE" w14:textId="77777777" w:rsidR="00A336D5" w:rsidRDefault="00A336D5" w:rsidP="00EF22E2">
            <w:pPr>
              <w:jc w:val="center"/>
              <w:rPr>
                <w:ins w:id="643" w:author="Arnob Alam" w:date="2025-01-21T15:58:00Z" w16du:dateUtc="2025-01-21T20:58:00Z"/>
                <w:rFonts w:eastAsia="Times New Roman"/>
              </w:rPr>
            </w:pPr>
            <w:ins w:id="644" w:author="Arnob Alam" w:date="2025-01-21T15:58:00Z" w16du:dateUtc="2025-01-21T20:58:00Z">
              <w:r>
                <w:rPr>
                  <w:rFonts w:eastAsia="Times New Roman"/>
                </w:rPr>
                <w:t>(0.001)</w:t>
              </w:r>
            </w:ins>
          </w:p>
        </w:tc>
      </w:tr>
      <w:tr w:rsidR="00A336D5" w14:paraId="0B5115D1" w14:textId="77777777" w:rsidTr="00A336D5">
        <w:tblPrEx>
          <w:tblPrExChange w:id="645" w:author="Arnob Alam" w:date="2025-01-21T15:59:00Z" w16du:dateUtc="2025-01-21T20:59:00Z">
            <w:tblPrEx>
              <w:jc w:val="left"/>
            </w:tblPrEx>
          </w:tblPrExChange>
        </w:tblPrEx>
        <w:trPr>
          <w:tblCellSpacing w:w="15" w:type="dxa"/>
          <w:jc w:val="center"/>
          <w:ins w:id="646" w:author="Arnob Alam" w:date="2025-01-21T15:58:00Z"/>
          <w:trPrChange w:id="647" w:author="Arnob Alam" w:date="2025-01-21T15:59:00Z" w16du:dateUtc="2025-01-21T20:59:00Z">
            <w:trPr>
              <w:tblCellSpacing w:w="15" w:type="dxa"/>
            </w:trPr>
          </w:trPrChange>
        </w:trPr>
        <w:tc>
          <w:tcPr>
            <w:tcW w:w="0" w:type="auto"/>
            <w:vAlign w:val="center"/>
            <w:hideMark/>
            <w:tcPrChange w:id="648" w:author="Arnob Alam" w:date="2025-01-21T15:59:00Z" w16du:dateUtc="2025-01-21T20:59:00Z">
              <w:tcPr>
                <w:tcW w:w="0" w:type="auto"/>
                <w:vAlign w:val="center"/>
                <w:hideMark/>
              </w:tcPr>
            </w:tcPrChange>
          </w:tcPr>
          <w:p w14:paraId="6CCF3685" w14:textId="77777777" w:rsidR="00A336D5" w:rsidRDefault="00A336D5" w:rsidP="00EF22E2">
            <w:pPr>
              <w:jc w:val="center"/>
              <w:rPr>
                <w:ins w:id="649" w:author="Arnob Alam" w:date="2025-01-21T15:58:00Z" w16du:dateUtc="2025-01-21T20:58:00Z"/>
                <w:rFonts w:eastAsia="Times New Roman"/>
              </w:rPr>
            </w:pPr>
          </w:p>
        </w:tc>
        <w:tc>
          <w:tcPr>
            <w:tcW w:w="0" w:type="auto"/>
            <w:gridSpan w:val="2"/>
            <w:vAlign w:val="center"/>
            <w:hideMark/>
            <w:tcPrChange w:id="650" w:author="Arnob Alam" w:date="2025-01-21T15:59:00Z" w16du:dateUtc="2025-01-21T20:59:00Z">
              <w:tcPr>
                <w:tcW w:w="0" w:type="auto"/>
                <w:gridSpan w:val="2"/>
                <w:vAlign w:val="center"/>
                <w:hideMark/>
              </w:tcPr>
            </w:tcPrChange>
          </w:tcPr>
          <w:p w14:paraId="646B8600" w14:textId="77777777" w:rsidR="00A336D5" w:rsidRDefault="00A336D5" w:rsidP="00EF22E2">
            <w:pPr>
              <w:rPr>
                <w:ins w:id="651" w:author="Arnob Alam" w:date="2025-01-21T15:58:00Z" w16du:dateUtc="2025-01-21T20:58:00Z"/>
                <w:rFonts w:eastAsia="Times New Roman"/>
                <w:sz w:val="20"/>
                <w:szCs w:val="20"/>
              </w:rPr>
            </w:pPr>
          </w:p>
        </w:tc>
        <w:tc>
          <w:tcPr>
            <w:tcW w:w="0" w:type="auto"/>
            <w:gridSpan w:val="2"/>
            <w:vAlign w:val="center"/>
            <w:hideMark/>
            <w:tcPrChange w:id="652" w:author="Arnob Alam" w:date="2025-01-21T15:59:00Z" w16du:dateUtc="2025-01-21T20:59:00Z">
              <w:tcPr>
                <w:tcW w:w="0" w:type="auto"/>
                <w:gridSpan w:val="2"/>
                <w:vAlign w:val="center"/>
                <w:hideMark/>
              </w:tcPr>
            </w:tcPrChange>
          </w:tcPr>
          <w:p w14:paraId="0C00873E" w14:textId="77777777" w:rsidR="00A336D5" w:rsidRDefault="00A336D5" w:rsidP="00EF22E2">
            <w:pPr>
              <w:jc w:val="center"/>
              <w:rPr>
                <w:ins w:id="653" w:author="Arnob Alam" w:date="2025-01-21T15:58:00Z" w16du:dateUtc="2025-01-21T20:58:00Z"/>
                <w:rFonts w:eastAsia="Times New Roman"/>
                <w:sz w:val="20"/>
                <w:szCs w:val="20"/>
              </w:rPr>
            </w:pPr>
          </w:p>
        </w:tc>
      </w:tr>
      <w:tr w:rsidR="00A336D5" w14:paraId="058B83E0" w14:textId="77777777" w:rsidTr="00A336D5">
        <w:tblPrEx>
          <w:tblPrExChange w:id="654" w:author="Arnob Alam" w:date="2025-01-21T15:59:00Z" w16du:dateUtc="2025-01-21T20:59:00Z">
            <w:tblPrEx>
              <w:jc w:val="left"/>
            </w:tblPrEx>
          </w:tblPrExChange>
        </w:tblPrEx>
        <w:trPr>
          <w:tblCellSpacing w:w="15" w:type="dxa"/>
          <w:jc w:val="center"/>
          <w:ins w:id="655" w:author="Arnob Alam" w:date="2025-01-21T15:58:00Z"/>
          <w:trPrChange w:id="656" w:author="Arnob Alam" w:date="2025-01-21T15:59:00Z" w16du:dateUtc="2025-01-21T20:59:00Z">
            <w:trPr>
              <w:tblCellSpacing w:w="15" w:type="dxa"/>
            </w:trPr>
          </w:trPrChange>
        </w:trPr>
        <w:tc>
          <w:tcPr>
            <w:tcW w:w="0" w:type="auto"/>
            <w:vAlign w:val="center"/>
            <w:hideMark/>
            <w:tcPrChange w:id="657" w:author="Arnob Alam" w:date="2025-01-21T15:59:00Z" w16du:dateUtc="2025-01-21T20:59:00Z">
              <w:tcPr>
                <w:tcW w:w="0" w:type="auto"/>
                <w:vAlign w:val="center"/>
                <w:hideMark/>
              </w:tcPr>
            </w:tcPrChange>
          </w:tcPr>
          <w:p w14:paraId="40BEA08F" w14:textId="77777777" w:rsidR="00A336D5" w:rsidRDefault="00A336D5" w:rsidP="00EF22E2">
            <w:pPr>
              <w:jc w:val="left"/>
              <w:rPr>
                <w:ins w:id="658" w:author="Arnob Alam" w:date="2025-01-21T15:58:00Z" w16du:dateUtc="2025-01-21T20:58:00Z"/>
                <w:rFonts w:eastAsia="Times New Roman"/>
              </w:rPr>
            </w:pPr>
            <w:ins w:id="659" w:author="Arnob Alam" w:date="2025-01-21T15:58:00Z" w16du:dateUtc="2025-01-21T20:58:00Z">
              <w:r>
                <w:rPr>
                  <w:rFonts w:eastAsia="Times New Roman"/>
                </w:rPr>
                <w:t>Equity Return</w:t>
              </w:r>
            </w:ins>
          </w:p>
        </w:tc>
        <w:tc>
          <w:tcPr>
            <w:tcW w:w="0" w:type="auto"/>
            <w:gridSpan w:val="2"/>
            <w:vAlign w:val="center"/>
            <w:hideMark/>
            <w:tcPrChange w:id="660" w:author="Arnob Alam" w:date="2025-01-21T15:59:00Z" w16du:dateUtc="2025-01-21T20:59:00Z">
              <w:tcPr>
                <w:tcW w:w="0" w:type="auto"/>
                <w:gridSpan w:val="2"/>
                <w:vAlign w:val="center"/>
                <w:hideMark/>
              </w:tcPr>
            </w:tcPrChange>
          </w:tcPr>
          <w:p w14:paraId="6C22592D" w14:textId="77777777" w:rsidR="00A336D5" w:rsidRDefault="00A336D5" w:rsidP="00EF22E2">
            <w:pPr>
              <w:rPr>
                <w:ins w:id="661" w:author="Arnob Alam" w:date="2025-01-21T15:58:00Z" w16du:dateUtc="2025-01-21T20:58:00Z"/>
                <w:rFonts w:eastAsia="Times New Roman"/>
              </w:rPr>
            </w:pPr>
          </w:p>
        </w:tc>
        <w:tc>
          <w:tcPr>
            <w:tcW w:w="0" w:type="auto"/>
            <w:gridSpan w:val="2"/>
            <w:vAlign w:val="center"/>
            <w:hideMark/>
            <w:tcPrChange w:id="662" w:author="Arnob Alam" w:date="2025-01-21T15:59:00Z" w16du:dateUtc="2025-01-21T20:59:00Z">
              <w:tcPr>
                <w:tcW w:w="0" w:type="auto"/>
                <w:gridSpan w:val="2"/>
                <w:vAlign w:val="center"/>
                <w:hideMark/>
              </w:tcPr>
            </w:tcPrChange>
          </w:tcPr>
          <w:p w14:paraId="7CC3FB45" w14:textId="77777777" w:rsidR="00A336D5" w:rsidRDefault="00A336D5" w:rsidP="00EF22E2">
            <w:pPr>
              <w:jc w:val="center"/>
              <w:rPr>
                <w:ins w:id="663" w:author="Arnob Alam" w:date="2025-01-21T15:58:00Z" w16du:dateUtc="2025-01-21T20:58:00Z"/>
                <w:rFonts w:eastAsia="Times New Roman"/>
              </w:rPr>
            </w:pPr>
            <w:ins w:id="664" w:author="Arnob Alam" w:date="2025-01-21T15:58:00Z" w16du:dateUtc="2025-01-21T20:58:00Z">
              <w:r>
                <w:rPr>
                  <w:rFonts w:eastAsia="Times New Roman"/>
                </w:rPr>
                <w:t>-0.056</w:t>
              </w:r>
              <w:r>
                <w:rPr>
                  <w:rFonts w:eastAsia="Times New Roman"/>
                  <w:vertAlign w:val="superscript"/>
                </w:rPr>
                <w:t>*</w:t>
              </w:r>
            </w:ins>
          </w:p>
        </w:tc>
      </w:tr>
      <w:tr w:rsidR="00A336D5" w14:paraId="5C941480" w14:textId="77777777" w:rsidTr="00A336D5">
        <w:tblPrEx>
          <w:tblPrExChange w:id="665" w:author="Arnob Alam" w:date="2025-01-21T15:59:00Z" w16du:dateUtc="2025-01-21T20:59:00Z">
            <w:tblPrEx>
              <w:jc w:val="left"/>
            </w:tblPrEx>
          </w:tblPrExChange>
        </w:tblPrEx>
        <w:trPr>
          <w:tblCellSpacing w:w="15" w:type="dxa"/>
          <w:jc w:val="center"/>
          <w:ins w:id="666" w:author="Arnob Alam" w:date="2025-01-21T15:58:00Z"/>
          <w:trPrChange w:id="667" w:author="Arnob Alam" w:date="2025-01-21T15:59:00Z" w16du:dateUtc="2025-01-21T20:59:00Z">
            <w:trPr>
              <w:tblCellSpacing w:w="15" w:type="dxa"/>
            </w:trPr>
          </w:trPrChange>
        </w:trPr>
        <w:tc>
          <w:tcPr>
            <w:tcW w:w="0" w:type="auto"/>
            <w:vAlign w:val="center"/>
            <w:hideMark/>
            <w:tcPrChange w:id="668" w:author="Arnob Alam" w:date="2025-01-21T15:59:00Z" w16du:dateUtc="2025-01-21T20:59:00Z">
              <w:tcPr>
                <w:tcW w:w="0" w:type="auto"/>
                <w:vAlign w:val="center"/>
                <w:hideMark/>
              </w:tcPr>
            </w:tcPrChange>
          </w:tcPr>
          <w:p w14:paraId="544EDAF3" w14:textId="77777777" w:rsidR="00A336D5" w:rsidRDefault="00A336D5" w:rsidP="00EF22E2">
            <w:pPr>
              <w:jc w:val="center"/>
              <w:rPr>
                <w:ins w:id="669" w:author="Arnob Alam" w:date="2025-01-21T15:58:00Z" w16du:dateUtc="2025-01-21T20:58:00Z"/>
                <w:rFonts w:eastAsia="Times New Roman"/>
              </w:rPr>
            </w:pPr>
          </w:p>
        </w:tc>
        <w:tc>
          <w:tcPr>
            <w:tcW w:w="0" w:type="auto"/>
            <w:gridSpan w:val="2"/>
            <w:vAlign w:val="center"/>
            <w:hideMark/>
            <w:tcPrChange w:id="670" w:author="Arnob Alam" w:date="2025-01-21T15:59:00Z" w16du:dateUtc="2025-01-21T20:59:00Z">
              <w:tcPr>
                <w:tcW w:w="0" w:type="auto"/>
                <w:gridSpan w:val="2"/>
                <w:vAlign w:val="center"/>
                <w:hideMark/>
              </w:tcPr>
            </w:tcPrChange>
          </w:tcPr>
          <w:p w14:paraId="70328D6B" w14:textId="77777777" w:rsidR="00A336D5" w:rsidRDefault="00A336D5" w:rsidP="00EF22E2">
            <w:pPr>
              <w:rPr>
                <w:ins w:id="671" w:author="Arnob Alam" w:date="2025-01-21T15:58:00Z" w16du:dateUtc="2025-01-21T20:58:00Z"/>
                <w:rFonts w:eastAsia="Times New Roman"/>
                <w:sz w:val="20"/>
                <w:szCs w:val="20"/>
              </w:rPr>
            </w:pPr>
          </w:p>
        </w:tc>
        <w:tc>
          <w:tcPr>
            <w:tcW w:w="0" w:type="auto"/>
            <w:gridSpan w:val="2"/>
            <w:vAlign w:val="center"/>
            <w:hideMark/>
            <w:tcPrChange w:id="672" w:author="Arnob Alam" w:date="2025-01-21T15:59:00Z" w16du:dateUtc="2025-01-21T20:59:00Z">
              <w:tcPr>
                <w:tcW w:w="0" w:type="auto"/>
                <w:gridSpan w:val="2"/>
                <w:vAlign w:val="center"/>
                <w:hideMark/>
              </w:tcPr>
            </w:tcPrChange>
          </w:tcPr>
          <w:p w14:paraId="5E682659" w14:textId="77777777" w:rsidR="00A336D5" w:rsidRDefault="00A336D5" w:rsidP="00EF22E2">
            <w:pPr>
              <w:jc w:val="center"/>
              <w:rPr>
                <w:ins w:id="673" w:author="Arnob Alam" w:date="2025-01-21T15:58:00Z" w16du:dateUtc="2025-01-21T20:58:00Z"/>
                <w:rFonts w:eastAsia="Times New Roman"/>
              </w:rPr>
            </w:pPr>
            <w:ins w:id="674" w:author="Arnob Alam" w:date="2025-01-21T15:58:00Z" w16du:dateUtc="2025-01-21T20:58:00Z">
              <w:r>
                <w:rPr>
                  <w:rFonts w:eastAsia="Times New Roman"/>
                </w:rPr>
                <w:t>(0.031)</w:t>
              </w:r>
            </w:ins>
          </w:p>
        </w:tc>
      </w:tr>
      <w:tr w:rsidR="00A336D5" w14:paraId="73253894" w14:textId="77777777" w:rsidTr="00A336D5">
        <w:tblPrEx>
          <w:tblPrExChange w:id="675" w:author="Arnob Alam" w:date="2025-01-21T15:59:00Z" w16du:dateUtc="2025-01-21T20:59:00Z">
            <w:tblPrEx>
              <w:jc w:val="left"/>
            </w:tblPrEx>
          </w:tblPrExChange>
        </w:tblPrEx>
        <w:trPr>
          <w:tblCellSpacing w:w="15" w:type="dxa"/>
          <w:jc w:val="center"/>
          <w:ins w:id="676" w:author="Arnob Alam" w:date="2025-01-21T15:58:00Z"/>
          <w:trPrChange w:id="677" w:author="Arnob Alam" w:date="2025-01-21T15:59:00Z" w16du:dateUtc="2025-01-21T20:59:00Z">
            <w:trPr>
              <w:tblCellSpacing w:w="15" w:type="dxa"/>
            </w:trPr>
          </w:trPrChange>
        </w:trPr>
        <w:tc>
          <w:tcPr>
            <w:tcW w:w="0" w:type="auto"/>
            <w:vAlign w:val="center"/>
            <w:hideMark/>
            <w:tcPrChange w:id="678" w:author="Arnob Alam" w:date="2025-01-21T15:59:00Z" w16du:dateUtc="2025-01-21T20:59:00Z">
              <w:tcPr>
                <w:tcW w:w="0" w:type="auto"/>
                <w:vAlign w:val="center"/>
                <w:hideMark/>
              </w:tcPr>
            </w:tcPrChange>
          </w:tcPr>
          <w:p w14:paraId="37E3491E" w14:textId="77777777" w:rsidR="00A336D5" w:rsidRDefault="00A336D5" w:rsidP="00EF22E2">
            <w:pPr>
              <w:jc w:val="center"/>
              <w:rPr>
                <w:ins w:id="679" w:author="Arnob Alam" w:date="2025-01-21T15:58:00Z" w16du:dateUtc="2025-01-21T20:58:00Z"/>
                <w:rFonts w:eastAsia="Times New Roman"/>
              </w:rPr>
            </w:pPr>
          </w:p>
        </w:tc>
        <w:tc>
          <w:tcPr>
            <w:tcW w:w="0" w:type="auto"/>
            <w:gridSpan w:val="2"/>
            <w:vAlign w:val="center"/>
            <w:hideMark/>
            <w:tcPrChange w:id="680" w:author="Arnob Alam" w:date="2025-01-21T15:59:00Z" w16du:dateUtc="2025-01-21T20:59:00Z">
              <w:tcPr>
                <w:tcW w:w="0" w:type="auto"/>
                <w:gridSpan w:val="2"/>
                <w:vAlign w:val="center"/>
                <w:hideMark/>
              </w:tcPr>
            </w:tcPrChange>
          </w:tcPr>
          <w:p w14:paraId="2578DCD7" w14:textId="77777777" w:rsidR="00A336D5" w:rsidRDefault="00A336D5" w:rsidP="00EF22E2">
            <w:pPr>
              <w:rPr>
                <w:ins w:id="681" w:author="Arnob Alam" w:date="2025-01-21T15:58:00Z" w16du:dateUtc="2025-01-21T20:58:00Z"/>
                <w:rFonts w:eastAsia="Times New Roman"/>
                <w:sz w:val="20"/>
                <w:szCs w:val="20"/>
              </w:rPr>
            </w:pPr>
          </w:p>
        </w:tc>
        <w:tc>
          <w:tcPr>
            <w:tcW w:w="0" w:type="auto"/>
            <w:gridSpan w:val="2"/>
            <w:vAlign w:val="center"/>
            <w:hideMark/>
            <w:tcPrChange w:id="682" w:author="Arnob Alam" w:date="2025-01-21T15:59:00Z" w16du:dateUtc="2025-01-21T20:59:00Z">
              <w:tcPr>
                <w:tcW w:w="0" w:type="auto"/>
                <w:gridSpan w:val="2"/>
                <w:vAlign w:val="center"/>
                <w:hideMark/>
              </w:tcPr>
            </w:tcPrChange>
          </w:tcPr>
          <w:p w14:paraId="28BCEEE3" w14:textId="77777777" w:rsidR="00A336D5" w:rsidRDefault="00A336D5" w:rsidP="00EF22E2">
            <w:pPr>
              <w:jc w:val="center"/>
              <w:rPr>
                <w:ins w:id="683" w:author="Arnob Alam" w:date="2025-01-21T15:58:00Z" w16du:dateUtc="2025-01-21T20:58:00Z"/>
                <w:rFonts w:eastAsia="Times New Roman"/>
                <w:sz w:val="20"/>
                <w:szCs w:val="20"/>
              </w:rPr>
            </w:pPr>
          </w:p>
        </w:tc>
      </w:tr>
      <w:tr w:rsidR="00A336D5" w14:paraId="13051DB9" w14:textId="77777777" w:rsidTr="00A336D5">
        <w:tblPrEx>
          <w:tblPrExChange w:id="684" w:author="Arnob Alam" w:date="2025-01-21T15:59:00Z" w16du:dateUtc="2025-01-21T20:59:00Z">
            <w:tblPrEx>
              <w:jc w:val="left"/>
            </w:tblPrEx>
          </w:tblPrExChange>
        </w:tblPrEx>
        <w:trPr>
          <w:tblCellSpacing w:w="15" w:type="dxa"/>
          <w:jc w:val="center"/>
          <w:ins w:id="685" w:author="Arnob Alam" w:date="2025-01-21T15:58:00Z"/>
          <w:trPrChange w:id="686" w:author="Arnob Alam" w:date="2025-01-21T15:59:00Z" w16du:dateUtc="2025-01-21T20:59:00Z">
            <w:trPr>
              <w:tblCellSpacing w:w="15" w:type="dxa"/>
            </w:trPr>
          </w:trPrChange>
        </w:trPr>
        <w:tc>
          <w:tcPr>
            <w:tcW w:w="0" w:type="auto"/>
            <w:vAlign w:val="center"/>
            <w:hideMark/>
            <w:tcPrChange w:id="687" w:author="Arnob Alam" w:date="2025-01-21T15:59:00Z" w16du:dateUtc="2025-01-21T20:59:00Z">
              <w:tcPr>
                <w:tcW w:w="0" w:type="auto"/>
                <w:vAlign w:val="center"/>
                <w:hideMark/>
              </w:tcPr>
            </w:tcPrChange>
          </w:tcPr>
          <w:p w14:paraId="75F875DB" w14:textId="77777777" w:rsidR="00A336D5" w:rsidRDefault="00A336D5" w:rsidP="00EF22E2">
            <w:pPr>
              <w:jc w:val="left"/>
              <w:rPr>
                <w:ins w:id="688" w:author="Arnob Alam" w:date="2025-01-21T15:58:00Z" w16du:dateUtc="2025-01-21T20:58:00Z"/>
                <w:rFonts w:eastAsia="Times New Roman"/>
              </w:rPr>
            </w:pPr>
            <w:ins w:id="689" w:author="Arnob Alam" w:date="2025-01-21T15:58:00Z" w16du:dateUtc="2025-01-21T20:58:00Z">
              <w:r>
                <w:rPr>
                  <w:rFonts w:eastAsia="Times New Roman"/>
                </w:rPr>
                <w:t>Volatility</w:t>
              </w:r>
            </w:ins>
          </w:p>
        </w:tc>
        <w:tc>
          <w:tcPr>
            <w:tcW w:w="0" w:type="auto"/>
            <w:gridSpan w:val="2"/>
            <w:vAlign w:val="center"/>
            <w:hideMark/>
            <w:tcPrChange w:id="690" w:author="Arnob Alam" w:date="2025-01-21T15:59:00Z" w16du:dateUtc="2025-01-21T20:59:00Z">
              <w:tcPr>
                <w:tcW w:w="0" w:type="auto"/>
                <w:gridSpan w:val="2"/>
                <w:vAlign w:val="center"/>
                <w:hideMark/>
              </w:tcPr>
            </w:tcPrChange>
          </w:tcPr>
          <w:p w14:paraId="57CE4892" w14:textId="77777777" w:rsidR="00A336D5" w:rsidRDefault="00A336D5" w:rsidP="00EF22E2">
            <w:pPr>
              <w:rPr>
                <w:ins w:id="691" w:author="Arnob Alam" w:date="2025-01-21T15:58:00Z" w16du:dateUtc="2025-01-21T20:58:00Z"/>
                <w:rFonts w:eastAsia="Times New Roman"/>
              </w:rPr>
            </w:pPr>
          </w:p>
        </w:tc>
        <w:tc>
          <w:tcPr>
            <w:tcW w:w="0" w:type="auto"/>
            <w:gridSpan w:val="2"/>
            <w:vAlign w:val="center"/>
            <w:hideMark/>
            <w:tcPrChange w:id="692" w:author="Arnob Alam" w:date="2025-01-21T15:59:00Z" w16du:dateUtc="2025-01-21T20:59:00Z">
              <w:tcPr>
                <w:tcW w:w="0" w:type="auto"/>
                <w:gridSpan w:val="2"/>
                <w:vAlign w:val="center"/>
                <w:hideMark/>
              </w:tcPr>
            </w:tcPrChange>
          </w:tcPr>
          <w:p w14:paraId="1FC2E62D" w14:textId="77777777" w:rsidR="00A336D5" w:rsidRDefault="00A336D5" w:rsidP="00EF22E2">
            <w:pPr>
              <w:jc w:val="center"/>
              <w:rPr>
                <w:ins w:id="693" w:author="Arnob Alam" w:date="2025-01-21T15:58:00Z" w16du:dateUtc="2025-01-21T20:58:00Z"/>
                <w:rFonts w:eastAsia="Times New Roman"/>
              </w:rPr>
            </w:pPr>
            <w:ins w:id="694" w:author="Arnob Alam" w:date="2025-01-21T15:58:00Z" w16du:dateUtc="2025-01-21T20:58:00Z">
              <w:r>
                <w:rPr>
                  <w:rFonts w:eastAsia="Times New Roman"/>
                </w:rPr>
                <w:t>-0.0003</w:t>
              </w:r>
              <w:r>
                <w:rPr>
                  <w:rFonts w:eastAsia="Times New Roman"/>
                  <w:vertAlign w:val="superscript"/>
                </w:rPr>
                <w:t>**</w:t>
              </w:r>
            </w:ins>
          </w:p>
        </w:tc>
      </w:tr>
      <w:tr w:rsidR="00A336D5" w14:paraId="2AE6BB31" w14:textId="77777777" w:rsidTr="00A336D5">
        <w:tblPrEx>
          <w:tblPrExChange w:id="695" w:author="Arnob Alam" w:date="2025-01-21T15:59:00Z" w16du:dateUtc="2025-01-21T20:59:00Z">
            <w:tblPrEx>
              <w:jc w:val="left"/>
            </w:tblPrEx>
          </w:tblPrExChange>
        </w:tblPrEx>
        <w:trPr>
          <w:tblCellSpacing w:w="15" w:type="dxa"/>
          <w:jc w:val="center"/>
          <w:ins w:id="696" w:author="Arnob Alam" w:date="2025-01-21T15:58:00Z"/>
          <w:trPrChange w:id="697" w:author="Arnob Alam" w:date="2025-01-21T15:59:00Z" w16du:dateUtc="2025-01-21T20:59:00Z">
            <w:trPr>
              <w:tblCellSpacing w:w="15" w:type="dxa"/>
            </w:trPr>
          </w:trPrChange>
        </w:trPr>
        <w:tc>
          <w:tcPr>
            <w:tcW w:w="0" w:type="auto"/>
            <w:vAlign w:val="center"/>
            <w:hideMark/>
            <w:tcPrChange w:id="698" w:author="Arnob Alam" w:date="2025-01-21T15:59:00Z" w16du:dateUtc="2025-01-21T20:59:00Z">
              <w:tcPr>
                <w:tcW w:w="0" w:type="auto"/>
                <w:vAlign w:val="center"/>
                <w:hideMark/>
              </w:tcPr>
            </w:tcPrChange>
          </w:tcPr>
          <w:p w14:paraId="4651FFB9" w14:textId="77777777" w:rsidR="00A336D5" w:rsidRDefault="00A336D5" w:rsidP="00EF22E2">
            <w:pPr>
              <w:jc w:val="center"/>
              <w:rPr>
                <w:ins w:id="699" w:author="Arnob Alam" w:date="2025-01-21T15:58:00Z" w16du:dateUtc="2025-01-21T20:58:00Z"/>
                <w:rFonts w:eastAsia="Times New Roman"/>
              </w:rPr>
            </w:pPr>
          </w:p>
        </w:tc>
        <w:tc>
          <w:tcPr>
            <w:tcW w:w="0" w:type="auto"/>
            <w:gridSpan w:val="2"/>
            <w:vAlign w:val="center"/>
            <w:hideMark/>
            <w:tcPrChange w:id="700" w:author="Arnob Alam" w:date="2025-01-21T15:59:00Z" w16du:dateUtc="2025-01-21T20:59:00Z">
              <w:tcPr>
                <w:tcW w:w="0" w:type="auto"/>
                <w:gridSpan w:val="2"/>
                <w:vAlign w:val="center"/>
                <w:hideMark/>
              </w:tcPr>
            </w:tcPrChange>
          </w:tcPr>
          <w:p w14:paraId="52CC3AEA" w14:textId="77777777" w:rsidR="00A336D5" w:rsidRDefault="00A336D5" w:rsidP="00EF22E2">
            <w:pPr>
              <w:rPr>
                <w:ins w:id="701" w:author="Arnob Alam" w:date="2025-01-21T15:58:00Z" w16du:dateUtc="2025-01-21T20:58:00Z"/>
                <w:rFonts w:eastAsia="Times New Roman"/>
                <w:sz w:val="20"/>
                <w:szCs w:val="20"/>
              </w:rPr>
            </w:pPr>
          </w:p>
        </w:tc>
        <w:tc>
          <w:tcPr>
            <w:tcW w:w="0" w:type="auto"/>
            <w:gridSpan w:val="2"/>
            <w:vAlign w:val="center"/>
            <w:hideMark/>
            <w:tcPrChange w:id="702" w:author="Arnob Alam" w:date="2025-01-21T15:59:00Z" w16du:dateUtc="2025-01-21T20:59:00Z">
              <w:tcPr>
                <w:tcW w:w="0" w:type="auto"/>
                <w:gridSpan w:val="2"/>
                <w:vAlign w:val="center"/>
                <w:hideMark/>
              </w:tcPr>
            </w:tcPrChange>
          </w:tcPr>
          <w:p w14:paraId="7FFD139F" w14:textId="77777777" w:rsidR="00A336D5" w:rsidRDefault="00A336D5" w:rsidP="00EF22E2">
            <w:pPr>
              <w:jc w:val="center"/>
              <w:rPr>
                <w:ins w:id="703" w:author="Arnob Alam" w:date="2025-01-21T15:58:00Z" w16du:dateUtc="2025-01-21T20:58:00Z"/>
                <w:rFonts w:eastAsia="Times New Roman"/>
              </w:rPr>
            </w:pPr>
            <w:ins w:id="704" w:author="Arnob Alam" w:date="2025-01-21T15:58:00Z" w16du:dateUtc="2025-01-21T20:58:00Z">
              <w:r>
                <w:rPr>
                  <w:rFonts w:eastAsia="Times New Roman"/>
                </w:rPr>
                <w:t>(0.0001)</w:t>
              </w:r>
            </w:ins>
          </w:p>
        </w:tc>
      </w:tr>
      <w:tr w:rsidR="00A336D5" w14:paraId="122ED989" w14:textId="77777777" w:rsidTr="00A336D5">
        <w:tblPrEx>
          <w:tblPrExChange w:id="705" w:author="Arnob Alam" w:date="2025-01-21T15:59:00Z" w16du:dateUtc="2025-01-21T20:59:00Z">
            <w:tblPrEx>
              <w:jc w:val="left"/>
            </w:tblPrEx>
          </w:tblPrExChange>
        </w:tblPrEx>
        <w:trPr>
          <w:tblCellSpacing w:w="15" w:type="dxa"/>
          <w:jc w:val="center"/>
          <w:ins w:id="706" w:author="Arnob Alam" w:date="2025-01-21T15:58:00Z"/>
          <w:trPrChange w:id="707" w:author="Arnob Alam" w:date="2025-01-21T15:59:00Z" w16du:dateUtc="2025-01-21T20:59:00Z">
            <w:trPr>
              <w:tblCellSpacing w:w="15" w:type="dxa"/>
            </w:trPr>
          </w:trPrChange>
        </w:trPr>
        <w:tc>
          <w:tcPr>
            <w:tcW w:w="0" w:type="auto"/>
            <w:vAlign w:val="center"/>
            <w:hideMark/>
            <w:tcPrChange w:id="708" w:author="Arnob Alam" w:date="2025-01-21T15:59:00Z" w16du:dateUtc="2025-01-21T20:59:00Z">
              <w:tcPr>
                <w:tcW w:w="0" w:type="auto"/>
                <w:vAlign w:val="center"/>
                <w:hideMark/>
              </w:tcPr>
            </w:tcPrChange>
          </w:tcPr>
          <w:p w14:paraId="70A80703" w14:textId="77777777" w:rsidR="00A336D5" w:rsidRDefault="00A336D5" w:rsidP="00EF22E2">
            <w:pPr>
              <w:jc w:val="center"/>
              <w:rPr>
                <w:ins w:id="709" w:author="Arnob Alam" w:date="2025-01-21T15:58:00Z" w16du:dateUtc="2025-01-21T20:58:00Z"/>
                <w:rFonts w:eastAsia="Times New Roman"/>
              </w:rPr>
            </w:pPr>
          </w:p>
        </w:tc>
        <w:tc>
          <w:tcPr>
            <w:tcW w:w="0" w:type="auto"/>
            <w:gridSpan w:val="2"/>
            <w:vAlign w:val="center"/>
            <w:hideMark/>
            <w:tcPrChange w:id="710" w:author="Arnob Alam" w:date="2025-01-21T15:59:00Z" w16du:dateUtc="2025-01-21T20:59:00Z">
              <w:tcPr>
                <w:tcW w:w="0" w:type="auto"/>
                <w:gridSpan w:val="2"/>
                <w:vAlign w:val="center"/>
                <w:hideMark/>
              </w:tcPr>
            </w:tcPrChange>
          </w:tcPr>
          <w:p w14:paraId="7921F17A" w14:textId="77777777" w:rsidR="00A336D5" w:rsidRDefault="00A336D5" w:rsidP="00EF22E2">
            <w:pPr>
              <w:rPr>
                <w:ins w:id="711" w:author="Arnob Alam" w:date="2025-01-21T15:58:00Z" w16du:dateUtc="2025-01-21T20:58:00Z"/>
                <w:rFonts w:eastAsia="Times New Roman"/>
                <w:sz w:val="20"/>
                <w:szCs w:val="20"/>
              </w:rPr>
            </w:pPr>
          </w:p>
        </w:tc>
        <w:tc>
          <w:tcPr>
            <w:tcW w:w="0" w:type="auto"/>
            <w:gridSpan w:val="2"/>
            <w:vAlign w:val="center"/>
            <w:hideMark/>
            <w:tcPrChange w:id="712" w:author="Arnob Alam" w:date="2025-01-21T15:59:00Z" w16du:dateUtc="2025-01-21T20:59:00Z">
              <w:tcPr>
                <w:tcW w:w="0" w:type="auto"/>
                <w:gridSpan w:val="2"/>
                <w:vAlign w:val="center"/>
                <w:hideMark/>
              </w:tcPr>
            </w:tcPrChange>
          </w:tcPr>
          <w:p w14:paraId="2639CB09" w14:textId="77777777" w:rsidR="00A336D5" w:rsidRDefault="00A336D5" w:rsidP="00EF22E2">
            <w:pPr>
              <w:jc w:val="center"/>
              <w:rPr>
                <w:ins w:id="713" w:author="Arnob Alam" w:date="2025-01-21T15:58:00Z" w16du:dateUtc="2025-01-21T20:58:00Z"/>
                <w:rFonts w:eastAsia="Times New Roman"/>
                <w:sz w:val="20"/>
                <w:szCs w:val="20"/>
              </w:rPr>
            </w:pPr>
          </w:p>
        </w:tc>
      </w:tr>
      <w:tr w:rsidR="00A336D5" w14:paraId="4F7D4A87" w14:textId="77777777" w:rsidTr="00A336D5">
        <w:tblPrEx>
          <w:tblPrExChange w:id="714" w:author="Arnob Alam" w:date="2025-01-21T15:59:00Z" w16du:dateUtc="2025-01-21T20:59:00Z">
            <w:tblPrEx>
              <w:jc w:val="left"/>
            </w:tblPrEx>
          </w:tblPrExChange>
        </w:tblPrEx>
        <w:trPr>
          <w:tblCellSpacing w:w="15" w:type="dxa"/>
          <w:jc w:val="center"/>
          <w:ins w:id="715" w:author="Arnob Alam" w:date="2025-01-21T15:58:00Z"/>
          <w:trPrChange w:id="716" w:author="Arnob Alam" w:date="2025-01-21T15:59:00Z" w16du:dateUtc="2025-01-21T20:59:00Z">
            <w:trPr>
              <w:tblCellSpacing w:w="15" w:type="dxa"/>
            </w:trPr>
          </w:trPrChange>
        </w:trPr>
        <w:tc>
          <w:tcPr>
            <w:tcW w:w="0" w:type="auto"/>
            <w:vAlign w:val="center"/>
            <w:hideMark/>
            <w:tcPrChange w:id="717" w:author="Arnob Alam" w:date="2025-01-21T15:59:00Z" w16du:dateUtc="2025-01-21T20:59:00Z">
              <w:tcPr>
                <w:tcW w:w="0" w:type="auto"/>
                <w:vAlign w:val="center"/>
                <w:hideMark/>
              </w:tcPr>
            </w:tcPrChange>
          </w:tcPr>
          <w:p w14:paraId="2A5C1844" w14:textId="77777777" w:rsidR="00A336D5" w:rsidRDefault="00A336D5" w:rsidP="00EF22E2">
            <w:pPr>
              <w:jc w:val="left"/>
              <w:rPr>
                <w:ins w:id="718" w:author="Arnob Alam" w:date="2025-01-21T15:58:00Z" w16du:dateUtc="2025-01-21T20:58:00Z"/>
                <w:rFonts w:eastAsia="Times New Roman"/>
              </w:rPr>
            </w:pPr>
            <w:ins w:id="719" w:author="Arnob Alam" w:date="2025-01-21T15:58:00Z" w16du:dateUtc="2025-01-21T20:58:00Z">
              <w:r>
                <w:rPr>
                  <w:rFonts w:eastAsia="Times New Roman"/>
                </w:rPr>
                <w:t>Group*Period</w:t>
              </w:r>
            </w:ins>
          </w:p>
        </w:tc>
        <w:tc>
          <w:tcPr>
            <w:tcW w:w="0" w:type="auto"/>
            <w:gridSpan w:val="2"/>
            <w:vAlign w:val="center"/>
            <w:hideMark/>
            <w:tcPrChange w:id="720" w:author="Arnob Alam" w:date="2025-01-21T15:59:00Z" w16du:dateUtc="2025-01-21T20:59:00Z">
              <w:tcPr>
                <w:tcW w:w="0" w:type="auto"/>
                <w:gridSpan w:val="2"/>
                <w:vAlign w:val="center"/>
                <w:hideMark/>
              </w:tcPr>
            </w:tcPrChange>
          </w:tcPr>
          <w:p w14:paraId="2A1BA4B9" w14:textId="77777777" w:rsidR="00A336D5" w:rsidRDefault="00A336D5" w:rsidP="00EF22E2">
            <w:pPr>
              <w:jc w:val="center"/>
              <w:rPr>
                <w:ins w:id="721" w:author="Arnob Alam" w:date="2025-01-21T15:58:00Z" w16du:dateUtc="2025-01-21T20:58:00Z"/>
                <w:rFonts w:eastAsia="Times New Roman"/>
              </w:rPr>
            </w:pPr>
            <w:ins w:id="722" w:author="Arnob Alam" w:date="2025-01-21T15:58:00Z" w16du:dateUtc="2025-01-21T20:58:00Z">
              <w:r>
                <w:rPr>
                  <w:rFonts w:eastAsia="Times New Roman"/>
                </w:rPr>
                <w:t>-0.001</w:t>
              </w:r>
            </w:ins>
          </w:p>
        </w:tc>
        <w:tc>
          <w:tcPr>
            <w:tcW w:w="0" w:type="auto"/>
            <w:gridSpan w:val="2"/>
            <w:vAlign w:val="center"/>
            <w:hideMark/>
            <w:tcPrChange w:id="723" w:author="Arnob Alam" w:date="2025-01-21T15:59:00Z" w16du:dateUtc="2025-01-21T20:59:00Z">
              <w:tcPr>
                <w:tcW w:w="0" w:type="auto"/>
                <w:gridSpan w:val="2"/>
                <w:vAlign w:val="center"/>
                <w:hideMark/>
              </w:tcPr>
            </w:tcPrChange>
          </w:tcPr>
          <w:p w14:paraId="018B13A5" w14:textId="77777777" w:rsidR="00A336D5" w:rsidRDefault="00A336D5" w:rsidP="00EF22E2">
            <w:pPr>
              <w:jc w:val="center"/>
              <w:rPr>
                <w:ins w:id="724" w:author="Arnob Alam" w:date="2025-01-21T15:58:00Z" w16du:dateUtc="2025-01-21T20:58:00Z"/>
                <w:rFonts w:eastAsia="Times New Roman"/>
              </w:rPr>
            </w:pPr>
            <w:ins w:id="725" w:author="Arnob Alam" w:date="2025-01-21T15:58:00Z" w16du:dateUtc="2025-01-21T20:58:00Z">
              <w:r>
                <w:rPr>
                  <w:rFonts w:eastAsia="Times New Roman"/>
                </w:rPr>
                <w:t>-0.001</w:t>
              </w:r>
            </w:ins>
          </w:p>
        </w:tc>
      </w:tr>
      <w:tr w:rsidR="00A336D5" w14:paraId="3AA383B1" w14:textId="77777777" w:rsidTr="00A336D5">
        <w:tblPrEx>
          <w:tblPrExChange w:id="726" w:author="Arnob Alam" w:date="2025-01-21T15:59:00Z" w16du:dateUtc="2025-01-21T20:59:00Z">
            <w:tblPrEx>
              <w:jc w:val="left"/>
            </w:tblPrEx>
          </w:tblPrExChange>
        </w:tblPrEx>
        <w:trPr>
          <w:tblCellSpacing w:w="15" w:type="dxa"/>
          <w:jc w:val="center"/>
          <w:ins w:id="727" w:author="Arnob Alam" w:date="2025-01-21T15:58:00Z"/>
          <w:trPrChange w:id="728" w:author="Arnob Alam" w:date="2025-01-21T15:59:00Z" w16du:dateUtc="2025-01-21T20:59:00Z">
            <w:trPr>
              <w:tblCellSpacing w:w="15" w:type="dxa"/>
            </w:trPr>
          </w:trPrChange>
        </w:trPr>
        <w:tc>
          <w:tcPr>
            <w:tcW w:w="0" w:type="auto"/>
            <w:vAlign w:val="center"/>
            <w:hideMark/>
            <w:tcPrChange w:id="729" w:author="Arnob Alam" w:date="2025-01-21T15:59:00Z" w16du:dateUtc="2025-01-21T20:59:00Z">
              <w:tcPr>
                <w:tcW w:w="0" w:type="auto"/>
                <w:vAlign w:val="center"/>
                <w:hideMark/>
              </w:tcPr>
            </w:tcPrChange>
          </w:tcPr>
          <w:p w14:paraId="14A0EF9E" w14:textId="77777777" w:rsidR="00A336D5" w:rsidRDefault="00A336D5" w:rsidP="00EF22E2">
            <w:pPr>
              <w:jc w:val="center"/>
              <w:rPr>
                <w:ins w:id="730" w:author="Arnob Alam" w:date="2025-01-21T15:58:00Z" w16du:dateUtc="2025-01-21T20:58:00Z"/>
                <w:rFonts w:eastAsia="Times New Roman"/>
              </w:rPr>
            </w:pPr>
          </w:p>
        </w:tc>
        <w:tc>
          <w:tcPr>
            <w:tcW w:w="0" w:type="auto"/>
            <w:gridSpan w:val="2"/>
            <w:vAlign w:val="center"/>
            <w:hideMark/>
            <w:tcPrChange w:id="731" w:author="Arnob Alam" w:date="2025-01-21T15:59:00Z" w16du:dateUtc="2025-01-21T20:59:00Z">
              <w:tcPr>
                <w:tcW w:w="0" w:type="auto"/>
                <w:gridSpan w:val="2"/>
                <w:vAlign w:val="center"/>
                <w:hideMark/>
              </w:tcPr>
            </w:tcPrChange>
          </w:tcPr>
          <w:p w14:paraId="7D1545C7" w14:textId="77777777" w:rsidR="00A336D5" w:rsidRDefault="00A336D5" w:rsidP="00EF22E2">
            <w:pPr>
              <w:jc w:val="center"/>
              <w:rPr>
                <w:ins w:id="732" w:author="Arnob Alam" w:date="2025-01-21T15:58:00Z" w16du:dateUtc="2025-01-21T20:58:00Z"/>
                <w:rFonts w:eastAsia="Times New Roman"/>
              </w:rPr>
            </w:pPr>
            <w:ins w:id="733" w:author="Arnob Alam" w:date="2025-01-21T15:58:00Z" w16du:dateUtc="2025-01-21T20:58:00Z">
              <w:r>
                <w:rPr>
                  <w:rFonts w:eastAsia="Times New Roman"/>
                </w:rPr>
                <w:t>(0.001)</w:t>
              </w:r>
            </w:ins>
          </w:p>
        </w:tc>
        <w:tc>
          <w:tcPr>
            <w:tcW w:w="0" w:type="auto"/>
            <w:gridSpan w:val="2"/>
            <w:vAlign w:val="center"/>
            <w:hideMark/>
            <w:tcPrChange w:id="734" w:author="Arnob Alam" w:date="2025-01-21T15:59:00Z" w16du:dateUtc="2025-01-21T20:59:00Z">
              <w:tcPr>
                <w:tcW w:w="0" w:type="auto"/>
                <w:gridSpan w:val="2"/>
                <w:vAlign w:val="center"/>
                <w:hideMark/>
              </w:tcPr>
            </w:tcPrChange>
          </w:tcPr>
          <w:p w14:paraId="3422EB24" w14:textId="77777777" w:rsidR="00A336D5" w:rsidRDefault="00A336D5" w:rsidP="00EF22E2">
            <w:pPr>
              <w:jc w:val="center"/>
              <w:rPr>
                <w:ins w:id="735" w:author="Arnob Alam" w:date="2025-01-21T15:58:00Z" w16du:dateUtc="2025-01-21T20:58:00Z"/>
                <w:rFonts w:eastAsia="Times New Roman"/>
              </w:rPr>
            </w:pPr>
            <w:ins w:id="736" w:author="Arnob Alam" w:date="2025-01-21T15:58:00Z" w16du:dateUtc="2025-01-21T20:58:00Z">
              <w:r>
                <w:rPr>
                  <w:rFonts w:eastAsia="Times New Roman"/>
                </w:rPr>
                <w:t>(0.001)</w:t>
              </w:r>
            </w:ins>
          </w:p>
        </w:tc>
      </w:tr>
      <w:tr w:rsidR="00A336D5" w14:paraId="7F6B5567" w14:textId="77777777" w:rsidTr="00A336D5">
        <w:tblPrEx>
          <w:tblPrExChange w:id="737" w:author="Arnob Alam" w:date="2025-01-21T15:59:00Z" w16du:dateUtc="2025-01-21T20:59:00Z">
            <w:tblPrEx>
              <w:jc w:val="left"/>
            </w:tblPrEx>
          </w:tblPrExChange>
        </w:tblPrEx>
        <w:trPr>
          <w:tblCellSpacing w:w="15" w:type="dxa"/>
          <w:jc w:val="center"/>
          <w:ins w:id="738" w:author="Arnob Alam" w:date="2025-01-21T15:58:00Z"/>
          <w:trPrChange w:id="739" w:author="Arnob Alam" w:date="2025-01-21T15:59:00Z" w16du:dateUtc="2025-01-21T20:59:00Z">
            <w:trPr>
              <w:tblCellSpacing w:w="15" w:type="dxa"/>
            </w:trPr>
          </w:trPrChange>
        </w:trPr>
        <w:tc>
          <w:tcPr>
            <w:tcW w:w="0" w:type="auto"/>
            <w:vAlign w:val="center"/>
            <w:hideMark/>
            <w:tcPrChange w:id="740" w:author="Arnob Alam" w:date="2025-01-21T15:59:00Z" w16du:dateUtc="2025-01-21T20:59:00Z">
              <w:tcPr>
                <w:tcW w:w="0" w:type="auto"/>
                <w:vAlign w:val="center"/>
                <w:hideMark/>
              </w:tcPr>
            </w:tcPrChange>
          </w:tcPr>
          <w:p w14:paraId="2DFFFF4F" w14:textId="77777777" w:rsidR="00A336D5" w:rsidRDefault="00A336D5" w:rsidP="00EF22E2">
            <w:pPr>
              <w:jc w:val="center"/>
              <w:rPr>
                <w:ins w:id="741" w:author="Arnob Alam" w:date="2025-01-21T15:58:00Z" w16du:dateUtc="2025-01-21T20:58:00Z"/>
                <w:rFonts w:eastAsia="Times New Roman"/>
              </w:rPr>
            </w:pPr>
          </w:p>
        </w:tc>
        <w:tc>
          <w:tcPr>
            <w:tcW w:w="0" w:type="auto"/>
            <w:gridSpan w:val="2"/>
            <w:vAlign w:val="center"/>
            <w:hideMark/>
            <w:tcPrChange w:id="742" w:author="Arnob Alam" w:date="2025-01-21T15:59:00Z" w16du:dateUtc="2025-01-21T20:59:00Z">
              <w:tcPr>
                <w:tcW w:w="0" w:type="auto"/>
                <w:gridSpan w:val="2"/>
                <w:vAlign w:val="center"/>
                <w:hideMark/>
              </w:tcPr>
            </w:tcPrChange>
          </w:tcPr>
          <w:p w14:paraId="50F243A7" w14:textId="77777777" w:rsidR="00A336D5" w:rsidRDefault="00A336D5" w:rsidP="00EF22E2">
            <w:pPr>
              <w:rPr>
                <w:ins w:id="743" w:author="Arnob Alam" w:date="2025-01-21T15:58:00Z" w16du:dateUtc="2025-01-21T20:58:00Z"/>
                <w:rFonts w:eastAsia="Times New Roman"/>
                <w:sz w:val="20"/>
                <w:szCs w:val="20"/>
              </w:rPr>
            </w:pPr>
          </w:p>
        </w:tc>
        <w:tc>
          <w:tcPr>
            <w:tcW w:w="0" w:type="auto"/>
            <w:gridSpan w:val="2"/>
            <w:vAlign w:val="center"/>
            <w:hideMark/>
            <w:tcPrChange w:id="744" w:author="Arnob Alam" w:date="2025-01-21T15:59:00Z" w16du:dateUtc="2025-01-21T20:59:00Z">
              <w:tcPr>
                <w:tcW w:w="0" w:type="auto"/>
                <w:gridSpan w:val="2"/>
                <w:vAlign w:val="center"/>
                <w:hideMark/>
              </w:tcPr>
            </w:tcPrChange>
          </w:tcPr>
          <w:p w14:paraId="791A4238" w14:textId="77777777" w:rsidR="00A336D5" w:rsidRDefault="00A336D5" w:rsidP="00EF22E2">
            <w:pPr>
              <w:jc w:val="center"/>
              <w:rPr>
                <w:ins w:id="745" w:author="Arnob Alam" w:date="2025-01-21T15:58:00Z" w16du:dateUtc="2025-01-21T20:58:00Z"/>
                <w:rFonts w:eastAsia="Times New Roman"/>
                <w:sz w:val="20"/>
                <w:szCs w:val="20"/>
              </w:rPr>
            </w:pPr>
          </w:p>
        </w:tc>
      </w:tr>
      <w:tr w:rsidR="00A336D5" w14:paraId="5A72EA12" w14:textId="77777777" w:rsidTr="00A336D5">
        <w:tblPrEx>
          <w:tblPrExChange w:id="746" w:author="Arnob Alam" w:date="2025-01-21T15:59:00Z" w16du:dateUtc="2025-01-21T20:59:00Z">
            <w:tblPrEx>
              <w:jc w:val="left"/>
            </w:tblPrEx>
          </w:tblPrExChange>
        </w:tblPrEx>
        <w:trPr>
          <w:tblCellSpacing w:w="15" w:type="dxa"/>
          <w:jc w:val="center"/>
          <w:ins w:id="747" w:author="Arnob Alam" w:date="2025-01-21T15:58:00Z"/>
          <w:trPrChange w:id="748" w:author="Arnob Alam" w:date="2025-01-21T15:59:00Z" w16du:dateUtc="2025-01-21T20:59:00Z">
            <w:trPr>
              <w:tblCellSpacing w:w="15" w:type="dxa"/>
            </w:trPr>
          </w:trPrChange>
        </w:trPr>
        <w:tc>
          <w:tcPr>
            <w:tcW w:w="0" w:type="auto"/>
            <w:vAlign w:val="center"/>
            <w:hideMark/>
            <w:tcPrChange w:id="749" w:author="Arnob Alam" w:date="2025-01-21T15:59:00Z" w16du:dateUtc="2025-01-21T20:59:00Z">
              <w:tcPr>
                <w:tcW w:w="0" w:type="auto"/>
                <w:vAlign w:val="center"/>
                <w:hideMark/>
              </w:tcPr>
            </w:tcPrChange>
          </w:tcPr>
          <w:p w14:paraId="53B84262" w14:textId="77777777" w:rsidR="00A336D5" w:rsidRDefault="00A336D5" w:rsidP="00EF22E2">
            <w:pPr>
              <w:jc w:val="left"/>
              <w:rPr>
                <w:ins w:id="750" w:author="Arnob Alam" w:date="2025-01-21T15:58:00Z" w16du:dateUtc="2025-01-21T20:58:00Z"/>
                <w:rFonts w:eastAsia="Times New Roman"/>
              </w:rPr>
            </w:pPr>
            <w:ins w:id="751" w:author="Arnob Alam" w:date="2025-01-21T15:58:00Z" w16du:dateUtc="2025-01-21T20:58:00Z">
              <w:r>
                <w:rPr>
                  <w:rFonts w:eastAsia="Times New Roman"/>
                </w:rPr>
                <w:t>Constant</w:t>
              </w:r>
            </w:ins>
          </w:p>
        </w:tc>
        <w:tc>
          <w:tcPr>
            <w:tcW w:w="0" w:type="auto"/>
            <w:gridSpan w:val="2"/>
            <w:vAlign w:val="center"/>
            <w:hideMark/>
            <w:tcPrChange w:id="752" w:author="Arnob Alam" w:date="2025-01-21T15:59:00Z" w16du:dateUtc="2025-01-21T20:59:00Z">
              <w:tcPr>
                <w:tcW w:w="0" w:type="auto"/>
                <w:gridSpan w:val="2"/>
                <w:vAlign w:val="center"/>
                <w:hideMark/>
              </w:tcPr>
            </w:tcPrChange>
          </w:tcPr>
          <w:p w14:paraId="5ED78E14" w14:textId="77777777" w:rsidR="00A336D5" w:rsidRDefault="00A336D5" w:rsidP="00EF22E2">
            <w:pPr>
              <w:jc w:val="center"/>
              <w:rPr>
                <w:ins w:id="753" w:author="Arnob Alam" w:date="2025-01-21T15:58:00Z" w16du:dateUtc="2025-01-21T20:58:00Z"/>
                <w:rFonts w:eastAsia="Times New Roman"/>
              </w:rPr>
            </w:pPr>
            <w:ins w:id="754" w:author="Arnob Alam" w:date="2025-01-21T15:58:00Z" w16du:dateUtc="2025-01-21T20:58:00Z">
              <w:r>
                <w:rPr>
                  <w:rFonts w:eastAsia="Times New Roman"/>
                </w:rPr>
                <w:t>0.014</w:t>
              </w:r>
              <w:r>
                <w:rPr>
                  <w:rFonts w:eastAsia="Times New Roman"/>
                  <w:vertAlign w:val="superscript"/>
                </w:rPr>
                <w:t>***</w:t>
              </w:r>
            </w:ins>
          </w:p>
        </w:tc>
        <w:tc>
          <w:tcPr>
            <w:tcW w:w="0" w:type="auto"/>
            <w:gridSpan w:val="2"/>
            <w:vAlign w:val="center"/>
            <w:hideMark/>
            <w:tcPrChange w:id="755" w:author="Arnob Alam" w:date="2025-01-21T15:59:00Z" w16du:dateUtc="2025-01-21T20:59:00Z">
              <w:tcPr>
                <w:tcW w:w="0" w:type="auto"/>
                <w:gridSpan w:val="2"/>
                <w:vAlign w:val="center"/>
                <w:hideMark/>
              </w:tcPr>
            </w:tcPrChange>
          </w:tcPr>
          <w:p w14:paraId="0E72855D" w14:textId="77777777" w:rsidR="00A336D5" w:rsidRDefault="00A336D5" w:rsidP="00EF22E2">
            <w:pPr>
              <w:jc w:val="center"/>
              <w:rPr>
                <w:ins w:id="756" w:author="Arnob Alam" w:date="2025-01-21T15:58:00Z" w16du:dateUtc="2025-01-21T20:58:00Z"/>
                <w:rFonts w:eastAsia="Times New Roman"/>
              </w:rPr>
            </w:pPr>
            <w:ins w:id="757" w:author="Arnob Alam" w:date="2025-01-21T15:58:00Z" w16du:dateUtc="2025-01-21T20:58:00Z">
              <w:r>
                <w:rPr>
                  <w:rFonts w:eastAsia="Times New Roman"/>
                </w:rPr>
                <w:t>0.016</w:t>
              </w:r>
              <w:r>
                <w:rPr>
                  <w:rFonts w:eastAsia="Times New Roman"/>
                  <w:vertAlign w:val="superscript"/>
                </w:rPr>
                <w:t>***</w:t>
              </w:r>
            </w:ins>
          </w:p>
        </w:tc>
      </w:tr>
      <w:tr w:rsidR="00A336D5" w14:paraId="24E24437" w14:textId="77777777" w:rsidTr="00A336D5">
        <w:tblPrEx>
          <w:tblPrExChange w:id="758" w:author="Arnob Alam" w:date="2025-01-21T15:59:00Z" w16du:dateUtc="2025-01-21T20:59:00Z">
            <w:tblPrEx>
              <w:jc w:val="left"/>
            </w:tblPrEx>
          </w:tblPrExChange>
        </w:tblPrEx>
        <w:trPr>
          <w:tblCellSpacing w:w="15" w:type="dxa"/>
          <w:jc w:val="center"/>
          <w:ins w:id="759" w:author="Arnob Alam" w:date="2025-01-21T15:58:00Z"/>
          <w:trPrChange w:id="760" w:author="Arnob Alam" w:date="2025-01-21T15:59:00Z" w16du:dateUtc="2025-01-21T20:59:00Z">
            <w:trPr>
              <w:tblCellSpacing w:w="15" w:type="dxa"/>
            </w:trPr>
          </w:trPrChange>
        </w:trPr>
        <w:tc>
          <w:tcPr>
            <w:tcW w:w="0" w:type="auto"/>
            <w:vAlign w:val="center"/>
            <w:hideMark/>
            <w:tcPrChange w:id="761" w:author="Arnob Alam" w:date="2025-01-21T15:59:00Z" w16du:dateUtc="2025-01-21T20:59:00Z">
              <w:tcPr>
                <w:tcW w:w="0" w:type="auto"/>
                <w:vAlign w:val="center"/>
                <w:hideMark/>
              </w:tcPr>
            </w:tcPrChange>
          </w:tcPr>
          <w:p w14:paraId="058A919B" w14:textId="77777777" w:rsidR="00A336D5" w:rsidRDefault="00A336D5" w:rsidP="00EF22E2">
            <w:pPr>
              <w:jc w:val="center"/>
              <w:rPr>
                <w:ins w:id="762" w:author="Arnob Alam" w:date="2025-01-21T15:58:00Z" w16du:dateUtc="2025-01-21T20:58:00Z"/>
                <w:rFonts w:eastAsia="Times New Roman"/>
              </w:rPr>
            </w:pPr>
          </w:p>
        </w:tc>
        <w:tc>
          <w:tcPr>
            <w:tcW w:w="0" w:type="auto"/>
            <w:gridSpan w:val="2"/>
            <w:vAlign w:val="center"/>
            <w:hideMark/>
            <w:tcPrChange w:id="763" w:author="Arnob Alam" w:date="2025-01-21T15:59:00Z" w16du:dateUtc="2025-01-21T20:59:00Z">
              <w:tcPr>
                <w:tcW w:w="0" w:type="auto"/>
                <w:gridSpan w:val="2"/>
                <w:vAlign w:val="center"/>
                <w:hideMark/>
              </w:tcPr>
            </w:tcPrChange>
          </w:tcPr>
          <w:p w14:paraId="30008B5A" w14:textId="77777777" w:rsidR="00A336D5" w:rsidRDefault="00A336D5" w:rsidP="00EF22E2">
            <w:pPr>
              <w:jc w:val="center"/>
              <w:rPr>
                <w:ins w:id="764" w:author="Arnob Alam" w:date="2025-01-21T15:58:00Z" w16du:dateUtc="2025-01-21T20:58:00Z"/>
                <w:rFonts w:eastAsia="Times New Roman"/>
              </w:rPr>
            </w:pPr>
            <w:ins w:id="765" w:author="Arnob Alam" w:date="2025-01-21T15:58:00Z" w16du:dateUtc="2025-01-21T20:58:00Z">
              <w:r>
                <w:rPr>
                  <w:rFonts w:eastAsia="Times New Roman"/>
                </w:rPr>
                <w:t>(0.001)</w:t>
              </w:r>
            </w:ins>
          </w:p>
        </w:tc>
        <w:tc>
          <w:tcPr>
            <w:tcW w:w="0" w:type="auto"/>
            <w:gridSpan w:val="2"/>
            <w:vAlign w:val="center"/>
            <w:hideMark/>
            <w:tcPrChange w:id="766" w:author="Arnob Alam" w:date="2025-01-21T15:59:00Z" w16du:dateUtc="2025-01-21T20:59:00Z">
              <w:tcPr>
                <w:tcW w:w="0" w:type="auto"/>
                <w:gridSpan w:val="2"/>
                <w:vAlign w:val="center"/>
                <w:hideMark/>
              </w:tcPr>
            </w:tcPrChange>
          </w:tcPr>
          <w:p w14:paraId="1FEEBD56" w14:textId="77777777" w:rsidR="00A336D5" w:rsidRDefault="00A336D5" w:rsidP="00EF22E2">
            <w:pPr>
              <w:jc w:val="center"/>
              <w:rPr>
                <w:ins w:id="767" w:author="Arnob Alam" w:date="2025-01-21T15:58:00Z" w16du:dateUtc="2025-01-21T20:58:00Z"/>
                <w:rFonts w:eastAsia="Times New Roman"/>
              </w:rPr>
            </w:pPr>
            <w:ins w:id="768" w:author="Arnob Alam" w:date="2025-01-21T15:58:00Z" w16du:dateUtc="2025-01-21T20:58:00Z">
              <w:r>
                <w:rPr>
                  <w:rFonts w:eastAsia="Times New Roman"/>
                </w:rPr>
                <w:t>(0.002)</w:t>
              </w:r>
            </w:ins>
          </w:p>
        </w:tc>
      </w:tr>
      <w:tr w:rsidR="00A336D5" w14:paraId="655FD60E" w14:textId="77777777" w:rsidTr="00A336D5">
        <w:tblPrEx>
          <w:tblPrExChange w:id="769" w:author="Arnob Alam" w:date="2025-01-21T15:59:00Z" w16du:dateUtc="2025-01-21T20:59:00Z">
            <w:tblPrEx>
              <w:jc w:val="left"/>
            </w:tblPrEx>
          </w:tblPrExChange>
        </w:tblPrEx>
        <w:trPr>
          <w:tblCellSpacing w:w="15" w:type="dxa"/>
          <w:jc w:val="center"/>
          <w:ins w:id="770" w:author="Arnob Alam" w:date="2025-01-21T15:58:00Z"/>
          <w:trPrChange w:id="771" w:author="Arnob Alam" w:date="2025-01-21T15:59:00Z" w16du:dateUtc="2025-01-21T20:59:00Z">
            <w:trPr>
              <w:tblCellSpacing w:w="15" w:type="dxa"/>
            </w:trPr>
          </w:trPrChange>
        </w:trPr>
        <w:tc>
          <w:tcPr>
            <w:tcW w:w="0" w:type="auto"/>
            <w:vAlign w:val="center"/>
            <w:hideMark/>
            <w:tcPrChange w:id="772" w:author="Arnob Alam" w:date="2025-01-21T15:59:00Z" w16du:dateUtc="2025-01-21T20:59:00Z">
              <w:tcPr>
                <w:tcW w:w="0" w:type="auto"/>
                <w:vAlign w:val="center"/>
                <w:hideMark/>
              </w:tcPr>
            </w:tcPrChange>
          </w:tcPr>
          <w:p w14:paraId="175FBFC2" w14:textId="77777777" w:rsidR="00A336D5" w:rsidRDefault="00A336D5" w:rsidP="00EF22E2">
            <w:pPr>
              <w:jc w:val="center"/>
              <w:rPr>
                <w:ins w:id="773" w:author="Arnob Alam" w:date="2025-01-21T15:58:00Z" w16du:dateUtc="2025-01-21T20:58:00Z"/>
                <w:rFonts w:eastAsia="Times New Roman"/>
              </w:rPr>
            </w:pPr>
          </w:p>
        </w:tc>
        <w:tc>
          <w:tcPr>
            <w:tcW w:w="0" w:type="auto"/>
            <w:gridSpan w:val="2"/>
            <w:vAlign w:val="center"/>
            <w:hideMark/>
            <w:tcPrChange w:id="774" w:author="Arnob Alam" w:date="2025-01-21T15:59:00Z" w16du:dateUtc="2025-01-21T20:59:00Z">
              <w:tcPr>
                <w:tcW w:w="0" w:type="auto"/>
                <w:gridSpan w:val="2"/>
                <w:vAlign w:val="center"/>
                <w:hideMark/>
              </w:tcPr>
            </w:tcPrChange>
          </w:tcPr>
          <w:p w14:paraId="4F4C3DC8" w14:textId="77777777" w:rsidR="00A336D5" w:rsidRDefault="00A336D5" w:rsidP="00EF22E2">
            <w:pPr>
              <w:rPr>
                <w:ins w:id="775" w:author="Arnob Alam" w:date="2025-01-21T15:58:00Z" w16du:dateUtc="2025-01-21T20:58:00Z"/>
                <w:rFonts w:eastAsia="Times New Roman"/>
                <w:sz w:val="20"/>
                <w:szCs w:val="20"/>
              </w:rPr>
            </w:pPr>
          </w:p>
        </w:tc>
        <w:tc>
          <w:tcPr>
            <w:tcW w:w="0" w:type="auto"/>
            <w:gridSpan w:val="2"/>
            <w:vAlign w:val="center"/>
            <w:hideMark/>
            <w:tcPrChange w:id="776" w:author="Arnob Alam" w:date="2025-01-21T15:59:00Z" w16du:dateUtc="2025-01-21T20:59:00Z">
              <w:tcPr>
                <w:tcW w:w="0" w:type="auto"/>
                <w:gridSpan w:val="2"/>
                <w:vAlign w:val="center"/>
                <w:hideMark/>
              </w:tcPr>
            </w:tcPrChange>
          </w:tcPr>
          <w:p w14:paraId="3AEB065C" w14:textId="77777777" w:rsidR="00A336D5" w:rsidRDefault="00A336D5" w:rsidP="00EF22E2">
            <w:pPr>
              <w:jc w:val="center"/>
              <w:rPr>
                <w:ins w:id="777" w:author="Arnob Alam" w:date="2025-01-21T15:58:00Z" w16du:dateUtc="2025-01-21T20:58:00Z"/>
                <w:rFonts w:eastAsia="Times New Roman"/>
                <w:sz w:val="20"/>
                <w:szCs w:val="20"/>
              </w:rPr>
            </w:pPr>
          </w:p>
        </w:tc>
      </w:tr>
      <w:tr w:rsidR="00A336D5" w14:paraId="2D25CA7C" w14:textId="77777777" w:rsidTr="00A336D5">
        <w:tblPrEx>
          <w:tblPrExChange w:id="778" w:author="Arnob Alam" w:date="2025-01-21T15:59:00Z" w16du:dateUtc="2025-01-21T20:59:00Z">
            <w:tblPrEx>
              <w:jc w:val="left"/>
            </w:tblPrEx>
          </w:tblPrExChange>
        </w:tblPrEx>
        <w:trPr>
          <w:tblCellSpacing w:w="15" w:type="dxa"/>
          <w:jc w:val="center"/>
          <w:ins w:id="779" w:author="Arnob Alam" w:date="2025-01-21T15:58:00Z"/>
          <w:trPrChange w:id="780"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781" w:author="Arnob Alam" w:date="2025-01-21T15:59:00Z" w16du:dateUtc="2025-01-21T20:59:00Z">
              <w:tcPr>
                <w:tcW w:w="0" w:type="auto"/>
                <w:gridSpan w:val="5"/>
                <w:tcBorders>
                  <w:bottom w:val="single" w:sz="6" w:space="0" w:color="000000"/>
                </w:tcBorders>
                <w:vAlign w:val="center"/>
                <w:hideMark/>
              </w:tcPr>
            </w:tcPrChange>
          </w:tcPr>
          <w:p w14:paraId="28A3C0BD" w14:textId="77777777" w:rsidR="00A336D5" w:rsidRDefault="00A336D5" w:rsidP="00EF22E2">
            <w:pPr>
              <w:jc w:val="center"/>
              <w:rPr>
                <w:ins w:id="782" w:author="Arnob Alam" w:date="2025-01-21T15:58:00Z" w16du:dateUtc="2025-01-21T20:58:00Z"/>
                <w:rFonts w:eastAsia="Times New Roman"/>
                <w:sz w:val="20"/>
                <w:szCs w:val="20"/>
              </w:rPr>
            </w:pPr>
          </w:p>
        </w:tc>
      </w:tr>
      <w:tr w:rsidR="00A336D5" w14:paraId="4D33F1AC" w14:textId="77777777" w:rsidTr="00A336D5">
        <w:tblPrEx>
          <w:tblPrExChange w:id="783" w:author="Arnob Alam" w:date="2025-01-21T15:59:00Z" w16du:dateUtc="2025-01-21T20:59:00Z">
            <w:tblPrEx>
              <w:jc w:val="left"/>
            </w:tblPrEx>
          </w:tblPrExChange>
        </w:tblPrEx>
        <w:trPr>
          <w:tblCellSpacing w:w="15" w:type="dxa"/>
          <w:jc w:val="center"/>
          <w:ins w:id="784" w:author="Arnob Alam" w:date="2025-01-21T15:58:00Z"/>
          <w:trPrChange w:id="785" w:author="Arnob Alam" w:date="2025-01-21T15:59:00Z" w16du:dateUtc="2025-01-21T20:59:00Z">
            <w:trPr>
              <w:tblCellSpacing w:w="15" w:type="dxa"/>
            </w:trPr>
          </w:trPrChange>
        </w:trPr>
        <w:tc>
          <w:tcPr>
            <w:tcW w:w="0" w:type="auto"/>
            <w:vAlign w:val="center"/>
            <w:hideMark/>
            <w:tcPrChange w:id="786" w:author="Arnob Alam" w:date="2025-01-21T15:59:00Z" w16du:dateUtc="2025-01-21T20:59:00Z">
              <w:tcPr>
                <w:tcW w:w="0" w:type="auto"/>
                <w:vAlign w:val="center"/>
                <w:hideMark/>
              </w:tcPr>
            </w:tcPrChange>
          </w:tcPr>
          <w:p w14:paraId="1DD5B6E3" w14:textId="77777777" w:rsidR="00A336D5" w:rsidRDefault="00A336D5" w:rsidP="00EF22E2">
            <w:pPr>
              <w:jc w:val="left"/>
              <w:rPr>
                <w:ins w:id="787" w:author="Arnob Alam" w:date="2025-01-21T15:58:00Z" w16du:dateUtc="2025-01-21T20:58:00Z"/>
                <w:rFonts w:eastAsia="Times New Roman"/>
              </w:rPr>
            </w:pPr>
            <w:ins w:id="788" w:author="Arnob Alam" w:date="2025-01-21T15:58:00Z" w16du:dateUtc="2025-01-21T20:58:00Z">
              <w:r>
                <w:rPr>
                  <w:rFonts w:eastAsia="Times New Roman"/>
                </w:rPr>
                <w:lastRenderedPageBreak/>
                <w:t>Observations</w:t>
              </w:r>
            </w:ins>
          </w:p>
        </w:tc>
        <w:tc>
          <w:tcPr>
            <w:tcW w:w="0" w:type="auto"/>
            <w:gridSpan w:val="2"/>
            <w:vAlign w:val="center"/>
            <w:hideMark/>
            <w:tcPrChange w:id="789" w:author="Arnob Alam" w:date="2025-01-21T15:59:00Z" w16du:dateUtc="2025-01-21T20:59:00Z">
              <w:tcPr>
                <w:tcW w:w="0" w:type="auto"/>
                <w:gridSpan w:val="2"/>
                <w:vAlign w:val="center"/>
                <w:hideMark/>
              </w:tcPr>
            </w:tcPrChange>
          </w:tcPr>
          <w:p w14:paraId="2AD5F304" w14:textId="77777777" w:rsidR="00A336D5" w:rsidRDefault="00A336D5" w:rsidP="00EF22E2">
            <w:pPr>
              <w:jc w:val="center"/>
              <w:rPr>
                <w:ins w:id="790" w:author="Arnob Alam" w:date="2025-01-21T15:58:00Z" w16du:dateUtc="2025-01-21T20:58:00Z"/>
                <w:rFonts w:eastAsia="Times New Roman"/>
              </w:rPr>
            </w:pPr>
            <w:ins w:id="791" w:author="Arnob Alam" w:date="2025-01-21T15:58:00Z" w16du:dateUtc="2025-01-21T20:58:00Z">
              <w:r>
                <w:rPr>
                  <w:rFonts w:eastAsia="Times New Roman"/>
                </w:rPr>
                <w:t>360</w:t>
              </w:r>
            </w:ins>
          </w:p>
        </w:tc>
        <w:tc>
          <w:tcPr>
            <w:tcW w:w="0" w:type="auto"/>
            <w:gridSpan w:val="2"/>
            <w:vAlign w:val="center"/>
            <w:hideMark/>
            <w:tcPrChange w:id="792" w:author="Arnob Alam" w:date="2025-01-21T15:59:00Z" w16du:dateUtc="2025-01-21T20:59:00Z">
              <w:tcPr>
                <w:tcW w:w="0" w:type="auto"/>
                <w:gridSpan w:val="2"/>
                <w:vAlign w:val="center"/>
                <w:hideMark/>
              </w:tcPr>
            </w:tcPrChange>
          </w:tcPr>
          <w:p w14:paraId="6CD89E0B" w14:textId="77777777" w:rsidR="00A336D5" w:rsidRDefault="00A336D5" w:rsidP="00EF22E2">
            <w:pPr>
              <w:jc w:val="center"/>
              <w:rPr>
                <w:ins w:id="793" w:author="Arnob Alam" w:date="2025-01-21T15:58:00Z" w16du:dateUtc="2025-01-21T20:58:00Z"/>
                <w:rFonts w:eastAsia="Times New Roman"/>
              </w:rPr>
            </w:pPr>
            <w:ins w:id="794" w:author="Arnob Alam" w:date="2025-01-21T15:58:00Z" w16du:dateUtc="2025-01-21T20:58:00Z">
              <w:r>
                <w:rPr>
                  <w:rFonts w:eastAsia="Times New Roman"/>
                </w:rPr>
                <w:t>351</w:t>
              </w:r>
            </w:ins>
          </w:p>
        </w:tc>
      </w:tr>
      <w:tr w:rsidR="00A336D5" w14:paraId="597D48FD" w14:textId="77777777" w:rsidTr="00A336D5">
        <w:tblPrEx>
          <w:tblPrExChange w:id="795" w:author="Arnob Alam" w:date="2025-01-21T15:59:00Z" w16du:dateUtc="2025-01-21T20:59:00Z">
            <w:tblPrEx>
              <w:jc w:val="left"/>
            </w:tblPrEx>
          </w:tblPrExChange>
        </w:tblPrEx>
        <w:trPr>
          <w:tblCellSpacing w:w="15" w:type="dxa"/>
          <w:jc w:val="center"/>
          <w:ins w:id="796" w:author="Arnob Alam" w:date="2025-01-21T15:58:00Z"/>
          <w:trPrChange w:id="797" w:author="Arnob Alam" w:date="2025-01-21T15:59:00Z" w16du:dateUtc="2025-01-21T20:59:00Z">
            <w:trPr>
              <w:tblCellSpacing w:w="15" w:type="dxa"/>
            </w:trPr>
          </w:trPrChange>
        </w:trPr>
        <w:tc>
          <w:tcPr>
            <w:tcW w:w="0" w:type="auto"/>
            <w:vAlign w:val="center"/>
            <w:hideMark/>
            <w:tcPrChange w:id="798" w:author="Arnob Alam" w:date="2025-01-21T15:59:00Z" w16du:dateUtc="2025-01-21T20:59:00Z">
              <w:tcPr>
                <w:tcW w:w="0" w:type="auto"/>
                <w:vAlign w:val="center"/>
                <w:hideMark/>
              </w:tcPr>
            </w:tcPrChange>
          </w:tcPr>
          <w:p w14:paraId="5CCB400E" w14:textId="77777777" w:rsidR="00A336D5" w:rsidRDefault="00A336D5" w:rsidP="00EF22E2">
            <w:pPr>
              <w:jc w:val="left"/>
              <w:rPr>
                <w:ins w:id="799" w:author="Arnob Alam" w:date="2025-01-21T15:58:00Z" w16du:dateUtc="2025-01-21T20:58:00Z"/>
                <w:rFonts w:eastAsia="Times New Roman"/>
              </w:rPr>
            </w:pPr>
            <w:ins w:id="800" w:author="Arnob Alam" w:date="2025-01-21T15:58:00Z" w16du:dateUtc="2025-01-21T20:58:00Z">
              <w:r>
                <w:rPr>
                  <w:rFonts w:eastAsia="Times New Roman"/>
                </w:rPr>
                <w:t>R</w:t>
              </w:r>
              <w:r>
                <w:rPr>
                  <w:rFonts w:eastAsia="Times New Roman"/>
                  <w:vertAlign w:val="superscript"/>
                </w:rPr>
                <w:t>2</w:t>
              </w:r>
            </w:ins>
          </w:p>
        </w:tc>
        <w:tc>
          <w:tcPr>
            <w:tcW w:w="0" w:type="auto"/>
            <w:gridSpan w:val="2"/>
            <w:vAlign w:val="center"/>
            <w:hideMark/>
            <w:tcPrChange w:id="801" w:author="Arnob Alam" w:date="2025-01-21T15:59:00Z" w16du:dateUtc="2025-01-21T20:59:00Z">
              <w:tcPr>
                <w:tcW w:w="0" w:type="auto"/>
                <w:gridSpan w:val="2"/>
                <w:vAlign w:val="center"/>
                <w:hideMark/>
              </w:tcPr>
            </w:tcPrChange>
          </w:tcPr>
          <w:p w14:paraId="7C653A7D" w14:textId="77777777" w:rsidR="00A336D5" w:rsidRDefault="00A336D5" w:rsidP="00EF22E2">
            <w:pPr>
              <w:jc w:val="center"/>
              <w:rPr>
                <w:ins w:id="802" w:author="Arnob Alam" w:date="2025-01-21T15:58:00Z" w16du:dateUtc="2025-01-21T20:58:00Z"/>
                <w:rFonts w:eastAsia="Times New Roman"/>
              </w:rPr>
            </w:pPr>
            <w:ins w:id="803" w:author="Arnob Alam" w:date="2025-01-21T15:58:00Z" w16du:dateUtc="2025-01-21T20:58:00Z">
              <w:r>
                <w:rPr>
                  <w:rFonts w:eastAsia="Times New Roman"/>
                </w:rPr>
                <w:t>0.204</w:t>
              </w:r>
            </w:ins>
          </w:p>
        </w:tc>
        <w:tc>
          <w:tcPr>
            <w:tcW w:w="0" w:type="auto"/>
            <w:gridSpan w:val="2"/>
            <w:vAlign w:val="center"/>
            <w:hideMark/>
            <w:tcPrChange w:id="804" w:author="Arnob Alam" w:date="2025-01-21T15:59:00Z" w16du:dateUtc="2025-01-21T20:59:00Z">
              <w:tcPr>
                <w:tcW w:w="0" w:type="auto"/>
                <w:gridSpan w:val="2"/>
                <w:vAlign w:val="center"/>
                <w:hideMark/>
              </w:tcPr>
            </w:tcPrChange>
          </w:tcPr>
          <w:p w14:paraId="5281D2B5" w14:textId="77777777" w:rsidR="00A336D5" w:rsidRDefault="00A336D5" w:rsidP="00EF22E2">
            <w:pPr>
              <w:jc w:val="center"/>
              <w:rPr>
                <w:ins w:id="805" w:author="Arnob Alam" w:date="2025-01-21T15:58:00Z" w16du:dateUtc="2025-01-21T20:58:00Z"/>
                <w:rFonts w:eastAsia="Times New Roman"/>
              </w:rPr>
            </w:pPr>
            <w:ins w:id="806" w:author="Arnob Alam" w:date="2025-01-21T15:58:00Z" w16du:dateUtc="2025-01-21T20:58:00Z">
              <w:r>
                <w:rPr>
                  <w:rFonts w:eastAsia="Times New Roman"/>
                </w:rPr>
                <w:t>0.486</w:t>
              </w:r>
            </w:ins>
          </w:p>
        </w:tc>
      </w:tr>
      <w:tr w:rsidR="00A336D5" w14:paraId="7207385B" w14:textId="77777777" w:rsidTr="00A336D5">
        <w:tblPrEx>
          <w:tblPrExChange w:id="807" w:author="Arnob Alam" w:date="2025-01-21T15:59:00Z" w16du:dateUtc="2025-01-21T20:59:00Z">
            <w:tblPrEx>
              <w:jc w:val="left"/>
            </w:tblPrEx>
          </w:tblPrExChange>
        </w:tblPrEx>
        <w:trPr>
          <w:tblCellSpacing w:w="15" w:type="dxa"/>
          <w:jc w:val="center"/>
          <w:ins w:id="808" w:author="Arnob Alam" w:date="2025-01-21T15:58:00Z"/>
          <w:trPrChange w:id="809" w:author="Arnob Alam" w:date="2025-01-21T15:59:00Z" w16du:dateUtc="2025-01-21T20:59:00Z">
            <w:trPr>
              <w:tblCellSpacing w:w="15" w:type="dxa"/>
            </w:trPr>
          </w:trPrChange>
        </w:trPr>
        <w:tc>
          <w:tcPr>
            <w:tcW w:w="0" w:type="auto"/>
            <w:vAlign w:val="center"/>
            <w:hideMark/>
            <w:tcPrChange w:id="810" w:author="Arnob Alam" w:date="2025-01-21T15:59:00Z" w16du:dateUtc="2025-01-21T20:59:00Z">
              <w:tcPr>
                <w:tcW w:w="0" w:type="auto"/>
                <w:vAlign w:val="center"/>
                <w:hideMark/>
              </w:tcPr>
            </w:tcPrChange>
          </w:tcPr>
          <w:p w14:paraId="3665E694" w14:textId="77777777" w:rsidR="00A336D5" w:rsidRDefault="00A336D5" w:rsidP="00EF22E2">
            <w:pPr>
              <w:jc w:val="left"/>
              <w:rPr>
                <w:ins w:id="811" w:author="Arnob Alam" w:date="2025-01-21T15:58:00Z" w16du:dateUtc="2025-01-21T20:58:00Z"/>
                <w:rFonts w:eastAsia="Times New Roman"/>
              </w:rPr>
            </w:pPr>
            <w:ins w:id="812" w:author="Arnob Alam" w:date="2025-01-21T15:58:00Z" w16du:dateUtc="2025-01-21T20:58:00Z">
              <w:r>
                <w:rPr>
                  <w:rFonts w:eastAsia="Times New Roman"/>
                </w:rPr>
                <w:t>Adjusted R</w:t>
              </w:r>
              <w:r>
                <w:rPr>
                  <w:rFonts w:eastAsia="Times New Roman"/>
                  <w:vertAlign w:val="superscript"/>
                </w:rPr>
                <w:t>2</w:t>
              </w:r>
            </w:ins>
          </w:p>
        </w:tc>
        <w:tc>
          <w:tcPr>
            <w:tcW w:w="0" w:type="auto"/>
            <w:gridSpan w:val="2"/>
            <w:vAlign w:val="center"/>
            <w:hideMark/>
            <w:tcPrChange w:id="813" w:author="Arnob Alam" w:date="2025-01-21T15:59:00Z" w16du:dateUtc="2025-01-21T20:59:00Z">
              <w:tcPr>
                <w:tcW w:w="0" w:type="auto"/>
                <w:gridSpan w:val="2"/>
                <w:vAlign w:val="center"/>
                <w:hideMark/>
              </w:tcPr>
            </w:tcPrChange>
          </w:tcPr>
          <w:p w14:paraId="7E4B9F58" w14:textId="77777777" w:rsidR="00A336D5" w:rsidRDefault="00A336D5" w:rsidP="00EF22E2">
            <w:pPr>
              <w:jc w:val="center"/>
              <w:rPr>
                <w:ins w:id="814" w:author="Arnob Alam" w:date="2025-01-21T15:58:00Z" w16du:dateUtc="2025-01-21T20:58:00Z"/>
                <w:rFonts w:eastAsia="Times New Roman"/>
              </w:rPr>
            </w:pPr>
            <w:ins w:id="815" w:author="Arnob Alam" w:date="2025-01-21T15:58:00Z" w16du:dateUtc="2025-01-21T20:58:00Z">
              <w:r>
                <w:rPr>
                  <w:rFonts w:eastAsia="Times New Roman"/>
                </w:rPr>
                <w:t>0.198</w:t>
              </w:r>
            </w:ins>
          </w:p>
        </w:tc>
        <w:tc>
          <w:tcPr>
            <w:tcW w:w="0" w:type="auto"/>
            <w:gridSpan w:val="2"/>
            <w:vAlign w:val="center"/>
            <w:hideMark/>
            <w:tcPrChange w:id="816" w:author="Arnob Alam" w:date="2025-01-21T15:59:00Z" w16du:dateUtc="2025-01-21T20:59:00Z">
              <w:tcPr>
                <w:tcW w:w="0" w:type="auto"/>
                <w:gridSpan w:val="2"/>
                <w:vAlign w:val="center"/>
                <w:hideMark/>
              </w:tcPr>
            </w:tcPrChange>
          </w:tcPr>
          <w:p w14:paraId="362CDC2B" w14:textId="77777777" w:rsidR="00A336D5" w:rsidRDefault="00A336D5" w:rsidP="00EF22E2">
            <w:pPr>
              <w:jc w:val="center"/>
              <w:rPr>
                <w:ins w:id="817" w:author="Arnob Alam" w:date="2025-01-21T15:58:00Z" w16du:dateUtc="2025-01-21T20:58:00Z"/>
                <w:rFonts w:eastAsia="Times New Roman"/>
              </w:rPr>
            </w:pPr>
            <w:ins w:id="818" w:author="Arnob Alam" w:date="2025-01-21T15:58:00Z" w16du:dateUtc="2025-01-21T20:58:00Z">
              <w:r>
                <w:rPr>
                  <w:rFonts w:eastAsia="Times New Roman"/>
                </w:rPr>
                <w:t>0.476</w:t>
              </w:r>
            </w:ins>
          </w:p>
        </w:tc>
      </w:tr>
      <w:tr w:rsidR="00A336D5" w14:paraId="28D32877" w14:textId="77777777" w:rsidTr="00A336D5">
        <w:tblPrEx>
          <w:tblPrExChange w:id="819" w:author="Arnob Alam" w:date="2025-01-21T15:59:00Z" w16du:dateUtc="2025-01-21T20:59:00Z">
            <w:tblPrEx>
              <w:jc w:val="left"/>
            </w:tblPrEx>
          </w:tblPrExChange>
        </w:tblPrEx>
        <w:trPr>
          <w:tblCellSpacing w:w="15" w:type="dxa"/>
          <w:jc w:val="center"/>
          <w:ins w:id="820" w:author="Arnob Alam" w:date="2025-01-21T15:58:00Z"/>
          <w:trPrChange w:id="821" w:author="Arnob Alam" w:date="2025-01-21T15:59:00Z" w16du:dateUtc="2025-01-21T20:59:00Z">
            <w:trPr>
              <w:tblCellSpacing w:w="15" w:type="dxa"/>
            </w:trPr>
          </w:trPrChange>
        </w:trPr>
        <w:tc>
          <w:tcPr>
            <w:tcW w:w="0" w:type="auto"/>
            <w:vAlign w:val="center"/>
            <w:hideMark/>
            <w:tcPrChange w:id="822" w:author="Arnob Alam" w:date="2025-01-21T15:59:00Z" w16du:dateUtc="2025-01-21T20:59:00Z">
              <w:tcPr>
                <w:tcW w:w="0" w:type="auto"/>
                <w:vAlign w:val="center"/>
                <w:hideMark/>
              </w:tcPr>
            </w:tcPrChange>
          </w:tcPr>
          <w:p w14:paraId="1A09F9FD" w14:textId="77777777" w:rsidR="00A336D5" w:rsidRDefault="00A336D5" w:rsidP="00EF22E2">
            <w:pPr>
              <w:jc w:val="left"/>
              <w:rPr>
                <w:ins w:id="823" w:author="Arnob Alam" w:date="2025-01-21T15:58:00Z" w16du:dateUtc="2025-01-21T20:58:00Z"/>
                <w:rFonts w:eastAsia="Times New Roman"/>
              </w:rPr>
            </w:pPr>
            <w:ins w:id="824" w:author="Arnob Alam" w:date="2025-01-21T15:58:00Z" w16du:dateUtc="2025-01-21T20:58:00Z">
              <w:r>
                <w:rPr>
                  <w:rFonts w:eastAsia="Times New Roman"/>
                </w:rPr>
                <w:t>Residual Std. Error</w:t>
              </w:r>
            </w:ins>
          </w:p>
        </w:tc>
        <w:tc>
          <w:tcPr>
            <w:tcW w:w="0" w:type="auto"/>
            <w:gridSpan w:val="2"/>
            <w:vAlign w:val="center"/>
            <w:hideMark/>
            <w:tcPrChange w:id="825" w:author="Arnob Alam" w:date="2025-01-21T15:59:00Z" w16du:dateUtc="2025-01-21T20:59:00Z">
              <w:tcPr>
                <w:tcW w:w="0" w:type="auto"/>
                <w:gridSpan w:val="2"/>
                <w:vAlign w:val="center"/>
                <w:hideMark/>
              </w:tcPr>
            </w:tcPrChange>
          </w:tcPr>
          <w:p w14:paraId="0BC82D37" w14:textId="77777777" w:rsidR="00A336D5" w:rsidRDefault="00A336D5" w:rsidP="00EF22E2">
            <w:pPr>
              <w:jc w:val="center"/>
              <w:rPr>
                <w:ins w:id="826" w:author="Arnob Alam" w:date="2025-01-21T15:58:00Z" w16du:dateUtc="2025-01-21T20:58:00Z"/>
                <w:rFonts w:eastAsia="Times New Roman"/>
              </w:rPr>
            </w:pPr>
            <w:ins w:id="827" w:author="Arnob Alam" w:date="2025-01-21T15:58:00Z" w16du:dateUtc="2025-01-21T20:58:00Z">
              <w:r>
                <w:rPr>
                  <w:rFonts w:eastAsia="Times New Roman"/>
                </w:rPr>
                <w:t>0.005 (</w:t>
              </w:r>
              <w:proofErr w:type="spellStart"/>
              <w:r>
                <w:rPr>
                  <w:rFonts w:eastAsia="Times New Roman"/>
                </w:rPr>
                <w:t>df</w:t>
              </w:r>
              <w:proofErr w:type="spellEnd"/>
              <w:r>
                <w:rPr>
                  <w:rFonts w:eastAsia="Times New Roman"/>
                </w:rPr>
                <w:t xml:space="preserve"> = 356)</w:t>
              </w:r>
            </w:ins>
          </w:p>
        </w:tc>
        <w:tc>
          <w:tcPr>
            <w:tcW w:w="0" w:type="auto"/>
            <w:gridSpan w:val="2"/>
            <w:vAlign w:val="center"/>
            <w:hideMark/>
            <w:tcPrChange w:id="828" w:author="Arnob Alam" w:date="2025-01-21T15:59:00Z" w16du:dateUtc="2025-01-21T20:59:00Z">
              <w:tcPr>
                <w:tcW w:w="0" w:type="auto"/>
                <w:gridSpan w:val="2"/>
                <w:vAlign w:val="center"/>
                <w:hideMark/>
              </w:tcPr>
            </w:tcPrChange>
          </w:tcPr>
          <w:p w14:paraId="197B4357" w14:textId="77777777" w:rsidR="00A336D5" w:rsidRDefault="00A336D5" w:rsidP="00EF22E2">
            <w:pPr>
              <w:jc w:val="center"/>
              <w:rPr>
                <w:ins w:id="829" w:author="Arnob Alam" w:date="2025-01-21T15:58:00Z" w16du:dateUtc="2025-01-21T20:58:00Z"/>
                <w:rFonts w:eastAsia="Times New Roman"/>
              </w:rPr>
            </w:pPr>
            <w:ins w:id="830" w:author="Arnob Alam" w:date="2025-01-21T15:58:00Z" w16du:dateUtc="2025-01-21T20:58:00Z">
              <w:r>
                <w:rPr>
                  <w:rFonts w:eastAsia="Times New Roman"/>
                </w:rPr>
                <w:t>0.004 (</w:t>
              </w:r>
              <w:proofErr w:type="spellStart"/>
              <w:r>
                <w:rPr>
                  <w:rFonts w:eastAsia="Times New Roman"/>
                </w:rPr>
                <w:t>df</w:t>
              </w:r>
              <w:proofErr w:type="spellEnd"/>
              <w:r>
                <w:rPr>
                  <w:rFonts w:eastAsia="Times New Roman"/>
                </w:rPr>
                <w:t xml:space="preserve"> = 343)</w:t>
              </w:r>
            </w:ins>
          </w:p>
        </w:tc>
      </w:tr>
      <w:tr w:rsidR="00A336D5" w14:paraId="71C0FB35" w14:textId="77777777" w:rsidTr="00A336D5">
        <w:tblPrEx>
          <w:tblPrExChange w:id="831" w:author="Arnob Alam" w:date="2025-01-21T15:59:00Z" w16du:dateUtc="2025-01-21T20:59:00Z">
            <w:tblPrEx>
              <w:jc w:val="left"/>
            </w:tblPrEx>
          </w:tblPrExChange>
        </w:tblPrEx>
        <w:trPr>
          <w:tblCellSpacing w:w="15" w:type="dxa"/>
          <w:jc w:val="center"/>
          <w:ins w:id="832" w:author="Arnob Alam" w:date="2025-01-21T15:58:00Z"/>
          <w:trPrChange w:id="833" w:author="Arnob Alam" w:date="2025-01-21T15:59:00Z" w16du:dateUtc="2025-01-21T20:59:00Z">
            <w:trPr>
              <w:tblCellSpacing w:w="15" w:type="dxa"/>
            </w:trPr>
          </w:trPrChange>
        </w:trPr>
        <w:tc>
          <w:tcPr>
            <w:tcW w:w="0" w:type="auto"/>
            <w:vAlign w:val="center"/>
            <w:hideMark/>
            <w:tcPrChange w:id="834" w:author="Arnob Alam" w:date="2025-01-21T15:59:00Z" w16du:dateUtc="2025-01-21T20:59:00Z">
              <w:tcPr>
                <w:tcW w:w="0" w:type="auto"/>
                <w:vAlign w:val="center"/>
                <w:hideMark/>
              </w:tcPr>
            </w:tcPrChange>
          </w:tcPr>
          <w:p w14:paraId="47C41820" w14:textId="77777777" w:rsidR="00A336D5" w:rsidRDefault="00A336D5" w:rsidP="00EF22E2">
            <w:pPr>
              <w:jc w:val="left"/>
              <w:rPr>
                <w:ins w:id="835" w:author="Arnob Alam" w:date="2025-01-21T15:58:00Z" w16du:dateUtc="2025-01-21T20:58:00Z"/>
                <w:rFonts w:eastAsia="Times New Roman"/>
              </w:rPr>
            </w:pPr>
            <w:ins w:id="836" w:author="Arnob Alam" w:date="2025-01-21T15:58:00Z" w16du:dateUtc="2025-01-21T20:58:00Z">
              <w:r>
                <w:rPr>
                  <w:rFonts w:eastAsia="Times New Roman"/>
                </w:rPr>
                <w:t>F Statistic</w:t>
              </w:r>
            </w:ins>
          </w:p>
        </w:tc>
        <w:tc>
          <w:tcPr>
            <w:tcW w:w="0" w:type="auto"/>
            <w:gridSpan w:val="2"/>
            <w:vAlign w:val="center"/>
            <w:hideMark/>
            <w:tcPrChange w:id="837" w:author="Arnob Alam" w:date="2025-01-21T15:59:00Z" w16du:dateUtc="2025-01-21T20:59:00Z">
              <w:tcPr>
                <w:tcW w:w="0" w:type="auto"/>
                <w:gridSpan w:val="2"/>
                <w:vAlign w:val="center"/>
                <w:hideMark/>
              </w:tcPr>
            </w:tcPrChange>
          </w:tcPr>
          <w:p w14:paraId="48DE549F" w14:textId="77777777" w:rsidR="00A336D5" w:rsidRDefault="00A336D5" w:rsidP="00EF22E2">
            <w:pPr>
              <w:jc w:val="center"/>
              <w:rPr>
                <w:ins w:id="838" w:author="Arnob Alam" w:date="2025-01-21T15:58:00Z" w16du:dateUtc="2025-01-21T20:58:00Z"/>
                <w:rFonts w:eastAsia="Times New Roman"/>
              </w:rPr>
            </w:pPr>
            <w:ins w:id="839" w:author="Arnob Alam" w:date="2025-01-21T15:58:00Z" w16du:dateUtc="2025-01-21T20:58:00Z">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ins>
          </w:p>
        </w:tc>
        <w:tc>
          <w:tcPr>
            <w:tcW w:w="0" w:type="auto"/>
            <w:gridSpan w:val="2"/>
            <w:vAlign w:val="center"/>
            <w:hideMark/>
            <w:tcPrChange w:id="840" w:author="Arnob Alam" w:date="2025-01-21T15:59:00Z" w16du:dateUtc="2025-01-21T20:59:00Z">
              <w:tcPr>
                <w:tcW w:w="0" w:type="auto"/>
                <w:gridSpan w:val="2"/>
                <w:vAlign w:val="center"/>
                <w:hideMark/>
              </w:tcPr>
            </w:tcPrChange>
          </w:tcPr>
          <w:p w14:paraId="14613F2A" w14:textId="77777777" w:rsidR="00A336D5" w:rsidRDefault="00A336D5" w:rsidP="00EF22E2">
            <w:pPr>
              <w:jc w:val="center"/>
              <w:rPr>
                <w:ins w:id="841" w:author="Arnob Alam" w:date="2025-01-21T15:58:00Z" w16du:dateUtc="2025-01-21T20:58:00Z"/>
                <w:rFonts w:eastAsia="Times New Roman"/>
              </w:rPr>
            </w:pPr>
            <w:ins w:id="842" w:author="Arnob Alam" w:date="2025-01-21T15:58:00Z" w16du:dateUtc="2025-01-21T20:58:00Z">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ins>
          </w:p>
        </w:tc>
      </w:tr>
      <w:tr w:rsidR="00A336D5" w14:paraId="19B63850" w14:textId="77777777" w:rsidTr="00A336D5">
        <w:tblPrEx>
          <w:tblPrExChange w:id="843" w:author="Arnob Alam" w:date="2025-01-21T15:59:00Z" w16du:dateUtc="2025-01-21T20:59:00Z">
            <w:tblPrEx>
              <w:jc w:val="left"/>
            </w:tblPrEx>
          </w:tblPrExChange>
        </w:tblPrEx>
        <w:trPr>
          <w:tblCellSpacing w:w="15" w:type="dxa"/>
          <w:jc w:val="center"/>
          <w:ins w:id="844" w:author="Arnob Alam" w:date="2025-01-21T15:58:00Z"/>
          <w:trPrChange w:id="845"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846" w:author="Arnob Alam" w:date="2025-01-21T15:59:00Z" w16du:dateUtc="2025-01-21T20:59:00Z">
              <w:tcPr>
                <w:tcW w:w="0" w:type="auto"/>
                <w:gridSpan w:val="5"/>
                <w:tcBorders>
                  <w:bottom w:val="single" w:sz="6" w:space="0" w:color="000000"/>
                </w:tcBorders>
                <w:vAlign w:val="center"/>
                <w:hideMark/>
              </w:tcPr>
            </w:tcPrChange>
          </w:tcPr>
          <w:p w14:paraId="13720F00" w14:textId="77777777" w:rsidR="00A336D5" w:rsidRDefault="00A336D5" w:rsidP="00EF22E2">
            <w:pPr>
              <w:jc w:val="center"/>
              <w:rPr>
                <w:ins w:id="847" w:author="Arnob Alam" w:date="2025-01-21T15:58:00Z" w16du:dateUtc="2025-01-21T20:58:00Z"/>
                <w:rFonts w:eastAsia="Times New Roman"/>
              </w:rPr>
            </w:pPr>
          </w:p>
        </w:tc>
      </w:tr>
      <w:tr w:rsidR="00A336D5" w14:paraId="244BDC51" w14:textId="77777777" w:rsidTr="00A336D5">
        <w:tblPrEx>
          <w:tblPrExChange w:id="848" w:author="Arnob Alam" w:date="2025-01-21T15:59:00Z" w16du:dateUtc="2025-01-21T20:59:00Z">
            <w:tblPrEx>
              <w:jc w:val="left"/>
            </w:tblPrEx>
          </w:tblPrExChange>
        </w:tblPrEx>
        <w:trPr>
          <w:tblCellSpacing w:w="15" w:type="dxa"/>
          <w:jc w:val="center"/>
          <w:ins w:id="849" w:author="Arnob Alam" w:date="2025-01-21T15:58:00Z"/>
          <w:trPrChange w:id="850" w:author="Arnob Alam" w:date="2025-01-21T15:59:00Z" w16du:dateUtc="2025-01-21T20:59:00Z">
            <w:trPr>
              <w:tblCellSpacing w:w="15" w:type="dxa"/>
            </w:trPr>
          </w:trPrChange>
        </w:trPr>
        <w:tc>
          <w:tcPr>
            <w:tcW w:w="0" w:type="auto"/>
            <w:vAlign w:val="center"/>
            <w:hideMark/>
            <w:tcPrChange w:id="851" w:author="Arnob Alam" w:date="2025-01-21T15:59:00Z" w16du:dateUtc="2025-01-21T20:59:00Z">
              <w:tcPr>
                <w:tcW w:w="0" w:type="auto"/>
                <w:vAlign w:val="center"/>
                <w:hideMark/>
              </w:tcPr>
            </w:tcPrChange>
          </w:tcPr>
          <w:p w14:paraId="7E9B0936" w14:textId="77777777" w:rsidR="00A336D5" w:rsidRDefault="00A336D5" w:rsidP="00EF22E2">
            <w:pPr>
              <w:jc w:val="left"/>
              <w:rPr>
                <w:ins w:id="852" w:author="Arnob Alam" w:date="2025-01-21T15:58:00Z" w16du:dateUtc="2025-01-21T20:58:00Z"/>
                <w:rFonts w:eastAsia="Times New Roman"/>
              </w:rPr>
            </w:pPr>
            <w:ins w:id="853" w:author="Arnob Alam" w:date="2025-01-21T15:58:00Z" w16du:dateUtc="2025-01-21T20:58:00Z">
              <w:r>
                <w:rPr>
                  <w:rStyle w:val="Emphasis"/>
                </w:rPr>
                <w:t>Note:</w:t>
              </w:r>
            </w:ins>
          </w:p>
        </w:tc>
        <w:tc>
          <w:tcPr>
            <w:tcW w:w="0" w:type="auto"/>
            <w:gridSpan w:val="4"/>
            <w:vAlign w:val="center"/>
            <w:hideMark/>
            <w:tcPrChange w:id="854" w:author="Arnob Alam" w:date="2025-01-21T15:59:00Z" w16du:dateUtc="2025-01-21T20:59:00Z">
              <w:tcPr>
                <w:tcW w:w="0" w:type="auto"/>
                <w:gridSpan w:val="4"/>
                <w:vAlign w:val="center"/>
                <w:hideMark/>
              </w:tcPr>
            </w:tcPrChange>
          </w:tcPr>
          <w:p w14:paraId="1CBD46A5" w14:textId="77777777" w:rsidR="00A336D5" w:rsidRDefault="00A336D5" w:rsidP="00EF22E2">
            <w:pPr>
              <w:jc w:val="right"/>
              <w:rPr>
                <w:ins w:id="855" w:author="Arnob Alam" w:date="2025-01-21T15:58:00Z" w16du:dateUtc="2025-01-21T20:58:00Z"/>
                <w:rFonts w:eastAsia="Times New Roman"/>
              </w:rPr>
            </w:pPr>
            <w:ins w:id="856" w:author="Arnob Alam" w:date="2025-01-21T15:58:00Z" w16du:dateUtc="2025-01-21T20:58: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48168747" w:rsidR="000E7A31" w:rsidRDefault="000E7A31" w:rsidP="00714654">
      <w:pPr>
        <w:pStyle w:val="Caption"/>
        <w:keepNext/>
        <w:jc w:val="center"/>
      </w:pPr>
      <w:bookmarkStart w:id="857" w:name="_Ref170051781"/>
      <w:r>
        <w:lastRenderedPageBreak/>
        <w:t xml:space="preserve">Table </w:t>
      </w:r>
      <w:fldSimple w:instr=" SEQ Table \* ARABIC ">
        <w:r w:rsidR="00A2102A">
          <w:rPr>
            <w:noProof/>
          </w:rPr>
          <w:t>12</w:t>
        </w:r>
      </w:fldSimple>
      <w:bookmarkEnd w:id="857"/>
      <w:r>
        <w:rPr>
          <w:noProof/>
        </w:rPr>
        <w:t xml:space="preserve"> </w:t>
      </w:r>
      <w:ins w:id="858" w:author="Arnob Alam" w:date="2025-01-21T15:27:00Z" w16du:dateUtc="2025-01-21T20:27:00Z">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a proxy</w:t>
        </w:r>
      </w:ins>
      <w:ins w:id="859" w:author="Arnob Alam" w:date="2025-01-21T15:28:00Z" w16du:dateUtc="2025-01-21T20:28:00Z">
        <w:r w:rsidR="00673EA8">
          <w:rPr>
            <w:noProof/>
          </w:rPr>
          <w:t xml:space="preserve"> of the bid-ask spread </w:t>
        </w:r>
        <w:r w:rsidR="00A3797B">
          <w:rPr>
            <w:noProof/>
          </w:rPr>
          <w:t>during the trading day</w:t>
        </w:r>
      </w:ins>
      <w:ins w:id="860" w:author="Arnob Alam" w:date="2025-01-21T15:27:00Z" w16du:dateUtc="2025-01-21T20:27:00Z">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861" w:author="Arnob Alam" w:date="2025-01-21T16:00:00Z" w16du:dateUtc="2025-01-21T21:00:00Z">
        <w:r w:rsidR="00127942">
          <w:rPr>
            <w:noProof/>
          </w:rPr>
          <w:t>s</w:t>
        </w:r>
      </w:ins>
      <w:ins w:id="862" w:author="Arnob Alam" w:date="2025-01-21T15:27:00Z" w16du:dateUtc="2025-01-21T20:27:00Z">
        <w:r w:rsidR="004E53DD">
          <w:rPr>
            <w:noProof/>
          </w:rPr>
          <w:t xml:space="preserve"> are the CBOE VIX and TSX 60 VIXI indices.</w:t>
        </w:r>
      </w:ins>
      <w:del w:id="863" w:author="Arnob Alam" w:date="2025-01-21T15:27:00Z" w16du:dateUtc="2025-01-21T20:27:00Z">
        <w:r w:rsidDel="004E53DD">
          <w:rPr>
            <w:noProof/>
          </w:rPr>
          <w:delText>Roll Measure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864" w:author="Arnob Alam" w:date="2025-01-21T15:27:00Z" w16du:dateUtc="2025-01-21T20:27: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2444"/>
        <w:gridCol w:w="30"/>
        <w:gridCol w:w="2414"/>
        <w:gridCol w:w="1177"/>
        <w:tblGridChange w:id="865">
          <w:tblGrid>
            <w:gridCol w:w="2124"/>
            <w:gridCol w:w="2196"/>
            <w:gridCol w:w="248"/>
            <w:gridCol w:w="2196"/>
            <w:gridCol w:w="248"/>
            <w:gridCol w:w="1177"/>
          </w:tblGrid>
        </w:tblGridChange>
      </w:tblGrid>
      <w:tr w:rsidR="009C0FEC" w:rsidDel="00F92EC5" w14:paraId="70067B55" w14:textId="2A8F1429" w:rsidTr="004E53DD">
        <w:trPr>
          <w:tblCellSpacing w:w="15" w:type="dxa"/>
          <w:jc w:val="center"/>
          <w:del w:id="866" w:author="Arnob Alam" w:date="2025-01-20T21:11:00Z"/>
          <w:trPrChange w:id="867"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868" w:author="Arnob Alam" w:date="2025-01-21T15:27:00Z" w16du:dateUtc="2025-01-21T20:27:00Z">
              <w:tcPr>
                <w:tcW w:w="0" w:type="auto"/>
                <w:gridSpan w:val="4"/>
                <w:tcBorders>
                  <w:bottom w:val="single" w:sz="6" w:space="0" w:color="000000"/>
                </w:tcBorders>
                <w:vAlign w:val="center"/>
                <w:hideMark/>
              </w:tcPr>
            </w:tcPrChange>
          </w:tcPr>
          <w:p w14:paraId="14327D88" w14:textId="696D8B8A" w:rsidR="009C0FEC" w:rsidDel="00F92EC5" w:rsidRDefault="009C0FEC">
            <w:pPr>
              <w:rPr>
                <w:del w:id="869" w:author="Arnob Alam" w:date="2025-01-20T21:11:00Z" w16du:dateUtc="2025-01-21T02:11:00Z"/>
                <w:sz w:val="20"/>
                <w:szCs w:val="20"/>
              </w:rPr>
            </w:pPr>
          </w:p>
        </w:tc>
      </w:tr>
      <w:tr w:rsidR="009C0FEC" w:rsidDel="00F92EC5" w14:paraId="01C99A20" w14:textId="2D1B3FED" w:rsidTr="004E53DD">
        <w:trPr>
          <w:tblCellSpacing w:w="15" w:type="dxa"/>
          <w:jc w:val="center"/>
          <w:del w:id="870" w:author="Arnob Alam" w:date="2025-01-20T21:11:00Z"/>
          <w:trPrChange w:id="871" w:author="Arnob Alam" w:date="2025-01-21T15:27:00Z" w16du:dateUtc="2025-01-21T20:27:00Z">
            <w:trPr>
              <w:gridAfter w:val="0"/>
              <w:tblCellSpacing w:w="15" w:type="dxa"/>
              <w:jc w:val="center"/>
            </w:trPr>
          </w:trPrChange>
        </w:trPr>
        <w:tc>
          <w:tcPr>
            <w:tcW w:w="0" w:type="auto"/>
            <w:gridSpan w:val="3"/>
            <w:vAlign w:val="center"/>
            <w:hideMark/>
            <w:tcPrChange w:id="872" w:author="Arnob Alam" w:date="2025-01-21T15:27:00Z" w16du:dateUtc="2025-01-21T20:27:00Z">
              <w:tcPr>
                <w:tcW w:w="0" w:type="auto"/>
                <w:gridSpan w:val="2"/>
                <w:vAlign w:val="center"/>
                <w:hideMark/>
              </w:tcPr>
            </w:tcPrChange>
          </w:tcPr>
          <w:p w14:paraId="43B65D2C" w14:textId="4E05395E" w:rsidR="009C0FEC" w:rsidDel="00F92EC5" w:rsidRDefault="009C0FEC">
            <w:pPr>
              <w:jc w:val="center"/>
              <w:rPr>
                <w:del w:id="873" w:author="Arnob Alam" w:date="2025-01-20T21:11:00Z" w16du:dateUtc="2025-01-21T02:11:00Z"/>
                <w:rFonts w:eastAsia="Times New Roman"/>
                <w:sz w:val="20"/>
                <w:szCs w:val="20"/>
              </w:rPr>
            </w:pPr>
          </w:p>
        </w:tc>
        <w:tc>
          <w:tcPr>
            <w:tcW w:w="0" w:type="auto"/>
            <w:gridSpan w:val="2"/>
            <w:vAlign w:val="center"/>
            <w:hideMark/>
            <w:tcPrChange w:id="874" w:author="Arnob Alam" w:date="2025-01-21T15:27:00Z" w16du:dateUtc="2025-01-21T20:27:00Z">
              <w:tcPr>
                <w:tcW w:w="0" w:type="auto"/>
                <w:gridSpan w:val="2"/>
                <w:vAlign w:val="center"/>
                <w:hideMark/>
              </w:tcPr>
            </w:tcPrChange>
          </w:tcPr>
          <w:p w14:paraId="46212D09" w14:textId="181D0A27" w:rsidR="009C0FEC" w:rsidDel="00F92EC5" w:rsidRDefault="009C0FEC">
            <w:pPr>
              <w:jc w:val="center"/>
              <w:rPr>
                <w:del w:id="875" w:author="Arnob Alam" w:date="2025-01-20T21:11:00Z" w16du:dateUtc="2025-01-21T02:11:00Z"/>
                <w:rFonts w:eastAsia="Times New Roman"/>
              </w:rPr>
            </w:pPr>
            <w:del w:id="876" w:author="Arnob Alam" w:date="2025-01-20T21:11:00Z" w16du:dateUtc="2025-01-21T02:11:00Z">
              <w:r w:rsidDel="00F92EC5">
                <w:rPr>
                  <w:rStyle w:val="Emphasis"/>
                </w:rPr>
                <w:delText>Dependent variable:</w:delText>
              </w:r>
            </w:del>
          </w:p>
        </w:tc>
      </w:tr>
      <w:tr w:rsidR="009C0FEC" w:rsidDel="00F92EC5" w14:paraId="08658512" w14:textId="7319794C" w:rsidTr="004E53DD">
        <w:trPr>
          <w:tblCellSpacing w:w="15" w:type="dxa"/>
          <w:jc w:val="center"/>
          <w:del w:id="877" w:author="Arnob Alam" w:date="2025-01-20T21:11:00Z"/>
          <w:trPrChange w:id="878" w:author="Arnob Alam" w:date="2025-01-21T15:27:00Z" w16du:dateUtc="2025-01-21T20:27:00Z">
            <w:trPr>
              <w:gridAfter w:val="0"/>
              <w:tblCellSpacing w:w="15" w:type="dxa"/>
              <w:jc w:val="center"/>
            </w:trPr>
          </w:trPrChange>
        </w:trPr>
        <w:tc>
          <w:tcPr>
            <w:tcW w:w="0" w:type="auto"/>
            <w:gridSpan w:val="3"/>
            <w:vAlign w:val="center"/>
            <w:hideMark/>
            <w:tcPrChange w:id="879" w:author="Arnob Alam" w:date="2025-01-21T15:27:00Z" w16du:dateUtc="2025-01-21T20:27:00Z">
              <w:tcPr>
                <w:tcW w:w="0" w:type="auto"/>
                <w:gridSpan w:val="2"/>
                <w:vAlign w:val="center"/>
                <w:hideMark/>
              </w:tcPr>
            </w:tcPrChange>
          </w:tcPr>
          <w:p w14:paraId="2E2A67A9" w14:textId="09704510" w:rsidR="009C0FEC" w:rsidDel="00F92EC5" w:rsidRDefault="009C0FEC">
            <w:pPr>
              <w:jc w:val="center"/>
              <w:rPr>
                <w:del w:id="880" w:author="Arnob Alam" w:date="2025-01-20T21:11:00Z" w16du:dateUtc="2025-01-21T02:11:00Z"/>
                <w:rFonts w:eastAsia="Times New Roman"/>
              </w:rPr>
            </w:pPr>
          </w:p>
        </w:tc>
        <w:tc>
          <w:tcPr>
            <w:tcW w:w="0" w:type="auto"/>
            <w:gridSpan w:val="2"/>
            <w:tcBorders>
              <w:bottom w:val="single" w:sz="6" w:space="0" w:color="000000"/>
            </w:tcBorders>
            <w:vAlign w:val="center"/>
            <w:hideMark/>
            <w:tcPrChange w:id="881" w:author="Arnob Alam" w:date="2025-01-21T15:27:00Z" w16du:dateUtc="2025-01-21T20:27:00Z">
              <w:tcPr>
                <w:tcW w:w="0" w:type="auto"/>
                <w:gridSpan w:val="2"/>
                <w:tcBorders>
                  <w:bottom w:val="single" w:sz="6" w:space="0" w:color="000000"/>
                </w:tcBorders>
                <w:vAlign w:val="center"/>
                <w:hideMark/>
              </w:tcPr>
            </w:tcPrChange>
          </w:tcPr>
          <w:p w14:paraId="2BD7946B" w14:textId="331621BF" w:rsidR="009C0FEC" w:rsidDel="00F92EC5" w:rsidRDefault="009C0FEC">
            <w:pPr>
              <w:jc w:val="center"/>
              <w:rPr>
                <w:del w:id="882" w:author="Arnob Alam" w:date="2025-01-20T21:11:00Z" w16du:dateUtc="2025-01-21T02:11:00Z"/>
                <w:rFonts w:eastAsia="Times New Roman"/>
                <w:sz w:val="20"/>
                <w:szCs w:val="20"/>
              </w:rPr>
            </w:pPr>
          </w:p>
        </w:tc>
      </w:tr>
      <w:tr w:rsidR="009C0FEC" w:rsidDel="00F92EC5" w14:paraId="1191021E" w14:textId="28F81212" w:rsidTr="004E53DD">
        <w:trPr>
          <w:tblCellSpacing w:w="15" w:type="dxa"/>
          <w:jc w:val="center"/>
          <w:del w:id="883" w:author="Arnob Alam" w:date="2025-01-20T21:11:00Z"/>
          <w:trPrChange w:id="884" w:author="Arnob Alam" w:date="2025-01-21T15:27:00Z" w16du:dateUtc="2025-01-21T20:27:00Z">
            <w:trPr>
              <w:gridAfter w:val="0"/>
              <w:tblCellSpacing w:w="15" w:type="dxa"/>
              <w:jc w:val="center"/>
            </w:trPr>
          </w:trPrChange>
        </w:trPr>
        <w:tc>
          <w:tcPr>
            <w:tcW w:w="0" w:type="auto"/>
            <w:gridSpan w:val="3"/>
            <w:vAlign w:val="center"/>
            <w:hideMark/>
            <w:tcPrChange w:id="885" w:author="Arnob Alam" w:date="2025-01-21T15:27:00Z" w16du:dateUtc="2025-01-21T20:27:00Z">
              <w:tcPr>
                <w:tcW w:w="0" w:type="auto"/>
                <w:gridSpan w:val="2"/>
                <w:vAlign w:val="center"/>
                <w:hideMark/>
              </w:tcPr>
            </w:tcPrChange>
          </w:tcPr>
          <w:p w14:paraId="39AEBFDB" w14:textId="334F3B71" w:rsidR="009C0FEC" w:rsidDel="00F92EC5" w:rsidRDefault="009C0FEC">
            <w:pPr>
              <w:jc w:val="center"/>
              <w:rPr>
                <w:del w:id="886" w:author="Arnob Alam" w:date="2025-01-20T21:11:00Z" w16du:dateUtc="2025-01-21T02:11:00Z"/>
                <w:rFonts w:eastAsia="Times New Roman"/>
                <w:sz w:val="20"/>
                <w:szCs w:val="20"/>
              </w:rPr>
            </w:pPr>
          </w:p>
        </w:tc>
        <w:tc>
          <w:tcPr>
            <w:tcW w:w="0" w:type="auto"/>
            <w:gridSpan w:val="2"/>
            <w:vAlign w:val="center"/>
            <w:hideMark/>
            <w:tcPrChange w:id="887" w:author="Arnob Alam" w:date="2025-01-21T15:27:00Z" w16du:dateUtc="2025-01-21T20:27:00Z">
              <w:tcPr>
                <w:tcW w:w="0" w:type="auto"/>
                <w:gridSpan w:val="2"/>
                <w:vAlign w:val="center"/>
                <w:hideMark/>
              </w:tcPr>
            </w:tcPrChange>
          </w:tcPr>
          <w:p w14:paraId="000316DE" w14:textId="2B1392EB" w:rsidR="009C0FEC" w:rsidDel="00F92EC5" w:rsidRDefault="009C0FEC">
            <w:pPr>
              <w:jc w:val="center"/>
              <w:rPr>
                <w:del w:id="888" w:author="Arnob Alam" w:date="2025-01-20T21:11:00Z" w16du:dateUtc="2025-01-21T02:11:00Z"/>
                <w:rFonts w:eastAsia="Times New Roman"/>
              </w:rPr>
            </w:pPr>
            <w:del w:id="889" w:author="Arnob Alam" w:date="2025-01-20T21:11:00Z" w16du:dateUtc="2025-01-21T02:11:00Z">
              <w:r w:rsidDel="00F92EC5">
                <w:rPr>
                  <w:rFonts w:eastAsia="Times New Roman"/>
                </w:rPr>
                <w:delText>`Roll Measure`</w:delText>
              </w:r>
            </w:del>
          </w:p>
        </w:tc>
      </w:tr>
      <w:tr w:rsidR="009C0FEC" w:rsidDel="00F92EC5" w14:paraId="543DA859" w14:textId="7C2D8DC2" w:rsidTr="004E53DD">
        <w:trPr>
          <w:tblCellSpacing w:w="15" w:type="dxa"/>
          <w:jc w:val="center"/>
          <w:del w:id="890" w:author="Arnob Alam" w:date="2025-01-20T21:11:00Z"/>
          <w:trPrChange w:id="891"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892" w:author="Arnob Alam" w:date="2025-01-21T15:27:00Z" w16du:dateUtc="2025-01-21T20:27:00Z">
              <w:tcPr>
                <w:tcW w:w="0" w:type="auto"/>
                <w:gridSpan w:val="4"/>
                <w:tcBorders>
                  <w:bottom w:val="single" w:sz="6" w:space="0" w:color="000000"/>
                </w:tcBorders>
                <w:vAlign w:val="center"/>
                <w:hideMark/>
              </w:tcPr>
            </w:tcPrChange>
          </w:tcPr>
          <w:p w14:paraId="030AE69C" w14:textId="4FDA1391" w:rsidR="009C0FEC" w:rsidDel="00F92EC5" w:rsidRDefault="009C0FEC">
            <w:pPr>
              <w:jc w:val="center"/>
              <w:rPr>
                <w:del w:id="893" w:author="Arnob Alam" w:date="2025-01-20T21:11:00Z" w16du:dateUtc="2025-01-21T02:11:00Z"/>
                <w:rFonts w:eastAsia="Times New Roman"/>
              </w:rPr>
            </w:pPr>
          </w:p>
        </w:tc>
      </w:tr>
      <w:tr w:rsidR="009C0FEC" w:rsidDel="00F92EC5" w14:paraId="03BF3364" w14:textId="55EF8F7A" w:rsidTr="004E53DD">
        <w:trPr>
          <w:tblCellSpacing w:w="15" w:type="dxa"/>
          <w:jc w:val="center"/>
          <w:del w:id="894" w:author="Arnob Alam" w:date="2025-01-20T21:11:00Z"/>
          <w:trPrChange w:id="895" w:author="Arnob Alam" w:date="2025-01-21T15:27:00Z" w16du:dateUtc="2025-01-21T20:27:00Z">
            <w:trPr>
              <w:gridAfter w:val="0"/>
              <w:tblCellSpacing w:w="15" w:type="dxa"/>
              <w:jc w:val="center"/>
            </w:trPr>
          </w:trPrChange>
        </w:trPr>
        <w:tc>
          <w:tcPr>
            <w:tcW w:w="0" w:type="auto"/>
            <w:gridSpan w:val="3"/>
            <w:vAlign w:val="center"/>
            <w:hideMark/>
            <w:tcPrChange w:id="896" w:author="Arnob Alam" w:date="2025-01-21T15:27:00Z" w16du:dateUtc="2025-01-21T20:27:00Z">
              <w:tcPr>
                <w:tcW w:w="0" w:type="auto"/>
                <w:gridSpan w:val="2"/>
                <w:vAlign w:val="center"/>
                <w:hideMark/>
              </w:tcPr>
            </w:tcPrChange>
          </w:tcPr>
          <w:p w14:paraId="5C703AC7" w14:textId="093223D4" w:rsidR="009C0FEC" w:rsidDel="00F92EC5" w:rsidRDefault="009C0FEC">
            <w:pPr>
              <w:jc w:val="left"/>
              <w:rPr>
                <w:del w:id="897" w:author="Arnob Alam" w:date="2025-01-20T21:11:00Z" w16du:dateUtc="2025-01-21T02:11:00Z"/>
                <w:rFonts w:eastAsia="Times New Roman"/>
              </w:rPr>
            </w:pPr>
            <w:del w:id="898" w:author="Arnob Alam" w:date="2025-01-20T21:11:00Z" w16du:dateUtc="2025-01-21T02:11:00Z">
              <w:r w:rsidDel="00F92EC5">
                <w:rPr>
                  <w:rFonts w:eastAsia="Times New Roman"/>
                </w:rPr>
                <w:delText>Group</w:delText>
              </w:r>
            </w:del>
          </w:p>
        </w:tc>
        <w:tc>
          <w:tcPr>
            <w:tcW w:w="0" w:type="auto"/>
            <w:gridSpan w:val="2"/>
            <w:vAlign w:val="center"/>
            <w:hideMark/>
            <w:tcPrChange w:id="899" w:author="Arnob Alam" w:date="2025-01-21T15:27:00Z" w16du:dateUtc="2025-01-21T20:27:00Z">
              <w:tcPr>
                <w:tcW w:w="0" w:type="auto"/>
                <w:gridSpan w:val="2"/>
                <w:vAlign w:val="center"/>
                <w:hideMark/>
              </w:tcPr>
            </w:tcPrChange>
          </w:tcPr>
          <w:p w14:paraId="588BBC2F" w14:textId="00BFB781" w:rsidR="009C0FEC" w:rsidDel="00F92EC5" w:rsidRDefault="009C0FEC">
            <w:pPr>
              <w:jc w:val="center"/>
              <w:rPr>
                <w:del w:id="900" w:author="Arnob Alam" w:date="2025-01-20T21:11:00Z" w16du:dateUtc="2025-01-21T02:11:00Z"/>
                <w:rFonts w:eastAsia="Times New Roman"/>
              </w:rPr>
            </w:pPr>
            <w:del w:id="901" w:author="Arnob Alam" w:date="2025-01-20T21:11:00Z" w16du:dateUtc="2025-01-21T02:11:00Z">
              <w:r w:rsidDel="00F92EC5">
                <w:rPr>
                  <w:rFonts w:eastAsia="Times New Roman"/>
                </w:rPr>
                <w:delText>0.363</w:delText>
              </w:r>
              <w:r w:rsidDel="00F92EC5">
                <w:rPr>
                  <w:rFonts w:eastAsia="Times New Roman"/>
                  <w:vertAlign w:val="superscript"/>
                </w:rPr>
                <w:delText>***</w:delText>
              </w:r>
            </w:del>
          </w:p>
        </w:tc>
      </w:tr>
      <w:tr w:rsidR="009C0FEC" w:rsidDel="00F92EC5" w14:paraId="7CD456DC" w14:textId="7EF41CC5" w:rsidTr="004E53DD">
        <w:trPr>
          <w:tblCellSpacing w:w="15" w:type="dxa"/>
          <w:jc w:val="center"/>
          <w:del w:id="902" w:author="Arnob Alam" w:date="2025-01-20T21:11:00Z"/>
          <w:trPrChange w:id="903" w:author="Arnob Alam" w:date="2025-01-21T15:27:00Z" w16du:dateUtc="2025-01-21T20:27:00Z">
            <w:trPr>
              <w:gridAfter w:val="0"/>
              <w:tblCellSpacing w:w="15" w:type="dxa"/>
              <w:jc w:val="center"/>
            </w:trPr>
          </w:trPrChange>
        </w:trPr>
        <w:tc>
          <w:tcPr>
            <w:tcW w:w="0" w:type="auto"/>
            <w:gridSpan w:val="3"/>
            <w:vAlign w:val="center"/>
            <w:hideMark/>
            <w:tcPrChange w:id="904" w:author="Arnob Alam" w:date="2025-01-21T15:27:00Z" w16du:dateUtc="2025-01-21T20:27:00Z">
              <w:tcPr>
                <w:tcW w:w="0" w:type="auto"/>
                <w:gridSpan w:val="2"/>
                <w:vAlign w:val="center"/>
                <w:hideMark/>
              </w:tcPr>
            </w:tcPrChange>
          </w:tcPr>
          <w:p w14:paraId="59232E69" w14:textId="62601D53" w:rsidR="009C0FEC" w:rsidDel="00F92EC5" w:rsidRDefault="009C0FEC">
            <w:pPr>
              <w:jc w:val="center"/>
              <w:rPr>
                <w:del w:id="905" w:author="Arnob Alam" w:date="2025-01-20T21:11:00Z" w16du:dateUtc="2025-01-21T02:11:00Z"/>
                <w:rFonts w:eastAsia="Times New Roman"/>
              </w:rPr>
            </w:pPr>
          </w:p>
        </w:tc>
        <w:tc>
          <w:tcPr>
            <w:tcW w:w="0" w:type="auto"/>
            <w:gridSpan w:val="2"/>
            <w:vAlign w:val="center"/>
            <w:hideMark/>
            <w:tcPrChange w:id="906" w:author="Arnob Alam" w:date="2025-01-21T15:27:00Z" w16du:dateUtc="2025-01-21T20:27:00Z">
              <w:tcPr>
                <w:tcW w:w="0" w:type="auto"/>
                <w:gridSpan w:val="2"/>
                <w:vAlign w:val="center"/>
                <w:hideMark/>
              </w:tcPr>
            </w:tcPrChange>
          </w:tcPr>
          <w:p w14:paraId="35B85CFE" w14:textId="0F2E515D" w:rsidR="009C0FEC" w:rsidDel="00F92EC5" w:rsidRDefault="009C0FEC">
            <w:pPr>
              <w:jc w:val="center"/>
              <w:rPr>
                <w:del w:id="907" w:author="Arnob Alam" w:date="2025-01-20T21:11:00Z" w16du:dateUtc="2025-01-21T02:11:00Z"/>
                <w:rFonts w:eastAsia="Times New Roman"/>
              </w:rPr>
            </w:pPr>
            <w:del w:id="908" w:author="Arnob Alam" w:date="2025-01-20T21:11:00Z" w16du:dateUtc="2025-01-21T02:11:00Z">
              <w:r w:rsidDel="00F92EC5">
                <w:rPr>
                  <w:rFonts w:eastAsia="Times New Roman"/>
                </w:rPr>
                <w:delText>(0.078)</w:delText>
              </w:r>
            </w:del>
          </w:p>
        </w:tc>
      </w:tr>
      <w:tr w:rsidR="009C0FEC" w:rsidDel="00F92EC5" w14:paraId="207BB445" w14:textId="2FAA16B8" w:rsidTr="004E53DD">
        <w:trPr>
          <w:tblCellSpacing w:w="15" w:type="dxa"/>
          <w:jc w:val="center"/>
          <w:del w:id="909" w:author="Arnob Alam" w:date="2025-01-20T21:11:00Z"/>
          <w:trPrChange w:id="910" w:author="Arnob Alam" w:date="2025-01-21T15:27:00Z" w16du:dateUtc="2025-01-21T20:27:00Z">
            <w:trPr>
              <w:gridAfter w:val="0"/>
              <w:tblCellSpacing w:w="15" w:type="dxa"/>
              <w:jc w:val="center"/>
            </w:trPr>
          </w:trPrChange>
        </w:trPr>
        <w:tc>
          <w:tcPr>
            <w:tcW w:w="0" w:type="auto"/>
            <w:gridSpan w:val="3"/>
            <w:vAlign w:val="center"/>
            <w:hideMark/>
            <w:tcPrChange w:id="911" w:author="Arnob Alam" w:date="2025-01-21T15:27:00Z" w16du:dateUtc="2025-01-21T20:27:00Z">
              <w:tcPr>
                <w:tcW w:w="0" w:type="auto"/>
                <w:gridSpan w:val="2"/>
                <w:vAlign w:val="center"/>
                <w:hideMark/>
              </w:tcPr>
            </w:tcPrChange>
          </w:tcPr>
          <w:p w14:paraId="791526E9" w14:textId="7600B669" w:rsidR="009C0FEC" w:rsidDel="00F92EC5" w:rsidRDefault="009C0FEC">
            <w:pPr>
              <w:jc w:val="center"/>
              <w:rPr>
                <w:del w:id="912" w:author="Arnob Alam" w:date="2025-01-20T21:11:00Z" w16du:dateUtc="2025-01-21T02:11:00Z"/>
                <w:rFonts w:eastAsia="Times New Roman"/>
              </w:rPr>
            </w:pPr>
          </w:p>
        </w:tc>
        <w:tc>
          <w:tcPr>
            <w:tcW w:w="0" w:type="auto"/>
            <w:gridSpan w:val="2"/>
            <w:vAlign w:val="center"/>
            <w:hideMark/>
            <w:tcPrChange w:id="913" w:author="Arnob Alam" w:date="2025-01-21T15:27:00Z" w16du:dateUtc="2025-01-21T20:27:00Z">
              <w:tcPr>
                <w:tcW w:w="0" w:type="auto"/>
                <w:gridSpan w:val="2"/>
                <w:vAlign w:val="center"/>
                <w:hideMark/>
              </w:tcPr>
            </w:tcPrChange>
          </w:tcPr>
          <w:p w14:paraId="3B82B58D" w14:textId="1462DC4C" w:rsidR="009C0FEC" w:rsidDel="00F92EC5" w:rsidRDefault="009C0FEC">
            <w:pPr>
              <w:rPr>
                <w:del w:id="914" w:author="Arnob Alam" w:date="2025-01-20T21:11:00Z" w16du:dateUtc="2025-01-21T02:11:00Z"/>
                <w:rFonts w:eastAsia="Times New Roman"/>
                <w:sz w:val="20"/>
                <w:szCs w:val="20"/>
              </w:rPr>
            </w:pPr>
          </w:p>
        </w:tc>
      </w:tr>
      <w:tr w:rsidR="009C0FEC" w:rsidDel="00F92EC5" w14:paraId="0DB3D2D4" w14:textId="1FA171DD" w:rsidTr="004E53DD">
        <w:trPr>
          <w:tblCellSpacing w:w="15" w:type="dxa"/>
          <w:jc w:val="center"/>
          <w:del w:id="915" w:author="Arnob Alam" w:date="2025-01-20T21:11:00Z"/>
          <w:trPrChange w:id="916" w:author="Arnob Alam" w:date="2025-01-21T15:27:00Z" w16du:dateUtc="2025-01-21T20:27:00Z">
            <w:trPr>
              <w:gridAfter w:val="0"/>
              <w:tblCellSpacing w:w="15" w:type="dxa"/>
              <w:jc w:val="center"/>
            </w:trPr>
          </w:trPrChange>
        </w:trPr>
        <w:tc>
          <w:tcPr>
            <w:tcW w:w="0" w:type="auto"/>
            <w:gridSpan w:val="3"/>
            <w:vAlign w:val="center"/>
            <w:hideMark/>
            <w:tcPrChange w:id="917" w:author="Arnob Alam" w:date="2025-01-21T15:27:00Z" w16du:dateUtc="2025-01-21T20:27:00Z">
              <w:tcPr>
                <w:tcW w:w="0" w:type="auto"/>
                <w:gridSpan w:val="2"/>
                <w:vAlign w:val="center"/>
                <w:hideMark/>
              </w:tcPr>
            </w:tcPrChange>
          </w:tcPr>
          <w:p w14:paraId="44BF90EF" w14:textId="5E129680" w:rsidR="009C0FEC" w:rsidDel="00F92EC5" w:rsidRDefault="009C0FEC">
            <w:pPr>
              <w:jc w:val="left"/>
              <w:rPr>
                <w:del w:id="918" w:author="Arnob Alam" w:date="2025-01-20T21:11:00Z" w16du:dateUtc="2025-01-21T02:11:00Z"/>
                <w:rFonts w:eastAsia="Times New Roman"/>
              </w:rPr>
            </w:pPr>
            <w:del w:id="919" w:author="Arnob Alam" w:date="2025-01-20T21:11:00Z" w16du:dateUtc="2025-01-21T02:11:00Z">
              <w:r w:rsidDel="00F92EC5">
                <w:rPr>
                  <w:rFonts w:eastAsia="Times New Roman"/>
                </w:rPr>
                <w:delText>Period</w:delText>
              </w:r>
            </w:del>
          </w:p>
        </w:tc>
        <w:tc>
          <w:tcPr>
            <w:tcW w:w="0" w:type="auto"/>
            <w:gridSpan w:val="2"/>
            <w:vAlign w:val="center"/>
            <w:hideMark/>
            <w:tcPrChange w:id="920" w:author="Arnob Alam" w:date="2025-01-21T15:27:00Z" w16du:dateUtc="2025-01-21T20:27:00Z">
              <w:tcPr>
                <w:tcW w:w="0" w:type="auto"/>
                <w:gridSpan w:val="2"/>
                <w:vAlign w:val="center"/>
                <w:hideMark/>
              </w:tcPr>
            </w:tcPrChange>
          </w:tcPr>
          <w:p w14:paraId="042800D0" w14:textId="37BB1856" w:rsidR="009C0FEC" w:rsidDel="00F92EC5" w:rsidRDefault="009C0FEC">
            <w:pPr>
              <w:jc w:val="center"/>
              <w:rPr>
                <w:del w:id="921" w:author="Arnob Alam" w:date="2025-01-20T21:11:00Z" w16du:dateUtc="2025-01-21T02:11:00Z"/>
                <w:rFonts w:eastAsia="Times New Roman"/>
              </w:rPr>
            </w:pPr>
            <w:del w:id="922" w:author="Arnob Alam" w:date="2025-01-20T21:11:00Z" w16du:dateUtc="2025-01-21T02:11:00Z">
              <w:r w:rsidDel="00F92EC5">
                <w:rPr>
                  <w:rFonts w:eastAsia="Times New Roman"/>
                </w:rPr>
                <w:delText>0.010</w:delText>
              </w:r>
            </w:del>
          </w:p>
        </w:tc>
      </w:tr>
      <w:tr w:rsidR="009C0FEC" w:rsidDel="00F92EC5" w14:paraId="549755BE" w14:textId="715C2AF9" w:rsidTr="004E53DD">
        <w:trPr>
          <w:tblCellSpacing w:w="15" w:type="dxa"/>
          <w:jc w:val="center"/>
          <w:del w:id="923" w:author="Arnob Alam" w:date="2025-01-20T21:11:00Z"/>
          <w:trPrChange w:id="924" w:author="Arnob Alam" w:date="2025-01-21T15:27:00Z" w16du:dateUtc="2025-01-21T20:27:00Z">
            <w:trPr>
              <w:gridAfter w:val="0"/>
              <w:tblCellSpacing w:w="15" w:type="dxa"/>
              <w:jc w:val="center"/>
            </w:trPr>
          </w:trPrChange>
        </w:trPr>
        <w:tc>
          <w:tcPr>
            <w:tcW w:w="0" w:type="auto"/>
            <w:gridSpan w:val="3"/>
            <w:vAlign w:val="center"/>
            <w:hideMark/>
            <w:tcPrChange w:id="925" w:author="Arnob Alam" w:date="2025-01-21T15:27:00Z" w16du:dateUtc="2025-01-21T20:27:00Z">
              <w:tcPr>
                <w:tcW w:w="0" w:type="auto"/>
                <w:gridSpan w:val="2"/>
                <w:vAlign w:val="center"/>
                <w:hideMark/>
              </w:tcPr>
            </w:tcPrChange>
          </w:tcPr>
          <w:p w14:paraId="46ABC962" w14:textId="0F99DDDD" w:rsidR="009C0FEC" w:rsidDel="00F92EC5" w:rsidRDefault="009C0FEC">
            <w:pPr>
              <w:jc w:val="center"/>
              <w:rPr>
                <w:del w:id="926" w:author="Arnob Alam" w:date="2025-01-20T21:11:00Z" w16du:dateUtc="2025-01-21T02:11:00Z"/>
                <w:rFonts w:eastAsia="Times New Roman"/>
              </w:rPr>
            </w:pPr>
          </w:p>
        </w:tc>
        <w:tc>
          <w:tcPr>
            <w:tcW w:w="0" w:type="auto"/>
            <w:gridSpan w:val="2"/>
            <w:vAlign w:val="center"/>
            <w:hideMark/>
            <w:tcPrChange w:id="927" w:author="Arnob Alam" w:date="2025-01-21T15:27:00Z" w16du:dateUtc="2025-01-21T20:27:00Z">
              <w:tcPr>
                <w:tcW w:w="0" w:type="auto"/>
                <w:gridSpan w:val="2"/>
                <w:vAlign w:val="center"/>
                <w:hideMark/>
              </w:tcPr>
            </w:tcPrChange>
          </w:tcPr>
          <w:p w14:paraId="4759A18C" w14:textId="064A744C" w:rsidR="009C0FEC" w:rsidDel="00F92EC5" w:rsidRDefault="009C0FEC">
            <w:pPr>
              <w:jc w:val="center"/>
              <w:rPr>
                <w:del w:id="928" w:author="Arnob Alam" w:date="2025-01-20T21:11:00Z" w16du:dateUtc="2025-01-21T02:11:00Z"/>
                <w:rFonts w:eastAsia="Times New Roman"/>
              </w:rPr>
            </w:pPr>
            <w:del w:id="929" w:author="Arnob Alam" w:date="2025-01-20T21:11:00Z" w16du:dateUtc="2025-01-21T02:11:00Z">
              <w:r w:rsidDel="00F92EC5">
                <w:rPr>
                  <w:rFonts w:eastAsia="Times New Roman"/>
                </w:rPr>
                <w:delText>(0.086)</w:delText>
              </w:r>
            </w:del>
          </w:p>
        </w:tc>
      </w:tr>
      <w:tr w:rsidR="009C0FEC" w:rsidDel="00F92EC5" w14:paraId="2197970C" w14:textId="11311762" w:rsidTr="004E53DD">
        <w:trPr>
          <w:tblCellSpacing w:w="15" w:type="dxa"/>
          <w:jc w:val="center"/>
          <w:del w:id="930" w:author="Arnob Alam" w:date="2025-01-20T21:11:00Z"/>
          <w:trPrChange w:id="931" w:author="Arnob Alam" w:date="2025-01-21T15:27:00Z" w16du:dateUtc="2025-01-21T20:27:00Z">
            <w:trPr>
              <w:gridAfter w:val="0"/>
              <w:tblCellSpacing w:w="15" w:type="dxa"/>
              <w:jc w:val="center"/>
            </w:trPr>
          </w:trPrChange>
        </w:trPr>
        <w:tc>
          <w:tcPr>
            <w:tcW w:w="0" w:type="auto"/>
            <w:gridSpan w:val="3"/>
            <w:vAlign w:val="center"/>
            <w:hideMark/>
            <w:tcPrChange w:id="932" w:author="Arnob Alam" w:date="2025-01-21T15:27:00Z" w16du:dateUtc="2025-01-21T20:27:00Z">
              <w:tcPr>
                <w:tcW w:w="0" w:type="auto"/>
                <w:gridSpan w:val="2"/>
                <w:vAlign w:val="center"/>
                <w:hideMark/>
              </w:tcPr>
            </w:tcPrChange>
          </w:tcPr>
          <w:p w14:paraId="4CC14AB7" w14:textId="77E98877" w:rsidR="009C0FEC" w:rsidDel="00F92EC5" w:rsidRDefault="009C0FEC">
            <w:pPr>
              <w:jc w:val="center"/>
              <w:rPr>
                <w:del w:id="933" w:author="Arnob Alam" w:date="2025-01-20T21:11:00Z" w16du:dateUtc="2025-01-21T02:11:00Z"/>
                <w:rFonts w:eastAsia="Times New Roman"/>
              </w:rPr>
            </w:pPr>
          </w:p>
        </w:tc>
        <w:tc>
          <w:tcPr>
            <w:tcW w:w="0" w:type="auto"/>
            <w:gridSpan w:val="2"/>
            <w:vAlign w:val="center"/>
            <w:hideMark/>
            <w:tcPrChange w:id="934" w:author="Arnob Alam" w:date="2025-01-21T15:27:00Z" w16du:dateUtc="2025-01-21T20:27:00Z">
              <w:tcPr>
                <w:tcW w:w="0" w:type="auto"/>
                <w:gridSpan w:val="2"/>
                <w:vAlign w:val="center"/>
                <w:hideMark/>
              </w:tcPr>
            </w:tcPrChange>
          </w:tcPr>
          <w:p w14:paraId="2E5C2F84" w14:textId="552540BB" w:rsidR="009C0FEC" w:rsidDel="00F92EC5" w:rsidRDefault="009C0FEC">
            <w:pPr>
              <w:rPr>
                <w:del w:id="935" w:author="Arnob Alam" w:date="2025-01-20T21:11:00Z" w16du:dateUtc="2025-01-21T02:11:00Z"/>
                <w:rFonts w:eastAsia="Times New Roman"/>
                <w:sz w:val="20"/>
                <w:szCs w:val="20"/>
              </w:rPr>
            </w:pPr>
          </w:p>
        </w:tc>
      </w:tr>
      <w:tr w:rsidR="009C0FEC" w:rsidDel="00F92EC5" w14:paraId="6D5AFB10" w14:textId="3439F149" w:rsidTr="004E53DD">
        <w:trPr>
          <w:tblCellSpacing w:w="15" w:type="dxa"/>
          <w:jc w:val="center"/>
          <w:del w:id="936" w:author="Arnob Alam" w:date="2025-01-20T21:11:00Z"/>
          <w:trPrChange w:id="937" w:author="Arnob Alam" w:date="2025-01-21T15:27:00Z" w16du:dateUtc="2025-01-21T20:27:00Z">
            <w:trPr>
              <w:gridAfter w:val="0"/>
              <w:tblCellSpacing w:w="15" w:type="dxa"/>
              <w:jc w:val="center"/>
            </w:trPr>
          </w:trPrChange>
        </w:trPr>
        <w:tc>
          <w:tcPr>
            <w:tcW w:w="0" w:type="auto"/>
            <w:gridSpan w:val="3"/>
            <w:vAlign w:val="center"/>
            <w:hideMark/>
            <w:tcPrChange w:id="938" w:author="Arnob Alam" w:date="2025-01-21T15:27:00Z" w16du:dateUtc="2025-01-21T20:27:00Z">
              <w:tcPr>
                <w:tcW w:w="0" w:type="auto"/>
                <w:gridSpan w:val="2"/>
                <w:vAlign w:val="center"/>
                <w:hideMark/>
              </w:tcPr>
            </w:tcPrChange>
          </w:tcPr>
          <w:p w14:paraId="4F8A74C2" w14:textId="6DC75994" w:rsidR="009C0FEC" w:rsidDel="00F92EC5" w:rsidRDefault="009C0FEC">
            <w:pPr>
              <w:jc w:val="left"/>
              <w:rPr>
                <w:del w:id="939" w:author="Arnob Alam" w:date="2025-01-20T21:11:00Z" w16du:dateUtc="2025-01-21T02:11:00Z"/>
                <w:rFonts w:eastAsia="Times New Roman"/>
              </w:rPr>
            </w:pPr>
            <w:del w:id="940" w:author="Arnob Alam" w:date="2025-01-20T21:11:00Z" w16du:dateUtc="2025-01-21T02:11:00Z">
              <w:r w:rsidDel="00F92EC5">
                <w:rPr>
                  <w:rFonts w:eastAsia="Times New Roman"/>
                </w:rPr>
                <w:delText>Tenor (5 years)</w:delText>
              </w:r>
            </w:del>
          </w:p>
        </w:tc>
        <w:tc>
          <w:tcPr>
            <w:tcW w:w="0" w:type="auto"/>
            <w:gridSpan w:val="2"/>
            <w:vAlign w:val="center"/>
            <w:hideMark/>
            <w:tcPrChange w:id="941" w:author="Arnob Alam" w:date="2025-01-21T15:27:00Z" w16du:dateUtc="2025-01-21T20:27:00Z">
              <w:tcPr>
                <w:tcW w:w="0" w:type="auto"/>
                <w:gridSpan w:val="2"/>
                <w:vAlign w:val="center"/>
                <w:hideMark/>
              </w:tcPr>
            </w:tcPrChange>
          </w:tcPr>
          <w:p w14:paraId="0DAE28AC" w14:textId="0D0281CB" w:rsidR="009C0FEC" w:rsidDel="00F92EC5" w:rsidRDefault="009C0FEC">
            <w:pPr>
              <w:jc w:val="center"/>
              <w:rPr>
                <w:del w:id="942" w:author="Arnob Alam" w:date="2025-01-20T21:11:00Z" w16du:dateUtc="2025-01-21T02:11:00Z"/>
                <w:rFonts w:eastAsia="Times New Roman"/>
              </w:rPr>
            </w:pPr>
            <w:del w:id="943" w:author="Arnob Alam" w:date="2025-01-20T21:11:00Z" w16du:dateUtc="2025-01-21T02:11:00Z">
              <w:r w:rsidDel="00F92EC5">
                <w:rPr>
                  <w:rFonts w:eastAsia="Times New Roman"/>
                </w:rPr>
                <w:delText>0.118</w:delText>
              </w:r>
              <w:r w:rsidDel="00F92EC5">
                <w:rPr>
                  <w:rFonts w:eastAsia="Times New Roman"/>
                  <w:vertAlign w:val="superscript"/>
                </w:rPr>
                <w:delText>**</w:delText>
              </w:r>
            </w:del>
          </w:p>
        </w:tc>
      </w:tr>
      <w:tr w:rsidR="009C0FEC" w:rsidDel="00F92EC5" w14:paraId="08D1A2C1" w14:textId="4C0B545C" w:rsidTr="004E53DD">
        <w:trPr>
          <w:tblCellSpacing w:w="15" w:type="dxa"/>
          <w:jc w:val="center"/>
          <w:del w:id="944" w:author="Arnob Alam" w:date="2025-01-20T21:11:00Z"/>
          <w:trPrChange w:id="945" w:author="Arnob Alam" w:date="2025-01-21T15:27:00Z" w16du:dateUtc="2025-01-21T20:27:00Z">
            <w:trPr>
              <w:gridAfter w:val="0"/>
              <w:tblCellSpacing w:w="15" w:type="dxa"/>
              <w:jc w:val="center"/>
            </w:trPr>
          </w:trPrChange>
        </w:trPr>
        <w:tc>
          <w:tcPr>
            <w:tcW w:w="0" w:type="auto"/>
            <w:gridSpan w:val="3"/>
            <w:vAlign w:val="center"/>
            <w:hideMark/>
            <w:tcPrChange w:id="946" w:author="Arnob Alam" w:date="2025-01-21T15:27:00Z" w16du:dateUtc="2025-01-21T20:27:00Z">
              <w:tcPr>
                <w:tcW w:w="0" w:type="auto"/>
                <w:gridSpan w:val="2"/>
                <w:vAlign w:val="center"/>
                <w:hideMark/>
              </w:tcPr>
            </w:tcPrChange>
          </w:tcPr>
          <w:p w14:paraId="565E97F0" w14:textId="2DEA3B43" w:rsidR="009C0FEC" w:rsidDel="00F92EC5" w:rsidRDefault="009C0FEC">
            <w:pPr>
              <w:jc w:val="center"/>
              <w:rPr>
                <w:del w:id="947" w:author="Arnob Alam" w:date="2025-01-20T21:11:00Z" w16du:dateUtc="2025-01-21T02:11:00Z"/>
                <w:rFonts w:eastAsia="Times New Roman"/>
              </w:rPr>
            </w:pPr>
          </w:p>
        </w:tc>
        <w:tc>
          <w:tcPr>
            <w:tcW w:w="0" w:type="auto"/>
            <w:gridSpan w:val="2"/>
            <w:vAlign w:val="center"/>
            <w:hideMark/>
            <w:tcPrChange w:id="948" w:author="Arnob Alam" w:date="2025-01-21T15:27:00Z" w16du:dateUtc="2025-01-21T20:27:00Z">
              <w:tcPr>
                <w:tcW w:w="0" w:type="auto"/>
                <w:gridSpan w:val="2"/>
                <w:vAlign w:val="center"/>
                <w:hideMark/>
              </w:tcPr>
            </w:tcPrChange>
          </w:tcPr>
          <w:p w14:paraId="05F7A716" w14:textId="55D0F31C" w:rsidR="009C0FEC" w:rsidDel="00F92EC5" w:rsidRDefault="009C0FEC">
            <w:pPr>
              <w:jc w:val="center"/>
              <w:rPr>
                <w:del w:id="949" w:author="Arnob Alam" w:date="2025-01-20T21:11:00Z" w16du:dateUtc="2025-01-21T02:11:00Z"/>
                <w:rFonts w:eastAsia="Times New Roman"/>
              </w:rPr>
            </w:pPr>
            <w:del w:id="950" w:author="Arnob Alam" w:date="2025-01-20T21:11:00Z" w16du:dateUtc="2025-01-21T02:11:00Z">
              <w:r w:rsidDel="00F92EC5">
                <w:rPr>
                  <w:rFonts w:eastAsia="Times New Roman"/>
                </w:rPr>
                <w:delText>(0.055)</w:delText>
              </w:r>
            </w:del>
          </w:p>
        </w:tc>
      </w:tr>
      <w:tr w:rsidR="009C0FEC" w:rsidDel="00F92EC5" w14:paraId="1CA70B10" w14:textId="7616D64E" w:rsidTr="004E53DD">
        <w:trPr>
          <w:tblCellSpacing w:w="15" w:type="dxa"/>
          <w:jc w:val="center"/>
          <w:del w:id="951" w:author="Arnob Alam" w:date="2025-01-20T21:11:00Z"/>
          <w:trPrChange w:id="952" w:author="Arnob Alam" w:date="2025-01-21T15:27:00Z" w16du:dateUtc="2025-01-21T20:27:00Z">
            <w:trPr>
              <w:gridAfter w:val="0"/>
              <w:tblCellSpacing w:w="15" w:type="dxa"/>
              <w:jc w:val="center"/>
            </w:trPr>
          </w:trPrChange>
        </w:trPr>
        <w:tc>
          <w:tcPr>
            <w:tcW w:w="0" w:type="auto"/>
            <w:gridSpan w:val="3"/>
            <w:vAlign w:val="center"/>
            <w:hideMark/>
            <w:tcPrChange w:id="953" w:author="Arnob Alam" w:date="2025-01-21T15:27:00Z" w16du:dateUtc="2025-01-21T20:27:00Z">
              <w:tcPr>
                <w:tcW w:w="0" w:type="auto"/>
                <w:gridSpan w:val="2"/>
                <w:vAlign w:val="center"/>
                <w:hideMark/>
              </w:tcPr>
            </w:tcPrChange>
          </w:tcPr>
          <w:p w14:paraId="6D5D7C95" w14:textId="69B0296E" w:rsidR="009C0FEC" w:rsidDel="00F92EC5" w:rsidRDefault="009C0FEC">
            <w:pPr>
              <w:jc w:val="center"/>
              <w:rPr>
                <w:del w:id="954" w:author="Arnob Alam" w:date="2025-01-20T21:11:00Z" w16du:dateUtc="2025-01-21T02:11:00Z"/>
                <w:rFonts w:eastAsia="Times New Roman"/>
              </w:rPr>
            </w:pPr>
          </w:p>
        </w:tc>
        <w:tc>
          <w:tcPr>
            <w:tcW w:w="0" w:type="auto"/>
            <w:gridSpan w:val="2"/>
            <w:vAlign w:val="center"/>
            <w:hideMark/>
            <w:tcPrChange w:id="955" w:author="Arnob Alam" w:date="2025-01-21T15:27:00Z" w16du:dateUtc="2025-01-21T20:27:00Z">
              <w:tcPr>
                <w:tcW w:w="0" w:type="auto"/>
                <w:gridSpan w:val="2"/>
                <w:vAlign w:val="center"/>
                <w:hideMark/>
              </w:tcPr>
            </w:tcPrChange>
          </w:tcPr>
          <w:p w14:paraId="3681625B" w14:textId="26326343" w:rsidR="009C0FEC" w:rsidDel="00F92EC5" w:rsidRDefault="009C0FEC">
            <w:pPr>
              <w:rPr>
                <w:del w:id="956" w:author="Arnob Alam" w:date="2025-01-20T21:11:00Z" w16du:dateUtc="2025-01-21T02:11:00Z"/>
                <w:rFonts w:eastAsia="Times New Roman"/>
                <w:sz w:val="20"/>
                <w:szCs w:val="20"/>
              </w:rPr>
            </w:pPr>
          </w:p>
        </w:tc>
      </w:tr>
      <w:tr w:rsidR="009C0FEC" w:rsidDel="00F92EC5" w14:paraId="0DCCDE0F" w14:textId="4213F9F3" w:rsidTr="004E53DD">
        <w:trPr>
          <w:tblCellSpacing w:w="15" w:type="dxa"/>
          <w:jc w:val="center"/>
          <w:del w:id="957" w:author="Arnob Alam" w:date="2025-01-20T21:11:00Z"/>
          <w:trPrChange w:id="958" w:author="Arnob Alam" w:date="2025-01-21T15:27:00Z" w16du:dateUtc="2025-01-21T20:27:00Z">
            <w:trPr>
              <w:gridAfter w:val="0"/>
              <w:tblCellSpacing w:w="15" w:type="dxa"/>
              <w:jc w:val="center"/>
            </w:trPr>
          </w:trPrChange>
        </w:trPr>
        <w:tc>
          <w:tcPr>
            <w:tcW w:w="0" w:type="auto"/>
            <w:gridSpan w:val="3"/>
            <w:vAlign w:val="center"/>
            <w:hideMark/>
            <w:tcPrChange w:id="959" w:author="Arnob Alam" w:date="2025-01-21T15:27:00Z" w16du:dateUtc="2025-01-21T20:27:00Z">
              <w:tcPr>
                <w:tcW w:w="0" w:type="auto"/>
                <w:gridSpan w:val="2"/>
                <w:vAlign w:val="center"/>
                <w:hideMark/>
              </w:tcPr>
            </w:tcPrChange>
          </w:tcPr>
          <w:p w14:paraId="4F601BA9" w14:textId="5B08B72C" w:rsidR="009C0FEC" w:rsidDel="00F92EC5" w:rsidRDefault="009C0FEC">
            <w:pPr>
              <w:jc w:val="left"/>
              <w:rPr>
                <w:del w:id="960" w:author="Arnob Alam" w:date="2025-01-20T21:11:00Z" w16du:dateUtc="2025-01-21T02:11:00Z"/>
                <w:rFonts w:eastAsia="Times New Roman"/>
              </w:rPr>
            </w:pPr>
            <w:del w:id="961" w:author="Arnob Alam" w:date="2025-01-20T21:11:00Z" w16du:dateUtc="2025-01-21T02:11:00Z">
              <w:r w:rsidDel="00F92EC5">
                <w:rPr>
                  <w:rFonts w:eastAsia="Times New Roman"/>
                </w:rPr>
                <w:delText>Tenor (10 years)</w:delText>
              </w:r>
            </w:del>
          </w:p>
        </w:tc>
        <w:tc>
          <w:tcPr>
            <w:tcW w:w="0" w:type="auto"/>
            <w:gridSpan w:val="2"/>
            <w:vAlign w:val="center"/>
            <w:hideMark/>
            <w:tcPrChange w:id="962" w:author="Arnob Alam" w:date="2025-01-21T15:27:00Z" w16du:dateUtc="2025-01-21T20:27:00Z">
              <w:tcPr>
                <w:tcW w:w="0" w:type="auto"/>
                <w:gridSpan w:val="2"/>
                <w:vAlign w:val="center"/>
                <w:hideMark/>
              </w:tcPr>
            </w:tcPrChange>
          </w:tcPr>
          <w:p w14:paraId="3511FABC" w14:textId="475C7C29" w:rsidR="009C0FEC" w:rsidDel="00F92EC5" w:rsidRDefault="009C0FEC">
            <w:pPr>
              <w:jc w:val="center"/>
              <w:rPr>
                <w:del w:id="963" w:author="Arnob Alam" w:date="2025-01-20T21:11:00Z" w16du:dateUtc="2025-01-21T02:11:00Z"/>
                <w:rFonts w:eastAsia="Times New Roman"/>
              </w:rPr>
            </w:pPr>
            <w:del w:id="964" w:author="Arnob Alam" w:date="2025-01-20T21:11:00Z" w16du:dateUtc="2025-01-21T02:11:00Z">
              <w:r w:rsidDel="00F92EC5">
                <w:rPr>
                  <w:rFonts w:eastAsia="Times New Roman"/>
                </w:rPr>
                <w:delText>-0.087</w:delText>
              </w:r>
            </w:del>
          </w:p>
        </w:tc>
      </w:tr>
      <w:tr w:rsidR="009C0FEC" w:rsidDel="00F92EC5" w14:paraId="716E8C4D" w14:textId="2BC64387" w:rsidTr="004E53DD">
        <w:trPr>
          <w:tblCellSpacing w:w="15" w:type="dxa"/>
          <w:jc w:val="center"/>
          <w:del w:id="965" w:author="Arnob Alam" w:date="2025-01-20T21:11:00Z"/>
          <w:trPrChange w:id="966" w:author="Arnob Alam" w:date="2025-01-21T15:27:00Z" w16du:dateUtc="2025-01-21T20:27:00Z">
            <w:trPr>
              <w:gridAfter w:val="0"/>
              <w:tblCellSpacing w:w="15" w:type="dxa"/>
              <w:jc w:val="center"/>
            </w:trPr>
          </w:trPrChange>
        </w:trPr>
        <w:tc>
          <w:tcPr>
            <w:tcW w:w="0" w:type="auto"/>
            <w:gridSpan w:val="3"/>
            <w:vAlign w:val="center"/>
            <w:hideMark/>
            <w:tcPrChange w:id="967" w:author="Arnob Alam" w:date="2025-01-21T15:27:00Z" w16du:dateUtc="2025-01-21T20:27:00Z">
              <w:tcPr>
                <w:tcW w:w="0" w:type="auto"/>
                <w:gridSpan w:val="2"/>
                <w:vAlign w:val="center"/>
                <w:hideMark/>
              </w:tcPr>
            </w:tcPrChange>
          </w:tcPr>
          <w:p w14:paraId="076F9E2C" w14:textId="1368BCF1" w:rsidR="009C0FEC" w:rsidDel="00F92EC5" w:rsidRDefault="009C0FEC">
            <w:pPr>
              <w:jc w:val="center"/>
              <w:rPr>
                <w:del w:id="968" w:author="Arnob Alam" w:date="2025-01-20T21:11:00Z" w16du:dateUtc="2025-01-21T02:11:00Z"/>
                <w:rFonts w:eastAsia="Times New Roman"/>
              </w:rPr>
            </w:pPr>
          </w:p>
        </w:tc>
        <w:tc>
          <w:tcPr>
            <w:tcW w:w="0" w:type="auto"/>
            <w:gridSpan w:val="2"/>
            <w:vAlign w:val="center"/>
            <w:hideMark/>
            <w:tcPrChange w:id="969" w:author="Arnob Alam" w:date="2025-01-21T15:27:00Z" w16du:dateUtc="2025-01-21T20:27:00Z">
              <w:tcPr>
                <w:tcW w:w="0" w:type="auto"/>
                <w:gridSpan w:val="2"/>
                <w:vAlign w:val="center"/>
                <w:hideMark/>
              </w:tcPr>
            </w:tcPrChange>
          </w:tcPr>
          <w:p w14:paraId="6013C4B7" w14:textId="0F2223DB" w:rsidR="009C0FEC" w:rsidDel="00F92EC5" w:rsidRDefault="009C0FEC">
            <w:pPr>
              <w:jc w:val="center"/>
              <w:rPr>
                <w:del w:id="970" w:author="Arnob Alam" w:date="2025-01-20T21:11:00Z" w16du:dateUtc="2025-01-21T02:11:00Z"/>
                <w:rFonts w:eastAsia="Times New Roman"/>
              </w:rPr>
            </w:pPr>
            <w:del w:id="971" w:author="Arnob Alam" w:date="2025-01-20T21:11:00Z" w16du:dateUtc="2025-01-21T02:11:00Z">
              <w:r w:rsidDel="00F92EC5">
                <w:rPr>
                  <w:rFonts w:eastAsia="Times New Roman"/>
                </w:rPr>
                <w:delText>(0.058)</w:delText>
              </w:r>
            </w:del>
          </w:p>
        </w:tc>
      </w:tr>
      <w:tr w:rsidR="009C0FEC" w:rsidDel="00F92EC5" w14:paraId="1E06DFDE" w14:textId="412DC421" w:rsidTr="004E53DD">
        <w:trPr>
          <w:tblCellSpacing w:w="15" w:type="dxa"/>
          <w:jc w:val="center"/>
          <w:del w:id="972" w:author="Arnob Alam" w:date="2025-01-20T21:11:00Z"/>
          <w:trPrChange w:id="973" w:author="Arnob Alam" w:date="2025-01-21T15:27:00Z" w16du:dateUtc="2025-01-21T20:27:00Z">
            <w:trPr>
              <w:gridAfter w:val="0"/>
              <w:tblCellSpacing w:w="15" w:type="dxa"/>
              <w:jc w:val="center"/>
            </w:trPr>
          </w:trPrChange>
        </w:trPr>
        <w:tc>
          <w:tcPr>
            <w:tcW w:w="0" w:type="auto"/>
            <w:gridSpan w:val="3"/>
            <w:vAlign w:val="center"/>
            <w:hideMark/>
            <w:tcPrChange w:id="974" w:author="Arnob Alam" w:date="2025-01-21T15:27:00Z" w16du:dateUtc="2025-01-21T20:27:00Z">
              <w:tcPr>
                <w:tcW w:w="0" w:type="auto"/>
                <w:gridSpan w:val="2"/>
                <w:vAlign w:val="center"/>
                <w:hideMark/>
              </w:tcPr>
            </w:tcPrChange>
          </w:tcPr>
          <w:p w14:paraId="39094E6C" w14:textId="70196A02" w:rsidR="009C0FEC" w:rsidDel="00F92EC5" w:rsidRDefault="009C0FEC">
            <w:pPr>
              <w:jc w:val="center"/>
              <w:rPr>
                <w:del w:id="975" w:author="Arnob Alam" w:date="2025-01-20T21:11:00Z" w16du:dateUtc="2025-01-21T02:11:00Z"/>
                <w:rFonts w:eastAsia="Times New Roman"/>
              </w:rPr>
            </w:pPr>
          </w:p>
        </w:tc>
        <w:tc>
          <w:tcPr>
            <w:tcW w:w="0" w:type="auto"/>
            <w:gridSpan w:val="2"/>
            <w:vAlign w:val="center"/>
            <w:hideMark/>
            <w:tcPrChange w:id="976" w:author="Arnob Alam" w:date="2025-01-21T15:27:00Z" w16du:dateUtc="2025-01-21T20:27:00Z">
              <w:tcPr>
                <w:tcW w:w="0" w:type="auto"/>
                <w:gridSpan w:val="2"/>
                <w:vAlign w:val="center"/>
                <w:hideMark/>
              </w:tcPr>
            </w:tcPrChange>
          </w:tcPr>
          <w:p w14:paraId="35126704" w14:textId="1A04B202" w:rsidR="009C0FEC" w:rsidDel="00F92EC5" w:rsidRDefault="009C0FEC">
            <w:pPr>
              <w:rPr>
                <w:del w:id="977" w:author="Arnob Alam" w:date="2025-01-20T21:11:00Z" w16du:dateUtc="2025-01-21T02:11:00Z"/>
                <w:rFonts w:eastAsia="Times New Roman"/>
                <w:sz w:val="20"/>
                <w:szCs w:val="20"/>
              </w:rPr>
            </w:pPr>
          </w:p>
        </w:tc>
      </w:tr>
      <w:tr w:rsidR="009C0FEC" w:rsidDel="00F92EC5" w14:paraId="4B0DBF53" w14:textId="7B2F24D8" w:rsidTr="004E53DD">
        <w:trPr>
          <w:tblCellSpacing w:w="15" w:type="dxa"/>
          <w:jc w:val="center"/>
          <w:del w:id="978" w:author="Arnob Alam" w:date="2025-01-20T21:11:00Z"/>
          <w:trPrChange w:id="979" w:author="Arnob Alam" w:date="2025-01-21T15:27:00Z" w16du:dateUtc="2025-01-21T20:27:00Z">
            <w:trPr>
              <w:gridAfter w:val="0"/>
              <w:tblCellSpacing w:w="15" w:type="dxa"/>
              <w:jc w:val="center"/>
            </w:trPr>
          </w:trPrChange>
        </w:trPr>
        <w:tc>
          <w:tcPr>
            <w:tcW w:w="0" w:type="auto"/>
            <w:gridSpan w:val="3"/>
            <w:vAlign w:val="center"/>
            <w:hideMark/>
            <w:tcPrChange w:id="980" w:author="Arnob Alam" w:date="2025-01-21T15:27:00Z" w16du:dateUtc="2025-01-21T20:27:00Z">
              <w:tcPr>
                <w:tcW w:w="0" w:type="auto"/>
                <w:gridSpan w:val="2"/>
                <w:vAlign w:val="center"/>
                <w:hideMark/>
              </w:tcPr>
            </w:tcPrChange>
          </w:tcPr>
          <w:p w14:paraId="08C71235" w14:textId="454EB1DF" w:rsidR="009C0FEC" w:rsidDel="00F92EC5" w:rsidRDefault="009C0FEC">
            <w:pPr>
              <w:jc w:val="left"/>
              <w:rPr>
                <w:del w:id="981" w:author="Arnob Alam" w:date="2025-01-20T21:11:00Z" w16du:dateUtc="2025-01-21T02:11:00Z"/>
                <w:rFonts w:eastAsia="Times New Roman"/>
              </w:rPr>
            </w:pPr>
            <w:del w:id="982" w:author="Arnob Alam" w:date="2025-01-20T21:11:00Z" w16du:dateUtc="2025-01-21T02:11:00Z">
              <w:r w:rsidDel="00F92EC5">
                <w:rPr>
                  <w:rFonts w:eastAsia="Times New Roman"/>
                </w:rPr>
                <w:delText>Stock market index</w:delText>
              </w:r>
            </w:del>
          </w:p>
        </w:tc>
        <w:tc>
          <w:tcPr>
            <w:tcW w:w="0" w:type="auto"/>
            <w:gridSpan w:val="2"/>
            <w:vAlign w:val="center"/>
            <w:hideMark/>
            <w:tcPrChange w:id="983" w:author="Arnob Alam" w:date="2025-01-21T15:27:00Z" w16du:dateUtc="2025-01-21T20:27:00Z">
              <w:tcPr>
                <w:tcW w:w="0" w:type="auto"/>
                <w:gridSpan w:val="2"/>
                <w:vAlign w:val="center"/>
                <w:hideMark/>
              </w:tcPr>
            </w:tcPrChange>
          </w:tcPr>
          <w:p w14:paraId="58122477" w14:textId="6BFA44D2" w:rsidR="009C0FEC" w:rsidDel="00F92EC5" w:rsidRDefault="009C0FEC">
            <w:pPr>
              <w:jc w:val="center"/>
              <w:rPr>
                <w:del w:id="984" w:author="Arnob Alam" w:date="2025-01-20T21:11:00Z" w16du:dateUtc="2025-01-21T02:11:00Z"/>
                <w:rFonts w:eastAsia="Times New Roman"/>
              </w:rPr>
            </w:pPr>
            <w:del w:id="985" w:author="Arnob Alam" w:date="2025-01-20T21:11:00Z" w16du:dateUtc="2025-01-21T02:11:00Z">
              <w:r w:rsidDel="00F92EC5">
                <w:rPr>
                  <w:rFonts w:eastAsia="Times New Roman"/>
                </w:rPr>
                <w:delText>4.385</w:delText>
              </w:r>
            </w:del>
          </w:p>
        </w:tc>
      </w:tr>
      <w:tr w:rsidR="009C0FEC" w:rsidDel="00F92EC5" w14:paraId="08C670D1" w14:textId="18FB3E06" w:rsidTr="004E53DD">
        <w:trPr>
          <w:tblCellSpacing w:w="15" w:type="dxa"/>
          <w:jc w:val="center"/>
          <w:del w:id="986" w:author="Arnob Alam" w:date="2025-01-20T21:11:00Z"/>
          <w:trPrChange w:id="987" w:author="Arnob Alam" w:date="2025-01-21T15:27:00Z" w16du:dateUtc="2025-01-21T20:27:00Z">
            <w:trPr>
              <w:gridAfter w:val="0"/>
              <w:tblCellSpacing w:w="15" w:type="dxa"/>
              <w:jc w:val="center"/>
            </w:trPr>
          </w:trPrChange>
        </w:trPr>
        <w:tc>
          <w:tcPr>
            <w:tcW w:w="0" w:type="auto"/>
            <w:gridSpan w:val="3"/>
            <w:vAlign w:val="center"/>
            <w:hideMark/>
            <w:tcPrChange w:id="988" w:author="Arnob Alam" w:date="2025-01-21T15:27:00Z" w16du:dateUtc="2025-01-21T20:27:00Z">
              <w:tcPr>
                <w:tcW w:w="0" w:type="auto"/>
                <w:gridSpan w:val="2"/>
                <w:vAlign w:val="center"/>
                <w:hideMark/>
              </w:tcPr>
            </w:tcPrChange>
          </w:tcPr>
          <w:p w14:paraId="6971A1AD" w14:textId="5AA57CB6" w:rsidR="009C0FEC" w:rsidDel="00F92EC5" w:rsidRDefault="009C0FEC">
            <w:pPr>
              <w:jc w:val="center"/>
              <w:rPr>
                <w:del w:id="989" w:author="Arnob Alam" w:date="2025-01-20T21:11:00Z" w16du:dateUtc="2025-01-21T02:11:00Z"/>
                <w:rFonts w:eastAsia="Times New Roman"/>
              </w:rPr>
            </w:pPr>
          </w:p>
        </w:tc>
        <w:tc>
          <w:tcPr>
            <w:tcW w:w="0" w:type="auto"/>
            <w:gridSpan w:val="2"/>
            <w:vAlign w:val="center"/>
            <w:hideMark/>
            <w:tcPrChange w:id="990" w:author="Arnob Alam" w:date="2025-01-21T15:27:00Z" w16du:dateUtc="2025-01-21T20:27:00Z">
              <w:tcPr>
                <w:tcW w:w="0" w:type="auto"/>
                <w:gridSpan w:val="2"/>
                <w:vAlign w:val="center"/>
                <w:hideMark/>
              </w:tcPr>
            </w:tcPrChange>
          </w:tcPr>
          <w:p w14:paraId="47545179" w14:textId="4A96DF24" w:rsidR="009C0FEC" w:rsidDel="00F92EC5" w:rsidRDefault="009C0FEC">
            <w:pPr>
              <w:jc w:val="center"/>
              <w:rPr>
                <w:del w:id="991" w:author="Arnob Alam" w:date="2025-01-20T21:11:00Z" w16du:dateUtc="2025-01-21T02:11:00Z"/>
                <w:rFonts w:eastAsia="Times New Roman"/>
              </w:rPr>
            </w:pPr>
            <w:del w:id="992" w:author="Arnob Alam" w:date="2025-01-20T21:11:00Z" w16du:dateUtc="2025-01-21T02:11:00Z">
              <w:r w:rsidDel="00F92EC5">
                <w:rPr>
                  <w:rFonts w:eastAsia="Times New Roman"/>
                </w:rPr>
                <w:delText>(3.401)</w:delText>
              </w:r>
            </w:del>
          </w:p>
        </w:tc>
      </w:tr>
      <w:tr w:rsidR="009C0FEC" w:rsidDel="00F92EC5" w14:paraId="54F62D48" w14:textId="4BC5D2B8" w:rsidTr="004E53DD">
        <w:trPr>
          <w:tblCellSpacing w:w="15" w:type="dxa"/>
          <w:jc w:val="center"/>
          <w:del w:id="993" w:author="Arnob Alam" w:date="2025-01-20T21:11:00Z"/>
          <w:trPrChange w:id="994" w:author="Arnob Alam" w:date="2025-01-21T15:27:00Z" w16du:dateUtc="2025-01-21T20:27:00Z">
            <w:trPr>
              <w:gridAfter w:val="0"/>
              <w:tblCellSpacing w:w="15" w:type="dxa"/>
              <w:jc w:val="center"/>
            </w:trPr>
          </w:trPrChange>
        </w:trPr>
        <w:tc>
          <w:tcPr>
            <w:tcW w:w="0" w:type="auto"/>
            <w:gridSpan w:val="3"/>
            <w:vAlign w:val="center"/>
            <w:hideMark/>
            <w:tcPrChange w:id="995" w:author="Arnob Alam" w:date="2025-01-21T15:27:00Z" w16du:dateUtc="2025-01-21T20:27:00Z">
              <w:tcPr>
                <w:tcW w:w="0" w:type="auto"/>
                <w:gridSpan w:val="2"/>
                <w:vAlign w:val="center"/>
                <w:hideMark/>
              </w:tcPr>
            </w:tcPrChange>
          </w:tcPr>
          <w:p w14:paraId="3FE2BDF2" w14:textId="79872CC4" w:rsidR="009C0FEC" w:rsidDel="00F92EC5" w:rsidRDefault="009C0FEC">
            <w:pPr>
              <w:jc w:val="center"/>
              <w:rPr>
                <w:del w:id="996" w:author="Arnob Alam" w:date="2025-01-20T21:11:00Z" w16du:dateUtc="2025-01-21T02:11:00Z"/>
                <w:rFonts w:eastAsia="Times New Roman"/>
              </w:rPr>
            </w:pPr>
          </w:p>
        </w:tc>
        <w:tc>
          <w:tcPr>
            <w:tcW w:w="0" w:type="auto"/>
            <w:gridSpan w:val="2"/>
            <w:vAlign w:val="center"/>
            <w:hideMark/>
            <w:tcPrChange w:id="997" w:author="Arnob Alam" w:date="2025-01-21T15:27:00Z" w16du:dateUtc="2025-01-21T20:27:00Z">
              <w:tcPr>
                <w:tcW w:w="0" w:type="auto"/>
                <w:gridSpan w:val="2"/>
                <w:vAlign w:val="center"/>
                <w:hideMark/>
              </w:tcPr>
            </w:tcPrChange>
          </w:tcPr>
          <w:p w14:paraId="789DB358" w14:textId="51CD4B12" w:rsidR="009C0FEC" w:rsidDel="00F92EC5" w:rsidRDefault="009C0FEC">
            <w:pPr>
              <w:rPr>
                <w:del w:id="998" w:author="Arnob Alam" w:date="2025-01-20T21:11:00Z" w16du:dateUtc="2025-01-21T02:11:00Z"/>
                <w:rFonts w:eastAsia="Times New Roman"/>
                <w:sz w:val="20"/>
                <w:szCs w:val="20"/>
              </w:rPr>
            </w:pPr>
          </w:p>
        </w:tc>
      </w:tr>
      <w:tr w:rsidR="009C0FEC" w:rsidDel="00F92EC5" w14:paraId="1E47BE97" w14:textId="5E05940E" w:rsidTr="004E53DD">
        <w:trPr>
          <w:tblCellSpacing w:w="15" w:type="dxa"/>
          <w:jc w:val="center"/>
          <w:del w:id="999" w:author="Arnob Alam" w:date="2025-01-20T21:11:00Z"/>
          <w:trPrChange w:id="1000" w:author="Arnob Alam" w:date="2025-01-21T15:27:00Z" w16du:dateUtc="2025-01-21T20:27:00Z">
            <w:trPr>
              <w:gridAfter w:val="0"/>
              <w:tblCellSpacing w:w="15" w:type="dxa"/>
              <w:jc w:val="center"/>
            </w:trPr>
          </w:trPrChange>
        </w:trPr>
        <w:tc>
          <w:tcPr>
            <w:tcW w:w="0" w:type="auto"/>
            <w:gridSpan w:val="3"/>
            <w:vAlign w:val="center"/>
            <w:hideMark/>
            <w:tcPrChange w:id="1001" w:author="Arnob Alam" w:date="2025-01-21T15:27:00Z" w16du:dateUtc="2025-01-21T20:27:00Z">
              <w:tcPr>
                <w:tcW w:w="0" w:type="auto"/>
                <w:gridSpan w:val="2"/>
                <w:vAlign w:val="center"/>
                <w:hideMark/>
              </w:tcPr>
            </w:tcPrChange>
          </w:tcPr>
          <w:p w14:paraId="0333F5CE" w14:textId="349B6252" w:rsidR="009C0FEC" w:rsidDel="00F92EC5" w:rsidRDefault="009C0FEC">
            <w:pPr>
              <w:jc w:val="left"/>
              <w:rPr>
                <w:del w:id="1002" w:author="Arnob Alam" w:date="2025-01-20T21:11:00Z" w16du:dateUtc="2025-01-21T02:11:00Z"/>
                <w:rFonts w:eastAsia="Times New Roman"/>
              </w:rPr>
            </w:pPr>
            <w:del w:id="1003" w:author="Arnob Alam" w:date="2025-01-20T21:11:00Z" w16du:dateUtc="2025-01-21T02:11:00Z">
              <w:r w:rsidDel="00F92EC5">
                <w:rPr>
                  <w:rFonts w:eastAsia="Times New Roman"/>
                </w:rPr>
                <w:delText>Volatility index</w:delText>
              </w:r>
            </w:del>
          </w:p>
        </w:tc>
        <w:tc>
          <w:tcPr>
            <w:tcW w:w="0" w:type="auto"/>
            <w:gridSpan w:val="2"/>
            <w:vAlign w:val="center"/>
            <w:hideMark/>
            <w:tcPrChange w:id="1004" w:author="Arnob Alam" w:date="2025-01-21T15:27:00Z" w16du:dateUtc="2025-01-21T20:27:00Z">
              <w:tcPr>
                <w:tcW w:w="0" w:type="auto"/>
                <w:gridSpan w:val="2"/>
                <w:vAlign w:val="center"/>
                <w:hideMark/>
              </w:tcPr>
            </w:tcPrChange>
          </w:tcPr>
          <w:p w14:paraId="7B69A0B8" w14:textId="472E8087" w:rsidR="009C0FEC" w:rsidDel="00F92EC5" w:rsidRDefault="009C0FEC">
            <w:pPr>
              <w:jc w:val="center"/>
              <w:rPr>
                <w:del w:id="1005" w:author="Arnob Alam" w:date="2025-01-20T21:11:00Z" w16du:dateUtc="2025-01-21T02:11:00Z"/>
                <w:rFonts w:eastAsia="Times New Roman"/>
              </w:rPr>
            </w:pPr>
            <w:del w:id="1006" w:author="Arnob Alam" w:date="2025-01-20T21:11:00Z" w16du:dateUtc="2025-01-21T02:11:00Z">
              <w:r w:rsidDel="00F92EC5">
                <w:rPr>
                  <w:rFonts w:eastAsia="Times New Roman"/>
                </w:rPr>
                <w:delText>0.027</w:delText>
              </w:r>
              <w:r w:rsidDel="00F92EC5">
                <w:rPr>
                  <w:rFonts w:eastAsia="Times New Roman"/>
                  <w:vertAlign w:val="superscript"/>
                </w:rPr>
                <w:delText>*</w:delText>
              </w:r>
            </w:del>
          </w:p>
        </w:tc>
      </w:tr>
      <w:tr w:rsidR="009C0FEC" w:rsidDel="00F92EC5" w14:paraId="4EB2567E" w14:textId="16208826" w:rsidTr="004E53DD">
        <w:trPr>
          <w:tblCellSpacing w:w="15" w:type="dxa"/>
          <w:jc w:val="center"/>
          <w:del w:id="1007" w:author="Arnob Alam" w:date="2025-01-20T21:11:00Z"/>
          <w:trPrChange w:id="1008" w:author="Arnob Alam" w:date="2025-01-21T15:27:00Z" w16du:dateUtc="2025-01-21T20:27:00Z">
            <w:trPr>
              <w:gridAfter w:val="0"/>
              <w:tblCellSpacing w:w="15" w:type="dxa"/>
              <w:jc w:val="center"/>
            </w:trPr>
          </w:trPrChange>
        </w:trPr>
        <w:tc>
          <w:tcPr>
            <w:tcW w:w="0" w:type="auto"/>
            <w:gridSpan w:val="3"/>
            <w:vAlign w:val="center"/>
            <w:hideMark/>
            <w:tcPrChange w:id="1009" w:author="Arnob Alam" w:date="2025-01-21T15:27:00Z" w16du:dateUtc="2025-01-21T20:27:00Z">
              <w:tcPr>
                <w:tcW w:w="0" w:type="auto"/>
                <w:gridSpan w:val="2"/>
                <w:vAlign w:val="center"/>
                <w:hideMark/>
              </w:tcPr>
            </w:tcPrChange>
          </w:tcPr>
          <w:p w14:paraId="4167681E" w14:textId="170DD533" w:rsidR="009C0FEC" w:rsidDel="00F92EC5" w:rsidRDefault="009C0FEC">
            <w:pPr>
              <w:jc w:val="center"/>
              <w:rPr>
                <w:del w:id="1010" w:author="Arnob Alam" w:date="2025-01-20T21:11:00Z" w16du:dateUtc="2025-01-21T02:11:00Z"/>
                <w:rFonts w:eastAsia="Times New Roman"/>
              </w:rPr>
            </w:pPr>
          </w:p>
        </w:tc>
        <w:tc>
          <w:tcPr>
            <w:tcW w:w="0" w:type="auto"/>
            <w:gridSpan w:val="2"/>
            <w:vAlign w:val="center"/>
            <w:hideMark/>
            <w:tcPrChange w:id="1011" w:author="Arnob Alam" w:date="2025-01-21T15:27:00Z" w16du:dateUtc="2025-01-21T20:27:00Z">
              <w:tcPr>
                <w:tcW w:w="0" w:type="auto"/>
                <w:gridSpan w:val="2"/>
                <w:vAlign w:val="center"/>
                <w:hideMark/>
              </w:tcPr>
            </w:tcPrChange>
          </w:tcPr>
          <w:p w14:paraId="371228C1" w14:textId="329841C9" w:rsidR="009C0FEC" w:rsidDel="00F92EC5" w:rsidRDefault="009C0FEC">
            <w:pPr>
              <w:jc w:val="center"/>
              <w:rPr>
                <w:del w:id="1012" w:author="Arnob Alam" w:date="2025-01-20T21:11:00Z" w16du:dateUtc="2025-01-21T02:11:00Z"/>
                <w:rFonts w:eastAsia="Times New Roman"/>
              </w:rPr>
            </w:pPr>
            <w:del w:id="1013" w:author="Arnob Alam" w:date="2025-01-20T21:11:00Z" w16du:dateUtc="2025-01-21T02:11:00Z">
              <w:r w:rsidDel="00F92EC5">
                <w:rPr>
                  <w:rFonts w:eastAsia="Times New Roman"/>
                </w:rPr>
                <w:delText>(0.015)</w:delText>
              </w:r>
            </w:del>
          </w:p>
        </w:tc>
      </w:tr>
      <w:tr w:rsidR="009C0FEC" w:rsidDel="00F92EC5" w14:paraId="54A7187B" w14:textId="32AAB3CB" w:rsidTr="004E53DD">
        <w:trPr>
          <w:tblCellSpacing w:w="15" w:type="dxa"/>
          <w:jc w:val="center"/>
          <w:del w:id="1014" w:author="Arnob Alam" w:date="2025-01-20T21:11:00Z"/>
          <w:trPrChange w:id="1015" w:author="Arnob Alam" w:date="2025-01-21T15:27:00Z" w16du:dateUtc="2025-01-21T20:27:00Z">
            <w:trPr>
              <w:gridAfter w:val="0"/>
              <w:tblCellSpacing w:w="15" w:type="dxa"/>
              <w:jc w:val="center"/>
            </w:trPr>
          </w:trPrChange>
        </w:trPr>
        <w:tc>
          <w:tcPr>
            <w:tcW w:w="0" w:type="auto"/>
            <w:gridSpan w:val="3"/>
            <w:vAlign w:val="center"/>
            <w:hideMark/>
            <w:tcPrChange w:id="1016" w:author="Arnob Alam" w:date="2025-01-21T15:27:00Z" w16du:dateUtc="2025-01-21T20:27:00Z">
              <w:tcPr>
                <w:tcW w:w="0" w:type="auto"/>
                <w:gridSpan w:val="2"/>
                <w:vAlign w:val="center"/>
                <w:hideMark/>
              </w:tcPr>
            </w:tcPrChange>
          </w:tcPr>
          <w:p w14:paraId="2AAD0C92" w14:textId="7913E242" w:rsidR="009C0FEC" w:rsidDel="00F92EC5" w:rsidRDefault="009C0FEC">
            <w:pPr>
              <w:jc w:val="center"/>
              <w:rPr>
                <w:del w:id="1017" w:author="Arnob Alam" w:date="2025-01-20T21:11:00Z" w16du:dateUtc="2025-01-21T02:11:00Z"/>
                <w:rFonts w:eastAsia="Times New Roman"/>
              </w:rPr>
            </w:pPr>
          </w:p>
        </w:tc>
        <w:tc>
          <w:tcPr>
            <w:tcW w:w="0" w:type="auto"/>
            <w:gridSpan w:val="2"/>
            <w:vAlign w:val="center"/>
            <w:hideMark/>
            <w:tcPrChange w:id="1018" w:author="Arnob Alam" w:date="2025-01-21T15:27:00Z" w16du:dateUtc="2025-01-21T20:27:00Z">
              <w:tcPr>
                <w:tcW w:w="0" w:type="auto"/>
                <w:gridSpan w:val="2"/>
                <w:vAlign w:val="center"/>
                <w:hideMark/>
              </w:tcPr>
            </w:tcPrChange>
          </w:tcPr>
          <w:p w14:paraId="4BC80CFD" w14:textId="0ADBF09F" w:rsidR="009C0FEC" w:rsidDel="00F92EC5" w:rsidRDefault="009C0FEC">
            <w:pPr>
              <w:rPr>
                <w:del w:id="1019" w:author="Arnob Alam" w:date="2025-01-20T21:11:00Z" w16du:dateUtc="2025-01-21T02:11:00Z"/>
                <w:rFonts w:eastAsia="Times New Roman"/>
                <w:sz w:val="20"/>
                <w:szCs w:val="20"/>
              </w:rPr>
            </w:pPr>
          </w:p>
        </w:tc>
      </w:tr>
      <w:tr w:rsidR="009C0FEC" w:rsidDel="00F92EC5" w14:paraId="799476AE" w14:textId="2A0E5EDC" w:rsidTr="004E53DD">
        <w:trPr>
          <w:tblCellSpacing w:w="15" w:type="dxa"/>
          <w:jc w:val="center"/>
          <w:del w:id="1020" w:author="Arnob Alam" w:date="2025-01-20T21:11:00Z"/>
          <w:trPrChange w:id="1021" w:author="Arnob Alam" w:date="2025-01-21T15:27:00Z" w16du:dateUtc="2025-01-21T20:27:00Z">
            <w:trPr>
              <w:gridAfter w:val="0"/>
              <w:tblCellSpacing w:w="15" w:type="dxa"/>
              <w:jc w:val="center"/>
            </w:trPr>
          </w:trPrChange>
        </w:trPr>
        <w:tc>
          <w:tcPr>
            <w:tcW w:w="0" w:type="auto"/>
            <w:gridSpan w:val="3"/>
            <w:vAlign w:val="center"/>
            <w:hideMark/>
            <w:tcPrChange w:id="1022" w:author="Arnob Alam" w:date="2025-01-21T15:27:00Z" w16du:dateUtc="2025-01-21T20:27:00Z">
              <w:tcPr>
                <w:tcW w:w="0" w:type="auto"/>
                <w:gridSpan w:val="2"/>
                <w:vAlign w:val="center"/>
                <w:hideMark/>
              </w:tcPr>
            </w:tcPrChange>
          </w:tcPr>
          <w:p w14:paraId="296306F8" w14:textId="3E026DCC" w:rsidR="009C0FEC" w:rsidDel="00F92EC5" w:rsidRDefault="009C0FEC">
            <w:pPr>
              <w:jc w:val="left"/>
              <w:rPr>
                <w:del w:id="1023" w:author="Arnob Alam" w:date="2025-01-20T21:11:00Z" w16du:dateUtc="2025-01-21T02:11:00Z"/>
                <w:rFonts w:eastAsia="Times New Roman"/>
              </w:rPr>
            </w:pPr>
            <w:del w:id="1024" w:author="Arnob Alam" w:date="2025-01-20T21:11:00Z" w16du:dateUtc="2025-01-21T02:11:00Z">
              <w:r w:rsidDel="00F92EC5">
                <w:rPr>
                  <w:rFonts w:eastAsia="Times New Roman"/>
                </w:rPr>
                <w:delText>Group*Period</w:delText>
              </w:r>
            </w:del>
          </w:p>
        </w:tc>
        <w:tc>
          <w:tcPr>
            <w:tcW w:w="0" w:type="auto"/>
            <w:gridSpan w:val="2"/>
            <w:vAlign w:val="center"/>
            <w:hideMark/>
            <w:tcPrChange w:id="1025" w:author="Arnob Alam" w:date="2025-01-21T15:27:00Z" w16du:dateUtc="2025-01-21T20:27:00Z">
              <w:tcPr>
                <w:tcW w:w="0" w:type="auto"/>
                <w:gridSpan w:val="2"/>
                <w:vAlign w:val="center"/>
                <w:hideMark/>
              </w:tcPr>
            </w:tcPrChange>
          </w:tcPr>
          <w:p w14:paraId="570F1B3A" w14:textId="3AA6BF87" w:rsidR="009C0FEC" w:rsidDel="00F92EC5" w:rsidRDefault="009C0FEC">
            <w:pPr>
              <w:jc w:val="center"/>
              <w:rPr>
                <w:del w:id="1026" w:author="Arnob Alam" w:date="2025-01-20T21:11:00Z" w16du:dateUtc="2025-01-21T02:11:00Z"/>
                <w:rFonts w:eastAsia="Times New Roman"/>
              </w:rPr>
            </w:pPr>
            <w:del w:id="1027" w:author="Arnob Alam" w:date="2025-01-20T21:11:00Z" w16du:dateUtc="2025-01-21T02:11:00Z">
              <w:r w:rsidDel="00F92EC5">
                <w:rPr>
                  <w:rFonts w:eastAsia="Times New Roman"/>
                </w:rPr>
                <w:delText>-0.087</w:delText>
              </w:r>
            </w:del>
          </w:p>
        </w:tc>
      </w:tr>
      <w:tr w:rsidR="009C0FEC" w:rsidDel="00F92EC5" w14:paraId="15D45304" w14:textId="3FC71EF6" w:rsidTr="004E53DD">
        <w:trPr>
          <w:tblCellSpacing w:w="15" w:type="dxa"/>
          <w:jc w:val="center"/>
          <w:del w:id="1028" w:author="Arnob Alam" w:date="2025-01-20T21:11:00Z"/>
          <w:trPrChange w:id="1029" w:author="Arnob Alam" w:date="2025-01-21T15:27:00Z" w16du:dateUtc="2025-01-21T20:27:00Z">
            <w:trPr>
              <w:gridAfter w:val="0"/>
              <w:tblCellSpacing w:w="15" w:type="dxa"/>
              <w:jc w:val="center"/>
            </w:trPr>
          </w:trPrChange>
        </w:trPr>
        <w:tc>
          <w:tcPr>
            <w:tcW w:w="0" w:type="auto"/>
            <w:gridSpan w:val="3"/>
            <w:vAlign w:val="center"/>
            <w:hideMark/>
            <w:tcPrChange w:id="1030" w:author="Arnob Alam" w:date="2025-01-21T15:27:00Z" w16du:dateUtc="2025-01-21T20:27:00Z">
              <w:tcPr>
                <w:tcW w:w="0" w:type="auto"/>
                <w:gridSpan w:val="2"/>
                <w:vAlign w:val="center"/>
                <w:hideMark/>
              </w:tcPr>
            </w:tcPrChange>
          </w:tcPr>
          <w:p w14:paraId="4F99DFA8" w14:textId="0459D5F9" w:rsidR="009C0FEC" w:rsidDel="00F92EC5" w:rsidRDefault="009C0FEC">
            <w:pPr>
              <w:jc w:val="center"/>
              <w:rPr>
                <w:del w:id="1031" w:author="Arnob Alam" w:date="2025-01-20T21:11:00Z" w16du:dateUtc="2025-01-21T02:11:00Z"/>
                <w:rFonts w:eastAsia="Times New Roman"/>
              </w:rPr>
            </w:pPr>
          </w:p>
        </w:tc>
        <w:tc>
          <w:tcPr>
            <w:tcW w:w="0" w:type="auto"/>
            <w:gridSpan w:val="2"/>
            <w:vAlign w:val="center"/>
            <w:hideMark/>
            <w:tcPrChange w:id="1032" w:author="Arnob Alam" w:date="2025-01-21T15:27:00Z" w16du:dateUtc="2025-01-21T20:27:00Z">
              <w:tcPr>
                <w:tcW w:w="0" w:type="auto"/>
                <w:gridSpan w:val="2"/>
                <w:vAlign w:val="center"/>
                <w:hideMark/>
              </w:tcPr>
            </w:tcPrChange>
          </w:tcPr>
          <w:p w14:paraId="5D25FFD4" w14:textId="0FD37F4B" w:rsidR="009C0FEC" w:rsidDel="00F92EC5" w:rsidRDefault="009C0FEC">
            <w:pPr>
              <w:jc w:val="center"/>
              <w:rPr>
                <w:del w:id="1033" w:author="Arnob Alam" w:date="2025-01-20T21:11:00Z" w16du:dateUtc="2025-01-21T02:11:00Z"/>
                <w:rFonts w:eastAsia="Times New Roman"/>
              </w:rPr>
            </w:pPr>
            <w:del w:id="1034" w:author="Arnob Alam" w:date="2025-01-20T21:11:00Z" w16du:dateUtc="2025-01-21T02:11:00Z">
              <w:r w:rsidDel="00F92EC5">
                <w:rPr>
                  <w:rFonts w:eastAsia="Times New Roman"/>
                </w:rPr>
                <w:delText>(0.101)</w:delText>
              </w:r>
            </w:del>
          </w:p>
        </w:tc>
      </w:tr>
      <w:tr w:rsidR="009C0FEC" w:rsidDel="00F92EC5" w14:paraId="158A5B50" w14:textId="78AB24A0" w:rsidTr="004E53DD">
        <w:trPr>
          <w:tblCellSpacing w:w="15" w:type="dxa"/>
          <w:jc w:val="center"/>
          <w:del w:id="1035" w:author="Arnob Alam" w:date="2025-01-20T21:11:00Z"/>
          <w:trPrChange w:id="1036" w:author="Arnob Alam" w:date="2025-01-21T15:27:00Z" w16du:dateUtc="2025-01-21T20:27:00Z">
            <w:trPr>
              <w:gridAfter w:val="0"/>
              <w:tblCellSpacing w:w="15" w:type="dxa"/>
              <w:jc w:val="center"/>
            </w:trPr>
          </w:trPrChange>
        </w:trPr>
        <w:tc>
          <w:tcPr>
            <w:tcW w:w="0" w:type="auto"/>
            <w:gridSpan w:val="3"/>
            <w:vAlign w:val="center"/>
            <w:hideMark/>
            <w:tcPrChange w:id="1037" w:author="Arnob Alam" w:date="2025-01-21T15:27:00Z" w16du:dateUtc="2025-01-21T20:27:00Z">
              <w:tcPr>
                <w:tcW w:w="0" w:type="auto"/>
                <w:gridSpan w:val="2"/>
                <w:vAlign w:val="center"/>
                <w:hideMark/>
              </w:tcPr>
            </w:tcPrChange>
          </w:tcPr>
          <w:p w14:paraId="0D81829E" w14:textId="54FB9E7B" w:rsidR="009C0FEC" w:rsidDel="00F92EC5" w:rsidRDefault="009C0FEC">
            <w:pPr>
              <w:jc w:val="center"/>
              <w:rPr>
                <w:del w:id="1038" w:author="Arnob Alam" w:date="2025-01-20T21:11:00Z" w16du:dateUtc="2025-01-21T02:11:00Z"/>
                <w:rFonts w:eastAsia="Times New Roman"/>
              </w:rPr>
            </w:pPr>
          </w:p>
        </w:tc>
        <w:tc>
          <w:tcPr>
            <w:tcW w:w="0" w:type="auto"/>
            <w:gridSpan w:val="2"/>
            <w:vAlign w:val="center"/>
            <w:hideMark/>
            <w:tcPrChange w:id="1039" w:author="Arnob Alam" w:date="2025-01-21T15:27:00Z" w16du:dateUtc="2025-01-21T20:27:00Z">
              <w:tcPr>
                <w:tcW w:w="0" w:type="auto"/>
                <w:gridSpan w:val="2"/>
                <w:vAlign w:val="center"/>
                <w:hideMark/>
              </w:tcPr>
            </w:tcPrChange>
          </w:tcPr>
          <w:p w14:paraId="3C7CA9C9" w14:textId="53FBA9BA" w:rsidR="009C0FEC" w:rsidDel="00F92EC5" w:rsidRDefault="009C0FEC">
            <w:pPr>
              <w:rPr>
                <w:del w:id="1040" w:author="Arnob Alam" w:date="2025-01-20T21:11:00Z" w16du:dateUtc="2025-01-21T02:11:00Z"/>
                <w:rFonts w:eastAsia="Times New Roman"/>
                <w:sz w:val="20"/>
                <w:szCs w:val="20"/>
              </w:rPr>
            </w:pPr>
          </w:p>
        </w:tc>
      </w:tr>
      <w:tr w:rsidR="009C0FEC" w:rsidDel="00F92EC5" w14:paraId="17664A15" w14:textId="642954A2" w:rsidTr="004E53DD">
        <w:trPr>
          <w:tblCellSpacing w:w="15" w:type="dxa"/>
          <w:jc w:val="center"/>
          <w:del w:id="1041" w:author="Arnob Alam" w:date="2025-01-20T21:11:00Z"/>
          <w:trPrChange w:id="1042" w:author="Arnob Alam" w:date="2025-01-21T15:27:00Z" w16du:dateUtc="2025-01-21T20:27:00Z">
            <w:trPr>
              <w:gridAfter w:val="0"/>
              <w:tblCellSpacing w:w="15" w:type="dxa"/>
              <w:jc w:val="center"/>
            </w:trPr>
          </w:trPrChange>
        </w:trPr>
        <w:tc>
          <w:tcPr>
            <w:tcW w:w="0" w:type="auto"/>
            <w:gridSpan w:val="3"/>
            <w:vAlign w:val="center"/>
            <w:hideMark/>
            <w:tcPrChange w:id="1043" w:author="Arnob Alam" w:date="2025-01-21T15:27:00Z" w16du:dateUtc="2025-01-21T20:27:00Z">
              <w:tcPr>
                <w:tcW w:w="0" w:type="auto"/>
                <w:gridSpan w:val="2"/>
                <w:vAlign w:val="center"/>
                <w:hideMark/>
              </w:tcPr>
            </w:tcPrChange>
          </w:tcPr>
          <w:p w14:paraId="77DDD6FD" w14:textId="67CE4750" w:rsidR="009C0FEC" w:rsidDel="00F92EC5" w:rsidRDefault="009C0FEC">
            <w:pPr>
              <w:jc w:val="left"/>
              <w:rPr>
                <w:del w:id="1044" w:author="Arnob Alam" w:date="2025-01-20T21:11:00Z" w16du:dateUtc="2025-01-21T02:11:00Z"/>
                <w:rFonts w:eastAsia="Times New Roman"/>
              </w:rPr>
            </w:pPr>
            <w:del w:id="1045" w:author="Arnob Alam" w:date="2025-01-20T21:11:00Z" w16du:dateUtc="2025-01-21T02:11:00Z">
              <w:r w:rsidDel="00F92EC5">
                <w:rPr>
                  <w:rFonts w:eastAsia="Times New Roman"/>
                </w:rPr>
                <w:delText>Constant</w:delText>
              </w:r>
            </w:del>
          </w:p>
        </w:tc>
        <w:tc>
          <w:tcPr>
            <w:tcW w:w="0" w:type="auto"/>
            <w:gridSpan w:val="2"/>
            <w:vAlign w:val="center"/>
            <w:hideMark/>
            <w:tcPrChange w:id="1046" w:author="Arnob Alam" w:date="2025-01-21T15:27:00Z" w16du:dateUtc="2025-01-21T20:27:00Z">
              <w:tcPr>
                <w:tcW w:w="0" w:type="auto"/>
                <w:gridSpan w:val="2"/>
                <w:vAlign w:val="center"/>
                <w:hideMark/>
              </w:tcPr>
            </w:tcPrChange>
          </w:tcPr>
          <w:p w14:paraId="148D9A54" w14:textId="0EEE39BA" w:rsidR="009C0FEC" w:rsidDel="00F92EC5" w:rsidRDefault="009C0FEC">
            <w:pPr>
              <w:jc w:val="center"/>
              <w:rPr>
                <w:del w:id="1047" w:author="Arnob Alam" w:date="2025-01-20T21:11:00Z" w16du:dateUtc="2025-01-21T02:11:00Z"/>
                <w:rFonts w:eastAsia="Times New Roman"/>
              </w:rPr>
            </w:pPr>
            <w:del w:id="1048" w:author="Arnob Alam" w:date="2025-01-20T21:11:00Z" w16du:dateUtc="2025-01-21T02:11:00Z">
              <w:r w:rsidDel="00F92EC5">
                <w:rPr>
                  <w:rFonts w:eastAsia="Times New Roman"/>
                </w:rPr>
                <w:delText>-0.370</w:delText>
              </w:r>
              <w:r w:rsidDel="00F92EC5">
                <w:rPr>
                  <w:rFonts w:eastAsia="Times New Roman"/>
                  <w:vertAlign w:val="superscript"/>
                </w:rPr>
                <w:delText>*</w:delText>
              </w:r>
            </w:del>
          </w:p>
        </w:tc>
      </w:tr>
      <w:tr w:rsidR="009C0FEC" w:rsidDel="00F92EC5" w14:paraId="706FBDAE" w14:textId="03124A7D" w:rsidTr="004E53DD">
        <w:trPr>
          <w:tblCellSpacing w:w="15" w:type="dxa"/>
          <w:jc w:val="center"/>
          <w:del w:id="1049" w:author="Arnob Alam" w:date="2025-01-20T21:11:00Z"/>
          <w:trPrChange w:id="1050" w:author="Arnob Alam" w:date="2025-01-21T15:27:00Z" w16du:dateUtc="2025-01-21T20:27:00Z">
            <w:trPr>
              <w:gridAfter w:val="0"/>
              <w:tblCellSpacing w:w="15" w:type="dxa"/>
              <w:jc w:val="center"/>
            </w:trPr>
          </w:trPrChange>
        </w:trPr>
        <w:tc>
          <w:tcPr>
            <w:tcW w:w="0" w:type="auto"/>
            <w:gridSpan w:val="3"/>
            <w:vAlign w:val="center"/>
            <w:hideMark/>
            <w:tcPrChange w:id="1051" w:author="Arnob Alam" w:date="2025-01-21T15:27:00Z" w16du:dateUtc="2025-01-21T20:27:00Z">
              <w:tcPr>
                <w:tcW w:w="0" w:type="auto"/>
                <w:gridSpan w:val="2"/>
                <w:vAlign w:val="center"/>
                <w:hideMark/>
              </w:tcPr>
            </w:tcPrChange>
          </w:tcPr>
          <w:p w14:paraId="4A34B8A2" w14:textId="20A0B04F" w:rsidR="009C0FEC" w:rsidDel="00F92EC5" w:rsidRDefault="009C0FEC">
            <w:pPr>
              <w:jc w:val="center"/>
              <w:rPr>
                <w:del w:id="1052" w:author="Arnob Alam" w:date="2025-01-20T21:11:00Z" w16du:dateUtc="2025-01-21T02:11:00Z"/>
                <w:rFonts w:eastAsia="Times New Roman"/>
              </w:rPr>
            </w:pPr>
          </w:p>
        </w:tc>
        <w:tc>
          <w:tcPr>
            <w:tcW w:w="0" w:type="auto"/>
            <w:gridSpan w:val="2"/>
            <w:vAlign w:val="center"/>
            <w:hideMark/>
            <w:tcPrChange w:id="1053" w:author="Arnob Alam" w:date="2025-01-21T15:27:00Z" w16du:dateUtc="2025-01-21T20:27:00Z">
              <w:tcPr>
                <w:tcW w:w="0" w:type="auto"/>
                <w:gridSpan w:val="2"/>
                <w:vAlign w:val="center"/>
                <w:hideMark/>
              </w:tcPr>
            </w:tcPrChange>
          </w:tcPr>
          <w:p w14:paraId="639BF0BF" w14:textId="273DA5E7" w:rsidR="009C0FEC" w:rsidDel="00F92EC5" w:rsidRDefault="009C0FEC">
            <w:pPr>
              <w:jc w:val="center"/>
              <w:rPr>
                <w:del w:id="1054" w:author="Arnob Alam" w:date="2025-01-20T21:11:00Z" w16du:dateUtc="2025-01-21T02:11:00Z"/>
                <w:rFonts w:eastAsia="Times New Roman"/>
              </w:rPr>
            </w:pPr>
            <w:del w:id="1055" w:author="Arnob Alam" w:date="2025-01-20T21:11:00Z" w16du:dateUtc="2025-01-21T02:11:00Z">
              <w:r w:rsidDel="00F92EC5">
                <w:rPr>
                  <w:rFonts w:eastAsia="Times New Roman"/>
                </w:rPr>
                <w:delText>(0.212)</w:delText>
              </w:r>
            </w:del>
          </w:p>
        </w:tc>
      </w:tr>
      <w:tr w:rsidR="009C0FEC" w:rsidDel="00F92EC5" w14:paraId="7BC340F5" w14:textId="02D85C7B" w:rsidTr="004E53DD">
        <w:trPr>
          <w:tblCellSpacing w:w="15" w:type="dxa"/>
          <w:jc w:val="center"/>
          <w:del w:id="1056" w:author="Arnob Alam" w:date="2025-01-20T21:11:00Z"/>
          <w:trPrChange w:id="1057" w:author="Arnob Alam" w:date="2025-01-21T15:27:00Z" w16du:dateUtc="2025-01-21T20:27:00Z">
            <w:trPr>
              <w:gridAfter w:val="0"/>
              <w:tblCellSpacing w:w="15" w:type="dxa"/>
              <w:jc w:val="center"/>
            </w:trPr>
          </w:trPrChange>
        </w:trPr>
        <w:tc>
          <w:tcPr>
            <w:tcW w:w="0" w:type="auto"/>
            <w:gridSpan w:val="3"/>
            <w:vAlign w:val="center"/>
            <w:hideMark/>
            <w:tcPrChange w:id="1058" w:author="Arnob Alam" w:date="2025-01-21T15:27:00Z" w16du:dateUtc="2025-01-21T20:27:00Z">
              <w:tcPr>
                <w:tcW w:w="0" w:type="auto"/>
                <w:gridSpan w:val="2"/>
                <w:vAlign w:val="center"/>
                <w:hideMark/>
              </w:tcPr>
            </w:tcPrChange>
          </w:tcPr>
          <w:p w14:paraId="09CCA471" w14:textId="6FC06065" w:rsidR="009C0FEC" w:rsidDel="00F92EC5" w:rsidRDefault="009C0FEC">
            <w:pPr>
              <w:jc w:val="center"/>
              <w:rPr>
                <w:del w:id="1059" w:author="Arnob Alam" w:date="2025-01-20T21:11:00Z" w16du:dateUtc="2025-01-21T02:11:00Z"/>
                <w:rFonts w:eastAsia="Times New Roman"/>
              </w:rPr>
            </w:pPr>
          </w:p>
        </w:tc>
        <w:tc>
          <w:tcPr>
            <w:tcW w:w="0" w:type="auto"/>
            <w:gridSpan w:val="2"/>
            <w:vAlign w:val="center"/>
            <w:hideMark/>
            <w:tcPrChange w:id="1060" w:author="Arnob Alam" w:date="2025-01-21T15:27:00Z" w16du:dateUtc="2025-01-21T20:27:00Z">
              <w:tcPr>
                <w:tcW w:w="0" w:type="auto"/>
                <w:gridSpan w:val="2"/>
                <w:vAlign w:val="center"/>
                <w:hideMark/>
              </w:tcPr>
            </w:tcPrChange>
          </w:tcPr>
          <w:p w14:paraId="0ACD29A4" w14:textId="423EEB5E" w:rsidR="009C0FEC" w:rsidDel="00F92EC5" w:rsidRDefault="009C0FEC">
            <w:pPr>
              <w:rPr>
                <w:del w:id="1061" w:author="Arnob Alam" w:date="2025-01-20T21:11:00Z" w16du:dateUtc="2025-01-21T02:11:00Z"/>
                <w:rFonts w:eastAsia="Times New Roman"/>
                <w:sz w:val="20"/>
                <w:szCs w:val="20"/>
              </w:rPr>
            </w:pPr>
          </w:p>
        </w:tc>
      </w:tr>
      <w:tr w:rsidR="009C0FEC" w:rsidDel="00F92EC5" w14:paraId="6CC7E16F" w14:textId="2D40CED7" w:rsidTr="004E53DD">
        <w:trPr>
          <w:tblCellSpacing w:w="15" w:type="dxa"/>
          <w:jc w:val="center"/>
          <w:del w:id="1062" w:author="Arnob Alam" w:date="2025-01-20T21:11:00Z"/>
          <w:trPrChange w:id="1063"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064" w:author="Arnob Alam" w:date="2025-01-21T15:27:00Z" w16du:dateUtc="2025-01-21T20:27:00Z">
              <w:tcPr>
                <w:tcW w:w="0" w:type="auto"/>
                <w:gridSpan w:val="4"/>
                <w:tcBorders>
                  <w:bottom w:val="single" w:sz="6" w:space="0" w:color="000000"/>
                </w:tcBorders>
                <w:vAlign w:val="center"/>
                <w:hideMark/>
              </w:tcPr>
            </w:tcPrChange>
          </w:tcPr>
          <w:p w14:paraId="0C9FE2AE" w14:textId="41607A4E" w:rsidR="009C0FEC" w:rsidDel="00F92EC5" w:rsidRDefault="009C0FEC">
            <w:pPr>
              <w:jc w:val="center"/>
              <w:rPr>
                <w:del w:id="1065" w:author="Arnob Alam" w:date="2025-01-20T21:11:00Z" w16du:dateUtc="2025-01-21T02:11:00Z"/>
                <w:rFonts w:eastAsia="Times New Roman"/>
                <w:sz w:val="20"/>
                <w:szCs w:val="20"/>
              </w:rPr>
            </w:pPr>
          </w:p>
        </w:tc>
      </w:tr>
      <w:tr w:rsidR="009C0FEC" w:rsidDel="00F92EC5" w14:paraId="2FA94111" w14:textId="1376979A" w:rsidTr="004E53DD">
        <w:trPr>
          <w:tblCellSpacing w:w="15" w:type="dxa"/>
          <w:jc w:val="center"/>
          <w:del w:id="1066" w:author="Arnob Alam" w:date="2025-01-20T21:11:00Z"/>
          <w:trPrChange w:id="1067" w:author="Arnob Alam" w:date="2025-01-21T15:27:00Z" w16du:dateUtc="2025-01-21T20:27:00Z">
            <w:trPr>
              <w:gridAfter w:val="0"/>
              <w:tblCellSpacing w:w="15" w:type="dxa"/>
              <w:jc w:val="center"/>
            </w:trPr>
          </w:trPrChange>
        </w:trPr>
        <w:tc>
          <w:tcPr>
            <w:tcW w:w="0" w:type="auto"/>
            <w:gridSpan w:val="3"/>
            <w:vAlign w:val="center"/>
            <w:hideMark/>
            <w:tcPrChange w:id="1068" w:author="Arnob Alam" w:date="2025-01-21T15:27:00Z" w16du:dateUtc="2025-01-21T20:27:00Z">
              <w:tcPr>
                <w:tcW w:w="0" w:type="auto"/>
                <w:gridSpan w:val="2"/>
                <w:vAlign w:val="center"/>
                <w:hideMark/>
              </w:tcPr>
            </w:tcPrChange>
          </w:tcPr>
          <w:p w14:paraId="4B205051" w14:textId="3D5E7CF7" w:rsidR="009C0FEC" w:rsidDel="00F92EC5" w:rsidRDefault="009C0FEC">
            <w:pPr>
              <w:jc w:val="left"/>
              <w:rPr>
                <w:del w:id="1069" w:author="Arnob Alam" w:date="2025-01-20T21:11:00Z" w16du:dateUtc="2025-01-21T02:11:00Z"/>
                <w:rFonts w:eastAsia="Times New Roman"/>
              </w:rPr>
            </w:pPr>
            <w:del w:id="1070" w:author="Arnob Alam" w:date="2025-01-20T21:11:00Z" w16du:dateUtc="2025-01-21T02:11:00Z">
              <w:r w:rsidDel="00F92EC5">
                <w:rPr>
                  <w:rFonts w:eastAsia="Times New Roman"/>
                </w:rPr>
                <w:delText>Observations</w:delText>
              </w:r>
            </w:del>
          </w:p>
        </w:tc>
        <w:tc>
          <w:tcPr>
            <w:tcW w:w="0" w:type="auto"/>
            <w:gridSpan w:val="2"/>
            <w:vAlign w:val="center"/>
            <w:hideMark/>
            <w:tcPrChange w:id="1071" w:author="Arnob Alam" w:date="2025-01-21T15:27:00Z" w16du:dateUtc="2025-01-21T20:27:00Z">
              <w:tcPr>
                <w:tcW w:w="0" w:type="auto"/>
                <w:gridSpan w:val="2"/>
                <w:vAlign w:val="center"/>
                <w:hideMark/>
              </w:tcPr>
            </w:tcPrChange>
          </w:tcPr>
          <w:p w14:paraId="31B609F8" w14:textId="57AC9901" w:rsidR="009C0FEC" w:rsidDel="00F92EC5" w:rsidRDefault="009C0FEC">
            <w:pPr>
              <w:jc w:val="center"/>
              <w:rPr>
                <w:del w:id="1072" w:author="Arnob Alam" w:date="2025-01-20T21:11:00Z" w16du:dateUtc="2025-01-21T02:11:00Z"/>
                <w:rFonts w:eastAsia="Times New Roman"/>
              </w:rPr>
            </w:pPr>
            <w:del w:id="1073" w:author="Arnob Alam" w:date="2025-01-20T21:11:00Z" w16du:dateUtc="2025-01-21T02:11:00Z">
              <w:r w:rsidDel="00F92EC5">
                <w:rPr>
                  <w:rFonts w:eastAsia="Times New Roman"/>
                </w:rPr>
                <w:delText>236</w:delText>
              </w:r>
            </w:del>
          </w:p>
        </w:tc>
      </w:tr>
      <w:tr w:rsidR="009C0FEC" w:rsidDel="00F92EC5" w14:paraId="7C267AF9" w14:textId="423DDF44" w:rsidTr="004E53DD">
        <w:trPr>
          <w:tblCellSpacing w:w="15" w:type="dxa"/>
          <w:jc w:val="center"/>
          <w:del w:id="1074" w:author="Arnob Alam" w:date="2025-01-20T21:11:00Z"/>
          <w:trPrChange w:id="1075" w:author="Arnob Alam" w:date="2025-01-21T15:27:00Z" w16du:dateUtc="2025-01-21T20:27:00Z">
            <w:trPr>
              <w:gridAfter w:val="0"/>
              <w:tblCellSpacing w:w="15" w:type="dxa"/>
              <w:jc w:val="center"/>
            </w:trPr>
          </w:trPrChange>
        </w:trPr>
        <w:tc>
          <w:tcPr>
            <w:tcW w:w="0" w:type="auto"/>
            <w:gridSpan w:val="3"/>
            <w:vAlign w:val="center"/>
            <w:hideMark/>
            <w:tcPrChange w:id="1076" w:author="Arnob Alam" w:date="2025-01-21T15:27:00Z" w16du:dateUtc="2025-01-21T20:27:00Z">
              <w:tcPr>
                <w:tcW w:w="0" w:type="auto"/>
                <w:gridSpan w:val="2"/>
                <w:vAlign w:val="center"/>
                <w:hideMark/>
              </w:tcPr>
            </w:tcPrChange>
          </w:tcPr>
          <w:p w14:paraId="0B31F814" w14:textId="2F74CC1B" w:rsidR="009C0FEC" w:rsidDel="00F92EC5" w:rsidRDefault="009C0FEC">
            <w:pPr>
              <w:jc w:val="left"/>
              <w:rPr>
                <w:del w:id="1077" w:author="Arnob Alam" w:date="2025-01-20T21:11:00Z" w16du:dateUtc="2025-01-21T02:11:00Z"/>
                <w:rFonts w:eastAsia="Times New Roman"/>
              </w:rPr>
            </w:pPr>
            <w:del w:id="1078" w:author="Arnob Alam" w:date="2025-01-20T21:11:00Z" w16du:dateUtc="2025-01-21T02:11:00Z">
              <w:r w:rsidDel="00F92EC5">
                <w:rPr>
                  <w:rFonts w:eastAsia="Times New Roman"/>
                </w:rPr>
                <w:delText>R</w:delText>
              </w:r>
              <w:r w:rsidDel="00F92EC5">
                <w:rPr>
                  <w:rFonts w:eastAsia="Times New Roman"/>
                  <w:vertAlign w:val="superscript"/>
                </w:rPr>
                <w:delText>2</w:delText>
              </w:r>
            </w:del>
          </w:p>
        </w:tc>
        <w:tc>
          <w:tcPr>
            <w:tcW w:w="0" w:type="auto"/>
            <w:gridSpan w:val="2"/>
            <w:vAlign w:val="center"/>
            <w:hideMark/>
            <w:tcPrChange w:id="1079" w:author="Arnob Alam" w:date="2025-01-21T15:27:00Z" w16du:dateUtc="2025-01-21T20:27:00Z">
              <w:tcPr>
                <w:tcW w:w="0" w:type="auto"/>
                <w:gridSpan w:val="2"/>
                <w:vAlign w:val="center"/>
                <w:hideMark/>
              </w:tcPr>
            </w:tcPrChange>
          </w:tcPr>
          <w:p w14:paraId="1706D502" w14:textId="21D6A327" w:rsidR="009C0FEC" w:rsidDel="00F92EC5" w:rsidRDefault="009C0FEC">
            <w:pPr>
              <w:jc w:val="center"/>
              <w:rPr>
                <w:del w:id="1080" w:author="Arnob Alam" w:date="2025-01-20T21:11:00Z" w16du:dateUtc="2025-01-21T02:11:00Z"/>
                <w:rFonts w:eastAsia="Times New Roman"/>
              </w:rPr>
            </w:pPr>
            <w:del w:id="1081" w:author="Arnob Alam" w:date="2025-01-20T21:11:00Z" w16du:dateUtc="2025-01-21T02:11:00Z">
              <w:r w:rsidDel="00F92EC5">
                <w:rPr>
                  <w:rFonts w:eastAsia="Times New Roman"/>
                </w:rPr>
                <w:delText>0.219</w:delText>
              </w:r>
            </w:del>
          </w:p>
        </w:tc>
      </w:tr>
      <w:tr w:rsidR="009C0FEC" w:rsidDel="00F92EC5" w14:paraId="3B458771" w14:textId="16B3B53C" w:rsidTr="004E53DD">
        <w:trPr>
          <w:tblCellSpacing w:w="15" w:type="dxa"/>
          <w:jc w:val="center"/>
          <w:del w:id="1082" w:author="Arnob Alam" w:date="2025-01-20T21:11:00Z"/>
          <w:trPrChange w:id="1083" w:author="Arnob Alam" w:date="2025-01-21T15:27:00Z" w16du:dateUtc="2025-01-21T20:27:00Z">
            <w:trPr>
              <w:gridAfter w:val="0"/>
              <w:tblCellSpacing w:w="15" w:type="dxa"/>
              <w:jc w:val="center"/>
            </w:trPr>
          </w:trPrChange>
        </w:trPr>
        <w:tc>
          <w:tcPr>
            <w:tcW w:w="0" w:type="auto"/>
            <w:gridSpan w:val="3"/>
            <w:vAlign w:val="center"/>
            <w:hideMark/>
            <w:tcPrChange w:id="1084" w:author="Arnob Alam" w:date="2025-01-21T15:27:00Z" w16du:dateUtc="2025-01-21T20:27:00Z">
              <w:tcPr>
                <w:tcW w:w="0" w:type="auto"/>
                <w:gridSpan w:val="2"/>
                <w:vAlign w:val="center"/>
                <w:hideMark/>
              </w:tcPr>
            </w:tcPrChange>
          </w:tcPr>
          <w:p w14:paraId="6B48AD12" w14:textId="77519E47" w:rsidR="009C0FEC" w:rsidDel="00F92EC5" w:rsidRDefault="009C0FEC">
            <w:pPr>
              <w:jc w:val="left"/>
              <w:rPr>
                <w:del w:id="1085" w:author="Arnob Alam" w:date="2025-01-20T21:11:00Z" w16du:dateUtc="2025-01-21T02:11:00Z"/>
                <w:rFonts w:eastAsia="Times New Roman"/>
              </w:rPr>
            </w:pPr>
            <w:del w:id="1086" w:author="Arnob Alam" w:date="2025-01-20T21:11:00Z" w16du:dateUtc="2025-01-21T02:11:00Z">
              <w:r w:rsidDel="00F92EC5">
                <w:rPr>
                  <w:rFonts w:eastAsia="Times New Roman"/>
                </w:rPr>
                <w:delText>Adjusted R</w:delText>
              </w:r>
              <w:r w:rsidDel="00F92EC5">
                <w:rPr>
                  <w:rFonts w:eastAsia="Times New Roman"/>
                  <w:vertAlign w:val="superscript"/>
                </w:rPr>
                <w:delText>2</w:delText>
              </w:r>
            </w:del>
          </w:p>
        </w:tc>
        <w:tc>
          <w:tcPr>
            <w:tcW w:w="0" w:type="auto"/>
            <w:gridSpan w:val="2"/>
            <w:vAlign w:val="center"/>
            <w:hideMark/>
            <w:tcPrChange w:id="1087" w:author="Arnob Alam" w:date="2025-01-21T15:27:00Z" w16du:dateUtc="2025-01-21T20:27:00Z">
              <w:tcPr>
                <w:tcW w:w="0" w:type="auto"/>
                <w:gridSpan w:val="2"/>
                <w:vAlign w:val="center"/>
                <w:hideMark/>
              </w:tcPr>
            </w:tcPrChange>
          </w:tcPr>
          <w:p w14:paraId="5E248D17" w14:textId="45382A18" w:rsidR="009C0FEC" w:rsidDel="00F92EC5" w:rsidRDefault="009C0FEC">
            <w:pPr>
              <w:jc w:val="center"/>
              <w:rPr>
                <w:del w:id="1088" w:author="Arnob Alam" w:date="2025-01-20T21:11:00Z" w16du:dateUtc="2025-01-21T02:11:00Z"/>
                <w:rFonts w:eastAsia="Times New Roman"/>
              </w:rPr>
            </w:pPr>
            <w:del w:id="1089" w:author="Arnob Alam" w:date="2025-01-20T21:11:00Z" w16du:dateUtc="2025-01-21T02:11:00Z">
              <w:r w:rsidDel="00F92EC5">
                <w:rPr>
                  <w:rFonts w:eastAsia="Times New Roman"/>
                </w:rPr>
                <w:delText>0.195</w:delText>
              </w:r>
            </w:del>
          </w:p>
        </w:tc>
      </w:tr>
      <w:tr w:rsidR="009C0FEC" w:rsidDel="00F92EC5" w14:paraId="51BF4BBC" w14:textId="6E1D7B8C" w:rsidTr="004E53DD">
        <w:trPr>
          <w:tblCellSpacing w:w="15" w:type="dxa"/>
          <w:jc w:val="center"/>
          <w:del w:id="1090" w:author="Arnob Alam" w:date="2025-01-20T21:11:00Z"/>
          <w:trPrChange w:id="1091" w:author="Arnob Alam" w:date="2025-01-21T15:27:00Z" w16du:dateUtc="2025-01-21T20:27:00Z">
            <w:trPr>
              <w:gridAfter w:val="0"/>
              <w:tblCellSpacing w:w="15" w:type="dxa"/>
              <w:jc w:val="center"/>
            </w:trPr>
          </w:trPrChange>
        </w:trPr>
        <w:tc>
          <w:tcPr>
            <w:tcW w:w="0" w:type="auto"/>
            <w:gridSpan w:val="3"/>
            <w:vAlign w:val="center"/>
            <w:hideMark/>
            <w:tcPrChange w:id="1092" w:author="Arnob Alam" w:date="2025-01-21T15:27:00Z" w16du:dateUtc="2025-01-21T20:27:00Z">
              <w:tcPr>
                <w:tcW w:w="0" w:type="auto"/>
                <w:gridSpan w:val="2"/>
                <w:vAlign w:val="center"/>
                <w:hideMark/>
              </w:tcPr>
            </w:tcPrChange>
          </w:tcPr>
          <w:p w14:paraId="7569DCF4" w14:textId="37659D2B" w:rsidR="009C0FEC" w:rsidDel="00F92EC5" w:rsidRDefault="009C0FEC">
            <w:pPr>
              <w:jc w:val="left"/>
              <w:rPr>
                <w:del w:id="1093" w:author="Arnob Alam" w:date="2025-01-20T21:11:00Z" w16du:dateUtc="2025-01-21T02:11:00Z"/>
                <w:rFonts w:eastAsia="Times New Roman"/>
              </w:rPr>
            </w:pPr>
            <w:del w:id="1094" w:author="Arnob Alam" w:date="2025-01-20T21:11:00Z" w16du:dateUtc="2025-01-21T02:11:00Z">
              <w:r w:rsidDel="00F92EC5">
                <w:rPr>
                  <w:rFonts w:eastAsia="Times New Roman"/>
                </w:rPr>
                <w:delText>Residual Std. Error</w:delText>
              </w:r>
            </w:del>
          </w:p>
        </w:tc>
        <w:tc>
          <w:tcPr>
            <w:tcW w:w="0" w:type="auto"/>
            <w:gridSpan w:val="2"/>
            <w:vAlign w:val="center"/>
            <w:hideMark/>
            <w:tcPrChange w:id="1095" w:author="Arnob Alam" w:date="2025-01-21T15:27:00Z" w16du:dateUtc="2025-01-21T20:27:00Z">
              <w:tcPr>
                <w:tcW w:w="0" w:type="auto"/>
                <w:gridSpan w:val="2"/>
                <w:vAlign w:val="center"/>
                <w:hideMark/>
              </w:tcPr>
            </w:tcPrChange>
          </w:tcPr>
          <w:p w14:paraId="794E73D9" w14:textId="73B7D2C3" w:rsidR="009C0FEC" w:rsidDel="00F92EC5" w:rsidRDefault="009C0FEC">
            <w:pPr>
              <w:jc w:val="center"/>
              <w:rPr>
                <w:del w:id="1096" w:author="Arnob Alam" w:date="2025-01-20T21:11:00Z" w16du:dateUtc="2025-01-21T02:11:00Z"/>
                <w:rFonts w:eastAsia="Times New Roman"/>
              </w:rPr>
            </w:pPr>
            <w:del w:id="1097" w:author="Arnob Alam" w:date="2025-01-20T21:11:00Z" w16du:dateUtc="2025-01-21T02:11:00Z">
              <w:r w:rsidDel="00F92EC5">
                <w:rPr>
                  <w:rFonts w:eastAsia="Times New Roman"/>
                </w:rPr>
                <w:delText>0.345 (df = 228)</w:delText>
              </w:r>
            </w:del>
          </w:p>
        </w:tc>
      </w:tr>
      <w:tr w:rsidR="009C0FEC" w:rsidDel="00F92EC5" w14:paraId="5AD0E8DB" w14:textId="4194F0A1" w:rsidTr="004E53DD">
        <w:trPr>
          <w:tblCellSpacing w:w="15" w:type="dxa"/>
          <w:jc w:val="center"/>
          <w:del w:id="1098" w:author="Arnob Alam" w:date="2025-01-20T21:11:00Z"/>
          <w:trPrChange w:id="1099" w:author="Arnob Alam" w:date="2025-01-21T15:27:00Z" w16du:dateUtc="2025-01-21T20:27:00Z">
            <w:trPr>
              <w:gridAfter w:val="0"/>
              <w:tblCellSpacing w:w="15" w:type="dxa"/>
              <w:jc w:val="center"/>
            </w:trPr>
          </w:trPrChange>
        </w:trPr>
        <w:tc>
          <w:tcPr>
            <w:tcW w:w="0" w:type="auto"/>
            <w:gridSpan w:val="3"/>
            <w:vAlign w:val="center"/>
            <w:hideMark/>
            <w:tcPrChange w:id="1100" w:author="Arnob Alam" w:date="2025-01-21T15:27:00Z" w16du:dateUtc="2025-01-21T20:27:00Z">
              <w:tcPr>
                <w:tcW w:w="0" w:type="auto"/>
                <w:gridSpan w:val="2"/>
                <w:vAlign w:val="center"/>
                <w:hideMark/>
              </w:tcPr>
            </w:tcPrChange>
          </w:tcPr>
          <w:p w14:paraId="32C94789" w14:textId="7D761263" w:rsidR="009C0FEC" w:rsidDel="00F92EC5" w:rsidRDefault="009C0FEC">
            <w:pPr>
              <w:jc w:val="left"/>
              <w:rPr>
                <w:del w:id="1101" w:author="Arnob Alam" w:date="2025-01-20T21:11:00Z" w16du:dateUtc="2025-01-21T02:11:00Z"/>
                <w:rFonts w:eastAsia="Times New Roman"/>
              </w:rPr>
            </w:pPr>
            <w:del w:id="1102" w:author="Arnob Alam" w:date="2025-01-20T21:11:00Z" w16du:dateUtc="2025-01-21T02:11:00Z">
              <w:r w:rsidDel="00F92EC5">
                <w:rPr>
                  <w:rFonts w:eastAsia="Times New Roman"/>
                </w:rPr>
                <w:delText>F Statistic</w:delText>
              </w:r>
            </w:del>
          </w:p>
        </w:tc>
        <w:tc>
          <w:tcPr>
            <w:tcW w:w="0" w:type="auto"/>
            <w:gridSpan w:val="2"/>
            <w:vAlign w:val="center"/>
            <w:hideMark/>
            <w:tcPrChange w:id="1103" w:author="Arnob Alam" w:date="2025-01-21T15:27:00Z" w16du:dateUtc="2025-01-21T20:27:00Z">
              <w:tcPr>
                <w:tcW w:w="0" w:type="auto"/>
                <w:gridSpan w:val="2"/>
                <w:vAlign w:val="center"/>
                <w:hideMark/>
              </w:tcPr>
            </w:tcPrChange>
          </w:tcPr>
          <w:p w14:paraId="6ECA1D3F" w14:textId="6C63893E" w:rsidR="009C0FEC" w:rsidDel="00F92EC5" w:rsidRDefault="009C0FEC">
            <w:pPr>
              <w:jc w:val="center"/>
              <w:rPr>
                <w:del w:id="1104" w:author="Arnob Alam" w:date="2025-01-20T21:11:00Z" w16du:dateUtc="2025-01-21T02:11:00Z"/>
                <w:rFonts w:eastAsia="Times New Roman"/>
              </w:rPr>
            </w:pPr>
            <w:del w:id="1105" w:author="Arnob Alam" w:date="2025-01-20T21:11:00Z" w16du:dateUtc="2025-01-21T02:11:00Z">
              <w:r w:rsidDel="00F92EC5">
                <w:rPr>
                  <w:rFonts w:eastAsia="Times New Roman"/>
                </w:rPr>
                <w:delText>9.137</w:delText>
              </w:r>
              <w:r w:rsidDel="00F92EC5">
                <w:rPr>
                  <w:rFonts w:eastAsia="Times New Roman"/>
                  <w:vertAlign w:val="superscript"/>
                </w:rPr>
                <w:delText>***</w:delText>
              </w:r>
              <w:r w:rsidDel="00F92EC5">
                <w:rPr>
                  <w:rFonts w:eastAsia="Times New Roman"/>
                </w:rPr>
                <w:delText xml:space="preserve"> (df = 7; 228)</w:delText>
              </w:r>
            </w:del>
          </w:p>
        </w:tc>
      </w:tr>
      <w:tr w:rsidR="009C0FEC" w:rsidDel="00F92EC5" w14:paraId="6374A0F3" w14:textId="7A1A8F49" w:rsidTr="004E53DD">
        <w:trPr>
          <w:tblCellSpacing w:w="15" w:type="dxa"/>
          <w:jc w:val="center"/>
          <w:del w:id="1106" w:author="Arnob Alam" w:date="2025-01-20T21:11:00Z"/>
          <w:trPrChange w:id="1107"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108" w:author="Arnob Alam" w:date="2025-01-21T15:27:00Z" w16du:dateUtc="2025-01-21T20:27:00Z">
              <w:tcPr>
                <w:tcW w:w="0" w:type="auto"/>
                <w:gridSpan w:val="4"/>
                <w:tcBorders>
                  <w:bottom w:val="single" w:sz="6" w:space="0" w:color="000000"/>
                </w:tcBorders>
                <w:vAlign w:val="center"/>
                <w:hideMark/>
              </w:tcPr>
            </w:tcPrChange>
          </w:tcPr>
          <w:p w14:paraId="1B81F3DA" w14:textId="09E039EA" w:rsidR="009C0FEC" w:rsidDel="00F92EC5" w:rsidRDefault="009C0FEC">
            <w:pPr>
              <w:jc w:val="center"/>
              <w:rPr>
                <w:del w:id="1109" w:author="Arnob Alam" w:date="2025-01-20T21:11:00Z" w16du:dateUtc="2025-01-21T02:11:00Z"/>
                <w:rFonts w:eastAsia="Times New Roman"/>
              </w:rPr>
            </w:pPr>
          </w:p>
        </w:tc>
      </w:tr>
      <w:tr w:rsidR="009C0FEC" w:rsidDel="00F92EC5" w14:paraId="35DF1B30" w14:textId="002AE549" w:rsidTr="004E53DD">
        <w:trPr>
          <w:tblCellSpacing w:w="15" w:type="dxa"/>
          <w:jc w:val="center"/>
          <w:del w:id="1110" w:author="Arnob Alam" w:date="2025-01-20T21:11:00Z"/>
          <w:trPrChange w:id="1111" w:author="Arnob Alam" w:date="2025-01-21T15:27:00Z" w16du:dateUtc="2025-01-21T20:27:00Z">
            <w:trPr>
              <w:gridAfter w:val="0"/>
              <w:tblCellSpacing w:w="15" w:type="dxa"/>
              <w:jc w:val="center"/>
            </w:trPr>
          </w:trPrChange>
        </w:trPr>
        <w:tc>
          <w:tcPr>
            <w:tcW w:w="0" w:type="auto"/>
            <w:gridSpan w:val="3"/>
            <w:vAlign w:val="center"/>
            <w:hideMark/>
            <w:tcPrChange w:id="1112" w:author="Arnob Alam" w:date="2025-01-21T15:27:00Z" w16du:dateUtc="2025-01-21T20:27:00Z">
              <w:tcPr>
                <w:tcW w:w="0" w:type="auto"/>
                <w:gridSpan w:val="2"/>
                <w:vAlign w:val="center"/>
                <w:hideMark/>
              </w:tcPr>
            </w:tcPrChange>
          </w:tcPr>
          <w:p w14:paraId="0C4F714F" w14:textId="29DCD97E" w:rsidR="009C0FEC" w:rsidDel="00F92EC5" w:rsidRDefault="009C0FEC">
            <w:pPr>
              <w:jc w:val="left"/>
              <w:rPr>
                <w:del w:id="1113" w:author="Arnob Alam" w:date="2025-01-20T21:11:00Z" w16du:dateUtc="2025-01-21T02:11:00Z"/>
                <w:rFonts w:eastAsia="Times New Roman"/>
              </w:rPr>
            </w:pPr>
            <w:del w:id="1114" w:author="Arnob Alam" w:date="2025-01-20T21:11:00Z" w16du:dateUtc="2025-01-21T02:11:00Z">
              <w:r w:rsidDel="00F92EC5">
                <w:rPr>
                  <w:rStyle w:val="Emphasis"/>
                </w:rPr>
                <w:delText>Note:</w:delText>
              </w:r>
            </w:del>
          </w:p>
        </w:tc>
        <w:tc>
          <w:tcPr>
            <w:tcW w:w="0" w:type="auto"/>
            <w:gridSpan w:val="2"/>
            <w:vAlign w:val="center"/>
            <w:hideMark/>
            <w:tcPrChange w:id="1115" w:author="Arnob Alam" w:date="2025-01-21T15:27:00Z" w16du:dateUtc="2025-01-21T20:27:00Z">
              <w:tcPr>
                <w:tcW w:w="0" w:type="auto"/>
                <w:gridSpan w:val="2"/>
                <w:vAlign w:val="center"/>
                <w:hideMark/>
              </w:tcPr>
            </w:tcPrChange>
          </w:tcPr>
          <w:p w14:paraId="5EBA8DCF" w14:textId="046A617F" w:rsidR="009C0FEC" w:rsidDel="00F92EC5" w:rsidRDefault="009C0FEC">
            <w:pPr>
              <w:jc w:val="right"/>
              <w:rPr>
                <w:del w:id="1116" w:author="Arnob Alam" w:date="2025-01-20T21:11:00Z" w16du:dateUtc="2025-01-21T02:11:00Z"/>
                <w:rFonts w:eastAsia="Times New Roman"/>
              </w:rPr>
            </w:pPr>
            <w:del w:id="1117" w:author="Arnob Alam" w:date="2025-01-20T21:11:00Z" w16du:dateUtc="2025-01-21T02:11:00Z">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p&lt;0.01</w:delText>
              </w:r>
            </w:del>
          </w:p>
        </w:tc>
      </w:tr>
      <w:tr w:rsidR="00F92EC5" w14:paraId="2CE4804E" w14:textId="77777777" w:rsidTr="004E53DD">
        <w:tblPrEx>
          <w:tblPrExChange w:id="1118" w:author="Arnob Alam" w:date="2025-01-21T15:27:00Z" w16du:dateUtc="2025-01-21T20:27:00Z">
            <w:tblPrEx>
              <w:jc w:val="left"/>
            </w:tblPrEx>
          </w:tblPrExChange>
        </w:tblPrEx>
        <w:trPr>
          <w:gridAfter w:val="1"/>
          <w:tblCellSpacing w:w="15" w:type="dxa"/>
          <w:jc w:val="center"/>
          <w:ins w:id="1119" w:author="Arnob Alam" w:date="2025-01-20T21:11:00Z"/>
          <w:trPrChange w:id="1120" w:author="Arnob Alam" w:date="2025-01-21T15:27:00Z" w16du:dateUtc="2025-01-21T20:27:00Z">
            <w:trPr>
              <w:gridAfter w:val="1"/>
              <w:tblCellSpacing w:w="15" w:type="dxa"/>
            </w:trPr>
          </w:trPrChange>
        </w:trPr>
        <w:tc>
          <w:tcPr>
            <w:tcW w:w="0" w:type="auto"/>
            <w:gridSpan w:val="4"/>
            <w:tcBorders>
              <w:top w:val="nil"/>
              <w:left w:val="nil"/>
              <w:bottom w:val="nil"/>
              <w:right w:val="nil"/>
            </w:tcBorders>
            <w:vAlign w:val="center"/>
            <w:hideMark/>
            <w:tcPrChange w:id="1121" w:author="Arnob Alam" w:date="2025-01-21T15:27:00Z" w16du:dateUtc="2025-01-21T20:27:00Z">
              <w:tcPr>
                <w:tcW w:w="0" w:type="auto"/>
                <w:gridSpan w:val="5"/>
                <w:tcBorders>
                  <w:top w:val="nil"/>
                  <w:left w:val="nil"/>
                  <w:bottom w:val="nil"/>
                  <w:right w:val="nil"/>
                </w:tcBorders>
                <w:vAlign w:val="center"/>
                <w:hideMark/>
              </w:tcPr>
            </w:tcPrChange>
          </w:tcPr>
          <w:p w14:paraId="39B9EDCC" w14:textId="1A75977E" w:rsidR="00F92EC5" w:rsidRDefault="00F92EC5" w:rsidP="00AD290E">
            <w:pPr>
              <w:jc w:val="center"/>
              <w:rPr>
                <w:ins w:id="1122" w:author="Arnob Alam" w:date="2025-01-20T21:11:00Z" w16du:dateUtc="2025-01-21T02:11:00Z"/>
                <w:rFonts w:eastAsia="Times New Roman"/>
              </w:rPr>
            </w:pPr>
            <w:ins w:id="1123" w:author="Arnob Alam" w:date="2025-01-20T21:11:00Z" w16du:dateUtc="2025-01-21T02:11:00Z">
              <w:r>
                <w:rPr>
                  <w:rStyle w:val="Strong"/>
                </w:rPr>
                <w:t>Roll's Measure DiD Analysis</w:t>
              </w:r>
            </w:ins>
          </w:p>
        </w:tc>
      </w:tr>
      <w:tr w:rsidR="00F92EC5" w14:paraId="06A7B173" w14:textId="77777777" w:rsidTr="004E53DD">
        <w:tblPrEx>
          <w:tblPrExChange w:id="1124" w:author="Arnob Alam" w:date="2025-01-21T15:27:00Z" w16du:dateUtc="2025-01-21T20:27:00Z">
            <w:tblPrEx>
              <w:jc w:val="left"/>
            </w:tblPrEx>
          </w:tblPrExChange>
        </w:tblPrEx>
        <w:trPr>
          <w:gridAfter w:val="1"/>
          <w:tblCellSpacing w:w="15" w:type="dxa"/>
          <w:jc w:val="center"/>
          <w:ins w:id="1125" w:author="Arnob Alam" w:date="2025-01-20T21:11:00Z"/>
          <w:trPrChange w:id="1126"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127" w:author="Arnob Alam" w:date="2025-01-21T15:27:00Z" w16du:dateUtc="2025-01-21T20:27:00Z">
              <w:tcPr>
                <w:tcW w:w="0" w:type="auto"/>
                <w:gridSpan w:val="5"/>
                <w:tcBorders>
                  <w:bottom w:val="single" w:sz="6" w:space="0" w:color="000000"/>
                </w:tcBorders>
                <w:vAlign w:val="center"/>
                <w:hideMark/>
              </w:tcPr>
            </w:tcPrChange>
          </w:tcPr>
          <w:p w14:paraId="551AF7F7" w14:textId="77777777" w:rsidR="00F92EC5" w:rsidRDefault="00F92EC5" w:rsidP="00AD290E">
            <w:pPr>
              <w:jc w:val="center"/>
              <w:rPr>
                <w:ins w:id="1128" w:author="Arnob Alam" w:date="2025-01-20T21:11:00Z" w16du:dateUtc="2025-01-21T02:11:00Z"/>
                <w:rFonts w:eastAsia="Times New Roman"/>
              </w:rPr>
            </w:pPr>
          </w:p>
        </w:tc>
      </w:tr>
      <w:tr w:rsidR="00F92EC5" w14:paraId="45F349C5" w14:textId="77777777" w:rsidTr="004E53DD">
        <w:tblPrEx>
          <w:tblPrExChange w:id="1129" w:author="Arnob Alam" w:date="2025-01-21T15:27:00Z" w16du:dateUtc="2025-01-21T20:27:00Z">
            <w:tblPrEx>
              <w:jc w:val="left"/>
            </w:tblPrEx>
          </w:tblPrExChange>
        </w:tblPrEx>
        <w:trPr>
          <w:gridAfter w:val="1"/>
          <w:tblCellSpacing w:w="15" w:type="dxa"/>
          <w:jc w:val="center"/>
          <w:ins w:id="1130" w:author="Arnob Alam" w:date="2025-01-20T21:11:00Z"/>
          <w:trPrChange w:id="1131" w:author="Arnob Alam" w:date="2025-01-21T15:27:00Z" w16du:dateUtc="2025-01-21T20:27:00Z">
            <w:trPr>
              <w:gridAfter w:val="1"/>
              <w:tblCellSpacing w:w="15" w:type="dxa"/>
            </w:trPr>
          </w:trPrChange>
        </w:trPr>
        <w:tc>
          <w:tcPr>
            <w:tcW w:w="0" w:type="auto"/>
            <w:vAlign w:val="center"/>
            <w:hideMark/>
            <w:tcPrChange w:id="1132" w:author="Arnob Alam" w:date="2025-01-21T15:27:00Z" w16du:dateUtc="2025-01-21T20:27:00Z">
              <w:tcPr>
                <w:tcW w:w="0" w:type="auto"/>
                <w:vAlign w:val="center"/>
                <w:hideMark/>
              </w:tcPr>
            </w:tcPrChange>
          </w:tcPr>
          <w:p w14:paraId="6A4F3FC6" w14:textId="77777777" w:rsidR="00F92EC5" w:rsidRDefault="00F92EC5" w:rsidP="00AD290E">
            <w:pPr>
              <w:jc w:val="center"/>
              <w:rPr>
                <w:ins w:id="1133" w:author="Arnob Alam" w:date="2025-01-20T21:11:00Z" w16du:dateUtc="2025-01-21T02:11:00Z"/>
                <w:rFonts w:eastAsia="Times New Roman"/>
                <w:sz w:val="20"/>
                <w:szCs w:val="20"/>
              </w:rPr>
            </w:pPr>
          </w:p>
        </w:tc>
        <w:tc>
          <w:tcPr>
            <w:tcW w:w="0" w:type="auto"/>
            <w:gridSpan w:val="3"/>
            <w:vAlign w:val="center"/>
            <w:hideMark/>
            <w:tcPrChange w:id="1134" w:author="Arnob Alam" w:date="2025-01-21T15:27:00Z" w16du:dateUtc="2025-01-21T20:27:00Z">
              <w:tcPr>
                <w:tcW w:w="0" w:type="auto"/>
                <w:gridSpan w:val="4"/>
                <w:vAlign w:val="center"/>
                <w:hideMark/>
              </w:tcPr>
            </w:tcPrChange>
          </w:tcPr>
          <w:p w14:paraId="7D4E7534" w14:textId="77777777" w:rsidR="00F92EC5" w:rsidRDefault="00F92EC5" w:rsidP="00AD290E">
            <w:pPr>
              <w:jc w:val="center"/>
              <w:rPr>
                <w:ins w:id="1135" w:author="Arnob Alam" w:date="2025-01-20T21:11:00Z" w16du:dateUtc="2025-01-21T02:11:00Z"/>
                <w:rFonts w:eastAsia="Times New Roman"/>
              </w:rPr>
            </w:pPr>
            <w:ins w:id="1136" w:author="Arnob Alam" w:date="2025-01-20T21:11:00Z" w16du:dateUtc="2025-01-21T02:11:00Z">
              <w:r>
                <w:rPr>
                  <w:rStyle w:val="Emphasis"/>
                </w:rPr>
                <w:t>Dependent variable:</w:t>
              </w:r>
            </w:ins>
          </w:p>
        </w:tc>
      </w:tr>
      <w:tr w:rsidR="00F92EC5" w14:paraId="38EAC1C9" w14:textId="77777777" w:rsidTr="004E53DD">
        <w:tblPrEx>
          <w:tblPrExChange w:id="1137" w:author="Arnob Alam" w:date="2025-01-21T15:27:00Z" w16du:dateUtc="2025-01-21T20:27:00Z">
            <w:tblPrEx>
              <w:jc w:val="left"/>
            </w:tblPrEx>
          </w:tblPrExChange>
        </w:tblPrEx>
        <w:trPr>
          <w:gridAfter w:val="1"/>
          <w:tblCellSpacing w:w="15" w:type="dxa"/>
          <w:jc w:val="center"/>
          <w:ins w:id="1138" w:author="Arnob Alam" w:date="2025-01-20T21:11:00Z"/>
          <w:trPrChange w:id="1139" w:author="Arnob Alam" w:date="2025-01-21T15:27:00Z" w16du:dateUtc="2025-01-21T20:27:00Z">
            <w:trPr>
              <w:gridAfter w:val="1"/>
              <w:tblCellSpacing w:w="15" w:type="dxa"/>
            </w:trPr>
          </w:trPrChange>
        </w:trPr>
        <w:tc>
          <w:tcPr>
            <w:tcW w:w="0" w:type="auto"/>
            <w:vAlign w:val="center"/>
            <w:hideMark/>
            <w:tcPrChange w:id="1140" w:author="Arnob Alam" w:date="2025-01-21T15:27:00Z" w16du:dateUtc="2025-01-21T20:27:00Z">
              <w:tcPr>
                <w:tcW w:w="0" w:type="auto"/>
                <w:vAlign w:val="center"/>
                <w:hideMark/>
              </w:tcPr>
            </w:tcPrChange>
          </w:tcPr>
          <w:p w14:paraId="2161EA67" w14:textId="77777777" w:rsidR="00F92EC5" w:rsidRDefault="00F92EC5" w:rsidP="00AD290E">
            <w:pPr>
              <w:jc w:val="center"/>
              <w:rPr>
                <w:ins w:id="1141" w:author="Arnob Alam" w:date="2025-01-20T21:11:00Z" w16du:dateUtc="2025-01-21T02:11:00Z"/>
                <w:rFonts w:eastAsia="Times New Roman"/>
              </w:rPr>
            </w:pPr>
          </w:p>
        </w:tc>
        <w:tc>
          <w:tcPr>
            <w:tcW w:w="0" w:type="auto"/>
            <w:gridSpan w:val="3"/>
            <w:tcBorders>
              <w:bottom w:val="single" w:sz="6" w:space="0" w:color="000000"/>
            </w:tcBorders>
            <w:vAlign w:val="center"/>
            <w:hideMark/>
            <w:tcPrChange w:id="1142" w:author="Arnob Alam" w:date="2025-01-21T15:27:00Z" w16du:dateUtc="2025-01-21T20:27:00Z">
              <w:tcPr>
                <w:tcW w:w="0" w:type="auto"/>
                <w:gridSpan w:val="4"/>
                <w:tcBorders>
                  <w:bottom w:val="single" w:sz="6" w:space="0" w:color="000000"/>
                </w:tcBorders>
                <w:vAlign w:val="center"/>
                <w:hideMark/>
              </w:tcPr>
            </w:tcPrChange>
          </w:tcPr>
          <w:p w14:paraId="446A311B" w14:textId="77777777" w:rsidR="00F92EC5" w:rsidRDefault="00F92EC5" w:rsidP="00AD290E">
            <w:pPr>
              <w:jc w:val="center"/>
              <w:rPr>
                <w:ins w:id="1143" w:author="Arnob Alam" w:date="2025-01-20T21:11:00Z" w16du:dateUtc="2025-01-21T02:11:00Z"/>
                <w:rFonts w:eastAsia="Times New Roman"/>
                <w:sz w:val="20"/>
                <w:szCs w:val="20"/>
              </w:rPr>
            </w:pPr>
          </w:p>
        </w:tc>
      </w:tr>
      <w:tr w:rsidR="00F92EC5" w14:paraId="6F5DB1CC" w14:textId="77777777" w:rsidTr="004E53DD">
        <w:tblPrEx>
          <w:tblPrExChange w:id="1144" w:author="Arnob Alam" w:date="2025-01-21T15:27:00Z" w16du:dateUtc="2025-01-21T20:27:00Z">
            <w:tblPrEx>
              <w:jc w:val="left"/>
            </w:tblPrEx>
          </w:tblPrExChange>
        </w:tblPrEx>
        <w:trPr>
          <w:gridAfter w:val="1"/>
          <w:tblCellSpacing w:w="15" w:type="dxa"/>
          <w:jc w:val="center"/>
          <w:ins w:id="1145" w:author="Arnob Alam" w:date="2025-01-20T21:11:00Z"/>
          <w:trPrChange w:id="1146" w:author="Arnob Alam" w:date="2025-01-21T15:27:00Z" w16du:dateUtc="2025-01-21T20:27:00Z">
            <w:trPr>
              <w:gridAfter w:val="1"/>
              <w:tblCellSpacing w:w="15" w:type="dxa"/>
            </w:trPr>
          </w:trPrChange>
        </w:trPr>
        <w:tc>
          <w:tcPr>
            <w:tcW w:w="0" w:type="auto"/>
            <w:vAlign w:val="center"/>
            <w:hideMark/>
            <w:tcPrChange w:id="1147" w:author="Arnob Alam" w:date="2025-01-21T15:27:00Z" w16du:dateUtc="2025-01-21T20:27:00Z">
              <w:tcPr>
                <w:tcW w:w="0" w:type="auto"/>
                <w:vAlign w:val="center"/>
                <w:hideMark/>
              </w:tcPr>
            </w:tcPrChange>
          </w:tcPr>
          <w:p w14:paraId="211901DB" w14:textId="77777777" w:rsidR="00F92EC5" w:rsidRDefault="00F92EC5" w:rsidP="00AD290E">
            <w:pPr>
              <w:jc w:val="center"/>
              <w:rPr>
                <w:ins w:id="1148" w:author="Arnob Alam" w:date="2025-01-20T21:11:00Z" w16du:dateUtc="2025-01-21T02:11:00Z"/>
                <w:rFonts w:eastAsia="Times New Roman"/>
                <w:sz w:val="20"/>
                <w:szCs w:val="20"/>
              </w:rPr>
            </w:pPr>
          </w:p>
        </w:tc>
        <w:tc>
          <w:tcPr>
            <w:tcW w:w="0" w:type="auto"/>
            <w:gridSpan w:val="3"/>
            <w:vAlign w:val="center"/>
            <w:hideMark/>
            <w:tcPrChange w:id="1149" w:author="Arnob Alam" w:date="2025-01-21T15:27:00Z" w16du:dateUtc="2025-01-21T20:27:00Z">
              <w:tcPr>
                <w:tcW w:w="0" w:type="auto"/>
                <w:gridSpan w:val="4"/>
                <w:vAlign w:val="center"/>
                <w:hideMark/>
              </w:tcPr>
            </w:tcPrChange>
          </w:tcPr>
          <w:p w14:paraId="5768ED1F" w14:textId="77777777" w:rsidR="00F92EC5" w:rsidRDefault="00F92EC5" w:rsidP="00AD290E">
            <w:pPr>
              <w:jc w:val="center"/>
              <w:rPr>
                <w:ins w:id="1150" w:author="Arnob Alam" w:date="2025-01-20T21:11:00Z" w16du:dateUtc="2025-01-21T02:11:00Z"/>
                <w:rFonts w:eastAsia="Times New Roman"/>
              </w:rPr>
            </w:pPr>
            <w:ins w:id="1151" w:author="Arnob Alam" w:date="2025-01-20T21:11:00Z" w16du:dateUtc="2025-01-21T02:11:00Z">
              <w:r>
                <w:rPr>
                  <w:rFonts w:eastAsia="Times New Roman"/>
                </w:rPr>
                <w:t>Roll's Measure</w:t>
              </w:r>
            </w:ins>
          </w:p>
        </w:tc>
      </w:tr>
      <w:tr w:rsidR="00F92EC5" w14:paraId="03F9CB41" w14:textId="77777777" w:rsidTr="004E53DD">
        <w:tblPrEx>
          <w:tblPrExChange w:id="1152" w:author="Arnob Alam" w:date="2025-01-21T15:27:00Z" w16du:dateUtc="2025-01-21T20:27:00Z">
            <w:tblPrEx>
              <w:jc w:val="left"/>
            </w:tblPrEx>
          </w:tblPrExChange>
        </w:tblPrEx>
        <w:trPr>
          <w:gridAfter w:val="1"/>
          <w:tblCellSpacing w:w="15" w:type="dxa"/>
          <w:jc w:val="center"/>
          <w:ins w:id="1153" w:author="Arnob Alam" w:date="2025-01-20T21:11:00Z"/>
          <w:trPrChange w:id="1154" w:author="Arnob Alam" w:date="2025-01-21T15:27:00Z" w16du:dateUtc="2025-01-21T20:27:00Z">
            <w:trPr>
              <w:gridAfter w:val="1"/>
              <w:tblCellSpacing w:w="15" w:type="dxa"/>
            </w:trPr>
          </w:trPrChange>
        </w:trPr>
        <w:tc>
          <w:tcPr>
            <w:tcW w:w="0" w:type="auto"/>
            <w:vAlign w:val="center"/>
            <w:hideMark/>
            <w:tcPrChange w:id="1155" w:author="Arnob Alam" w:date="2025-01-21T15:27:00Z" w16du:dateUtc="2025-01-21T20:27:00Z">
              <w:tcPr>
                <w:tcW w:w="0" w:type="auto"/>
                <w:vAlign w:val="center"/>
                <w:hideMark/>
              </w:tcPr>
            </w:tcPrChange>
          </w:tcPr>
          <w:p w14:paraId="787AE2C1" w14:textId="77777777" w:rsidR="00F92EC5" w:rsidRDefault="00F92EC5" w:rsidP="00AD290E">
            <w:pPr>
              <w:jc w:val="center"/>
              <w:rPr>
                <w:ins w:id="1156" w:author="Arnob Alam" w:date="2025-01-20T21:11:00Z" w16du:dateUtc="2025-01-21T02:11:00Z"/>
                <w:rFonts w:eastAsia="Times New Roman"/>
              </w:rPr>
            </w:pPr>
          </w:p>
        </w:tc>
        <w:tc>
          <w:tcPr>
            <w:tcW w:w="0" w:type="auto"/>
            <w:vAlign w:val="center"/>
            <w:hideMark/>
            <w:tcPrChange w:id="1157" w:author="Arnob Alam" w:date="2025-01-21T15:27:00Z" w16du:dateUtc="2025-01-21T20:27:00Z">
              <w:tcPr>
                <w:tcW w:w="0" w:type="auto"/>
                <w:gridSpan w:val="2"/>
                <w:vAlign w:val="center"/>
                <w:hideMark/>
              </w:tcPr>
            </w:tcPrChange>
          </w:tcPr>
          <w:p w14:paraId="1D5A0BDD" w14:textId="77777777" w:rsidR="00F92EC5" w:rsidRDefault="00F92EC5" w:rsidP="00AD290E">
            <w:pPr>
              <w:jc w:val="center"/>
              <w:rPr>
                <w:ins w:id="1158" w:author="Arnob Alam" w:date="2025-01-20T21:11:00Z" w16du:dateUtc="2025-01-21T02:11:00Z"/>
                <w:rFonts w:eastAsia="Times New Roman"/>
              </w:rPr>
            </w:pPr>
            <w:ins w:id="1159" w:author="Arnob Alam" w:date="2025-01-20T21:11:00Z" w16du:dateUtc="2025-01-21T02:11:00Z">
              <w:r>
                <w:rPr>
                  <w:rFonts w:eastAsia="Times New Roman"/>
                </w:rPr>
                <w:t>Simple Model</w:t>
              </w:r>
            </w:ins>
          </w:p>
        </w:tc>
        <w:tc>
          <w:tcPr>
            <w:tcW w:w="0" w:type="auto"/>
            <w:gridSpan w:val="2"/>
            <w:vAlign w:val="center"/>
            <w:hideMark/>
            <w:tcPrChange w:id="1160" w:author="Arnob Alam" w:date="2025-01-21T15:27:00Z" w16du:dateUtc="2025-01-21T20:27:00Z">
              <w:tcPr>
                <w:tcW w:w="0" w:type="auto"/>
                <w:gridSpan w:val="2"/>
                <w:vAlign w:val="center"/>
                <w:hideMark/>
              </w:tcPr>
            </w:tcPrChange>
          </w:tcPr>
          <w:p w14:paraId="2285D99B" w14:textId="77777777" w:rsidR="00F92EC5" w:rsidRDefault="00F92EC5" w:rsidP="00AD290E">
            <w:pPr>
              <w:jc w:val="center"/>
              <w:rPr>
                <w:ins w:id="1161" w:author="Arnob Alam" w:date="2025-01-20T21:11:00Z" w16du:dateUtc="2025-01-21T02:11:00Z"/>
                <w:rFonts w:eastAsia="Times New Roman"/>
              </w:rPr>
            </w:pPr>
            <w:ins w:id="1162" w:author="Arnob Alam" w:date="2025-01-20T21:11:00Z" w16du:dateUtc="2025-01-21T02:11:00Z">
              <w:r>
                <w:rPr>
                  <w:rFonts w:eastAsia="Times New Roman"/>
                </w:rPr>
                <w:t>Full Model</w:t>
              </w:r>
            </w:ins>
          </w:p>
        </w:tc>
      </w:tr>
      <w:tr w:rsidR="00F92EC5" w14:paraId="5F3A447E" w14:textId="77777777" w:rsidTr="004E53DD">
        <w:tblPrEx>
          <w:tblPrExChange w:id="1163" w:author="Arnob Alam" w:date="2025-01-21T15:27:00Z" w16du:dateUtc="2025-01-21T20:27:00Z">
            <w:tblPrEx>
              <w:jc w:val="left"/>
            </w:tblPrEx>
          </w:tblPrExChange>
        </w:tblPrEx>
        <w:trPr>
          <w:gridAfter w:val="1"/>
          <w:tblCellSpacing w:w="15" w:type="dxa"/>
          <w:jc w:val="center"/>
          <w:ins w:id="1164" w:author="Arnob Alam" w:date="2025-01-20T21:11:00Z"/>
          <w:trPrChange w:id="1165" w:author="Arnob Alam" w:date="2025-01-21T15:27:00Z" w16du:dateUtc="2025-01-21T20:27:00Z">
            <w:trPr>
              <w:gridAfter w:val="1"/>
              <w:tblCellSpacing w:w="15" w:type="dxa"/>
            </w:trPr>
          </w:trPrChange>
        </w:trPr>
        <w:tc>
          <w:tcPr>
            <w:tcW w:w="0" w:type="auto"/>
            <w:vAlign w:val="center"/>
            <w:hideMark/>
            <w:tcPrChange w:id="1166" w:author="Arnob Alam" w:date="2025-01-21T15:27:00Z" w16du:dateUtc="2025-01-21T20:27:00Z">
              <w:tcPr>
                <w:tcW w:w="0" w:type="auto"/>
                <w:vAlign w:val="center"/>
                <w:hideMark/>
              </w:tcPr>
            </w:tcPrChange>
          </w:tcPr>
          <w:p w14:paraId="20F73C14" w14:textId="77777777" w:rsidR="00F92EC5" w:rsidRDefault="00F92EC5" w:rsidP="00AD290E">
            <w:pPr>
              <w:jc w:val="center"/>
              <w:rPr>
                <w:ins w:id="1167" w:author="Arnob Alam" w:date="2025-01-20T21:11:00Z" w16du:dateUtc="2025-01-21T02:11:00Z"/>
                <w:rFonts w:eastAsia="Times New Roman"/>
              </w:rPr>
            </w:pPr>
          </w:p>
        </w:tc>
        <w:tc>
          <w:tcPr>
            <w:tcW w:w="0" w:type="auto"/>
            <w:vAlign w:val="center"/>
            <w:hideMark/>
            <w:tcPrChange w:id="1168" w:author="Arnob Alam" w:date="2025-01-21T15:27:00Z" w16du:dateUtc="2025-01-21T20:27:00Z">
              <w:tcPr>
                <w:tcW w:w="0" w:type="auto"/>
                <w:gridSpan w:val="2"/>
                <w:vAlign w:val="center"/>
                <w:hideMark/>
              </w:tcPr>
            </w:tcPrChange>
          </w:tcPr>
          <w:p w14:paraId="47C89F56" w14:textId="77777777" w:rsidR="00F92EC5" w:rsidRDefault="00F92EC5" w:rsidP="00AD290E">
            <w:pPr>
              <w:jc w:val="center"/>
              <w:rPr>
                <w:ins w:id="1169" w:author="Arnob Alam" w:date="2025-01-20T21:11:00Z" w16du:dateUtc="2025-01-21T02:11:00Z"/>
                <w:rFonts w:eastAsia="Times New Roman"/>
              </w:rPr>
            </w:pPr>
            <w:ins w:id="1170" w:author="Arnob Alam" w:date="2025-01-20T21:11:00Z" w16du:dateUtc="2025-01-21T02:11:00Z">
              <w:r>
                <w:rPr>
                  <w:rFonts w:eastAsia="Times New Roman"/>
                </w:rPr>
                <w:t>(1)</w:t>
              </w:r>
            </w:ins>
          </w:p>
        </w:tc>
        <w:tc>
          <w:tcPr>
            <w:tcW w:w="0" w:type="auto"/>
            <w:gridSpan w:val="2"/>
            <w:vAlign w:val="center"/>
            <w:hideMark/>
            <w:tcPrChange w:id="1171" w:author="Arnob Alam" w:date="2025-01-21T15:27:00Z" w16du:dateUtc="2025-01-21T20:27:00Z">
              <w:tcPr>
                <w:tcW w:w="0" w:type="auto"/>
                <w:gridSpan w:val="2"/>
                <w:vAlign w:val="center"/>
                <w:hideMark/>
              </w:tcPr>
            </w:tcPrChange>
          </w:tcPr>
          <w:p w14:paraId="7695786F" w14:textId="77777777" w:rsidR="00F92EC5" w:rsidRDefault="00F92EC5" w:rsidP="00AD290E">
            <w:pPr>
              <w:jc w:val="center"/>
              <w:rPr>
                <w:ins w:id="1172" w:author="Arnob Alam" w:date="2025-01-20T21:11:00Z" w16du:dateUtc="2025-01-21T02:11:00Z"/>
                <w:rFonts w:eastAsia="Times New Roman"/>
              </w:rPr>
            </w:pPr>
            <w:ins w:id="1173" w:author="Arnob Alam" w:date="2025-01-20T21:11:00Z" w16du:dateUtc="2025-01-21T02:11:00Z">
              <w:r>
                <w:rPr>
                  <w:rFonts w:eastAsia="Times New Roman"/>
                </w:rPr>
                <w:t>(2)</w:t>
              </w:r>
            </w:ins>
          </w:p>
        </w:tc>
      </w:tr>
      <w:tr w:rsidR="00F92EC5" w14:paraId="30102F54" w14:textId="77777777" w:rsidTr="004E53DD">
        <w:tblPrEx>
          <w:tblPrExChange w:id="1174" w:author="Arnob Alam" w:date="2025-01-21T15:27:00Z" w16du:dateUtc="2025-01-21T20:27:00Z">
            <w:tblPrEx>
              <w:jc w:val="left"/>
            </w:tblPrEx>
          </w:tblPrExChange>
        </w:tblPrEx>
        <w:trPr>
          <w:gridAfter w:val="1"/>
          <w:tblCellSpacing w:w="15" w:type="dxa"/>
          <w:jc w:val="center"/>
          <w:ins w:id="1175" w:author="Arnob Alam" w:date="2025-01-20T21:11:00Z"/>
          <w:trPrChange w:id="1176"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177" w:author="Arnob Alam" w:date="2025-01-21T15:27:00Z" w16du:dateUtc="2025-01-21T20:27:00Z">
              <w:tcPr>
                <w:tcW w:w="0" w:type="auto"/>
                <w:gridSpan w:val="5"/>
                <w:tcBorders>
                  <w:bottom w:val="single" w:sz="6" w:space="0" w:color="000000"/>
                </w:tcBorders>
                <w:vAlign w:val="center"/>
                <w:hideMark/>
              </w:tcPr>
            </w:tcPrChange>
          </w:tcPr>
          <w:p w14:paraId="59626D83" w14:textId="77777777" w:rsidR="00F92EC5" w:rsidRDefault="00F92EC5" w:rsidP="00AD290E">
            <w:pPr>
              <w:jc w:val="center"/>
              <w:rPr>
                <w:ins w:id="1178" w:author="Arnob Alam" w:date="2025-01-20T21:11:00Z" w16du:dateUtc="2025-01-21T02:11:00Z"/>
                <w:rFonts w:eastAsia="Times New Roman"/>
              </w:rPr>
            </w:pPr>
          </w:p>
        </w:tc>
      </w:tr>
      <w:tr w:rsidR="00F92EC5" w14:paraId="35FB440C" w14:textId="77777777" w:rsidTr="004E53DD">
        <w:tblPrEx>
          <w:tblPrExChange w:id="1179" w:author="Arnob Alam" w:date="2025-01-21T15:27:00Z" w16du:dateUtc="2025-01-21T20:27:00Z">
            <w:tblPrEx>
              <w:jc w:val="left"/>
            </w:tblPrEx>
          </w:tblPrExChange>
        </w:tblPrEx>
        <w:trPr>
          <w:gridAfter w:val="1"/>
          <w:tblCellSpacing w:w="15" w:type="dxa"/>
          <w:jc w:val="center"/>
          <w:ins w:id="1180" w:author="Arnob Alam" w:date="2025-01-20T21:11:00Z"/>
          <w:trPrChange w:id="1181" w:author="Arnob Alam" w:date="2025-01-21T15:27:00Z" w16du:dateUtc="2025-01-21T20:27:00Z">
            <w:trPr>
              <w:gridAfter w:val="1"/>
              <w:tblCellSpacing w:w="15" w:type="dxa"/>
            </w:trPr>
          </w:trPrChange>
        </w:trPr>
        <w:tc>
          <w:tcPr>
            <w:tcW w:w="0" w:type="auto"/>
            <w:vAlign w:val="center"/>
            <w:hideMark/>
            <w:tcPrChange w:id="1182" w:author="Arnob Alam" w:date="2025-01-21T15:27:00Z" w16du:dateUtc="2025-01-21T20:27:00Z">
              <w:tcPr>
                <w:tcW w:w="0" w:type="auto"/>
                <w:vAlign w:val="center"/>
                <w:hideMark/>
              </w:tcPr>
            </w:tcPrChange>
          </w:tcPr>
          <w:p w14:paraId="77F48334" w14:textId="77777777" w:rsidR="00F92EC5" w:rsidRDefault="00F92EC5" w:rsidP="00AD290E">
            <w:pPr>
              <w:jc w:val="left"/>
              <w:rPr>
                <w:ins w:id="1183" w:author="Arnob Alam" w:date="2025-01-20T21:11:00Z" w16du:dateUtc="2025-01-21T02:11:00Z"/>
                <w:rFonts w:eastAsia="Times New Roman"/>
              </w:rPr>
            </w:pPr>
            <w:ins w:id="1184" w:author="Arnob Alam" w:date="2025-01-20T21:11:00Z" w16du:dateUtc="2025-01-21T02:11:00Z">
              <w:r>
                <w:rPr>
                  <w:rFonts w:eastAsia="Times New Roman"/>
                </w:rPr>
                <w:t>Group</w:t>
              </w:r>
            </w:ins>
          </w:p>
        </w:tc>
        <w:tc>
          <w:tcPr>
            <w:tcW w:w="0" w:type="auto"/>
            <w:vAlign w:val="center"/>
            <w:hideMark/>
            <w:tcPrChange w:id="1185" w:author="Arnob Alam" w:date="2025-01-21T15:27:00Z" w16du:dateUtc="2025-01-21T20:27:00Z">
              <w:tcPr>
                <w:tcW w:w="0" w:type="auto"/>
                <w:gridSpan w:val="2"/>
                <w:vAlign w:val="center"/>
                <w:hideMark/>
              </w:tcPr>
            </w:tcPrChange>
          </w:tcPr>
          <w:p w14:paraId="7A5A4BFC" w14:textId="77777777" w:rsidR="00F92EC5" w:rsidRDefault="00F92EC5" w:rsidP="00AD290E">
            <w:pPr>
              <w:jc w:val="center"/>
              <w:rPr>
                <w:ins w:id="1186" w:author="Arnob Alam" w:date="2025-01-20T21:11:00Z" w16du:dateUtc="2025-01-21T02:11:00Z"/>
                <w:rFonts w:eastAsia="Times New Roman"/>
              </w:rPr>
            </w:pPr>
            <w:ins w:id="1187" w:author="Arnob Alam" w:date="2025-01-20T21:11:00Z" w16du:dateUtc="2025-01-21T02:11:00Z">
              <w:r>
                <w:rPr>
                  <w:rFonts w:eastAsia="Times New Roman"/>
                </w:rPr>
                <w:t>0.368</w:t>
              </w:r>
              <w:r>
                <w:rPr>
                  <w:rFonts w:eastAsia="Times New Roman"/>
                  <w:vertAlign w:val="superscript"/>
                </w:rPr>
                <w:t>***</w:t>
              </w:r>
            </w:ins>
          </w:p>
        </w:tc>
        <w:tc>
          <w:tcPr>
            <w:tcW w:w="0" w:type="auto"/>
            <w:gridSpan w:val="2"/>
            <w:vAlign w:val="center"/>
            <w:hideMark/>
            <w:tcPrChange w:id="1188" w:author="Arnob Alam" w:date="2025-01-21T15:27:00Z" w16du:dateUtc="2025-01-21T20:27:00Z">
              <w:tcPr>
                <w:tcW w:w="0" w:type="auto"/>
                <w:gridSpan w:val="2"/>
                <w:vAlign w:val="center"/>
                <w:hideMark/>
              </w:tcPr>
            </w:tcPrChange>
          </w:tcPr>
          <w:p w14:paraId="75220A8A" w14:textId="77777777" w:rsidR="00F92EC5" w:rsidRDefault="00F92EC5" w:rsidP="00AD290E">
            <w:pPr>
              <w:jc w:val="center"/>
              <w:rPr>
                <w:ins w:id="1189" w:author="Arnob Alam" w:date="2025-01-20T21:11:00Z" w16du:dateUtc="2025-01-21T02:11:00Z"/>
                <w:rFonts w:eastAsia="Times New Roman"/>
              </w:rPr>
            </w:pPr>
            <w:ins w:id="1190" w:author="Arnob Alam" w:date="2025-01-20T21:11:00Z" w16du:dateUtc="2025-01-21T02:11:00Z">
              <w:r>
                <w:rPr>
                  <w:rFonts w:eastAsia="Times New Roman"/>
                </w:rPr>
                <w:t>0.377</w:t>
              </w:r>
              <w:r>
                <w:rPr>
                  <w:rFonts w:eastAsia="Times New Roman"/>
                  <w:vertAlign w:val="superscript"/>
                </w:rPr>
                <w:t>***</w:t>
              </w:r>
            </w:ins>
          </w:p>
        </w:tc>
      </w:tr>
      <w:tr w:rsidR="00F92EC5" w14:paraId="59D5D698" w14:textId="77777777" w:rsidTr="004E53DD">
        <w:tblPrEx>
          <w:tblPrExChange w:id="1191" w:author="Arnob Alam" w:date="2025-01-21T15:27:00Z" w16du:dateUtc="2025-01-21T20:27:00Z">
            <w:tblPrEx>
              <w:jc w:val="left"/>
            </w:tblPrEx>
          </w:tblPrExChange>
        </w:tblPrEx>
        <w:trPr>
          <w:gridAfter w:val="1"/>
          <w:tblCellSpacing w:w="15" w:type="dxa"/>
          <w:jc w:val="center"/>
          <w:ins w:id="1192" w:author="Arnob Alam" w:date="2025-01-20T21:11:00Z"/>
          <w:trPrChange w:id="1193" w:author="Arnob Alam" w:date="2025-01-21T15:27:00Z" w16du:dateUtc="2025-01-21T20:27:00Z">
            <w:trPr>
              <w:gridAfter w:val="1"/>
              <w:tblCellSpacing w:w="15" w:type="dxa"/>
            </w:trPr>
          </w:trPrChange>
        </w:trPr>
        <w:tc>
          <w:tcPr>
            <w:tcW w:w="0" w:type="auto"/>
            <w:vAlign w:val="center"/>
            <w:hideMark/>
            <w:tcPrChange w:id="1194" w:author="Arnob Alam" w:date="2025-01-21T15:27:00Z" w16du:dateUtc="2025-01-21T20:27:00Z">
              <w:tcPr>
                <w:tcW w:w="0" w:type="auto"/>
                <w:vAlign w:val="center"/>
                <w:hideMark/>
              </w:tcPr>
            </w:tcPrChange>
          </w:tcPr>
          <w:p w14:paraId="036E5A34" w14:textId="77777777" w:rsidR="00F92EC5" w:rsidRDefault="00F92EC5" w:rsidP="00AD290E">
            <w:pPr>
              <w:jc w:val="center"/>
              <w:rPr>
                <w:ins w:id="1195" w:author="Arnob Alam" w:date="2025-01-20T21:11:00Z" w16du:dateUtc="2025-01-21T02:11:00Z"/>
                <w:rFonts w:eastAsia="Times New Roman"/>
              </w:rPr>
            </w:pPr>
          </w:p>
        </w:tc>
        <w:tc>
          <w:tcPr>
            <w:tcW w:w="0" w:type="auto"/>
            <w:vAlign w:val="center"/>
            <w:hideMark/>
            <w:tcPrChange w:id="1196" w:author="Arnob Alam" w:date="2025-01-21T15:27:00Z" w16du:dateUtc="2025-01-21T20:27:00Z">
              <w:tcPr>
                <w:tcW w:w="0" w:type="auto"/>
                <w:gridSpan w:val="2"/>
                <w:vAlign w:val="center"/>
                <w:hideMark/>
              </w:tcPr>
            </w:tcPrChange>
          </w:tcPr>
          <w:p w14:paraId="3B872833" w14:textId="77777777" w:rsidR="00F92EC5" w:rsidRDefault="00F92EC5" w:rsidP="00AD290E">
            <w:pPr>
              <w:jc w:val="center"/>
              <w:rPr>
                <w:ins w:id="1197" w:author="Arnob Alam" w:date="2025-01-20T21:11:00Z" w16du:dateUtc="2025-01-21T02:11:00Z"/>
                <w:rFonts w:eastAsia="Times New Roman"/>
              </w:rPr>
            </w:pPr>
            <w:ins w:id="1198" w:author="Arnob Alam" w:date="2025-01-20T21:11:00Z" w16du:dateUtc="2025-01-21T02:11:00Z">
              <w:r>
                <w:rPr>
                  <w:rFonts w:eastAsia="Times New Roman"/>
                </w:rPr>
                <w:t>(0.041)</w:t>
              </w:r>
            </w:ins>
          </w:p>
        </w:tc>
        <w:tc>
          <w:tcPr>
            <w:tcW w:w="0" w:type="auto"/>
            <w:gridSpan w:val="2"/>
            <w:vAlign w:val="center"/>
            <w:hideMark/>
            <w:tcPrChange w:id="1199" w:author="Arnob Alam" w:date="2025-01-21T15:27:00Z" w16du:dateUtc="2025-01-21T20:27:00Z">
              <w:tcPr>
                <w:tcW w:w="0" w:type="auto"/>
                <w:gridSpan w:val="2"/>
                <w:vAlign w:val="center"/>
                <w:hideMark/>
              </w:tcPr>
            </w:tcPrChange>
          </w:tcPr>
          <w:p w14:paraId="4B1E05EB" w14:textId="77777777" w:rsidR="00F92EC5" w:rsidRDefault="00F92EC5" w:rsidP="00AD290E">
            <w:pPr>
              <w:jc w:val="center"/>
              <w:rPr>
                <w:ins w:id="1200" w:author="Arnob Alam" w:date="2025-01-20T21:11:00Z" w16du:dateUtc="2025-01-21T02:11:00Z"/>
                <w:rFonts w:eastAsia="Times New Roman"/>
              </w:rPr>
            </w:pPr>
            <w:ins w:id="1201" w:author="Arnob Alam" w:date="2025-01-20T21:11:00Z" w16du:dateUtc="2025-01-21T02:11:00Z">
              <w:r>
                <w:rPr>
                  <w:rFonts w:eastAsia="Times New Roman"/>
                </w:rPr>
                <w:t>(0.040)</w:t>
              </w:r>
            </w:ins>
          </w:p>
        </w:tc>
      </w:tr>
      <w:tr w:rsidR="00F92EC5" w14:paraId="74535096" w14:textId="77777777" w:rsidTr="004E53DD">
        <w:tblPrEx>
          <w:tblPrExChange w:id="1202" w:author="Arnob Alam" w:date="2025-01-21T15:27:00Z" w16du:dateUtc="2025-01-21T20:27:00Z">
            <w:tblPrEx>
              <w:jc w:val="left"/>
            </w:tblPrEx>
          </w:tblPrExChange>
        </w:tblPrEx>
        <w:trPr>
          <w:gridAfter w:val="1"/>
          <w:tblCellSpacing w:w="15" w:type="dxa"/>
          <w:jc w:val="center"/>
          <w:ins w:id="1203" w:author="Arnob Alam" w:date="2025-01-20T21:11:00Z"/>
          <w:trPrChange w:id="1204" w:author="Arnob Alam" w:date="2025-01-21T15:27:00Z" w16du:dateUtc="2025-01-21T20:27:00Z">
            <w:trPr>
              <w:gridAfter w:val="1"/>
              <w:tblCellSpacing w:w="15" w:type="dxa"/>
            </w:trPr>
          </w:trPrChange>
        </w:trPr>
        <w:tc>
          <w:tcPr>
            <w:tcW w:w="0" w:type="auto"/>
            <w:vAlign w:val="center"/>
            <w:hideMark/>
            <w:tcPrChange w:id="1205" w:author="Arnob Alam" w:date="2025-01-21T15:27:00Z" w16du:dateUtc="2025-01-21T20:27:00Z">
              <w:tcPr>
                <w:tcW w:w="0" w:type="auto"/>
                <w:vAlign w:val="center"/>
                <w:hideMark/>
              </w:tcPr>
            </w:tcPrChange>
          </w:tcPr>
          <w:p w14:paraId="7B967755" w14:textId="77777777" w:rsidR="00F92EC5" w:rsidRDefault="00F92EC5" w:rsidP="00AD290E">
            <w:pPr>
              <w:jc w:val="center"/>
              <w:rPr>
                <w:ins w:id="1206" w:author="Arnob Alam" w:date="2025-01-20T21:11:00Z" w16du:dateUtc="2025-01-21T02:11:00Z"/>
                <w:rFonts w:eastAsia="Times New Roman"/>
              </w:rPr>
            </w:pPr>
          </w:p>
        </w:tc>
        <w:tc>
          <w:tcPr>
            <w:tcW w:w="0" w:type="auto"/>
            <w:vAlign w:val="center"/>
            <w:hideMark/>
            <w:tcPrChange w:id="1207" w:author="Arnob Alam" w:date="2025-01-21T15:27:00Z" w16du:dateUtc="2025-01-21T20:27:00Z">
              <w:tcPr>
                <w:tcW w:w="0" w:type="auto"/>
                <w:gridSpan w:val="2"/>
                <w:vAlign w:val="center"/>
                <w:hideMark/>
              </w:tcPr>
            </w:tcPrChange>
          </w:tcPr>
          <w:p w14:paraId="566CEA38" w14:textId="77777777" w:rsidR="00F92EC5" w:rsidRDefault="00F92EC5" w:rsidP="00AD290E">
            <w:pPr>
              <w:rPr>
                <w:ins w:id="1208" w:author="Arnob Alam" w:date="2025-01-20T21:11:00Z" w16du:dateUtc="2025-01-21T02:11:00Z"/>
                <w:rFonts w:eastAsia="Times New Roman"/>
                <w:sz w:val="20"/>
                <w:szCs w:val="20"/>
              </w:rPr>
            </w:pPr>
          </w:p>
        </w:tc>
        <w:tc>
          <w:tcPr>
            <w:tcW w:w="0" w:type="auto"/>
            <w:gridSpan w:val="2"/>
            <w:vAlign w:val="center"/>
            <w:hideMark/>
            <w:tcPrChange w:id="1209" w:author="Arnob Alam" w:date="2025-01-21T15:27:00Z" w16du:dateUtc="2025-01-21T20:27:00Z">
              <w:tcPr>
                <w:tcW w:w="0" w:type="auto"/>
                <w:gridSpan w:val="2"/>
                <w:vAlign w:val="center"/>
                <w:hideMark/>
              </w:tcPr>
            </w:tcPrChange>
          </w:tcPr>
          <w:p w14:paraId="2B62473A" w14:textId="77777777" w:rsidR="00F92EC5" w:rsidRDefault="00F92EC5" w:rsidP="00AD290E">
            <w:pPr>
              <w:jc w:val="center"/>
              <w:rPr>
                <w:ins w:id="1210" w:author="Arnob Alam" w:date="2025-01-20T21:11:00Z" w16du:dateUtc="2025-01-21T02:11:00Z"/>
                <w:rFonts w:eastAsia="Times New Roman"/>
                <w:sz w:val="20"/>
                <w:szCs w:val="20"/>
              </w:rPr>
            </w:pPr>
          </w:p>
        </w:tc>
      </w:tr>
      <w:tr w:rsidR="00F92EC5" w14:paraId="4138DF9D" w14:textId="77777777" w:rsidTr="004E53DD">
        <w:tblPrEx>
          <w:tblPrExChange w:id="1211" w:author="Arnob Alam" w:date="2025-01-21T15:27:00Z" w16du:dateUtc="2025-01-21T20:27:00Z">
            <w:tblPrEx>
              <w:jc w:val="left"/>
            </w:tblPrEx>
          </w:tblPrExChange>
        </w:tblPrEx>
        <w:trPr>
          <w:gridAfter w:val="1"/>
          <w:tblCellSpacing w:w="15" w:type="dxa"/>
          <w:jc w:val="center"/>
          <w:ins w:id="1212" w:author="Arnob Alam" w:date="2025-01-20T21:11:00Z"/>
          <w:trPrChange w:id="1213" w:author="Arnob Alam" w:date="2025-01-21T15:27:00Z" w16du:dateUtc="2025-01-21T20:27:00Z">
            <w:trPr>
              <w:gridAfter w:val="1"/>
              <w:tblCellSpacing w:w="15" w:type="dxa"/>
            </w:trPr>
          </w:trPrChange>
        </w:trPr>
        <w:tc>
          <w:tcPr>
            <w:tcW w:w="0" w:type="auto"/>
            <w:vAlign w:val="center"/>
            <w:hideMark/>
            <w:tcPrChange w:id="1214" w:author="Arnob Alam" w:date="2025-01-21T15:27:00Z" w16du:dateUtc="2025-01-21T20:27:00Z">
              <w:tcPr>
                <w:tcW w:w="0" w:type="auto"/>
                <w:vAlign w:val="center"/>
                <w:hideMark/>
              </w:tcPr>
            </w:tcPrChange>
          </w:tcPr>
          <w:p w14:paraId="3B478680" w14:textId="77777777" w:rsidR="00F92EC5" w:rsidRDefault="00F92EC5" w:rsidP="00AD290E">
            <w:pPr>
              <w:jc w:val="left"/>
              <w:rPr>
                <w:ins w:id="1215" w:author="Arnob Alam" w:date="2025-01-20T21:11:00Z" w16du:dateUtc="2025-01-21T02:11:00Z"/>
                <w:rFonts w:eastAsia="Times New Roman"/>
              </w:rPr>
            </w:pPr>
            <w:ins w:id="1216" w:author="Arnob Alam" w:date="2025-01-20T21:11:00Z" w16du:dateUtc="2025-01-21T02:11:00Z">
              <w:r>
                <w:rPr>
                  <w:rFonts w:eastAsia="Times New Roman"/>
                </w:rPr>
                <w:t>Period</w:t>
              </w:r>
            </w:ins>
          </w:p>
        </w:tc>
        <w:tc>
          <w:tcPr>
            <w:tcW w:w="0" w:type="auto"/>
            <w:vAlign w:val="center"/>
            <w:hideMark/>
            <w:tcPrChange w:id="1217" w:author="Arnob Alam" w:date="2025-01-21T15:27:00Z" w16du:dateUtc="2025-01-21T20:27:00Z">
              <w:tcPr>
                <w:tcW w:w="0" w:type="auto"/>
                <w:gridSpan w:val="2"/>
                <w:vAlign w:val="center"/>
                <w:hideMark/>
              </w:tcPr>
            </w:tcPrChange>
          </w:tcPr>
          <w:p w14:paraId="41FFA7A7" w14:textId="77777777" w:rsidR="00F92EC5" w:rsidRDefault="00F92EC5" w:rsidP="00AD290E">
            <w:pPr>
              <w:jc w:val="center"/>
              <w:rPr>
                <w:ins w:id="1218" w:author="Arnob Alam" w:date="2025-01-20T21:11:00Z" w16du:dateUtc="2025-01-21T02:11:00Z"/>
                <w:rFonts w:eastAsia="Times New Roman"/>
              </w:rPr>
            </w:pPr>
            <w:ins w:id="1219" w:author="Arnob Alam" w:date="2025-01-20T21:11:00Z" w16du:dateUtc="2025-01-21T02:11:00Z">
              <w:r>
                <w:rPr>
                  <w:rFonts w:eastAsia="Times New Roman"/>
                </w:rPr>
                <w:t>0.040</w:t>
              </w:r>
            </w:ins>
          </w:p>
        </w:tc>
        <w:tc>
          <w:tcPr>
            <w:tcW w:w="0" w:type="auto"/>
            <w:gridSpan w:val="2"/>
            <w:vAlign w:val="center"/>
            <w:hideMark/>
            <w:tcPrChange w:id="1220" w:author="Arnob Alam" w:date="2025-01-21T15:27:00Z" w16du:dateUtc="2025-01-21T20:27:00Z">
              <w:tcPr>
                <w:tcW w:w="0" w:type="auto"/>
                <w:gridSpan w:val="2"/>
                <w:vAlign w:val="center"/>
                <w:hideMark/>
              </w:tcPr>
            </w:tcPrChange>
          </w:tcPr>
          <w:p w14:paraId="07CF92A1" w14:textId="77777777" w:rsidR="00F92EC5" w:rsidRDefault="00F92EC5" w:rsidP="00AD290E">
            <w:pPr>
              <w:jc w:val="center"/>
              <w:rPr>
                <w:ins w:id="1221" w:author="Arnob Alam" w:date="2025-01-20T21:11:00Z" w16du:dateUtc="2025-01-21T02:11:00Z"/>
                <w:rFonts w:eastAsia="Times New Roman"/>
              </w:rPr>
            </w:pPr>
            <w:ins w:id="1222" w:author="Arnob Alam" w:date="2025-01-20T21:11:00Z" w16du:dateUtc="2025-01-21T02:11:00Z">
              <w:r>
                <w:rPr>
                  <w:rFonts w:eastAsia="Times New Roman"/>
                </w:rPr>
                <w:t>0.042</w:t>
              </w:r>
            </w:ins>
          </w:p>
        </w:tc>
      </w:tr>
      <w:tr w:rsidR="00F92EC5" w14:paraId="35426878" w14:textId="77777777" w:rsidTr="004E53DD">
        <w:tblPrEx>
          <w:tblPrExChange w:id="1223" w:author="Arnob Alam" w:date="2025-01-21T15:27:00Z" w16du:dateUtc="2025-01-21T20:27:00Z">
            <w:tblPrEx>
              <w:jc w:val="left"/>
            </w:tblPrEx>
          </w:tblPrExChange>
        </w:tblPrEx>
        <w:trPr>
          <w:gridAfter w:val="1"/>
          <w:tblCellSpacing w:w="15" w:type="dxa"/>
          <w:jc w:val="center"/>
          <w:ins w:id="1224" w:author="Arnob Alam" w:date="2025-01-20T21:11:00Z"/>
          <w:trPrChange w:id="1225" w:author="Arnob Alam" w:date="2025-01-21T15:27:00Z" w16du:dateUtc="2025-01-21T20:27:00Z">
            <w:trPr>
              <w:gridAfter w:val="1"/>
              <w:tblCellSpacing w:w="15" w:type="dxa"/>
            </w:trPr>
          </w:trPrChange>
        </w:trPr>
        <w:tc>
          <w:tcPr>
            <w:tcW w:w="0" w:type="auto"/>
            <w:vAlign w:val="center"/>
            <w:hideMark/>
            <w:tcPrChange w:id="1226" w:author="Arnob Alam" w:date="2025-01-21T15:27:00Z" w16du:dateUtc="2025-01-21T20:27:00Z">
              <w:tcPr>
                <w:tcW w:w="0" w:type="auto"/>
                <w:vAlign w:val="center"/>
                <w:hideMark/>
              </w:tcPr>
            </w:tcPrChange>
          </w:tcPr>
          <w:p w14:paraId="3DE75B8F" w14:textId="77777777" w:rsidR="00F92EC5" w:rsidRDefault="00F92EC5" w:rsidP="00AD290E">
            <w:pPr>
              <w:jc w:val="center"/>
              <w:rPr>
                <w:ins w:id="1227" w:author="Arnob Alam" w:date="2025-01-20T21:11:00Z" w16du:dateUtc="2025-01-21T02:11:00Z"/>
                <w:rFonts w:eastAsia="Times New Roman"/>
              </w:rPr>
            </w:pPr>
          </w:p>
        </w:tc>
        <w:tc>
          <w:tcPr>
            <w:tcW w:w="0" w:type="auto"/>
            <w:vAlign w:val="center"/>
            <w:hideMark/>
            <w:tcPrChange w:id="1228" w:author="Arnob Alam" w:date="2025-01-21T15:27:00Z" w16du:dateUtc="2025-01-21T20:27:00Z">
              <w:tcPr>
                <w:tcW w:w="0" w:type="auto"/>
                <w:gridSpan w:val="2"/>
                <w:vAlign w:val="center"/>
                <w:hideMark/>
              </w:tcPr>
            </w:tcPrChange>
          </w:tcPr>
          <w:p w14:paraId="6FB04866" w14:textId="77777777" w:rsidR="00F92EC5" w:rsidRDefault="00F92EC5" w:rsidP="00AD290E">
            <w:pPr>
              <w:jc w:val="center"/>
              <w:rPr>
                <w:ins w:id="1229" w:author="Arnob Alam" w:date="2025-01-20T21:11:00Z" w16du:dateUtc="2025-01-21T02:11:00Z"/>
                <w:rFonts w:eastAsia="Times New Roman"/>
              </w:rPr>
            </w:pPr>
            <w:ins w:id="1230" w:author="Arnob Alam" w:date="2025-01-20T21:11:00Z" w16du:dateUtc="2025-01-21T02:11:00Z">
              <w:r>
                <w:rPr>
                  <w:rFonts w:eastAsia="Times New Roman"/>
                </w:rPr>
                <w:t>(0.063)</w:t>
              </w:r>
            </w:ins>
          </w:p>
        </w:tc>
        <w:tc>
          <w:tcPr>
            <w:tcW w:w="0" w:type="auto"/>
            <w:gridSpan w:val="2"/>
            <w:vAlign w:val="center"/>
            <w:hideMark/>
            <w:tcPrChange w:id="1231" w:author="Arnob Alam" w:date="2025-01-21T15:27:00Z" w16du:dateUtc="2025-01-21T20:27:00Z">
              <w:tcPr>
                <w:tcW w:w="0" w:type="auto"/>
                <w:gridSpan w:val="2"/>
                <w:vAlign w:val="center"/>
                <w:hideMark/>
              </w:tcPr>
            </w:tcPrChange>
          </w:tcPr>
          <w:p w14:paraId="58D66DE2" w14:textId="77777777" w:rsidR="00F92EC5" w:rsidRDefault="00F92EC5" w:rsidP="00AD290E">
            <w:pPr>
              <w:jc w:val="center"/>
              <w:rPr>
                <w:ins w:id="1232" w:author="Arnob Alam" w:date="2025-01-20T21:11:00Z" w16du:dateUtc="2025-01-21T02:11:00Z"/>
                <w:rFonts w:eastAsia="Times New Roman"/>
              </w:rPr>
            </w:pPr>
            <w:ins w:id="1233" w:author="Arnob Alam" w:date="2025-01-20T21:11:00Z" w16du:dateUtc="2025-01-21T02:11:00Z">
              <w:r>
                <w:rPr>
                  <w:rFonts w:eastAsia="Times New Roman"/>
                </w:rPr>
                <w:t>(0.062)</w:t>
              </w:r>
            </w:ins>
          </w:p>
        </w:tc>
      </w:tr>
      <w:tr w:rsidR="00F92EC5" w14:paraId="19F18452" w14:textId="77777777" w:rsidTr="004E53DD">
        <w:tblPrEx>
          <w:tblPrExChange w:id="1234" w:author="Arnob Alam" w:date="2025-01-21T15:27:00Z" w16du:dateUtc="2025-01-21T20:27:00Z">
            <w:tblPrEx>
              <w:jc w:val="left"/>
            </w:tblPrEx>
          </w:tblPrExChange>
        </w:tblPrEx>
        <w:trPr>
          <w:gridAfter w:val="1"/>
          <w:tblCellSpacing w:w="15" w:type="dxa"/>
          <w:jc w:val="center"/>
          <w:ins w:id="1235" w:author="Arnob Alam" w:date="2025-01-20T21:11:00Z"/>
          <w:trPrChange w:id="1236" w:author="Arnob Alam" w:date="2025-01-21T15:27:00Z" w16du:dateUtc="2025-01-21T20:27:00Z">
            <w:trPr>
              <w:gridAfter w:val="1"/>
              <w:tblCellSpacing w:w="15" w:type="dxa"/>
            </w:trPr>
          </w:trPrChange>
        </w:trPr>
        <w:tc>
          <w:tcPr>
            <w:tcW w:w="0" w:type="auto"/>
            <w:vAlign w:val="center"/>
            <w:hideMark/>
            <w:tcPrChange w:id="1237" w:author="Arnob Alam" w:date="2025-01-21T15:27:00Z" w16du:dateUtc="2025-01-21T20:27:00Z">
              <w:tcPr>
                <w:tcW w:w="0" w:type="auto"/>
                <w:vAlign w:val="center"/>
                <w:hideMark/>
              </w:tcPr>
            </w:tcPrChange>
          </w:tcPr>
          <w:p w14:paraId="4FAE969D" w14:textId="77777777" w:rsidR="00F92EC5" w:rsidRDefault="00F92EC5" w:rsidP="00AD290E">
            <w:pPr>
              <w:jc w:val="center"/>
              <w:rPr>
                <w:ins w:id="1238" w:author="Arnob Alam" w:date="2025-01-20T21:11:00Z" w16du:dateUtc="2025-01-21T02:11:00Z"/>
                <w:rFonts w:eastAsia="Times New Roman"/>
              </w:rPr>
            </w:pPr>
          </w:p>
        </w:tc>
        <w:tc>
          <w:tcPr>
            <w:tcW w:w="0" w:type="auto"/>
            <w:vAlign w:val="center"/>
            <w:hideMark/>
            <w:tcPrChange w:id="1239" w:author="Arnob Alam" w:date="2025-01-21T15:27:00Z" w16du:dateUtc="2025-01-21T20:27:00Z">
              <w:tcPr>
                <w:tcW w:w="0" w:type="auto"/>
                <w:gridSpan w:val="2"/>
                <w:vAlign w:val="center"/>
                <w:hideMark/>
              </w:tcPr>
            </w:tcPrChange>
          </w:tcPr>
          <w:p w14:paraId="77D4E8C3" w14:textId="77777777" w:rsidR="00F92EC5" w:rsidRDefault="00F92EC5" w:rsidP="00AD290E">
            <w:pPr>
              <w:rPr>
                <w:ins w:id="1240" w:author="Arnob Alam" w:date="2025-01-20T21:11:00Z" w16du:dateUtc="2025-01-21T02:11:00Z"/>
                <w:rFonts w:eastAsia="Times New Roman"/>
                <w:sz w:val="20"/>
                <w:szCs w:val="20"/>
              </w:rPr>
            </w:pPr>
          </w:p>
        </w:tc>
        <w:tc>
          <w:tcPr>
            <w:tcW w:w="0" w:type="auto"/>
            <w:gridSpan w:val="2"/>
            <w:vAlign w:val="center"/>
            <w:hideMark/>
            <w:tcPrChange w:id="1241" w:author="Arnob Alam" w:date="2025-01-21T15:27:00Z" w16du:dateUtc="2025-01-21T20:27:00Z">
              <w:tcPr>
                <w:tcW w:w="0" w:type="auto"/>
                <w:gridSpan w:val="2"/>
                <w:vAlign w:val="center"/>
                <w:hideMark/>
              </w:tcPr>
            </w:tcPrChange>
          </w:tcPr>
          <w:p w14:paraId="3DF277FA" w14:textId="77777777" w:rsidR="00F92EC5" w:rsidRDefault="00F92EC5" w:rsidP="00AD290E">
            <w:pPr>
              <w:jc w:val="center"/>
              <w:rPr>
                <w:ins w:id="1242" w:author="Arnob Alam" w:date="2025-01-20T21:11:00Z" w16du:dateUtc="2025-01-21T02:11:00Z"/>
                <w:rFonts w:eastAsia="Times New Roman"/>
                <w:sz w:val="20"/>
                <w:szCs w:val="20"/>
              </w:rPr>
            </w:pPr>
          </w:p>
        </w:tc>
      </w:tr>
      <w:tr w:rsidR="00F92EC5" w14:paraId="15C5E083" w14:textId="77777777" w:rsidTr="004E53DD">
        <w:tblPrEx>
          <w:tblPrExChange w:id="1243" w:author="Arnob Alam" w:date="2025-01-21T15:27:00Z" w16du:dateUtc="2025-01-21T20:27:00Z">
            <w:tblPrEx>
              <w:jc w:val="left"/>
            </w:tblPrEx>
          </w:tblPrExChange>
        </w:tblPrEx>
        <w:trPr>
          <w:gridAfter w:val="1"/>
          <w:tblCellSpacing w:w="15" w:type="dxa"/>
          <w:jc w:val="center"/>
          <w:ins w:id="1244" w:author="Arnob Alam" w:date="2025-01-20T21:11:00Z"/>
          <w:trPrChange w:id="1245" w:author="Arnob Alam" w:date="2025-01-21T15:27:00Z" w16du:dateUtc="2025-01-21T20:27:00Z">
            <w:trPr>
              <w:gridAfter w:val="1"/>
              <w:tblCellSpacing w:w="15" w:type="dxa"/>
            </w:trPr>
          </w:trPrChange>
        </w:trPr>
        <w:tc>
          <w:tcPr>
            <w:tcW w:w="0" w:type="auto"/>
            <w:vAlign w:val="center"/>
            <w:hideMark/>
            <w:tcPrChange w:id="1246" w:author="Arnob Alam" w:date="2025-01-21T15:27:00Z" w16du:dateUtc="2025-01-21T20:27:00Z">
              <w:tcPr>
                <w:tcW w:w="0" w:type="auto"/>
                <w:vAlign w:val="center"/>
                <w:hideMark/>
              </w:tcPr>
            </w:tcPrChange>
          </w:tcPr>
          <w:p w14:paraId="616DF0BD" w14:textId="77777777" w:rsidR="00F92EC5" w:rsidRDefault="00F92EC5" w:rsidP="00AD290E">
            <w:pPr>
              <w:jc w:val="left"/>
              <w:rPr>
                <w:ins w:id="1247" w:author="Arnob Alam" w:date="2025-01-20T21:11:00Z" w16du:dateUtc="2025-01-21T02:11:00Z"/>
                <w:rFonts w:eastAsia="Times New Roman"/>
              </w:rPr>
            </w:pPr>
            <w:ins w:id="1248" w:author="Arnob Alam" w:date="2025-01-20T21:11:00Z" w16du:dateUtc="2025-01-21T02:11:00Z">
              <w:r>
                <w:rPr>
                  <w:rFonts w:eastAsia="Times New Roman"/>
                </w:rPr>
                <w:t>Tenor (2Y)</w:t>
              </w:r>
            </w:ins>
          </w:p>
        </w:tc>
        <w:tc>
          <w:tcPr>
            <w:tcW w:w="0" w:type="auto"/>
            <w:vAlign w:val="center"/>
            <w:hideMark/>
            <w:tcPrChange w:id="1249" w:author="Arnob Alam" w:date="2025-01-21T15:27:00Z" w16du:dateUtc="2025-01-21T20:27:00Z">
              <w:tcPr>
                <w:tcW w:w="0" w:type="auto"/>
                <w:gridSpan w:val="2"/>
                <w:vAlign w:val="center"/>
                <w:hideMark/>
              </w:tcPr>
            </w:tcPrChange>
          </w:tcPr>
          <w:p w14:paraId="51B97048" w14:textId="77777777" w:rsidR="00F92EC5" w:rsidRDefault="00F92EC5" w:rsidP="00AD290E">
            <w:pPr>
              <w:rPr>
                <w:ins w:id="1250" w:author="Arnob Alam" w:date="2025-01-20T21:11:00Z" w16du:dateUtc="2025-01-21T02:11:00Z"/>
                <w:rFonts w:eastAsia="Times New Roman"/>
              </w:rPr>
            </w:pPr>
          </w:p>
        </w:tc>
        <w:tc>
          <w:tcPr>
            <w:tcW w:w="0" w:type="auto"/>
            <w:gridSpan w:val="2"/>
            <w:vAlign w:val="center"/>
            <w:hideMark/>
            <w:tcPrChange w:id="1251" w:author="Arnob Alam" w:date="2025-01-21T15:27:00Z" w16du:dateUtc="2025-01-21T20:27:00Z">
              <w:tcPr>
                <w:tcW w:w="0" w:type="auto"/>
                <w:gridSpan w:val="2"/>
                <w:vAlign w:val="center"/>
                <w:hideMark/>
              </w:tcPr>
            </w:tcPrChange>
          </w:tcPr>
          <w:p w14:paraId="52154A07" w14:textId="77777777" w:rsidR="00F92EC5" w:rsidRDefault="00F92EC5" w:rsidP="00AD290E">
            <w:pPr>
              <w:jc w:val="center"/>
              <w:rPr>
                <w:ins w:id="1252" w:author="Arnob Alam" w:date="2025-01-20T21:11:00Z" w16du:dateUtc="2025-01-21T02:11:00Z"/>
                <w:rFonts w:eastAsia="Times New Roman"/>
              </w:rPr>
            </w:pPr>
            <w:ins w:id="1253" w:author="Arnob Alam" w:date="2025-01-20T21:11:00Z" w16du:dateUtc="2025-01-21T02:11:00Z">
              <w:r>
                <w:rPr>
                  <w:rFonts w:eastAsia="Times New Roman"/>
                </w:rPr>
                <w:t>-0.113</w:t>
              </w:r>
              <w:r>
                <w:rPr>
                  <w:rFonts w:eastAsia="Times New Roman"/>
                  <w:vertAlign w:val="superscript"/>
                </w:rPr>
                <w:t>***</w:t>
              </w:r>
            </w:ins>
          </w:p>
        </w:tc>
      </w:tr>
      <w:tr w:rsidR="00F92EC5" w14:paraId="3DFB3986" w14:textId="77777777" w:rsidTr="004E53DD">
        <w:tblPrEx>
          <w:tblPrExChange w:id="1254" w:author="Arnob Alam" w:date="2025-01-21T15:27:00Z" w16du:dateUtc="2025-01-21T20:27:00Z">
            <w:tblPrEx>
              <w:jc w:val="left"/>
            </w:tblPrEx>
          </w:tblPrExChange>
        </w:tblPrEx>
        <w:trPr>
          <w:gridAfter w:val="1"/>
          <w:tblCellSpacing w:w="15" w:type="dxa"/>
          <w:jc w:val="center"/>
          <w:ins w:id="1255" w:author="Arnob Alam" w:date="2025-01-20T21:11:00Z"/>
          <w:trPrChange w:id="1256" w:author="Arnob Alam" w:date="2025-01-21T15:27:00Z" w16du:dateUtc="2025-01-21T20:27:00Z">
            <w:trPr>
              <w:gridAfter w:val="1"/>
              <w:tblCellSpacing w:w="15" w:type="dxa"/>
            </w:trPr>
          </w:trPrChange>
        </w:trPr>
        <w:tc>
          <w:tcPr>
            <w:tcW w:w="0" w:type="auto"/>
            <w:vAlign w:val="center"/>
            <w:hideMark/>
            <w:tcPrChange w:id="1257" w:author="Arnob Alam" w:date="2025-01-21T15:27:00Z" w16du:dateUtc="2025-01-21T20:27:00Z">
              <w:tcPr>
                <w:tcW w:w="0" w:type="auto"/>
                <w:vAlign w:val="center"/>
                <w:hideMark/>
              </w:tcPr>
            </w:tcPrChange>
          </w:tcPr>
          <w:p w14:paraId="6342BFA1" w14:textId="77777777" w:rsidR="00F92EC5" w:rsidRDefault="00F92EC5" w:rsidP="00AD290E">
            <w:pPr>
              <w:jc w:val="center"/>
              <w:rPr>
                <w:ins w:id="1258" w:author="Arnob Alam" w:date="2025-01-20T21:11:00Z" w16du:dateUtc="2025-01-21T02:11:00Z"/>
                <w:rFonts w:eastAsia="Times New Roman"/>
              </w:rPr>
            </w:pPr>
          </w:p>
        </w:tc>
        <w:tc>
          <w:tcPr>
            <w:tcW w:w="0" w:type="auto"/>
            <w:vAlign w:val="center"/>
            <w:hideMark/>
            <w:tcPrChange w:id="1259" w:author="Arnob Alam" w:date="2025-01-21T15:27:00Z" w16du:dateUtc="2025-01-21T20:27:00Z">
              <w:tcPr>
                <w:tcW w:w="0" w:type="auto"/>
                <w:gridSpan w:val="2"/>
                <w:vAlign w:val="center"/>
                <w:hideMark/>
              </w:tcPr>
            </w:tcPrChange>
          </w:tcPr>
          <w:p w14:paraId="12BE6C9E" w14:textId="77777777" w:rsidR="00F92EC5" w:rsidRDefault="00F92EC5" w:rsidP="00AD290E">
            <w:pPr>
              <w:rPr>
                <w:ins w:id="1260" w:author="Arnob Alam" w:date="2025-01-20T21:11:00Z" w16du:dateUtc="2025-01-21T02:11:00Z"/>
                <w:rFonts w:eastAsia="Times New Roman"/>
                <w:sz w:val="20"/>
                <w:szCs w:val="20"/>
              </w:rPr>
            </w:pPr>
          </w:p>
        </w:tc>
        <w:tc>
          <w:tcPr>
            <w:tcW w:w="0" w:type="auto"/>
            <w:gridSpan w:val="2"/>
            <w:vAlign w:val="center"/>
            <w:hideMark/>
            <w:tcPrChange w:id="1261" w:author="Arnob Alam" w:date="2025-01-21T15:27:00Z" w16du:dateUtc="2025-01-21T20:27:00Z">
              <w:tcPr>
                <w:tcW w:w="0" w:type="auto"/>
                <w:gridSpan w:val="2"/>
                <w:vAlign w:val="center"/>
                <w:hideMark/>
              </w:tcPr>
            </w:tcPrChange>
          </w:tcPr>
          <w:p w14:paraId="2E5996CE" w14:textId="77777777" w:rsidR="00F92EC5" w:rsidRDefault="00F92EC5" w:rsidP="00AD290E">
            <w:pPr>
              <w:jc w:val="center"/>
              <w:rPr>
                <w:ins w:id="1262" w:author="Arnob Alam" w:date="2025-01-20T21:11:00Z" w16du:dateUtc="2025-01-21T02:11:00Z"/>
                <w:rFonts w:eastAsia="Times New Roman"/>
              </w:rPr>
            </w:pPr>
            <w:ins w:id="1263" w:author="Arnob Alam" w:date="2025-01-20T21:11:00Z" w16du:dateUtc="2025-01-21T02:11:00Z">
              <w:r>
                <w:rPr>
                  <w:rFonts w:eastAsia="Times New Roman"/>
                </w:rPr>
                <w:t>(0.042)</w:t>
              </w:r>
            </w:ins>
          </w:p>
        </w:tc>
      </w:tr>
      <w:tr w:rsidR="00F92EC5" w14:paraId="2D6B84F6" w14:textId="77777777" w:rsidTr="004E53DD">
        <w:tblPrEx>
          <w:tblPrExChange w:id="1264" w:author="Arnob Alam" w:date="2025-01-21T15:27:00Z" w16du:dateUtc="2025-01-21T20:27:00Z">
            <w:tblPrEx>
              <w:jc w:val="left"/>
            </w:tblPrEx>
          </w:tblPrExChange>
        </w:tblPrEx>
        <w:trPr>
          <w:gridAfter w:val="1"/>
          <w:tblCellSpacing w:w="15" w:type="dxa"/>
          <w:jc w:val="center"/>
          <w:ins w:id="1265" w:author="Arnob Alam" w:date="2025-01-20T21:11:00Z"/>
          <w:trPrChange w:id="1266" w:author="Arnob Alam" w:date="2025-01-21T15:27:00Z" w16du:dateUtc="2025-01-21T20:27:00Z">
            <w:trPr>
              <w:gridAfter w:val="1"/>
              <w:tblCellSpacing w:w="15" w:type="dxa"/>
            </w:trPr>
          </w:trPrChange>
        </w:trPr>
        <w:tc>
          <w:tcPr>
            <w:tcW w:w="0" w:type="auto"/>
            <w:vAlign w:val="center"/>
            <w:hideMark/>
            <w:tcPrChange w:id="1267" w:author="Arnob Alam" w:date="2025-01-21T15:27:00Z" w16du:dateUtc="2025-01-21T20:27:00Z">
              <w:tcPr>
                <w:tcW w:w="0" w:type="auto"/>
                <w:vAlign w:val="center"/>
                <w:hideMark/>
              </w:tcPr>
            </w:tcPrChange>
          </w:tcPr>
          <w:p w14:paraId="69DA979A" w14:textId="77777777" w:rsidR="00F92EC5" w:rsidRDefault="00F92EC5" w:rsidP="00AD290E">
            <w:pPr>
              <w:jc w:val="center"/>
              <w:rPr>
                <w:ins w:id="1268" w:author="Arnob Alam" w:date="2025-01-20T21:11:00Z" w16du:dateUtc="2025-01-21T02:11:00Z"/>
                <w:rFonts w:eastAsia="Times New Roman"/>
              </w:rPr>
            </w:pPr>
          </w:p>
        </w:tc>
        <w:tc>
          <w:tcPr>
            <w:tcW w:w="0" w:type="auto"/>
            <w:vAlign w:val="center"/>
            <w:hideMark/>
            <w:tcPrChange w:id="1269" w:author="Arnob Alam" w:date="2025-01-21T15:27:00Z" w16du:dateUtc="2025-01-21T20:27:00Z">
              <w:tcPr>
                <w:tcW w:w="0" w:type="auto"/>
                <w:gridSpan w:val="2"/>
                <w:vAlign w:val="center"/>
                <w:hideMark/>
              </w:tcPr>
            </w:tcPrChange>
          </w:tcPr>
          <w:p w14:paraId="01F6EB8E" w14:textId="77777777" w:rsidR="00F92EC5" w:rsidRDefault="00F92EC5" w:rsidP="00AD290E">
            <w:pPr>
              <w:rPr>
                <w:ins w:id="1270" w:author="Arnob Alam" w:date="2025-01-20T21:11:00Z" w16du:dateUtc="2025-01-21T02:11:00Z"/>
                <w:rFonts w:eastAsia="Times New Roman"/>
                <w:sz w:val="20"/>
                <w:szCs w:val="20"/>
              </w:rPr>
            </w:pPr>
          </w:p>
        </w:tc>
        <w:tc>
          <w:tcPr>
            <w:tcW w:w="0" w:type="auto"/>
            <w:gridSpan w:val="2"/>
            <w:vAlign w:val="center"/>
            <w:hideMark/>
            <w:tcPrChange w:id="1271" w:author="Arnob Alam" w:date="2025-01-21T15:27:00Z" w16du:dateUtc="2025-01-21T20:27:00Z">
              <w:tcPr>
                <w:tcW w:w="0" w:type="auto"/>
                <w:gridSpan w:val="2"/>
                <w:vAlign w:val="center"/>
                <w:hideMark/>
              </w:tcPr>
            </w:tcPrChange>
          </w:tcPr>
          <w:p w14:paraId="78B75CAE" w14:textId="77777777" w:rsidR="00F92EC5" w:rsidRDefault="00F92EC5" w:rsidP="00AD290E">
            <w:pPr>
              <w:jc w:val="center"/>
              <w:rPr>
                <w:ins w:id="1272" w:author="Arnob Alam" w:date="2025-01-20T21:11:00Z" w16du:dateUtc="2025-01-21T02:11:00Z"/>
                <w:rFonts w:eastAsia="Times New Roman"/>
                <w:sz w:val="20"/>
                <w:szCs w:val="20"/>
              </w:rPr>
            </w:pPr>
          </w:p>
        </w:tc>
      </w:tr>
      <w:tr w:rsidR="00F92EC5" w14:paraId="669D69CA" w14:textId="77777777" w:rsidTr="004E53DD">
        <w:tblPrEx>
          <w:tblPrExChange w:id="1273" w:author="Arnob Alam" w:date="2025-01-21T15:27:00Z" w16du:dateUtc="2025-01-21T20:27:00Z">
            <w:tblPrEx>
              <w:jc w:val="left"/>
            </w:tblPrEx>
          </w:tblPrExChange>
        </w:tblPrEx>
        <w:trPr>
          <w:gridAfter w:val="1"/>
          <w:tblCellSpacing w:w="15" w:type="dxa"/>
          <w:jc w:val="center"/>
          <w:ins w:id="1274" w:author="Arnob Alam" w:date="2025-01-20T21:11:00Z"/>
          <w:trPrChange w:id="1275" w:author="Arnob Alam" w:date="2025-01-21T15:27:00Z" w16du:dateUtc="2025-01-21T20:27:00Z">
            <w:trPr>
              <w:gridAfter w:val="1"/>
              <w:tblCellSpacing w:w="15" w:type="dxa"/>
            </w:trPr>
          </w:trPrChange>
        </w:trPr>
        <w:tc>
          <w:tcPr>
            <w:tcW w:w="0" w:type="auto"/>
            <w:vAlign w:val="center"/>
            <w:hideMark/>
            <w:tcPrChange w:id="1276" w:author="Arnob Alam" w:date="2025-01-21T15:27:00Z" w16du:dateUtc="2025-01-21T20:27:00Z">
              <w:tcPr>
                <w:tcW w:w="0" w:type="auto"/>
                <w:vAlign w:val="center"/>
                <w:hideMark/>
              </w:tcPr>
            </w:tcPrChange>
          </w:tcPr>
          <w:p w14:paraId="10D8A49E" w14:textId="77777777" w:rsidR="00F92EC5" w:rsidRDefault="00F92EC5" w:rsidP="00AD290E">
            <w:pPr>
              <w:jc w:val="left"/>
              <w:rPr>
                <w:ins w:id="1277" w:author="Arnob Alam" w:date="2025-01-20T21:11:00Z" w16du:dateUtc="2025-01-21T02:11:00Z"/>
                <w:rFonts w:eastAsia="Times New Roman"/>
              </w:rPr>
            </w:pPr>
            <w:ins w:id="1278" w:author="Arnob Alam" w:date="2025-01-20T21:11:00Z" w16du:dateUtc="2025-01-21T02:11:00Z">
              <w:r>
                <w:rPr>
                  <w:rFonts w:eastAsia="Times New Roman"/>
                </w:rPr>
                <w:t>Tenor (5Y)</w:t>
              </w:r>
            </w:ins>
          </w:p>
        </w:tc>
        <w:tc>
          <w:tcPr>
            <w:tcW w:w="0" w:type="auto"/>
            <w:vAlign w:val="center"/>
            <w:hideMark/>
            <w:tcPrChange w:id="1279" w:author="Arnob Alam" w:date="2025-01-21T15:27:00Z" w16du:dateUtc="2025-01-21T20:27:00Z">
              <w:tcPr>
                <w:tcW w:w="0" w:type="auto"/>
                <w:gridSpan w:val="2"/>
                <w:vAlign w:val="center"/>
                <w:hideMark/>
              </w:tcPr>
            </w:tcPrChange>
          </w:tcPr>
          <w:p w14:paraId="622FED4E" w14:textId="77777777" w:rsidR="00F92EC5" w:rsidRDefault="00F92EC5" w:rsidP="00AD290E">
            <w:pPr>
              <w:rPr>
                <w:ins w:id="1280" w:author="Arnob Alam" w:date="2025-01-20T21:11:00Z" w16du:dateUtc="2025-01-21T02:11:00Z"/>
                <w:rFonts w:eastAsia="Times New Roman"/>
              </w:rPr>
            </w:pPr>
          </w:p>
        </w:tc>
        <w:tc>
          <w:tcPr>
            <w:tcW w:w="0" w:type="auto"/>
            <w:gridSpan w:val="2"/>
            <w:vAlign w:val="center"/>
            <w:hideMark/>
            <w:tcPrChange w:id="1281" w:author="Arnob Alam" w:date="2025-01-21T15:27:00Z" w16du:dateUtc="2025-01-21T20:27:00Z">
              <w:tcPr>
                <w:tcW w:w="0" w:type="auto"/>
                <w:gridSpan w:val="2"/>
                <w:vAlign w:val="center"/>
                <w:hideMark/>
              </w:tcPr>
            </w:tcPrChange>
          </w:tcPr>
          <w:p w14:paraId="63AFB41B" w14:textId="77777777" w:rsidR="00F92EC5" w:rsidRDefault="00F92EC5" w:rsidP="00AD290E">
            <w:pPr>
              <w:jc w:val="center"/>
              <w:rPr>
                <w:ins w:id="1282" w:author="Arnob Alam" w:date="2025-01-20T21:11:00Z" w16du:dateUtc="2025-01-21T02:11:00Z"/>
                <w:rFonts w:eastAsia="Times New Roman"/>
              </w:rPr>
            </w:pPr>
            <w:ins w:id="1283" w:author="Arnob Alam" w:date="2025-01-20T21:11:00Z" w16du:dateUtc="2025-01-21T02:11:00Z">
              <w:r>
                <w:rPr>
                  <w:rFonts w:eastAsia="Times New Roman"/>
                </w:rPr>
                <w:t>0.044</w:t>
              </w:r>
            </w:ins>
          </w:p>
        </w:tc>
      </w:tr>
      <w:tr w:rsidR="00F92EC5" w14:paraId="62A82285" w14:textId="77777777" w:rsidTr="004E53DD">
        <w:tblPrEx>
          <w:tblPrExChange w:id="1284" w:author="Arnob Alam" w:date="2025-01-21T15:27:00Z" w16du:dateUtc="2025-01-21T20:27:00Z">
            <w:tblPrEx>
              <w:jc w:val="left"/>
            </w:tblPrEx>
          </w:tblPrExChange>
        </w:tblPrEx>
        <w:trPr>
          <w:gridAfter w:val="1"/>
          <w:tblCellSpacing w:w="15" w:type="dxa"/>
          <w:jc w:val="center"/>
          <w:ins w:id="1285" w:author="Arnob Alam" w:date="2025-01-20T21:11:00Z"/>
          <w:trPrChange w:id="1286" w:author="Arnob Alam" w:date="2025-01-21T15:27:00Z" w16du:dateUtc="2025-01-21T20:27:00Z">
            <w:trPr>
              <w:gridAfter w:val="1"/>
              <w:tblCellSpacing w:w="15" w:type="dxa"/>
            </w:trPr>
          </w:trPrChange>
        </w:trPr>
        <w:tc>
          <w:tcPr>
            <w:tcW w:w="0" w:type="auto"/>
            <w:vAlign w:val="center"/>
            <w:hideMark/>
            <w:tcPrChange w:id="1287" w:author="Arnob Alam" w:date="2025-01-21T15:27:00Z" w16du:dateUtc="2025-01-21T20:27:00Z">
              <w:tcPr>
                <w:tcW w:w="0" w:type="auto"/>
                <w:vAlign w:val="center"/>
                <w:hideMark/>
              </w:tcPr>
            </w:tcPrChange>
          </w:tcPr>
          <w:p w14:paraId="3FF05F7F" w14:textId="77777777" w:rsidR="00F92EC5" w:rsidRDefault="00F92EC5" w:rsidP="00AD290E">
            <w:pPr>
              <w:jc w:val="center"/>
              <w:rPr>
                <w:ins w:id="1288" w:author="Arnob Alam" w:date="2025-01-20T21:11:00Z" w16du:dateUtc="2025-01-21T02:11:00Z"/>
                <w:rFonts w:eastAsia="Times New Roman"/>
              </w:rPr>
            </w:pPr>
          </w:p>
        </w:tc>
        <w:tc>
          <w:tcPr>
            <w:tcW w:w="0" w:type="auto"/>
            <w:vAlign w:val="center"/>
            <w:hideMark/>
            <w:tcPrChange w:id="1289" w:author="Arnob Alam" w:date="2025-01-21T15:27:00Z" w16du:dateUtc="2025-01-21T20:27:00Z">
              <w:tcPr>
                <w:tcW w:w="0" w:type="auto"/>
                <w:gridSpan w:val="2"/>
                <w:vAlign w:val="center"/>
                <w:hideMark/>
              </w:tcPr>
            </w:tcPrChange>
          </w:tcPr>
          <w:p w14:paraId="038C614F" w14:textId="77777777" w:rsidR="00F92EC5" w:rsidRDefault="00F92EC5" w:rsidP="00AD290E">
            <w:pPr>
              <w:rPr>
                <w:ins w:id="1290" w:author="Arnob Alam" w:date="2025-01-20T21:11:00Z" w16du:dateUtc="2025-01-21T02:11:00Z"/>
                <w:rFonts w:eastAsia="Times New Roman"/>
                <w:sz w:val="20"/>
                <w:szCs w:val="20"/>
              </w:rPr>
            </w:pPr>
          </w:p>
        </w:tc>
        <w:tc>
          <w:tcPr>
            <w:tcW w:w="0" w:type="auto"/>
            <w:gridSpan w:val="2"/>
            <w:vAlign w:val="center"/>
            <w:hideMark/>
            <w:tcPrChange w:id="1291" w:author="Arnob Alam" w:date="2025-01-21T15:27:00Z" w16du:dateUtc="2025-01-21T20:27:00Z">
              <w:tcPr>
                <w:tcW w:w="0" w:type="auto"/>
                <w:gridSpan w:val="2"/>
                <w:vAlign w:val="center"/>
                <w:hideMark/>
              </w:tcPr>
            </w:tcPrChange>
          </w:tcPr>
          <w:p w14:paraId="3B7DC2D4" w14:textId="77777777" w:rsidR="00F92EC5" w:rsidRDefault="00F92EC5" w:rsidP="00AD290E">
            <w:pPr>
              <w:jc w:val="center"/>
              <w:rPr>
                <w:ins w:id="1292" w:author="Arnob Alam" w:date="2025-01-20T21:11:00Z" w16du:dateUtc="2025-01-21T02:11:00Z"/>
                <w:rFonts w:eastAsia="Times New Roman"/>
              </w:rPr>
            </w:pPr>
            <w:ins w:id="1293" w:author="Arnob Alam" w:date="2025-01-20T21:11:00Z" w16du:dateUtc="2025-01-21T02:11:00Z">
              <w:r>
                <w:rPr>
                  <w:rFonts w:eastAsia="Times New Roman"/>
                </w:rPr>
                <w:t>(0.040)</w:t>
              </w:r>
            </w:ins>
          </w:p>
        </w:tc>
      </w:tr>
      <w:tr w:rsidR="00F92EC5" w14:paraId="357D3D18" w14:textId="77777777" w:rsidTr="004E53DD">
        <w:tblPrEx>
          <w:tblPrExChange w:id="1294" w:author="Arnob Alam" w:date="2025-01-21T15:27:00Z" w16du:dateUtc="2025-01-21T20:27:00Z">
            <w:tblPrEx>
              <w:jc w:val="left"/>
            </w:tblPrEx>
          </w:tblPrExChange>
        </w:tblPrEx>
        <w:trPr>
          <w:gridAfter w:val="1"/>
          <w:tblCellSpacing w:w="15" w:type="dxa"/>
          <w:jc w:val="center"/>
          <w:ins w:id="1295" w:author="Arnob Alam" w:date="2025-01-20T21:11:00Z"/>
          <w:trPrChange w:id="1296" w:author="Arnob Alam" w:date="2025-01-21T15:27:00Z" w16du:dateUtc="2025-01-21T20:27:00Z">
            <w:trPr>
              <w:gridAfter w:val="1"/>
              <w:tblCellSpacing w:w="15" w:type="dxa"/>
            </w:trPr>
          </w:trPrChange>
        </w:trPr>
        <w:tc>
          <w:tcPr>
            <w:tcW w:w="0" w:type="auto"/>
            <w:vAlign w:val="center"/>
            <w:hideMark/>
            <w:tcPrChange w:id="1297" w:author="Arnob Alam" w:date="2025-01-21T15:27:00Z" w16du:dateUtc="2025-01-21T20:27:00Z">
              <w:tcPr>
                <w:tcW w:w="0" w:type="auto"/>
                <w:vAlign w:val="center"/>
                <w:hideMark/>
              </w:tcPr>
            </w:tcPrChange>
          </w:tcPr>
          <w:p w14:paraId="67412A8C" w14:textId="77777777" w:rsidR="00F92EC5" w:rsidRDefault="00F92EC5" w:rsidP="00AD290E">
            <w:pPr>
              <w:jc w:val="center"/>
              <w:rPr>
                <w:ins w:id="1298" w:author="Arnob Alam" w:date="2025-01-20T21:11:00Z" w16du:dateUtc="2025-01-21T02:11:00Z"/>
                <w:rFonts w:eastAsia="Times New Roman"/>
              </w:rPr>
            </w:pPr>
          </w:p>
        </w:tc>
        <w:tc>
          <w:tcPr>
            <w:tcW w:w="0" w:type="auto"/>
            <w:vAlign w:val="center"/>
            <w:hideMark/>
            <w:tcPrChange w:id="1299" w:author="Arnob Alam" w:date="2025-01-21T15:27:00Z" w16du:dateUtc="2025-01-21T20:27:00Z">
              <w:tcPr>
                <w:tcW w:w="0" w:type="auto"/>
                <w:gridSpan w:val="2"/>
                <w:vAlign w:val="center"/>
                <w:hideMark/>
              </w:tcPr>
            </w:tcPrChange>
          </w:tcPr>
          <w:p w14:paraId="4A0A1BB8" w14:textId="77777777" w:rsidR="00F92EC5" w:rsidRDefault="00F92EC5" w:rsidP="00AD290E">
            <w:pPr>
              <w:rPr>
                <w:ins w:id="1300" w:author="Arnob Alam" w:date="2025-01-20T21:11:00Z" w16du:dateUtc="2025-01-21T02:11:00Z"/>
                <w:rFonts w:eastAsia="Times New Roman"/>
                <w:sz w:val="20"/>
                <w:szCs w:val="20"/>
              </w:rPr>
            </w:pPr>
          </w:p>
        </w:tc>
        <w:tc>
          <w:tcPr>
            <w:tcW w:w="0" w:type="auto"/>
            <w:gridSpan w:val="2"/>
            <w:vAlign w:val="center"/>
            <w:hideMark/>
            <w:tcPrChange w:id="1301" w:author="Arnob Alam" w:date="2025-01-21T15:27:00Z" w16du:dateUtc="2025-01-21T20:27:00Z">
              <w:tcPr>
                <w:tcW w:w="0" w:type="auto"/>
                <w:gridSpan w:val="2"/>
                <w:vAlign w:val="center"/>
                <w:hideMark/>
              </w:tcPr>
            </w:tcPrChange>
          </w:tcPr>
          <w:p w14:paraId="00D63A0A" w14:textId="77777777" w:rsidR="00F92EC5" w:rsidRDefault="00F92EC5" w:rsidP="00AD290E">
            <w:pPr>
              <w:jc w:val="center"/>
              <w:rPr>
                <w:ins w:id="1302" w:author="Arnob Alam" w:date="2025-01-20T21:11:00Z" w16du:dateUtc="2025-01-21T02:11:00Z"/>
                <w:rFonts w:eastAsia="Times New Roman"/>
                <w:sz w:val="20"/>
                <w:szCs w:val="20"/>
              </w:rPr>
            </w:pPr>
          </w:p>
        </w:tc>
      </w:tr>
      <w:tr w:rsidR="00F92EC5" w14:paraId="26C34359" w14:textId="77777777" w:rsidTr="004E53DD">
        <w:tblPrEx>
          <w:tblPrExChange w:id="1303" w:author="Arnob Alam" w:date="2025-01-21T15:27:00Z" w16du:dateUtc="2025-01-21T20:27:00Z">
            <w:tblPrEx>
              <w:jc w:val="left"/>
            </w:tblPrEx>
          </w:tblPrExChange>
        </w:tblPrEx>
        <w:trPr>
          <w:gridAfter w:val="1"/>
          <w:tblCellSpacing w:w="15" w:type="dxa"/>
          <w:jc w:val="center"/>
          <w:ins w:id="1304" w:author="Arnob Alam" w:date="2025-01-20T21:11:00Z"/>
          <w:trPrChange w:id="1305" w:author="Arnob Alam" w:date="2025-01-21T15:27:00Z" w16du:dateUtc="2025-01-21T20:27:00Z">
            <w:trPr>
              <w:gridAfter w:val="1"/>
              <w:tblCellSpacing w:w="15" w:type="dxa"/>
            </w:trPr>
          </w:trPrChange>
        </w:trPr>
        <w:tc>
          <w:tcPr>
            <w:tcW w:w="0" w:type="auto"/>
            <w:vAlign w:val="center"/>
            <w:hideMark/>
            <w:tcPrChange w:id="1306" w:author="Arnob Alam" w:date="2025-01-21T15:27:00Z" w16du:dateUtc="2025-01-21T20:27:00Z">
              <w:tcPr>
                <w:tcW w:w="0" w:type="auto"/>
                <w:vAlign w:val="center"/>
                <w:hideMark/>
              </w:tcPr>
            </w:tcPrChange>
          </w:tcPr>
          <w:p w14:paraId="209D82AF" w14:textId="77777777" w:rsidR="00F92EC5" w:rsidRDefault="00F92EC5" w:rsidP="00AD290E">
            <w:pPr>
              <w:jc w:val="left"/>
              <w:rPr>
                <w:ins w:id="1307" w:author="Arnob Alam" w:date="2025-01-20T21:11:00Z" w16du:dateUtc="2025-01-21T02:11:00Z"/>
                <w:rFonts w:eastAsia="Times New Roman"/>
              </w:rPr>
            </w:pPr>
            <w:ins w:id="1308" w:author="Arnob Alam" w:date="2025-01-20T21:11:00Z" w16du:dateUtc="2025-01-21T02:11:00Z">
              <w:r>
                <w:rPr>
                  <w:rFonts w:eastAsia="Times New Roman"/>
                </w:rPr>
                <w:t>Equity Return</w:t>
              </w:r>
            </w:ins>
          </w:p>
        </w:tc>
        <w:tc>
          <w:tcPr>
            <w:tcW w:w="0" w:type="auto"/>
            <w:vAlign w:val="center"/>
            <w:hideMark/>
            <w:tcPrChange w:id="1309" w:author="Arnob Alam" w:date="2025-01-21T15:27:00Z" w16du:dateUtc="2025-01-21T20:27:00Z">
              <w:tcPr>
                <w:tcW w:w="0" w:type="auto"/>
                <w:gridSpan w:val="2"/>
                <w:vAlign w:val="center"/>
                <w:hideMark/>
              </w:tcPr>
            </w:tcPrChange>
          </w:tcPr>
          <w:p w14:paraId="55AB4505" w14:textId="77777777" w:rsidR="00F92EC5" w:rsidRDefault="00F92EC5" w:rsidP="00AD290E">
            <w:pPr>
              <w:rPr>
                <w:ins w:id="1310" w:author="Arnob Alam" w:date="2025-01-20T21:11:00Z" w16du:dateUtc="2025-01-21T02:11:00Z"/>
                <w:rFonts w:eastAsia="Times New Roman"/>
              </w:rPr>
            </w:pPr>
          </w:p>
        </w:tc>
        <w:tc>
          <w:tcPr>
            <w:tcW w:w="0" w:type="auto"/>
            <w:gridSpan w:val="2"/>
            <w:vAlign w:val="center"/>
            <w:hideMark/>
            <w:tcPrChange w:id="1311" w:author="Arnob Alam" w:date="2025-01-21T15:27:00Z" w16du:dateUtc="2025-01-21T20:27:00Z">
              <w:tcPr>
                <w:tcW w:w="0" w:type="auto"/>
                <w:gridSpan w:val="2"/>
                <w:vAlign w:val="center"/>
                <w:hideMark/>
              </w:tcPr>
            </w:tcPrChange>
          </w:tcPr>
          <w:p w14:paraId="2683BBAB" w14:textId="77777777" w:rsidR="00F92EC5" w:rsidRDefault="00F92EC5" w:rsidP="00AD290E">
            <w:pPr>
              <w:jc w:val="center"/>
              <w:rPr>
                <w:ins w:id="1312" w:author="Arnob Alam" w:date="2025-01-20T21:11:00Z" w16du:dateUtc="2025-01-21T02:11:00Z"/>
                <w:rFonts w:eastAsia="Times New Roman"/>
              </w:rPr>
            </w:pPr>
            <w:ins w:id="1313" w:author="Arnob Alam" w:date="2025-01-20T21:11:00Z" w16du:dateUtc="2025-01-21T02:11:00Z">
              <w:r>
                <w:rPr>
                  <w:rFonts w:eastAsia="Times New Roman"/>
                </w:rPr>
                <w:t>4.289</w:t>
              </w:r>
              <w:r>
                <w:rPr>
                  <w:rFonts w:eastAsia="Times New Roman"/>
                  <w:vertAlign w:val="superscript"/>
                </w:rPr>
                <w:t>*</w:t>
              </w:r>
            </w:ins>
          </w:p>
        </w:tc>
      </w:tr>
      <w:tr w:rsidR="00F92EC5" w14:paraId="0F71A64D" w14:textId="77777777" w:rsidTr="004E53DD">
        <w:tblPrEx>
          <w:tblPrExChange w:id="1314" w:author="Arnob Alam" w:date="2025-01-21T15:27:00Z" w16du:dateUtc="2025-01-21T20:27:00Z">
            <w:tblPrEx>
              <w:jc w:val="left"/>
            </w:tblPrEx>
          </w:tblPrExChange>
        </w:tblPrEx>
        <w:trPr>
          <w:gridAfter w:val="1"/>
          <w:tblCellSpacing w:w="15" w:type="dxa"/>
          <w:jc w:val="center"/>
          <w:ins w:id="1315" w:author="Arnob Alam" w:date="2025-01-20T21:11:00Z"/>
          <w:trPrChange w:id="1316" w:author="Arnob Alam" w:date="2025-01-21T15:27:00Z" w16du:dateUtc="2025-01-21T20:27:00Z">
            <w:trPr>
              <w:gridAfter w:val="1"/>
              <w:tblCellSpacing w:w="15" w:type="dxa"/>
            </w:trPr>
          </w:trPrChange>
        </w:trPr>
        <w:tc>
          <w:tcPr>
            <w:tcW w:w="0" w:type="auto"/>
            <w:vAlign w:val="center"/>
            <w:hideMark/>
            <w:tcPrChange w:id="1317" w:author="Arnob Alam" w:date="2025-01-21T15:27:00Z" w16du:dateUtc="2025-01-21T20:27:00Z">
              <w:tcPr>
                <w:tcW w:w="0" w:type="auto"/>
                <w:vAlign w:val="center"/>
                <w:hideMark/>
              </w:tcPr>
            </w:tcPrChange>
          </w:tcPr>
          <w:p w14:paraId="2BFB77F6" w14:textId="77777777" w:rsidR="00F92EC5" w:rsidRDefault="00F92EC5" w:rsidP="00AD290E">
            <w:pPr>
              <w:jc w:val="center"/>
              <w:rPr>
                <w:ins w:id="1318" w:author="Arnob Alam" w:date="2025-01-20T21:11:00Z" w16du:dateUtc="2025-01-21T02:11:00Z"/>
                <w:rFonts w:eastAsia="Times New Roman"/>
              </w:rPr>
            </w:pPr>
          </w:p>
        </w:tc>
        <w:tc>
          <w:tcPr>
            <w:tcW w:w="0" w:type="auto"/>
            <w:vAlign w:val="center"/>
            <w:hideMark/>
            <w:tcPrChange w:id="1319" w:author="Arnob Alam" w:date="2025-01-21T15:27:00Z" w16du:dateUtc="2025-01-21T20:27:00Z">
              <w:tcPr>
                <w:tcW w:w="0" w:type="auto"/>
                <w:gridSpan w:val="2"/>
                <w:vAlign w:val="center"/>
                <w:hideMark/>
              </w:tcPr>
            </w:tcPrChange>
          </w:tcPr>
          <w:p w14:paraId="6935EEE8" w14:textId="77777777" w:rsidR="00F92EC5" w:rsidRDefault="00F92EC5" w:rsidP="00AD290E">
            <w:pPr>
              <w:rPr>
                <w:ins w:id="1320" w:author="Arnob Alam" w:date="2025-01-20T21:11:00Z" w16du:dateUtc="2025-01-21T02:11:00Z"/>
                <w:rFonts w:eastAsia="Times New Roman"/>
                <w:sz w:val="20"/>
                <w:szCs w:val="20"/>
              </w:rPr>
            </w:pPr>
          </w:p>
        </w:tc>
        <w:tc>
          <w:tcPr>
            <w:tcW w:w="0" w:type="auto"/>
            <w:gridSpan w:val="2"/>
            <w:vAlign w:val="center"/>
            <w:hideMark/>
            <w:tcPrChange w:id="1321" w:author="Arnob Alam" w:date="2025-01-21T15:27:00Z" w16du:dateUtc="2025-01-21T20:27:00Z">
              <w:tcPr>
                <w:tcW w:w="0" w:type="auto"/>
                <w:gridSpan w:val="2"/>
                <w:vAlign w:val="center"/>
                <w:hideMark/>
              </w:tcPr>
            </w:tcPrChange>
          </w:tcPr>
          <w:p w14:paraId="551B329D" w14:textId="77777777" w:rsidR="00F92EC5" w:rsidRDefault="00F92EC5" w:rsidP="00AD290E">
            <w:pPr>
              <w:jc w:val="center"/>
              <w:rPr>
                <w:ins w:id="1322" w:author="Arnob Alam" w:date="2025-01-20T21:11:00Z" w16du:dateUtc="2025-01-21T02:11:00Z"/>
                <w:rFonts w:eastAsia="Times New Roman"/>
              </w:rPr>
            </w:pPr>
            <w:ins w:id="1323" w:author="Arnob Alam" w:date="2025-01-20T21:11:00Z" w16du:dateUtc="2025-01-21T02:11:00Z">
              <w:r>
                <w:rPr>
                  <w:rFonts w:eastAsia="Times New Roman"/>
                </w:rPr>
                <w:t>(2.591)</w:t>
              </w:r>
            </w:ins>
          </w:p>
        </w:tc>
      </w:tr>
      <w:tr w:rsidR="00F92EC5" w14:paraId="30DAB8A0" w14:textId="77777777" w:rsidTr="004E53DD">
        <w:tblPrEx>
          <w:tblPrExChange w:id="1324" w:author="Arnob Alam" w:date="2025-01-21T15:27:00Z" w16du:dateUtc="2025-01-21T20:27:00Z">
            <w:tblPrEx>
              <w:jc w:val="left"/>
            </w:tblPrEx>
          </w:tblPrExChange>
        </w:tblPrEx>
        <w:trPr>
          <w:gridAfter w:val="1"/>
          <w:tblCellSpacing w:w="15" w:type="dxa"/>
          <w:jc w:val="center"/>
          <w:ins w:id="1325" w:author="Arnob Alam" w:date="2025-01-20T21:11:00Z"/>
          <w:trPrChange w:id="1326" w:author="Arnob Alam" w:date="2025-01-21T15:27:00Z" w16du:dateUtc="2025-01-21T20:27:00Z">
            <w:trPr>
              <w:gridAfter w:val="1"/>
              <w:tblCellSpacing w:w="15" w:type="dxa"/>
            </w:trPr>
          </w:trPrChange>
        </w:trPr>
        <w:tc>
          <w:tcPr>
            <w:tcW w:w="0" w:type="auto"/>
            <w:vAlign w:val="center"/>
            <w:hideMark/>
            <w:tcPrChange w:id="1327" w:author="Arnob Alam" w:date="2025-01-21T15:27:00Z" w16du:dateUtc="2025-01-21T20:27:00Z">
              <w:tcPr>
                <w:tcW w:w="0" w:type="auto"/>
                <w:vAlign w:val="center"/>
                <w:hideMark/>
              </w:tcPr>
            </w:tcPrChange>
          </w:tcPr>
          <w:p w14:paraId="160595B7" w14:textId="77777777" w:rsidR="00F92EC5" w:rsidRDefault="00F92EC5" w:rsidP="00AD290E">
            <w:pPr>
              <w:jc w:val="center"/>
              <w:rPr>
                <w:ins w:id="1328" w:author="Arnob Alam" w:date="2025-01-20T21:11:00Z" w16du:dateUtc="2025-01-21T02:11:00Z"/>
                <w:rFonts w:eastAsia="Times New Roman"/>
              </w:rPr>
            </w:pPr>
          </w:p>
        </w:tc>
        <w:tc>
          <w:tcPr>
            <w:tcW w:w="0" w:type="auto"/>
            <w:vAlign w:val="center"/>
            <w:hideMark/>
            <w:tcPrChange w:id="1329" w:author="Arnob Alam" w:date="2025-01-21T15:27:00Z" w16du:dateUtc="2025-01-21T20:27:00Z">
              <w:tcPr>
                <w:tcW w:w="0" w:type="auto"/>
                <w:gridSpan w:val="2"/>
                <w:vAlign w:val="center"/>
                <w:hideMark/>
              </w:tcPr>
            </w:tcPrChange>
          </w:tcPr>
          <w:p w14:paraId="6F4D5ABB" w14:textId="77777777" w:rsidR="00F92EC5" w:rsidRDefault="00F92EC5" w:rsidP="00AD290E">
            <w:pPr>
              <w:rPr>
                <w:ins w:id="1330" w:author="Arnob Alam" w:date="2025-01-20T21:11:00Z" w16du:dateUtc="2025-01-21T02:11:00Z"/>
                <w:rFonts w:eastAsia="Times New Roman"/>
                <w:sz w:val="20"/>
                <w:szCs w:val="20"/>
              </w:rPr>
            </w:pPr>
          </w:p>
        </w:tc>
        <w:tc>
          <w:tcPr>
            <w:tcW w:w="0" w:type="auto"/>
            <w:gridSpan w:val="2"/>
            <w:vAlign w:val="center"/>
            <w:hideMark/>
            <w:tcPrChange w:id="1331" w:author="Arnob Alam" w:date="2025-01-21T15:27:00Z" w16du:dateUtc="2025-01-21T20:27:00Z">
              <w:tcPr>
                <w:tcW w:w="0" w:type="auto"/>
                <w:gridSpan w:val="2"/>
                <w:vAlign w:val="center"/>
                <w:hideMark/>
              </w:tcPr>
            </w:tcPrChange>
          </w:tcPr>
          <w:p w14:paraId="059E9C31" w14:textId="77777777" w:rsidR="00F92EC5" w:rsidRDefault="00F92EC5" w:rsidP="00AD290E">
            <w:pPr>
              <w:jc w:val="center"/>
              <w:rPr>
                <w:ins w:id="1332" w:author="Arnob Alam" w:date="2025-01-20T21:11:00Z" w16du:dateUtc="2025-01-21T02:11:00Z"/>
                <w:rFonts w:eastAsia="Times New Roman"/>
                <w:sz w:val="20"/>
                <w:szCs w:val="20"/>
              </w:rPr>
            </w:pPr>
          </w:p>
        </w:tc>
      </w:tr>
      <w:tr w:rsidR="00F92EC5" w14:paraId="2E50A54E" w14:textId="77777777" w:rsidTr="004E53DD">
        <w:tblPrEx>
          <w:tblPrExChange w:id="1333" w:author="Arnob Alam" w:date="2025-01-21T15:27:00Z" w16du:dateUtc="2025-01-21T20:27:00Z">
            <w:tblPrEx>
              <w:jc w:val="left"/>
            </w:tblPrEx>
          </w:tblPrExChange>
        </w:tblPrEx>
        <w:trPr>
          <w:gridAfter w:val="1"/>
          <w:tblCellSpacing w:w="15" w:type="dxa"/>
          <w:jc w:val="center"/>
          <w:ins w:id="1334" w:author="Arnob Alam" w:date="2025-01-20T21:11:00Z"/>
          <w:trPrChange w:id="1335" w:author="Arnob Alam" w:date="2025-01-21T15:27:00Z" w16du:dateUtc="2025-01-21T20:27:00Z">
            <w:trPr>
              <w:gridAfter w:val="1"/>
              <w:tblCellSpacing w:w="15" w:type="dxa"/>
            </w:trPr>
          </w:trPrChange>
        </w:trPr>
        <w:tc>
          <w:tcPr>
            <w:tcW w:w="0" w:type="auto"/>
            <w:vAlign w:val="center"/>
            <w:hideMark/>
            <w:tcPrChange w:id="1336" w:author="Arnob Alam" w:date="2025-01-21T15:27:00Z" w16du:dateUtc="2025-01-21T20:27:00Z">
              <w:tcPr>
                <w:tcW w:w="0" w:type="auto"/>
                <w:vAlign w:val="center"/>
                <w:hideMark/>
              </w:tcPr>
            </w:tcPrChange>
          </w:tcPr>
          <w:p w14:paraId="51E9AE23" w14:textId="77777777" w:rsidR="00F92EC5" w:rsidRDefault="00F92EC5" w:rsidP="00AD290E">
            <w:pPr>
              <w:jc w:val="left"/>
              <w:rPr>
                <w:ins w:id="1337" w:author="Arnob Alam" w:date="2025-01-20T21:11:00Z" w16du:dateUtc="2025-01-21T02:11:00Z"/>
                <w:rFonts w:eastAsia="Times New Roman"/>
              </w:rPr>
            </w:pPr>
            <w:ins w:id="1338" w:author="Arnob Alam" w:date="2025-01-20T21:11:00Z" w16du:dateUtc="2025-01-21T02:11:00Z">
              <w:r>
                <w:rPr>
                  <w:rFonts w:eastAsia="Times New Roman"/>
                </w:rPr>
                <w:t>Volatility</w:t>
              </w:r>
            </w:ins>
          </w:p>
        </w:tc>
        <w:tc>
          <w:tcPr>
            <w:tcW w:w="0" w:type="auto"/>
            <w:vAlign w:val="center"/>
            <w:hideMark/>
            <w:tcPrChange w:id="1339" w:author="Arnob Alam" w:date="2025-01-21T15:27:00Z" w16du:dateUtc="2025-01-21T20:27:00Z">
              <w:tcPr>
                <w:tcW w:w="0" w:type="auto"/>
                <w:gridSpan w:val="2"/>
                <w:vAlign w:val="center"/>
                <w:hideMark/>
              </w:tcPr>
            </w:tcPrChange>
          </w:tcPr>
          <w:p w14:paraId="0CCA50A8" w14:textId="77777777" w:rsidR="00F92EC5" w:rsidRDefault="00F92EC5" w:rsidP="00AD290E">
            <w:pPr>
              <w:rPr>
                <w:ins w:id="1340" w:author="Arnob Alam" w:date="2025-01-20T21:11:00Z" w16du:dateUtc="2025-01-21T02:11:00Z"/>
                <w:rFonts w:eastAsia="Times New Roman"/>
              </w:rPr>
            </w:pPr>
          </w:p>
        </w:tc>
        <w:tc>
          <w:tcPr>
            <w:tcW w:w="0" w:type="auto"/>
            <w:gridSpan w:val="2"/>
            <w:vAlign w:val="center"/>
            <w:hideMark/>
            <w:tcPrChange w:id="1341" w:author="Arnob Alam" w:date="2025-01-21T15:27:00Z" w16du:dateUtc="2025-01-21T20:27:00Z">
              <w:tcPr>
                <w:tcW w:w="0" w:type="auto"/>
                <w:gridSpan w:val="2"/>
                <w:vAlign w:val="center"/>
                <w:hideMark/>
              </w:tcPr>
            </w:tcPrChange>
          </w:tcPr>
          <w:p w14:paraId="4884EBA3" w14:textId="77777777" w:rsidR="00F92EC5" w:rsidRDefault="00F92EC5" w:rsidP="00AD290E">
            <w:pPr>
              <w:jc w:val="center"/>
              <w:rPr>
                <w:ins w:id="1342" w:author="Arnob Alam" w:date="2025-01-20T21:11:00Z" w16du:dateUtc="2025-01-21T02:11:00Z"/>
                <w:rFonts w:eastAsia="Times New Roman"/>
              </w:rPr>
            </w:pPr>
            <w:ins w:id="1343" w:author="Arnob Alam" w:date="2025-01-20T21:11:00Z" w16du:dateUtc="2025-01-21T02:11:00Z">
              <w:r>
                <w:rPr>
                  <w:rFonts w:eastAsia="Times New Roman"/>
                </w:rPr>
                <w:t>-0.009</w:t>
              </w:r>
            </w:ins>
          </w:p>
        </w:tc>
      </w:tr>
      <w:tr w:rsidR="00F92EC5" w14:paraId="39731870" w14:textId="77777777" w:rsidTr="004E53DD">
        <w:tblPrEx>
          <w:tblPrExChange w:id="1344" w:author="Arnob Alam" w:date="2025-01-21T15:27:00Z" w16du:dateUtc="2025-01-21T20:27:00Z">
            <w:tblPrEx>
              <w:jc w:val="left"/>
            </w:tblPrEx>
          </w:tblPrExChange>
        </w:tblPrEx>
        <w:trPr>
          <w:gridAfter w:val="1"/>
          <w:tblCellSpacing w:w="15" w:type="dxa"/>
          <w:jc w:val="center"/>
          <w:ins w:id="1345" w:author="Arnob Alam" w:date="2025-01-20T21:11:00Z"/>
          <w:trPrChange w:id="1346" w:author="Arnob Alam" w:date="2025-01-21T15:27:00Z" w16du:dateUtc="2025-01-21T20:27:00Z">
            <w:trPr>
              <w:gridAfter w:val="1"/>
              <w:tblCellSpacing w:w="15" w:type="dxa"/>
            </w:trPr>
          </w:trPrChange>
        </w:trPr>
        <w:tc>
          <w:tcPr>
            <w:tcW w:w="0" w:type="auto"/>
            <w:vAlign w:val="center"/>
            <w:hideMark/>
            <w:tcPrChange w:id="1347" w:author="Arnob Alam" w:date="2025-01-21T15:27:00Z" w16du:dateUtc="2025-01-21T20:27:00Z">
              <w:tcPr>
                <w:tcW w:w="0" w:type="auto"/>
                <w:vAlign w:val="center"/>
                <w:hideMark/>
              </w:tcPr>
            </w:tcPrChange>
          </w:tcPr>
          <w:p w14:paraId="66E27A0D" w14:textId="77777777" w:rsidR="00F92EC5" w:rsidRDefault="00F92EC5" w:rsidP="00AD290E">
            <w:pPr>
              <w:jc w:val="center"/>
              <w:rPr>
                <w:ins w:id="1348" w:author="Arnob Alam" w:date="2025-01-20T21:11:00Z" w16du:dateUtc="2025-01-21T02:11:00Z"/>
                <w:rFonts w:eastAsia="Times New Roman"/>
              </w:rPr>
            </w:pPr>
          </w:p>
        </w:tc>
        <w:tc>
          <w:tcPr>
            <w:tcW w:w="0" w:type="auto"/>
            <w:vAlign w:val="center"/>
            <w:hideMark/>
            <w:tcPrChange w:id="1349" w:author="Arnob Alam" w:date="2025-01-21T15:27:00Z" w16du:dateUtc="2025-01-21T20:27:00Z">
              <w:tcPr>
                <w:tcW w:w="0" w:type="auto"/>
                <w:gridSpan w:val="2"/>
                <w:vAlign w:val="center"/>
                <w:hideMark/>
              </w:tcPr>
            </w:tcPrChange>
          </w:tcPr>
          <w:p w14:paraId="197120F6" w14:textId="77777777" w:rsidR="00F92EC5" w:rsidRDefault="00F92EC5" w:rsidP="00AD290E">
            <w:pPr>
              <w:rPr>
                <w:ins w:id="1350" w:author="Arnob Alam" w:date="2025-01-20T21:11:00Z" w16du:dateUtc="2025-01-21T02:11:00Z"/>
                <w:rFonts w:eastAsia="Times New Roman"/>
                <w:sz w:val="20"/>
                <w:szCs w:val="20"/>
              </w:rPr>
            </w:pPr>
          </w:p>
        </w:tc>
        <w:tc>
          <w:tcPr>
            <w:tcW w:w="0" w:type="auto"/>
            <w:gridSpan w:val="2"/>
            <w:vAlign w:val="center"/>
            <w:hideMark/>
            <w:tcPrChange w:id="1351" w:author="Arnob Alam" w:date="2025-01-21T15:27:00Z" w16du:dateUtc="2025-01-21T20:27:00Z">
              <w:tcPr>
                <w:tcW w:w="0" w:type="auto"/>
                <w:gridSpan w:val="2"/>
                <w:vAlign w:val="center"/>
                <w:hideMark/>
              </w:tcPr>
            </w:tcPrChange>
          </w:tcPr>
          <w:p w14:paraId="240A47D9" w14:textId="77777777" w:rsidR="00F92EC5" w:rsidRDefault="00F92EC5" w:rsidP="00AD290E">
            <w:pPr>
              <w:jc w:val="center"/>
              <w:rPr>
                <w:ins w:id="1352" w:author="Arnob Alam" w:date="2025-01-20T21:11:00Z" w16du:dateUtc="2025-01-21T02:11:00Z"/>
                <w:rFonts w:eastAsia="Times New Roman"/>
              </w:rPr>
            </w:pPr>
            <w:ins w:id="1353" w:author="Arnob Alam" w:date="2025-01-20T21:11:00Z" w16du:dateUtc="2025-01-21T02:11:00Z">
              <w:r>
                <w:rPr>
                  <w:rFonts w:eastAsia="Times New Roman"/>
                </w:rPr>
                <w:t>(0.011)</w:t>
              </w:r>
            </w:ins>
          </w:p>
        </w:tc>
      </w:tr>
      <w:tr w:rsidR="00F92EC5" w14:paraId="141C0941" w14:textId="77777777" w:rsidTr="004E53DD">
        <w:tblPrEx>
          <w:tblPrExChange w:id="1354" w:author="Arnob Alam" w:date="2025-01-21T15:27:00Z" w16du:dateUtc="2025-01-21T20:27:00Z">
            <w:tblPrEx>
              <w:jc w:val="left"/>
            </w:tblPrEx>
          </w:tblPrExChange>
        </w:tblPrEx>
        <w:trPr>
          <w:gridAfter w:val="1"/>
          <w:tblCellSpacing w:w="15" w:type="dxa"/>
          <w:jc w:val="center"/>
          <w:ins w:id="1355" w:author="Arnob Alam" w:date="2025-01-20T21:11:00Z"/>
          <w:trPrChange w:id="1356" w:author="Arnob Alam" w:date="2025-01-21T15:27:00Z" w16du:dateUtc="2025-01-21T20:27:00Z">
            <w:trPr>
              <w:gridAfter w:val="1"/>
              <w:tblCellSpacing w:w="15" w:type="dxa"/>
            </w:trPr>
          </w:trPrChange>
        </w:trPr>
        <w:tc>
          <w:tcPr>
            <w:tcW w:w="0" w:type="auto"/>
            <w:vAlign w:val="center"/>
            <w:hideMark/>
            <w:tcPrChange w:id="1357" w:author="Arnob Alam" w:date="2025-01-21T15:27:00Z" w16du:dateUtc="2025-01-21T20:27:00Z">
              <w:tcPr>
                <w:tcW w:w="0" w:type="auto"/>
                <w:vAlign w:val="center"/>
                <w:hideMark/>
              </w:tcPr>
            </w:tcPrChange>
          </w:tcPr>
          <w:p w14:paraId="0F7D5AE8" w14:textId="77777777" w:rsidR="00F92EC5" w:rsidRDefault="00F92EC5" w:rsidP="00AD290E">
            <w:pPr>
              <w:jc w:val="center"/>
              <w:rPr>
                <w:ins w:id="1358" w:author="Arnob Alam" w:date="2025-01-20T21:11:00Z" w16du:dateUtc="2025-01-21T02:11:00Z"/>
                <w:rFonts w:eastAsia="Times New Roman"/>
              </w:rPr>
            </w:pPr>
          </w:p>
        </w:tc>
        <w:tc>
          <w:tcPr>
            <w:tcW w:w="0" w:type="auto"/>
            <w:vAlign w:val="center"/>
            <w:hideMark/>
            <w:tcPrChange w:id="1359" w:author="Arnob Alam" w:date="2025-01-21T15:27:00Z" w16du:dateUtc="2025-01-21T20:27:00Z">
              <w:tcPr>
                <w:tcW w:w="0" w:type="auto"/>
                <w:gridSpan w:val="2"/>
                <w:vAlign w:val="center"/>
                <w:hideMark/>
              </w:tcPr>
            </w:tcPrChange>
          </w:tcPr>
          <w:p w14:paraId="57151E11" w14:textId="77777777" w:rsidR="00F92EC5" w:rsidRDefault="00F92EC5" w:rsidP="00AD290E">
            <w:pPr>
              <w:rPr>
                <w:ins w:id="1360" w:author="Arnob Alam" w:date="2025-01-20T21:11:00Z" w16du:dateUtc="2025-01-21T02:11:00Z"/>
                <w:rFonts w:eastAsia="Times New Roman"/>
                <w:sz w:val="20"/>
                <w:szCs w:val="20"/>
              </w:rPr>
            </w:pPr>
          </w:p>
        </w:tc>
        <w:tc>
          <w:tcPr>
            <w:tcW w:w="0" w:type="auto"/>
            <w:gridSpan w:val="2"/>
            <w:vAlign w:val="center"/>
            <w:hideMark/>
            <w:tcPrChange w:id="1361" w:author="Arnob Alam" w:date="2025-01-21T15:27:00Z" w16du:dateUtc="2025-01-21T20:27:00Z">
              <w:tcPr>
                <w:tcW w:w="0" w:type="auto"/>
                <w:gridSpan w:val="2"/>
                <w:vAlign w:val="center"/>
                <w:hideMark/>
              </w:tcPr>
            </w:tcPrChange>
          </w:tcPr>
          <w:p w14:paraId="602F5D52" w14:textId="77777777" w:rsidR="00F92EC5" w:rsidRDefault="00F92EC5" w:rsidP="00AD290E">
            <w:pPr>
              <w:jc w:val="center"/>
              <w:rPr>
                <w:ins w:id="1362" w:author="Arnob Alam" w:date="2025-01-20T21:11:00Z" w16du:dateUtc="2025-01-21T02:11:00Z"/>
                <w:rFonts w:eastAsia="Times New Roman"/>
                <w:sz w:val="20"/>
                <w:szCs w:val="20"/>
              </w:rPr>
            </w:pPr>
          </w:p>
        </w:tc>
      </w:tr>
      <w:tr w:rsidR="00F92EC5" w14:paraId="27F6A419" w14:textId="77777777" w:rsidTr="004E53DD">
        <w:tblPrEx>
          <w:tblPrExChange w:id="1363" w:author="Arnob Alam" w:date="2025-01-21T15:27:00Z" w16du:dateUtc="2025-01-21T20:27:00Z">
            <w:tblPrEx>
              <w:jc w:val="left"/>
            </w:tblPrEx>
          </w:tblPrExChange>
        </w:tblPrEx>
        <w:trPr>
          <w:gridAfter w:val="1"/>
          <w:tblCellSpacing w:w="15" w:type="dxa"/>
          <w:jc w:val="center"/>
          <w:ins w:id="1364" w:author="Arnob Alam" w:date="2025-01-20T21:11:00Z"/>
          <w:trPrChange w:id="1365" w:author="Arnob Alam" w:date="2025-01-21T15:27:00Z" w16du:dateUtc="2025-01-21T20:27:00Z">
            <w:trPr>
              <w:gridAfter w:val="1"/>
              <w:tblCellSpacing w:w="15" w:type="dxa"/>
            </w:trPr>
          </w:trPrChange>
        </w:trPr>
        <w:tc>
          <w:tcPr>
            <w:tcW w:w="0" w:type="auto"/>
            <w:vAlign w:val="center"/>
            <w:hideMark/>
            <w:tcPrChange w:id="1366" w:author="Arnob Alam" w:date="2025-01-21T15:27:00Z" w16du:dateUtc="2025-01-21T20:27:00Z">
              <w:tcPr>
                <w:tcW w:w="0" w:type="auto"/>
                <w:vAlign w:val="center"/>
                <w:hideMark/>
              </w:tcPr>
            </w:tcPrChange>
          </w:tcPr>
          <w:p w14:paraId="129BBCC3" w14:textId="77777777" w:rsidR="00F92EC5" w:rsidRDefault="00F92EC5" w:rsidP="00AD290E">
            <w:pPr>
              <w:jc w:val="left"/>
              <w:rPr>
                <w:ins w:id="1367" w:author="Arnob Alam" w:date="2025-01-20T21:11:00Z" w16du:dateUtc="2025-01-21T02:11:00Z"/>
                <w:rFonts w:eastAsia="Times New Roman"/>
              </w:rPr>
            </w:pPr>
            <w:ins w:id="1368" w:author="Arnob Alam" w:date="2025-01-20T21:11:00Z" w16du:dateUtc="2025-01-21T02:11:00Z">
              <w:r>
                <w:rPr>
                  <w:rFonts w:eastAsia="Times New Roman"/>
                </w:rPr>
                <w:t>Group * Period</w:t>
              </w:r>
            </w:ins>
          </w:p>
        </w:tc>
        <w:tc>
          <w:tcPr>
            <w:tcW w:w="0" w:type="auto"/>
            <w:vAlign w:val="center"/>
            <w:hideMark/>
            <w:tcPrChange w:id="1369" w:author="Arnob Alam" w:date="2025-01-21T15:27:00Z" w16du:dateUtc="2025-01-21T20:27:00Z">
              <w:tcPr>
                <w:tcW w:w="0" w:type="auto"/>
                <w:gridSpan w:val="2"/>
                <w:vAlign w:val="center"/>
                <w:hideMark/>
              </w:tcPr>
            </w:tcPrChange>
          </w:tcPr>
          <w:p w14:paraId="7BA53684" w14:textId="77777777" w:rsidR="00F92EC5" w:rsidRDefault="00F92EC5" w:rsidP="00AD290E">
            <w:pPr>
              <w:jc w:val="center"/>
              <w:rPr>
                <w:ins w:id="1370" w:author="Arnob Alam" w:date="2025-01-20T21:11:00Z" w16du:dateUtc="2025-01-21T02:11:00Z"/>
                <w:rFonts w:eastAsia="Times New Roman"/>
              </w:rPr>
            </w:pPr>
            <w:ins w:id="1371" w:author="Arnob Alam" w:date="2025-01-20T21:11:00Z" w16du:dateUtc="2025-01-21T02:11:00Z">
              <w:r>
                <w:rPr>
                  <w:rFonts w:eastAsia="Times New Roman"/>
                </w:rPr>
                <w:t>-0.139</w:t>
              </w:r>
              <w:r>
                <w:rPr>
                  <w:rFonts w:eastAsia="Times New Roman"/>
                  <w:vertAlign w:val="superscript"/>
                </w:rPr>
                <w:t>*</w:t>
              </w:r>
            </w:ins>
          </w:p>
        </w:tc>
        <w:tc>
          <w:tcPr>
            <w:tcW w:w="0" w:type="auto"/>
            <w:gridSpan w:val="2"/>
            <w:vAlign w:val="center"/>
            <w:hideMark/>
            <w:tcPrChange w:id="1372" w:author="Arnob Alam" w:date="2025-01-21T15:27:00Z" w16du:dateUtc="2025-01-21T20:27:00Z">
              <w:tcPr>
                <w:tcW w:w="0" w:type="auto"/>
                <w:gridSpan w:val="2"/>
                <w:vAlign w:val="center"/>
                <w:hideMark/>
              </w:tcPr>
            </w:tcPrChange>
          </w:tcPr>
          <w:p w14:paraId="0C295034" w14:textId="77777777" w:rsidR="00F92EC5" w:rsidRDefault="00F92EC5" w:rsidP="00AD290E">
            <w:pPr>
              <w:jc w:val="center"/>
              <w:rPr>
                <w:ins w:id="1373" w:author="Arnob Alam" w:date="2025-01-20T21:11:00Z" w16du:dateUtc="2025-01-21T02:11:00Z"/>
                <w:rFonts w:eastAsia="Times New Roman"/>
              </w:rPr>
            </w:pPr>
            <w:ins w:id="1374" w:author="Arnob Alam" w:date="2025-01-20T21:11:00Z" w16du:dateUtc="2025-01-21T02:11:00Z">
              <w:r>
                <w:rPr>
                  <w:rFonts w:eastAsia="Times New Roman"/>
                </w:rPr>
                <w:t>-0.133</w:t>
              </w:r>
              <w:r>
                <w:rPr>
                  <w:rFonts w:eastAsia="Times New Roman"/>
                  <w:vertAlign w:val="superscript"/>
                </w:rPr>
                <w:t>*</w:t>
              </w:r>
            </w:ins>
          </w:p>
        </w:tc>
      </w:tr>
      <w:tr w:rsidR="00F92EC5" w14:paraId="40DA5473" w14:textId="77777777" w:rsidTr="004E53DD">
        <w:tblPrEx>
          <w:tblPrExChange w:id="1375" w:author="Arnob Alam" w:date="2025-01-21T15:27:00Z" w16du:dateUtc="2025-01-21T20:27:00Z">
            <w:tblPrEx>
              <w:jc w:val="left"/>
            </w:tblPrEx>
          </w:tblPrExChange>
        </w:tblPrEx>
        <w:trPr>
          <w:gridAfter w:val="1"/>
          <w:tblCellSpacing w:w="15" w:type="dxa"/>
          <w:jc w:val="center"/>
          <w:ins w:id="1376" w:author="Arnob Alam" w:date="2025-01-20T21:11:00Z"/>
          <w:trPrChange w:id="1377" w:author="Arnob Alam" w:date="2025-01-21T15:27:00Z" w16du:dateUtc="2025-01-21T20:27:00Z">
            <w:trPr>
              <w:gridAfter w:val="1"/>
              <w:tblCellSpacing w:w="15" w:type="dxa"/>
            </w:trPr>
          </w:trPrChange>
        </w:trPr>
        <w:tc>
          <w:tcPr>
            <w:tcW w:w="0" w:type="auto"/>
            <w:vAlign w:val="center"/>
            <w:hideMark/>
            <w:tcPrChange w:id="1378" w:author="Arnob Alam" w:date="2025-01-21T15:27:00Z" w16du:dateUtc="2025-01-21T20:27:00Z">
              <w:tcPr>
                <w:tcW w:w="0" w:type="auto"/>
                <w:vAlign w:val="center"/>
                <w:hideMark/>
              </w:tcPr>
            </w:tcPrChange>
          </w:tcPr>
          <w:p w14:paraId="3C021851" w14:textId="77777777" w:rsidR="00F92EC5" w:rsidRDefault="00F92EC5" w:rsidP="00AD290E">
            <w:pPr>
              <w:jc w:val="center"/>
              <w:rPr>
                <w:ins w:id="1379" w:author="Arnob Alam" w:date="2025-01-20T21:11:00Z" w16du:dateUtc="2025-01-21T02:11:00Z"/>
                <w:rFonts w:eastAsia="Times New Roman"/>
              </w:rPr>
            </w:pPr>
          </w:p>
        </w:tc>
        <w:tc>
          <w:tcPr>
            <w:tcW w:w="0" w:type="auto"/>
            <w:vAlign w:val="center"/>
            <w:hideMark/>
            <w:tcPrChange w:id="1380" w:author="Arnob Alam" w:date="2025-01-21T15:27:00Z" w16du:dateUtc="2025-01-21T20:27:00Z">
              <w:tcPr>
                <w:tcW w:w="0" w:type="auto"/>
                <w:gridSpan w:val="2"/>
                <w:vAlign w:val="center"/>
                <w:hideMark/>
              </w:tcPr>
            </w:tcPrChange>
          </w:tcPr>
          <w:p w14:paraId="376BAEF9" w14:textId="77777777" w:rsidR="00F92EC5" w:rsidRDefault="00F92EC5" w:rsidP="00AD290E">
            <w:pPr>
              <w:jc w:val="center"/>
              <w:rPr>
                <w:ins w:id="1381" w:author="Arnob Alam" w:date="2025-01-20T21:11:00Z" w16du:dateUtc="2025-01-21T02:11:00Z"/>
                <w:rFonts w:eastAsia="Times New Roman"/>
              </w:rPr>
            </w:pPr>
            <w:ins w:id="1382" w:author="Arnob Alam" w:date="2025-01-20T21:11:00Z" w16du:dateUtc="2025-01-21T02:11:00Z">
              <w:r>
                <w:rPr>
                  <w:rFonts w:eastAsia="Times New Roman"/>
                </w:rPr>
                <w:t>(0.079)</w:t>
              </w:r>
            </w:ins>
          </w:p>
        </w:tc>
        <w:tc>
          <w:tcPr>
            <w:tcW w:w="0" w:type="auto"/>
            <w:gridSpan w:val="2"/>
            <w:vAlign w:val="center"/>
            <w:hideMark/>
            <w:tcPrChange w:id="1383" w:author="Arnob Alam" w:date="2025-01-21T15:27:00Z" w16du:dateUtc="2025-01-21T20:27:00Z">
              <w:tcPr>
                <w:tcW w:w="0" w:type="auto"/>
                <w:gridSpan w:val="2"/>
                <w:vAlign w:val="center"/>
                <w:hideMark/>
              </w:tcPr>
            </w:tcPrChange>
          </w:tcPr>
          <w:p w14:paraId="39244E3D" w14:textId="77777777" w:rsidR="00F92EC5" w:rsidRDefault="00F92EC5" w:rsidP="00AD290E">
            <w:pPr>
              <w:jc w:val="center"/>
              <w:rPr>
                <w:ins w:id="1384" w:author="Arnob Alam" w:date="2025-01-20T21:11:00Z" w16du:dateUtc="2025-01-21T02:11:00Z"/>
                <w:rFonts w:eastAsia="Times New Roman"/>
              </w:rPr>
            </w:pPr>
            <w:ins w:id="1385" w:author="Arnob Alam" w:date="2025-01-20T21:11:00Z" w16du:dateUtc="2025-01-21T02:11:00Z">
              <w:r>
                <w:rPr>
                  <w:rFonts w:eastAsia="Times New Roman"/>
                </w:rPr>
                <w:t>(0.078)</w:t>
              </w:r>
            </w:ins>
          </w:p>
        </w:tc>
      </w:tr>
      <w:tr w:rsidR="00F92EC5" w14:paraId="1223EEEA" w14:textId="77777777" w:rsidTr="004E53DD">
        <w:tblPrEx>
          <w:tblPrExChange w:id="1386" w:author="Arnob Alam" w:date="2025-01-21T15:27:00Z" w16du:dateUtc="2025-01-21T20:27:00Z">
            <w:tblPrEx>
              <w:jc w:val="left"/>
            </w:tblPrEx>
          </w:tblPrExChange>
        </w:tblPrEx>
        <w:trPr>
          <w:gridAfter w:val="1"/>
          <w:tblCellSpacing w:w="15" w:type="dxa"/>
          <w:jc w:val="center"/>
          <w:ins w:id="1387" w:author="Arnob Alam" w:date="2025-01-20T21:11:00Z"/>
          <w:trPrChange w:id="1388" w:author="Arnob Alam" w:date="2025-01-21T15:27:00Z" w16du:dateUtc="2025-01-21T20:27:00Z">
            <w:trPr>
              <w:gridAfter w:val="1"/>
              <w:tblCellSpacing w:w="15" w:type="dxa"/>
            </w:trPr>
          </w:trPrChange>
        </w:trPr>
        <w:tc>
          <w:tcPr>
            <w:tcW w:w="0" w:type="auto"/>
            <w:vAlign w:val="center"/>
            <w:hideMark/>
            <w:tcPrChange w:id="1389" w:author="Arnob Alam" w:date="2025-01-21T15:27:00Z" w16du:dateUtc="2025-01-21T20:27:00Z">
              <w:tcPr>
                <w:tcW w:w="0" w:type="auto"/>
                <w:vAlign w:val="center"/>
                <w:hideMark/>
              </w:tcPr>
            </w:tcPrChange>
          </w:tcPr>
          <w:p w14:paraId="12E694E6" w14:textId="77777777" w:rsidR="00F92EC5" w:rsidRDefault="00F92EC5" w:rsidP="00AD290E">
            <w:pPr>
              <w:jc w:val="center"/>
              <w:rPr>
                <w:ins w:id="1390" w:author="Arnob Alam" w:date="2025-01-20T21:11:00Z" w16du:dateUtc="2025-01-21T02:11:00Z"/>
                <w:rFonts w:eastAsia="Times New Roman"/>
              </w:rPr>
            </w:pPr>
          </w:p>
        </w:tc>
        <w:tc>
          <w:tcPr>
            <w:tcW w:w="0" w:type="auto"/>
            <w:vAlign w:val="center"/>
            <w:hideMark/>
            <w:tcPrChange w:id="1391" w:author="Arnob Alam" w:date="2025-01-21T15:27:00Z" w16du:dateUtc="2025-01-21T20:27:00Z">
              <w:tcPr>
                <w:tcW w:w="0" w:type="auto"/>
                <w:gridSpan w:val="2"/>
                <w:vAlign w:val="center"/>
                <w:hideMark/>
              </w:tcPr>
            </w:tcPrChange>
          </w:tcPr>
          <w:p w14:paraId="32EAFC38" w14:textId="77777777" w:rsidR="00F92EC5" w:rsidRDefault="00F92EC5" w:rsidP="00AD290E">
            <w:pPr>
              <w:rPr>
                <w:ins w:id="1392" w:author="Arnob Alam" w:date="2025-01-20T21:11:00Z" w16du:dateUtc="2025-01-21T02:11:00Z"/>
                <w:rFonts w:eastAsia="Times New Roman"/>
                <w:sz w:val="20"/>
                <w:szCs w:val="20"/>
              </w:rPr>
            </w:pPr>
          </w:p>
        </w:tc>
        <w:tc>
          <w:tcPr>
            <w:tcW w:w="0" w:type="auto"/>
            <w:gridSpan w:val="2"/>
            <w:vAlign w:val="center"/>
            <w:hideMark/>
            <w:tcPrChange w:id="1393" w:author="Arnob Alam" w:date="2025-01-21T15:27:00Z" w16du:dateUtc="2025-01-21T20:27:00Z">
              <w:tcPr>
                <w:tcW w:w="0" w:type="auto"/>
                <w:gridSpan w:val="2"/>
                <w:vAlign w:val="center"/>
                <w:hideMark/>
              </w:tcPr>
            </w:tcPrChange>
          </w:tcPr>
          <w:p w14:paraId="7BDAC0D0" w14:textId="77777777" w:rsidR="00F92EC5" w:rsidRDefault="00F92EC5" w:rsidP="00AD290E">
            <w:pPr>
              <w:jc w:val="center"/>
              <w:rPr>
                <w:ins w:id="1394" w:author="Arnob Alam" w:date="2025-01-20T21:11:00Z" w16du:dateUtc="2025-01-21T02:11:00Z"/>
                <w:rFonts w:eastAsia="Times New Roman"/>
                <w:sz w:val="20"/>
                <w:szCs w:val="20"/>
              </w:rPr>
            </w:pPr>
          </w:p>
        </w:tc>
      </w:tr>
      <w:tr w:rsidR="00F92EC5" w14:paraId="37B34B7D" w14:textId="77777777" w:rsidTr="004E53DD">
        <w:tblPrEx>
          <w:tblPrExChange w:id="1395" w:author="Arnob Alam" w:date="2025-01-21T15:27:00Z" w16du:dateUtc="2025-01-21T20:27:00Z">
            <w:tblPrEx>
              <w:jc w:val="left"/>
            </w:tblPrEx>
          </w:tblPrExChange>
        </w:tblPrEx>
        <w:trPr>
          <w:gridAfter w:val="1"/>
          <w:tblCellSpacing w:w="15" w:type="dxa"/>
          <w:jc w:val="center"/>
          <w:ins w:id="1396" w:author="Arnob Alam" w:date="2025-01-20T21:11:00Z"/>
          <w:trPrChange w:id="1397" w:author="Arnob Alam" w:date="2025-01-21T15:27:00Z" w16du:dateUtc="2025-01-21T20:27:00Z">
            <w:trPr>
              <w:gridAfter w:val="1"/>
              <w:tblCellSpacing w:w="15" w:type="dxa"/>
            </w:trPr>
          </w:trPrChange>
        </w:trPr>
        <w:tc>
          <w:tcPr>
            <w:tcW w:w="0" w:type="auto"/>
            <w:vAlign w:val="center"/>
            <w:hideMark/>
            <w:tcPrChange w:id="1398" w:author="Arnob Alam" w:date="2025-01-21T15:27:00Z" w16du:dateUtc="2025-01-21T20:27:00Z">
              <w:tcPr>
                <w:tcW w:w="0" w:type="auto"/>
                <w:vAlign w:val="center"/>
                <w:hideMark/>
              </w:tcPr>
            </w:tcPrChange>
          </w:tcPr>
          <w:p w14:paraId="07914A86" w14:textId="77777777" w:rsidR="00F92EC5" w:rsidRDefault="00F92EC5" w:rsidP="00AD290E">
            <w:pPr>
              <w:jc w:val="left"/>
              <w:rPr>
                <w:ins w:id="1399" w:author="Arnob Alam" w:date="2025-01-20T21:11:00Z" w16du:dateUtc="2025-01-21T02:11:00Z"/>
                <w:rFonts w:eastAsia="Times New Roman"/>
              </w:rPr>
            </w:pPr>
            <w:ins w:id="1400" w:author="Arnob Alam" w:date="2025-01-20T21:11:00Z" w16du:dateUtc="2025-01-21T02:11:00Z">
              <w:r>
                <w:rPr>
                  <w:rFonts w:eastAsia="Times New Roman"/>
                </w:rPr>
                <w:t>Constant</w:t>
              </w:r>
            </w:ins>
          </w:p>
        </w:tc>
        <w:tc>
          <w:tcPr>
            <w:tcW w:w="0" w:type="auto"/>
            <w:vAlign w:val="center"/>
            <w:hideMark/>
            <w:tcPrChange w:id="1401" w:author="Arnob Alam" w:date="2025-01-21T15:27:00Z" w16du:dateUtc="2025-01-21T20:27:00Z">
              <w:tcPr>
                <w:tcW w:w="0" w:type="auto"/>
                <w:gridSpan w:val="2"/>
                <w:vAlign w:val="center"/>
                <w:hideMark/>
              </w:tcPr>
            </w:tcPrChange>
          </w:tcPr>
          <w:p w14:paraId="6BE49D0A" w14:textId="77777777" w:rsidR="00F92EC5" w:rsidRDefault="00F92EC5" w:rsidP="00AD290E">
            <w:pPr>
              <w:jc w:val="center"/>
              <w:rPr>
                <w:ins w:id="1402" w:author="Arnob Alam" w:date="2025-01-20T21:11:00Z" w16du:dateUtc="2025-01-21T02:11:00Z"/>
                <w:rFonts w:eastAsia="Times New Roman"/>
              </w:rPr>
            </w:pPr>
            <w:ins w:id="1403" w:author="Arnob Alam" w:date="2025-01-20T21:11:00Z" w16du:dateUtc="2025-01-21T02:11:00Z">
              <w:r>
                <w:rPr>
                  <w:rFonts w:eastAsia="Times New Roman"/>
                </w:rPr>
                <w:t>0.069</w:t>
              </w:r>
              <w:r>
                <w:rPr>
                  <w:rFonts w:eastAsia="Times New Roman"/>
                  <w:vertAlign w:val="superscript"/>
                </w:rPr>
                <w:t>**</w:t>
              </w:r>
            </w:ins>
          </w:p>
        </w:tc>
        <w:tc>
          <w:tcPr>
            <w:tcW w:w="0" w:type="auto"/>
            <w:gridSpan w:val="2"/>
            <w:vAlign w:val="center"/>
            <w:hideMark/>
            <w:tcPrChange w:id="1404" w:author="Arnob Alam" w:date="2025-01-21T15:27:00Z" w16du:dateUtc="2025-01-21T20:27:00Z">
              <w:tcPr>
                <w:tcW w:w="0" w:type="auto"/>
                <w:gridSpan w:val="2"/>
                <w:vAlign w:val="center"/>
                <w:hideMark/>
              </w:tcPr>
            </w:tcPrChange>
          </w:tcPr>
          <w:p w14:paraId="3C6988D6" w14:textId="77777777" w:rsidR="00F92EC5" w:rsidRDefault="00F92EC5" w:rsidP="00AD290E">
            <w:pPr>
              <w:jc w:val="center"/>
              <w:rPr>
                <w:ins w:id="1405" w:author="Arnob Alam" w:date="2025-01-20T21:11:00Z" w16du:dateUtc="2025-01-21T02:11:00Z"/>
                <w:rFonts w:eastAsia="Times New Roman"/>
              </w:rPr>
            </w:pPr>
            <w:ins w:id="1406" w:author="Arnob Alam" w:date="2025-01-20T21:11:00Z" w16du:dateUtc="2025-01-21T02:11:00Z">
              <w:r>
                <w:rPr>
                  <w:rFonts w:eastAsia="Times New Roman"/>
                </w:rPr>
                <w:t>0.213</w:t>
              </w:r>
            </w:ins>
          </w:p>
        </w:tc>
      </w:tr>
      <w:tr w:rsidR="00F92EC5" w14:paraId="29A4825D" w14:textId="77777777" w:rsidTr="004E53DD">
        <w:tblPrEx>
          <w:tblPrExChange w:id="1407" w:author="Arnob Alam" w:date="2025-01-21T15:27:00Z" w16du:dateUtc="2025-01-21T20:27:00Z">
            <w:tblPrEx>
              <w:jc w:val="left"/>
            </w:tblPrEx>
          </w:tblPrExChange>
        </w:tblPrEx>
        <w:trPr>
          <w:gridAfter w:val="1"/>
          <w:tblCellSpacing w:w="15" w:type="dxa"/>
          <w:jc w:val="center"/>
          <w:ins w:id="1408" w:author="Arnob Alam" w:date="2025-01-20T21:11:00Z"/>
          <w:trPrChange w:id="1409" w:author="Arnob Alam" w:date="2025-01-21T15:27:00Z" w16du:dateUtc="2025-01-21T20:27:00Z">
            <w:trPr>
              <w:gridAfter w:val="1"/>
              <w:tblCellSpacing w:w="15" w:type="dxa"/>
            </w:trPr>
          </w:trPrChange>
        </w:trPr>
        <w:tc>
          <w:tcPr>
            <w:tcW w:w="0" w:type="auto"/>
            <w:vAlign w:val="center"/>
            <w:hideMark/>
            <w:tcPrChange w:id="1410" w:author="Arnob Alam" w:date="2025-01-21T15:27:00Z" w16du:dateUtc="2025-01-21T20:27:00Z">
              <w:tcPr>
                <w:tcW w:w="0" w:type="auto"/>
                <w:vAlign w:val="center"/>
                <w:hideMark/>
              </w:tcPr>
            </w:tcPrChange>
          </w:tcPr>
          <w:p w14:paraId="7463DAC4" w14:textId="77777777" w:rsidR="00F92EC5" w:rsidRDefault="00F92EC5" w:rsidP="00AD290E">
            <w:pPr>
              <w:jc w:val="center"/>
              <w:rPr>
                <w:ins w:id="1411" w:author="Arnob Alam" w:date="2025-01-20T21:11:00Z" w16du:dateUtc="2025-01-21T02:11:00Z"/>
                <w:rFonts w:eastAsia="Times New Roman"/>
              </w:rPr>
            </w:pPr>
          </w:p>
        </w:tc>
        <w:tc>
          <w:tcPr>
            <w:tcW w:w="0" w:type="auto"/>
            <w:vAlign w:val="center"/>
            <w:hideMark/>
            <w:tcPrChange w:id="1412" w:author="Arnob Alam" w:date="2025-01-21T15:27:00Z" w16du:dateUtc="2025-01-21T20:27:00Z">
              <w:tcPr>
                <w:tcW w:w="0" w:type="auto"/>
                <w:gridSpan w:val="2"/>
                <w:vAlign w:val="center"/>
                <w:hideMark/>
              </w:tcPr>
            </w:tcPrChange>
          </w:tcPr>
          <w:p w14:paraId="35CC81AC" w14:textId="77777777" w:rsidR="00F92EC5" w:rsidRDefault="00F92EC5" w:rsidP="00AD290E">
            <w:pPr>
              <w:jc w:val="center"/>
              <w:rPr>
                <w:ins w:id="1413" w:author="Arnob Alam" w:date="2025-01-20T21:11:00Z" w16du:dateUtc="2025-01-21T02:11:00Z"/>
                <w:rFonts w:eastAsia="Times New Roman"/>
              </w:rPr>
            </w:pPr>
            <w:ins w:id="1414" w:author="Arnob Alam" w:date="2025-01-20T21:11:00Z" w16du:dateUtc="2025-01-21T02:11:00Z">
              <w:r>
                <w:rPr>
                  <w:rFonts w:eastAsia="Times New Roman"/>
                </w:rPr>
                <w:t>(0.032)</w:t>
              </w:r>
            </w:ins>
          </w:p>
        </w:tc>
        <w:tc>
          <w:tcPr>
            <w:tcW w:w="0" w:type="auto"/>
            <w:gridSpan w:val="2"/>
            <w:vAlign w:val="center"/>
            <w:hideMark/>
            <w:tcPrChange w:id="1415" w:author="Arnob Alam" w:date="2025-01-21T15:27:00Z" w16du:dateUtc="2025-01-21T20:27:00Z">
              <w:tcPr>
                <w:tcW w:w="0" w:type="auto"/>
                <w:gridSpan w:val="2"/>
                <w:vAlign w:val="center"/>
                <w:hideMark/>
              </w:tcPr>
            </w:tcPrChange>
          </w:tcPr>
          <w:p w14:paraId="01976FB1" w14:textId="77777777" w:rsidR="00F92EC5" w:rsidRDefault="00F92EC5" w:rsidP="00AD290E">
            <w:pPr>
              <w:jc w:val="center"/>
              <w:rPr>
                <w:ins w:id="1416" w:author="Arnob Alam" w:date="2025-01-20T21:11:00Z" w16du:dateUtc="2025-01-21T02:11:00Z"/>
                <w:rFonts w:eastAsia="Times New Roman"/>
              </w:rPr>
            </w:pPr>
            <w:ins w:id="1417" w:author="Arnob Alam" w:date="2025-01-20T21:11:00Z" w16du:dateUtc="2025-01-21T02:11:00Z">
              <w:r>
                <w:rPr>
                  <w:rFonts w:eastAsia="Times New Roman"/>
                </w:rPr>
                <w:t>(0.159)</w:t>
              </w:r>
            </w:ins>
          </w:p>
        </w:tc>
      </w:tr>
      <w:tr w:rsidR="00F92EC5" w14:paraId="7E92DC16" w14:textId="77777777" w:rsidTr="004E53DD">
        <w:tblPrEx>
          <w:tblPrExChange w:id="1418" w:author="Arnob Alam" w:date="2025-01-21T15:27:00Z" w16du:dateUtc="2025-01-21T20:27:00Z">
            <w:tblPrEx>
              <w:jc w:val="left"/>
            </w:tblPrEx>
          </w:tblPrExChange>
        </w:tblPrEx>
        <w:trPr>
          <w:gridAfter w:val="1"/>
          <w:tblCellSpacing w:w="15" w:type="dxa"/>
          <w:jc w:val="center"/>
          <w:ins w:id="1419" w:author="Arnob Alam" w:date="2025-01-20T21:11:00Z"/>
          <w:trPrChange w:id="1420" w:author="Arnob Alam" w:date="2025-01-21T15:27:00Z" w16du:dateUtc="2025-01-21T20:27:00Z">
            <w:trPr>
              <w:gridAfter w:val="1"/>
              <w:tblCellSpacing w:w="15" w:type="dxa"/>
            </w:trPr>
          </w:trPrChange>
        </w:trPr>
        <w:tc>
          <w:tcPr>
            <w:tcW w:w="0" w:type="auto"/>
            <w:vAlign w:val="center"/>
            <w:hideMark/>
            <w:tcPrChange w:id="1421" w:author="Arnob Alam" w:date="2025-01-21T15:27:00Z" w16du:dateUtc="2025-01-21T20:27:00Z">
              <w:tcPr>
                <w:tcW w:w="0" w:type="auto"/>
                <w:vAlign w:val="center"/>
                <w:hideMark/>
              </w:tcPr>
            </w:tcPrChange>
          </w:tcPr>
          <w:p w14:paraId="2729F1F2" w14:textId="77777777" w:rsidR="00F92EC5" w:rsidRDefault="00F92EC5" w:rsidP="00AD290E">
            <w:pPr>
              <w:jc w:val="center"/>
              <w:rPr>
                <w:ins w:id="1422" w:author="Arnob Alam" w:date="2025-01-20T21:11:00Z" w16du:dateUtc="2025-01-21T02:11:00Z"/>
                <w:rFonts w:eastAsia="Times New Roman"/>
              </w:rPr>
            </w:pPr>
          </w:p>
        </w:tc>
        <w:tc>
          <w:tcPr>
            <w:tcW w:w="0" w:type="auto"/>
            <w:vAlign w:val="center"/>
            <w:hideMark/>
            <w:tcPrChange w:id="1423" w:author="Arnob Alam" w:date="2025-01-21T15:27:00Z" w16du:dateUtc="2025-01-21T20:27:00Z">
              <w:tcPr>
                <w:tcW w:w="0" w:type="auto"/>
                <w:gridSpan w:val="2"/>
                <w:vAlign w:val="center"/>
                <w:hideMark/>
              </w:tcPr>
            </w:tcPrChange>
          </w:tcPr>
          <w:p w14:paraId="0F338CD3" w14:textId="77777777" w:rsidR="00F92EC5" w:rsidRDefault="00F92EC5" w:rsidP="00AD290E">
            <w:pPr>
              <w:rPr>
                <w:ins w:id="1424" w:author="Arnob Alam" w:date="2025-01-20T21:11:00Z" w16du:dateUtc="2025-01-21T02:11:00Z"/>
                <w:rFonts w:eastAsia="Times New Roman"/>
                <w:sz w:val="20"/>
                <w:szCs w:val="20"/>
              </w:rPr>
            </w:pPr>
          </w:p>
        </w:tc>
        <w:tc>
          <w:tcPr>
            <w:tcW w:w="0" w:type="auto"/>
            <w:gridSpan w:val="2"/>
            <w:vAlign w:val="center"/>
            <w:hideMark/>
            <w:tcPrChange w:id="1425" w:author="Arnob Alam" w:date="2025-01-21T15:27:00Z" w16du:dateUtc="2025-01-21T20:27:00Z">
              <w:tcPr>
                <w:tcW w:w="0" w:type="auto"/>
                <w:gridSpan w:val="2"/>
                <w:vAlign w:val="center"/>
                <w:hideMark/>
              </w:tcPr>
            </w:tcPrChange>
          </w:tcPr>
          <w:p w14:paraId="47AE2373" w14:textId="77777777" w:rsidR="00F92EC5" w:rsidRDefault="00F92EC5" w:rsidP="00AD290E">
            <w:pPr>
              <w:jc w:val="center"/>
              <w:rPr>
                <w:ins w:id="1426" w:author="Arnob Alam" w:date="2025-01-20T21:11:00Z" w16du:dateUtc="2025-01-21T02:11:00Z"/>
                <w:rFonts w:eastAsia="Times New Roman"/>
                <w:sz w:val="20"/>
                <w:szCs w:val="20"/>
              </w:rPr>
            </w:pPr>
          </w:p>
        </w:tc>
      </w:tr>
      <w:tr w:rsidR="00F92EC5" w14:paraId="4BD7B55C" w14:textId="77777777" w:rsidTr="004E53DD">
        <w:tblPrEx>
          <w:tblPrExChange w:id="1427" w:author="Arnob Alam" w:date="2025-01-21T15:27:00Z" w16du:dateUtc="2025-01-21T20:27:00Z">
            <w:tblPrEx>
              <w:jc w:val="left"/>
            </w:tblPrEx>
          </w:tblPrExChange>
        </w:tblPrEx>
        <w:trPr>
          <w:gridAfter w:val="1"/>
          <w:tblCellSpacing w:w="15" w:type="dxa"/>
          <w:jc w:val="center"/>
          <w:ins w:id="1428" w:author="Arnob Alam" w:date="2025-01-20T21:11:00Z"/>
          <w:trPrChange w:id="1429"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430" w:author="Arnob Alam" w:date="2025-01-21T15:27:00Z" w16du:dateUtc="2025-01-21T20:27:00Z">
              <w:tcPr>
                <w:tcW w:w="0" w:type="auto"/>
                <w:gridSpan w:val="5"/>
                <w:tcBorders>
                  <w:bottom w:val="single" w:sz="6" w:space="0" w:color="000000"/>
                </w:tcBorders>
                <w:vAlign w:val="center"/>
                <w:hideMark/>
              </w:tcPr>
            </w:tcPrChange>
          </w:tcPr>
          <w:p w14:paraId="63123066" w14:textId="77777777" w:rsidR="00F92EC5" w:rsidRDefault="00F92EC5" w:rsidP="00AD290E">
            <w:pPr>
              <w:jc w:val="center"/>
              <w:rPr>
                <w:ins w:id="1431" w:author="Arnob Alam" w:date="2025-01-20T21:11:00Z" w16du:dateUtc="2025-01-21T02:11:00Z"/>
                <w:rFonts w:eastAsia="Times New Roman"/>
                <w:sz w:val="20"/>
                <w:szCs w:val="20"/>
              </w:rPr>
            </w:pPr>
          </w:p>
        </w:tc>
      </w:tr>
      <w:tr w:rsidR="00F92EC5" w14:paraId="77905C64" w14:textId="77777777" w:rsidTr="004E53DD">
        <w:tblPrEx>
          <w:tblPrExChange w:id="1432" w:author="Arnob Alam" w:date="2025-01-21T15:27:00Z" w16du:dateUtc="2025-01-21T20:27:00Z">
            <w:tblPrEx>
              <w:jc w:val="left"/>
            </w:tblPrEx>
          </w:tblPrExChange>
        </w:tblPrEx>
        <w:trPr>
          <w:gridAfter w:val="1"/>
          <w:tblCellSpacing w:w="15" w:type="dxa"/>
          <w:jc w:val="center"/>
          <w:ins w:id="1433" w:author="Arnob Alam" w:date="2025-01-20T21:11:00Z"/>
          <w:trPrChange w:id="1434" w:author="Arnob Alam" w:date="2025-01-21T15:27:00Z" w16du:dateUtc="2025-01-21T20:27:00Z">
            <w:trPr>
              <w:gridAfter w:val="1"/>
              <w:tblCellSpacing w:w="15" w:type="dxa"/>
            </w:trPr>
          </w:trPrChange>
        </w:trPr>
        <w:tc>
          <w:tcPr>
            <w:tcW w:w="0" w:type="auto"/>
            <w:vAlign w:val="center"/>
            <w:hideMark/>
            <w:tcPrChange w:id="1435" w:author="Arnob Alam" w:date="2025-01-21T15:27:00Z" w16du:dateUtc="2025-01-21T20:27:00Z">
              <w:tcPr>
                <w:tcW w:w="0" w:type="auto"/>
                <w:vAlign w:val="center"/>
                <w:hideMark/>
              </w:tcPr>
            </w:tcPrChange>
          </w:tcPr>
          <w:p w14:paraId="2D557160" w14:textId="77777777" w:rsidR="00F92EC5" w:rsidRDefault="00F92EC5" w:rsidP="00AD290E">
            <w:pPr>
              <w:jc w:val="left"/>
              <w:rPr>
                <w:ins w:id="1436" w:author="Arnob Alam" w:date="2025-01-20T21:11:00Z" w16du:dateUtc="2025-01-21T02:11:00Z"/>
                <w:rFonts w:eastAsia="Times New Roman"/>
              </w:rPr>
            </w:pPr>
            <w:ins w:id="1437" w:author="Arnob Alam" w:date="2025-01-20T21:11:00Z" w16du:dateUtc="2025-01-21T02:11:00Z">
              <w:r>
                <w:rPr>
                  <w:rFonts w:eastAsia="Times New Roman"/>
                </w:rPr>
                <w:lastRenderedPageBreak/>
                <w:t>Observations</w:t>
              </w:r>
            </w:ins>
          </w:p>
        </w:tc>
        <w:tc>
          <w:tcPr>
            <w:tcW w:w="0" w:type="auto"/>
            <w:vAlign w:val="center"/>
            <w:hideMark/>
            <w:tcPrChange w:id="1438" w:author="Arnob Alam" w:date="2025-01-21T15:27:00Z" w16du:dateUtc="2025-01-21T20:27:00Z">
              <w:tcPr>
                <w:tcW w:w="0" w:type="auto"/>
                <w:gridSpan w:val="2"/>
                <w:vAlign w:val="center"/>
                <w:hideMark/>
              </w:tcPr>
            </w:tcPrChange>
          </w:tcPr>
          <w:p w14:paraId="41EB3961" w14:textId="77777777" w:rsidR="00F92EC5" w:rsidRDefault="00F92EC5" w:rsidP="00AD290E">
            <w:pPr>
              <w:jc w:val="center"/>
              <w:rPr>
                <w:ins w:id="1439" w:author="Arnob Alam" w:date="2025-01-20T21:11:00Z" w16du:dateUtc="2025-01-21T02:11:00Z"/>
                <w:rFonts w:eastAsia="Times New Roman"/>
              </w:rPr>
            </w:pPr>
            <w:ins w:id="1440" w:author="Arnob Alam" w:date="2025-01-20T21:11:00Z" w16du:dateUtc="2025-01-21T02:11:00Z">
              <w:r>
                <w:rPr>
                  <w:rFonts w:eastAsia="Times New Roman"/>
                </w:rPr>
                <w:t>551</w:t>
              </w:r>
            </w:ins>
          </w:p>
        </w:tc>
        <w:tc>
          <w:tcPr>
            <w:tcW w:w="0" w:type="auto"/>
            <w:gridSpan w:val="2"/>
            <w:vAlign w:val="center"/>
            <w:hideMark/>
            <w:tcPrChange w:id="1441" w:author="Arnob Alam" w:date="2025-01-21T15:27:00Z" w16du:dateUtc="2025-01-21T20:27:00Z">
              <w:tcPr>
                <w:tcW w:w="0" w:type="auto"/>
                <w:gridSpan w:val="2"/>
                <w:vAlign w:val="center"/>
                <w:hideMark/>
              </w:tcPr>
            </w:tcPrChange>
          </w:tcPr>
          <w:p w14:paraId="78051F58" w14:textId="77777777" w:rsidR="00F92EC5" w:rsidRDefault="00F92EC5" w:rsidP="00AD290E">
            <w:pPr>
              <w:jc w:val="center"/>
              <w:rPr>
                <w:ins w:id="1442" w:author="Arnob Alam" w:date="2025-01-20T21:11:00Z" w16du:dateUtc="2025-01-21T02:11:00Z"/>
                <w:rFonts w:eastAsia="Times New Roman"/>
              </w:rPr>
            </w:pPr>
            <w:ins w:id="1443" w:author="Arnob Alam" w:date="2025-01-20T21:11:00Z" w16du:dateUtc="2025-01-21T02:11:00Z">
              <w:r>
                <w:rPr>
                  <w:rFonts w:eastAsia="Times New Roman"/>
                </w:rPr>
                <w:t>548</w:t>
              </w:r>
            </w:ins>
          </w:p>
        </w:tc>
      </w:tr>
      <w:tr w:rsidR="00F92EC5" w14:paraId="09AEE36A" w14:textId="77777777" w:rsidTr="004E53DD">
        <w:tblPrEx>
          <w:tblPrExChange w:id="1444" w:author="Arnob Alam" w:date="2025-01-21T15:27:00Z" w16du:dateUtc="2025-01-21T20:27:00Z">
            <w:tblPrEx>
              <w:jc w:val="left"/>
            </w:tblPrEx>
          </w:tblPrExChange>
        </w:tblPrEx>
        <w:trPr>
          <w:gridAfter w:val="1"/>
          <w:tblCellSpacing w:w="15" w:type="dxa"/>
          <w:jc w:val="center"/>
          <w:ins w:id="1445" w:author="Arnob Alam" w:date="2025-01-20T21:11:00Z"/>
          <w:trPrChange w:id="1446" w:author="Arnob Alam" w:date="2025-01-21T15:27:00Z" w16du:dateUtc="2025-01-21T20:27:00Z">
            <w:trPr>
              <w:gridAfter w:val="1"/>
              <w:tblCellSpacing w:w="15" w:type="dxa"/>
            </w:trPr>
          </w:trPrChange>
        </w:trPr>
        <w:tc>
          <w:tcPr>
            <w:tcW w:w="0" w:type="auto"/>
            <w:vAlign w:val="center"/>
            <w:hideMark/>
            <w:tcPrChange w:id="1447" w:author="Arnob Alam" w:date="2025-01-21T15:27:00Z" w16du:dateUtc="2025-01-21T20:27:00Z">
              <w:tcPr>
                <w:tcW w:w="0" w:type="auto"/>
                <w:vAlign w:val="center"/>
                <w:hideMark/>
              </w:tcPr>
            </w:tcPrChange>
          </w:tcPr>
          <w:p w14:paraId="7835580B" w14:textId="77777777" w:rsidR="00F92EC5" w:rsidRDefault="00F92EC5" w:rsidP="00AD290E">
            <w:pPr>
              <w:jc w:val="left"/>
              <w:rPr>
                <w:ins w:id="1448" w:author="Arnob Alam" w:date="2025-01-20T21:11:00Z" w16du:dateUtc="2025-01-21T02:11:00Z"/>
                <w:rFonts w:eastAsia="Times New Roman"/>
              </w:rPr>
            </w:pPr>
            <w:ins w:id="1449" w:author="Arnob Alam" w:date="2025-01-20T21:11:00Z" w16du:dateUtc="2025-01-21T02:11:00Z">
              <w:r>
                <w:rPr>
                  <w:rFonts w:eastAsia="Times New Roman"/>
                </w:rPr>
                <w:t>R</w:t>
              </w:r>
              <w:r>
                <w:rPr>
                  <w:rFonts w:eastAsia="Times New Roman"/>
                  <w:vertAlign w:val="superscript"/>
                </w:rPr>
                <w:t>2</w:t>
              </w:r>
            </w:ins>
          </w:p>
        </w:tc>
        <w:tc>
          <w:tcPr>
            <w:tcW w:w="0" w:type="auto"/>
            <w:vAlign w:val="center"/>
            <w:hideMark/>
            <w:tcPrChange w:id="1450" w:author="Arnob Alam" w:date="2025-01-21T15:27:00Z" w16du:dateUtc="2025-01-21T20:27:00Z">
              <w:tcPr>
                <w:tcW w:w="0" w:type="auto"/>
                <w:gridSpan w:val="2"/>
                <w:vAlign w:val="center"/>
                <w:hideMark/>
              </w:tcPr>
            </w:tcPrChange>
          </w:tcPr>
          <w:p w14:paraId="317F979B" w14:textId="77777777" w:rsidR="00F92EC5" w:rsidRDefault="00F92EC5" w:rsidP="00AD290E">
            <w:pPr>
              <w:jc w:val="center"/>
              <w:rPr>
                <w:ins w:id="1451" w:author="Arnob Alam" w:date="2025-01-20T21:11:00Z" w16du:dateUtc="2025-01-21T02:11:00Z"/>
                <w:rFonts w:eastAsia="Times New Roman"/>
              </w:rPr>
            </w:pPr>
            <w:ins w:id="1452" w:author="Arnob Alam" w:date="2025-01-20T21:11:00Z" w16du:dateUtc="2025-01-21T02:11:00Z">
              <w:r>
                <w:rPr>
                  <w:rFonts w:eastAsia="Times New Roman"/>
                </w:rPr>
                <w:t>0.149</w:t>
              </w:r>
            </w:ins>
          </w:p>
        </w:tc>
        <w:tc>
          <w:tcPr>
            <w:tcW w:w="0" w:type="auto"/>
            <w:gridSpan w:val="2"/>
            <w:vAlign w:val="center"/>
            <w:hideMark/>
            <w:tcPrChange w:id="1453" w:author="Arnob Alam" w:date="2025-01-21T15:27:00Z" w16du:dateUtc="2025-01-21T20:27:00Z">
              <w:tcPr>
                <w:tcW w:w="0" w:type="auto"/>
                <w:gridSpan w:val="2"/>
                <w:vAlign w:val="center"/>
                <w:hideMark/>
              </w:tcPr>
            </w:tcPrChange>
          </w:tcPr>
          <w:p w14:paraId="06E7E7A9" w14:textId="77777777" w:rsidR="00F92EC5" w:rsidRDefault="00F92EC5" w:rsidP="00AD290E">
            <w:pPr>
              <w:jc w:val="center"/>
              <w:rPr>
                <w:ins w:id="1454" w:author="Arnob Alam" w:date="2025-01-20T21:11:00Z" w16du:dateUtc="2025-01-21T02:11:00Z"/>
                <w:rFonts w:eastAsia="Times New Roman"/>
              </w:rPr>
            </w:pPr>
            <w:ins w:id="1455" w:author="Arnob Alam" w:date="2025-01-20T21:11:00Z" w16du:dateUtc="2025-01-21T02:11:00Z">
              <w:r>
                <w:rPr>
                  <w:rFonts w:eastAsia="Times New Roman"/>
                </w:rPr>
                <w:t>0.183</w:t>
              </w:r>
            </w:ins>
          </w:p>
        </w:tc>
      </w:tr>
      <w:tr w:rsidR="00F92EC5" w14:paraId="7F962089" w14:textId="77777777" w:rsidTr="004E53DD">
        <w:tblPrEx>
          <w:tblPrExChange w:id="1456" w:author="Arnob Alam" w:date="2025-01-21T15:27:00Z" w16du:dateUtc="2025-01-21T20:27:00Z">
            <w:tblPrEx>
              <w:jc w:val="left"/>
            </w:tblPrEx>
          </w:tblPrExChange>
        </w:tblPrEx>
        <w:trPr>
          <w:gridAfter w:val="1"/>
          <w:tblCellSpacing w:w="15" w:type="dxa"/>
          <w:jc w:val="center"/>
          <w:ins w:id="1457" w:author="Arnob Alam" w:date="2025-01-20T21:11:00Z"/>
          <w:trPrChange w:id="1458" w:author="Arnob Alam" w:date="2025-01-21T15:27:00Z" w16du:dateUtc="2025-01-21T20:27:00Z">
            <w:trPr>
              <w:gridAfter w:val="1"/>
              <w:tblCellSpacing w:w="15" w:type="dxa"/>
            </w:trPr>
          </w:trPrChange>
        </w:trPr>
        <w:tc>
          <w:tcPr>
            <w:tcW w:w="0" w:type="auto"/>
            <w:vAlign w:val="center"/>
            <w:hideMark/>
            <w:tcPrChange w:id="1459" w:author="Arnob Alam" w:date="2025-01-21T15:27:00Z" w16du:dateUtc="2025-01-21T20:27:00Z">
              <w:tcPr>
                <w:tcW w:w="0" w:type="auto"/>
                <w:vAlign w:val="center"/>
                <w:hideMark/>
              </w:tcPr>
            </w:tcPrChange>
          </w:tcPr>
          <w:p w14:paraId="155702A5" w14:textId="77777777" w:rsidR="00F92EC5" w:rsidRDefault="00F92EC5" w:rsidP="00AD290E">
            <w:pPr>
              <w:jc w:val="left"/>
              <w:rPr>
                <w:ins w:id="1460" w:author="Arnob Alam" w:date="2025-01-20T21:11:00Z" w16du:dateUtc="2025-01-21T02:11:00Z"/>
                <w:rFonts w:eastAsia="Times New Roman"/>
              </w:rPr>
            </w:pPr>
            <w:ins w:id="1461" w:author="Arnob Alam" w:date="2025-01-20T21:11:00Z" w16du:dateUtc="2025-01-21T02:11:00Z">
              <w:r>
                <w:rPr>
                  <w:rFonts w:eastAsia="Times New Roman"/>
                </w:rPr>
                <w:t>Adjusted R</w:t>
              </w:r>
              <w:r>
                <w:rPr>
                  <w:rFonts w:eastAsia="Times New Roman"/>
                  <w:vertAlign w:val="superscript"/>
                </w:rPr>
                <w:t>2</w:t>
              </w:r>
            </w:ins>
          </w:p>
        </w:tc>
        <w:tc>
          <w:tcPr>
            <w:tcW w:w="0" w:type="auto"/>
            <w:vAlign w:val="center"/>
            <w:hideMark/>
            <w:tcPrChange w:id="1462" w:author="Arnob Alam" w:date="2025-01-21T15:27:00Z" w16du:dateUtc="2025-01-21T20:27:00Z">
              <w:tcPr>
                <w:tcW w:w="0" w:type="auto"/>
                <w:gridSpan w:val="2"/>
                <w:vAlign w:val="center"/>
                <w:hideMark/>
              </w:tcPr>
            </w:tcPrChange>
          </w:tcPr>
          <w:p w14:paraId="460D4311" w14:textId="77777777" w:rsidR="00F92EC5" w:rsidRDefault="00F92EC5" w:rsidP="00AD290E">
            <w:pPr>
              <w:jc w:val="center"/>
              <w:rPr>
                <w:ins w:id="1463" w:author="Arnob Alam" w:date="2025-01-20T21:11:00Z" w16du:dateUtc="2025-01-21T02:11:00Z"/>
                <w:rFonts w:eastAsia="Times New Roman"/>
              </w:rPr>
            </w:pPr>
            <w:ins w:id="1464" w:author="Arnob Alam" w:date="2025-01-20T21:11:00Z" w16du:dateUtc="2025-01-21T02:11:00Z">
              <w:r>
                <w:rPr>
                  <w:rFonts w:eastAsia="Times New Roman"/>
                </w:rPr>
                <w:t>0.144</w:t>
              </w:r>
            </w:ins>
          </w:p>
        </w:tc>
        <w:tc>
          <w:tcPr>
            <w:tcW w:w="0" w:type="auto"/>
            <w:gridSpan w:val="2"/>
            <w:vAlign w:val="center"/>
            <w:hideMark/>
            <w:tcPrChange w:id="1465" w:author="Arnob Alam" w:date="2025-01-21T15:27:00Z" w16du:dateUtc="2025-01-21T20:27:00Z">
              <w:tcPr>
                <w:tcW w:w="0" w:type="auto"/>
                <w:gridSpan w:val="2"/>
                <w:vAlign w:val="center"/>
                <w:hideMark/>
              </w:tcPr>
            </w:tcPrChange>
          </w:tcPr>
          <w:p w14:paraId="05D2B5D3" w14:textId="77777777" w:rsidR="00F92EC5" w:rsidRDefault="00F92EC5" w:rsidP="00AD290E">
            <w:pPr>
              <w:jc w:val="center"/>
              <w:rPr>
                <w:ins w:id="1466" w:author="Arnob Alam" w:date="2025-01-20T21:11:00Z" w16du:dateUtc="2025-01-21T02:11:00Z"/>
                <w:rFonts w:eastAsia="Times New Roman"/>
              </w:rPr>
            </w:pPr>
            <w:ins w:id="1467" w:author="Arnob Alam" w:date="2025-01-20T21:11:00Z" w16du:dateUtc="2025-01-21T02:11:00Z">
              <w:r>
                <w:rPr>
                  <w:rFonts w:eastAsia="Times New Roman"/>
                </w:rPr>
                <w:t>0.173</w:t>
              </w:r>
            </w:ins>
          </w:p>
        </w:tc>
      </w:tr>
      <w:tr w:rsidR="00F92EC5" w14:paraId="48E93494" w14:textId="77777777" w:rsidTr="004E53DD">
        <w:tblPrEx>
          <w:tblPrExChange w:id="1468" w:author="Arnob Alam" w:date="2025-01-21T15:27:00Z" w16du:dateUtc="2025-01-21T20:27:00Z">
            <w:tblPrEx>
              <w:jc w:val="left"/>
            </w:tblPrEx>
          </w:tblPrExChange>
        </w:tblPrEx>
        <w:trPr>
          <w:gridAfter w:val="1"/>
          <w:tblCellSpacing w:w="15" w:type="dxa"/>
          <w:jc w:val="center"/>
          <w:ins w:id="1469" w:author="Arnob Alam" w:date="2025-01-20T21:11:00Z"/>
          <w:trPrChange w:id="1470" w:author="Arnob Alam" w:date="2025-01-21T15:27:00Z" w16du:dateUtc="2025-01-21T20:27:00Z">
            <w:trPr>
              <w:gridAfter w:val="1"/>
              <w:tblCellSpacing w:w="15" w:type="dxa"/>
            </w:trPr>
          </w:trPrChange>
        </w:trPr>
        <w:tc>
          <w:tcPr>
            <w:tcW w:w="0" w:type="auto"/>
            <w:vAlign w:val="center"/>
            <w:hideMark/>
            <w:tcPrChange w:id="1471" w:author="Arnob Alam" w:date="2025-01-21T15:27:00Z" w16du:dateUtc="2025-01-21T20:27:00Z">
              <w:tcPr>
                <w:tcW w:w="0" w:type="auto"/>
                <w:vAlign w:val="center"/>
                <w:hideMark/>
              </w:tcPr>
            </w:tcPrChange>
          </w:tcPr>
          <w:p w14:paraId="3D6B3383" w14:textId="77777777" w:rsidR="00F92EC5" w:rsidRDefault="00F92EC5" w:rsidP="00AD290E">
            <w:pPr>
              <w:jc w:val="left"/>
              <w:rPr>
                <w:ins w:id="1472" w:author="Arnob Alam" w:date="2025-01-20T21:11:00Z" w16du:dateUtc="2025-01-21T02:11:00Z"/>
                <w:rFonts w:eastAsia="Times New Roman"/>
              </w:rPr>
            </w:pPr>
            <w:ins w:id="1473" w:author="Arnob Alam" w:date="2025-01-20T21:11:00Z" w16du:dateUtc="2025-01-21T02:11:00Z">
              <w:r>
                <w:rPr>
                  <w:rFonts w:eastAsia="Times New Roman"/>
                </w:rPr>
                <w:t>Residual Std. Error</w:t>
              </w:r>
            </w:ins>
          </w:p>
        </w:tc>
        <w:tc>
          <w:tcPr>
            <w:tcW w:w="0" w:type="auto"/>
            <w:vAlign w:val="center"/>
            <w:hideMark/>
            <w:tcPrChange w:id="1474" w:author="Arnob Alam" w:date="2025-01-21T15:27:00Z" w16du:dateUtc="2025-01-21T20:27:00Z">
              <w:tcPr>
                <w:tcW w:w="0" w:type="auto"/>
                <w:gridSpan w:val="2"/>
                <w:vAlign w:val="center"/>
                <w:hideMark/>
              </w:tcPr>
            </w:tcPrChange>
          </w:tcPr>
          <w:p w14:paraId="54A3F949" w14:textId="77777777" w:rsidR="00F92EC5" w:rsidRDefault="00F92EC5" w:rsidP="00AD290E">
            <w:pPr>
              <w:jc w:val="center"/>
              <w:rPr>
                <w:ins w:id="1475" w:author="Arnob Alam" w:date="2025-01-20T21:11:00Z" w16du:dateUtc="2025-01-21T02:11:00Z"/>
                <w:rFonts w:eastAsia="Times New Roman"/>
              </w:rPr>
            </w:pPr>
            <w:ins w:id="1476" w:author="Arnob Alam" w:date="2025-01-20T21:11:00Z" w16du:dateUtc="2025-01-21T02:11:00Z">
              <w:r>
                <w:rPr>
                  <w:rFonts w:eastAsia="Times New Roman"/>
                </w:rPr>
                <w:t>0.393 (</w:t>
              </w:r>
              <w:proofErr w:type="spellStart"/>
              <w:r>
                <w:rPr>
                  <w:rFonts w:eastAsia="Times New Roman"/>
                </w:rPr>
                <w:t>df</w:t>
              </w:r>
              <w:proofErr w:type="spellEnd"/>
              <w:r>
                <w:rPr>
                  <w:rFonts w:eastAsia="Times New Roman"/>
                </w:rPr>
                <w:t xml:space="preserve"> = 547)</w:t>
              </w:r>
            </w:ins>
          </w:p>
        </w:tc>
        <w:tc>
          <w:tcPr>
            <w:tcW w:w="0" w:type="auto"/>
            <w:gridSpan w:val="2"/>
            <w:vAlign w:val="center"/>
            <w:hideMark/>
            <w:tcPrChange w:id="1477" w:author="Arnob Alam" w:date="2025-01-21T15:27:00Z" w16du:dateUtc="2025-01-21T20:27:00Z">
              <w:tcPr>
                <w:tcW w:w="0" w:type="auto"/>
                <w:gridSpan w:val="2"/>
                <w:vAlign w:val="center"/>
                <w:hideMark/>
              </w:tcPr>
            </w:tcPrChange>
          </w:tcPr>
          <w:p w14:paraId="319F5769" w14:textId="77777777" w:rsidR="00F92EC5" w:rsidRDefault="00F92EC5" w:rsidP="00AD290E">
            <w:pPr>
              <w:jc w:val="center"/>
              <w:rPr>
                <w:ins w:id="1478" w:author="Arnob Alam" w:date="2025-01-20T21:11:00Z" w16du:dateUtc="2025-01-21T02:11:00Z"/>
                <w:rFonts w:eastAsia="Times New Roman"/>
              </w:rPr>
            </w:pPr>
            <w:ins w:id="1479" w:author="Arnob Alam" w:date="2025-01-20T21:11:00Z" w16du:dateUtc="2025-01-21T02:11:00Z">
              <w:r>
                <w:rPr>
                  <w:rFonts w:eastAsia="Times New Roman"/>
                </w:rPr>
                <w:t>0.387 (</w:t>
              </w:r>
              <w:proofErr w:type="spellStart"/>
              <w:r>
                <w:rPr>
                  <w:rFonts w:eastAsia="Times New Roman"/>
                </w:rPr>
                <w:t>df</w:t>
              </w:r>
              <w:proofErr w:type="spellEnd"/>
              <w:r>
                <w:rPr>
                  <w:rFonts w:eastAsia="Times New Roman"/>
                </w:rPr>
                <w:t xml:space="preserve"> = 540)</w:t>
              </w:r>
            </w:ins>
          </w:p>
        </w:tc>
      </w:tr>
      <w:tr w:rsidR="00F92EC5" w14:paraId="75131224" w14:textId="77777777" w:rsidTr="004E53DD">
        <w:tblPrEx>
          <w:tblPrExChange w:id="1480" w:author="Arnob Alam" w:date="2025-01-21T15:27:00Z" w16du:dateUtc="2025-01-21T20:27:00Z">
            <w:tblPrEx>
              <w:jc w:val="left"/>
            </w:tblPrEx>
          </w:tblPrExChange>
        </w:tblPrEx>
        <w:trPr>
          <w:gridAfter w:val="1"/>
          <w:tblCellSpacing w:w="15" w:type="dxa"/>
          <w:jc w:val="center"/>
          <w:ins w:id="1481" w:author="Arnob Alam" w:date="2025-01-20T21:11:00Z"/>
          <w:trPrChange w:id="1482" w:author="Arnob Alam" w:date="2025-01-21T15:27:00Z" w16du:dateUtc="2025-01-21T20:27:00Z">
            <w:trPr>
              <w:gridAfter w:val="1"/>
              <w:tblCellSpacing w:w="15" w:type="dxa"/>
            </w:trPr>
          </w:trPrChange>
        </w:trPr>
        <w:tc>
          <w:tcPr>
            <w:tcW w:w="0" w:type="auto"/>
            <w:vAlign w:val="center"/>
            <w:hideMark/>
            <w:tcPrChange w:id="1483" w:author="Arnob Alam" w:date="2025-01-21T15:27:00Z" w16du:dateUtc="2025-01-21T20:27:00Z">
              <w:tcPr>
                <w:tcW w:w="0" w:type="auto"/>
                <w:vAlign w:val="center"/>
                <w:hideMark/>
              </w:tcPr>
            </w:tcPrChange>
          </w:tcPr>
          <w:p w14:paraId="3592FF03" w14:textId="77777777" w:rsidR="00F92EC5" w:rsidRDefault="00F92EC5" w:rsidP="00AD290E">
            <w:pPr>
              <w:jc w:val="left"/>
              <w:rPr>
                <w:ins w:id="1484" w:author="Arnob Alam" w:date="2025-01-20T21:11:00Z" w16du:dateUtc="2025-01-21T02:11:00Z"/>
                <w:rFonts w:eastAsia="Times New Roman"/>
              </w:rPr>
            </w:pPr>
            <w:ins w:id="1485" w:author="Arnob Alam" w:date="2025-01-20T21:11:00Z" w16du:dateUtc="2025-01-21T02:11:00Z">
              <w:r>
                <w:rPr>
                  <w:rFonts w:eastAsia="Times New Roman"/>
                </w:rPr>
                <w:t>F Statistic</w:t>
              </w:r>
            </w:ins>
          </w:p>
        </w:tc>
        <w:tc>
          <w:tcPr>
            <w:tcW w:w="0" w:type="auto"/>
            <w:vAlign w:val="center"/>
            <w:hideMark/>
            <w:tcPrChange w:id="1486" w:author="Arnob Alam" w:date="2025-01-21T15:27:00Z" w16du:dateUtc="2025-01-21T20:27:00Z">
              <w:tcPr>
                <w:tcW w:w="0" w:type="auto"/>
                <w:gridSpan w:val="2"/>
                <w:vAlign w:val="center"/>
                <w:hideMark/>
              </w:tcPr>
            </w:tcPrChange>
          </w:tcPr>
          <w:p w14:paraId="634DE97C" w14:textId="77777777" w:rsidR="00F92EC5" w:rsidRDefault="00F92EC5" w:rsidP="00AD290E">
            <w:pPr>
              <w:jc w:val="center"/>
              <w:rPr>
                <w:ins w:id="1487" w:author="Arnob Alam" w:date="2025-01-20T21:11:00Z" w16du:dateUtc="2025-01-21T02:11:00Z"/>
                <w:rFonts w:eastAsia="Times New Roman"/>
              </w:rPr>
            </w:pPr>
            <w:ins w:id="1488" w:author="Arnob Alam" w:date="2025-01-20T21:11:00Z" w16du:dateUtc="2025-01-21T02:11:00Z">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ins>
          </w:p>
        </w:tc>
        <w:tc>
          <w:tcPr>
            <w:tcW w:w="0" w:type="auto"/>
            <w:gridSpan w:val="2"/>
            <w:vAlign w:val="center"/>
            <w:hideMark/>
            <w:tcPrChange w:id="1489" w:author="Arnob Alam" w:date="2025-01-21T15:27:00Z" w16du:dateUtc="2025-01-21T20:27:00Z">
              <w:tcPr>
                <w:tcW w:w="0" w:type="auto"/>
                <w:gridSpan w:val="2"/>
                <w:vAlign w:val="center"/>
                <w:hideMark/>
              </w:tcPr>
            </w:tcPrChange>
          </w:tcPr>
          <w:p w14:paraId="3F031A41" w14:textId="77777777" w:rsidR="00F92EC5" w:rsidRDefault="00F92EC5" w:rsidP="00AD290E">
            <w:pPr>
              <w:jc w:val="center"/>
              <w:rPr>
                <w:ins w:id="1490" w:author="Arnob Alam" w:date="2025-01-20T21:11:00Z" w16du:dateUtc="2025-01-21T02:11:00Z"/>
                <w:rFonts w:eastAsia="Times New Roman"/>
              </w:rPr>
            </w:pPr>
            <w:ins w:id="1491" w:author="Arnob Alam" w:date="2025-01-20T21:11:00Z" w16du:dateUtc="2025-01-21T02:11:00Z">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ins>
          </w:p>
        </w:tc>
      </w:tr>
      <w:tr w:rsidR="00F92EC5" w14:paraId="19359846" w14:textId="77777777" w:rsidTr="004E53DD">
        <w:tblPrEx>
          <w:tblPrExChange w:id="1492" w:author="Arnob Alam" w:date="2025-01-21T15:27:00Z" w16du:dateUtc="2025-01-21T20:27:00Z">
            <w:tblPrEx>
              <w:jc w:val="left"/>
            </w:tblPrEx>
          </w:tblPrExChange>
        </w:tblPrEx>
        <w:trPr>
          <w:gridAfter w:val="1"/>
          <w:tblCellSpacing w:w="15" w:type="dxa"/>
          <w:jc w:val="center"/>
          <w:ins w:id="1493" w:author="Arnob Alam" w:date="2025-01-20T21:11:00Z"/>
          <w:trPrChange w:id="1494"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495" w:author="Arnob Alam" w:date="2025-01-21T15:27:00Z" w16du:dateUtc="2025-01-21T20:27:00Z">
              <w:tcPr>
                <w:tcW w:w="0" w:type="auto"/>
                <w:gridSpan w:val="5"/>
                <w:tcBorders>
                  <w:bottom w:val="single" w:sz="6" w:space="0" w:color="000000"/>
                </w:tcBorders>
                <w:vAlign w:val="center"/>
                <w:hideMark/>
              </w:tcPr>
            </w:tcPrChange>
          </w:tcPr>
          <w:p w14:paraId="77ABE9CF" w14:textId="77777777" w:rsidR="00F92EC5" w:rsidRDefault="00F92EC5" w:rsidP="00AD290E">
            <w:pPr>
              <w:jc w:val="center"/>
              <w:rPr>
                <w:ins w:id="1496" w:author="Arnob Alam" w:date="2025-01-20T21:11:00Z" w16du:dateUtc="2025-01-21T02:11:00Z"/>
                <w:rFonts w:eastAsia="Times New Roman"/>
              </w:rPr>
            </w:pPr>
          </w:p>
        </w:tc>
      </w:tr>
      <w:tr w:rsidR="00F92EC5" w14:paraId="5861A06F" w14:textId="77777777" w:rsidTr="004E53DD">
        <w:tblPrEx>
          <w:tblPrExChange w:id="1497" w:author="Arnob Alam" w:date="2025-01-21T15:27:00Z" w16du:dateUtc="2025-01-21T20:27:00Z">
            <w:tblPrEx>
              <w:jc w:val="left"/>
            </w:tblPrEx>
          </w:tblPrExChange>
        </w:tblPrEx>
        <w:trPr>
          <w:gridAfter w:val="1"/>
          <w:tblCellSpacing w:w="15" w:type="dxa"/>
          <w:jc w:val="center"/>
          <w:ins w:id="1498" w:author="Arnob Alam" w:date="2025-01-20T21:11:00Z"/>
          <w:trPrChange w:id="1499" w:author="Arnob Alam" w:date="2025-01-21T15:27:00Z" w16du:dateUtc="2025-01-21T20:27:00Z">
            <w:trPr>
              <w:gridAfter w:val="1"/>
              <w:tblCellSpacing w:w="15" w:type="dxa"/>
            </w:trPr>
          </w:trPrChange>
        </w:trPr>
        <w:tc>
          <w:tcPr>
            <w:tcW w:w="0" w:type="auto"/>
            <w:vAlign w:val="center"/>
            <w:hideMark/>
            <w:tcPrChange w:id="1500" w:author="Arnob Alam" w:date="2025-01-21T15:27:00Z" w16du:dateUtc="2025-01-21T20:27:00Z">
              <w:tcPr>
                <w:tcW w:w="0" w:type="auto"/>
                <w:vAlign w:val="center"/>
                <w:hideMark/>
              </w:tcPr>
            </w:tcPrChange>
          </w:tcPr>
          <w:p w14:paraId="381F6276" w14:textId="77777777" w:rsidR="00F92EC5" w:rsidRDefault="00F92EC5" w:rsidP="00AD290E">
            <w:pPr>
              <w:jc w:val="left"/>
              <w:rPr>
                <w:ins w:id="1501" w:author="Arnob Alam" w:date="2025-01-20T21:11:00Z" w16du:dateUtc="2025-01-21T02:11:00Z"/>
                <w:rFonts w:eastAsia="Times New Roman"/>
              </w:rPr>
            </w:pPr>
            <w:ins w:id="1502" w:author="Arnob Alam" w:date="2025-01-20T21:11:00Z" w16du:dateUtc="2025-01-21T02:11:00Z">
              <w:r>
                <w:rPr>
                  <w:rStyle w:val="Emphasis"/>
                </w:rPr>
                <w:t>Note:</w:t>
              </w:r>
            </w:ins>
          </w:p>
        </w:tc>
        <w:tc>
          <w:tcPr>
            <w:tcW w:w="0" w:type="auto"/>
            <w:gridSpan w:val="3"/>
            <w:vAlign w:val="center"/>
            <w:hideMark/>
            <w:tcPrChange w:id="1503" w:author="Arnob Alam" w:date="2025-01-21T15:27:00Z" w16du:dateUtc="2025-01-21T20:27:00Z">
              <w:tcPr>
                <w:tcW w:w="0" w:type="auto"/>
                <w:gridSpan w:val="4"/>
                <w:vAlign w:val="center"/>
                <w:hideMark/>
              </w:tcPr>
            </w:tcPrChange>
          </w:tcPr>
          <w:p w14:paraId="27112914" w14:textId="77777777" w:rsidR="00F92EC5" w:rsidRDefault="00F92EC5" w:rsidP="00AD290E">
            <w:pPr>
              <w:jc w:val="right"/>
              <w:rPr>
                <w:ins w:id="1504" w:author="Arnob Alam" w:date="2025-01-20T21:11:00Z" w16du:dateUtc="2025-01-21T02:11:00Z"/>
                <w:rFonts w:eastAsia="Times New Roman"/>
              </w:rPr>
            </w:pPr>
            <w:ins w:id="1505" w:author="Arnob Alam" w:date="2025-01-20T21:11:00Z" w16du:dateUtc="2025-01-21T02:1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13B6302E" w:rsidR="000E7A31" w:rsidRDefault="000E7A31" w:rsidP="00714654">
      <w:pPr>
        <w:pStyle w:val="Caption"/>
        <w:keepNext/>
        <w:jc w:val="center"/>
      </w:pPr>
      <w:bookmarkStart w:id="1506" w:name="_Ref170051786"/>
      <w:r>
        <w:lastRenderedPageBreak/>
        <w:t xml:space="preserve">Table </w:t>
      </w:r>
      <w:fldSimple w:instr=" SEQ Table \* ARABIC ">
        <w:r w:rsidR="00A2102A">
          <w:rPr>
            <w:noProof/>
          </w:rPr>
          <w:t>13</w:t>
        </w:r>
      </w:fldSimple>
      <w:bookmarkEnd w:id="1506"/>
      <w:r>
        <w:rPr>
          <w:noProof/>
        </w:rPr>
        <w:t xml:space="preserve"> </w:t>
      </w:r>
      <w:del w:id="1507" w:author="Arnob Alam" w:date="2025-01-21T15:22:00Z" w16du:dateUtc="2025-01-21T20:22:00Z">
        <w:r w:rsidDel="00C86EA3">
          <w:rPr>
            <w:noProof/>
          </w:rPr>
          <w:delText>Amihud Measure DiD</w:delText>
        </w:r>
      </w:del>
      <w:ins w:id="1508" w:author="Arnob Alam" w:date="2025-01-21T15:22:00Z" w16du:dateUtc="2025-01-21T20:22:00Z">
        <w:r w:rsidR="00C86EA3">
          <w:rPr>
            <w:noProof/>
          </w:rPr>
          <w:t xml:space="preserve">Difference-in-differenes analysis of Amihud’s Illiquidity Measure. </w:t>
        </w:r>
        <w:r w:rsidR="00151179">
          <w:rPr>
            <w:noProof/>
          </w:rPr>
          <w:t>The dependent variable i</w:t>
        </w:r>
      </w:ins>
      <w:ins w:id="1509" w:author="Arnob Alam" w:date="2025-01-21T15:23:00Z" w16du:dateUtc="2025-01-21T20:23:00Z">
        <w:r w:rsidR="00151179">
          <w:rPr>
            <w:noProof/>
          </w:rPr>
          <w:t>s Amihud’s Measure (expressed in absolute % change in the fixed rate of the contract per a million dollar of notional value traded).</w:t>
        </w:r>
        <w:r w:rsidR="00311CF5">
          <w:rPr>
            <w:noProof/>
          </w:rPr>
          <w:t xml:space="preserve"> Control variables are the contr</w:t>
        </w:r>
      </w:ins>
      <w:ins w:id="1510" w:author="Arnob Alam" w:date="2025-01-21T15:24:00Z" w16du:dateUtc="2025-01-21T20:24:00Z">
        <w:r w:rsidR="00311CF5">
          <w:rPr>
            <w:noProof/>
          </w:rPr>
          <w:t xml:space="preserve">act tenor, relevant stock market (TSX or S&amp;P 500) returns and </w:t>
        </w:r>
        <w:r w:rsidR="007A580A">
          <w:rPr>
            <w:noProof/>
          </w:rPr>
          <w:t xml:space="preserve">volatility. Stock market returns are calculated as the percent change from </w:t>
        </w:r>
      </w:ins>
      <w:ins w:id="1511" w:author="Arnob Alam" w:date="2025-01-21T15:25:00Z" w16du:dateUtc="2025-01-21T20:25:00Z">
        <w:r w:rsidR="007A580A">
          <w:rPr>
            <w:noProof/>
          </w:rPr>
          <w:t xml:space="preserve">the </w:t>
        </w:r>
      </w:ins>
      <w:ins w:id="1512" w:author="Arnob Alam" w:date="2025-01-21T15:24:00Z" w16du:dateUtc="2025-01-21T20:24:00Z">
        <w:r w:rsidR="007A580A">
          <w:rPr>
            <w:noProof/>
          </w:rPr>
          <w:t>p</w:t>
        </w:r>
      </w:ins>
      <w:ins w:id="1513" w:author="Arnob Alam" w:date="2025-01-21T15:25:00Z" w16du:dateUtc="2025-01-21T20:25:00Z">
        <w:r w:rsidR="007A580A">
          <w:rPr>
            <w:noProof/>
          </w:rPr>
          <w:t xml:space="preserve">revious trading day’s </w:t>
        </w:r>
        <w:r w:rsidR="00AB4A7C">
          <w:rPr>
            <w:noProof/>
          </w:rPr>
          <w:t>adjusted closing price (where adjustments are made for dividends, stock splits and other rights offers).</w:t>
        </w:r>
        <w:r w:rsidR="00E471EB">
          <w:rPr>
            <w:noProof/>
          </w:rPr>
          <w:t xml:space="preserve"> </w:t>
        </w:r>
      </w:ins>
      <w:ins w:id="1514" w:author="Arnob Alam" w:date="2025-01-21T15:26:00Z" w16du:dateUtc="2025-01-21T20:26:00Z">
        <w:r w:rsidR="00E471EB">
          <w:rPr>
            <w:noProof/>
          </w:rPr>
          <w:t>The volatility measure</w:t>
        </w:r>
      </w:ins>
      <w:ins w:id="1515" w:author="Arnob Alam" w:date="2025-01-21T16:00:00Z" w16du:dateUtc="2025-01-21T21:00:00Z">
        <w:r w:rsidR="00127942">
          <w:rPr>
            <w:noProof/>
          </w:rPr>
          <w:t>s</w:t>
        </w:r>
      </w:ins>
      <w:ins w:id="1516" w:author="Arnob Alam" w:date="2025-01-21T15:26:00Z" w16du:dateUtc="2025-01-21T20:26:00Z">
        <w:r w:rsidR="00E471EB">
          <w:rPr>
            <w:noProof/>
          </w:rPr>
          <w:t xml:space="preserve"> are the CBOE VIX and TSX 60 VIXI indices</w:t>
        </w:r>
        <w:r w:rsidR="004E53DD">
          <w:rPr>
            <w:noProof/>
          </w:rPr>
          <w:t>.</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1517" w:author="Arnob Alam" w:date="2025-01-21T15:22:00Z" w16du:dateUtc="2025-01-21T20:22: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30"/>
        <w:gridCol w:w="2414"/>
        <w:gridCol w:w="2294"/>
        <w:gridCol w:w="45"/>
        <w:tblGridChange w:id="1518">
          <w:tblGrid>
            <w:gridCol w:w="2124"/>
            <w:gridCol w:w="30"/>
            <w:gridCol w:w="2414"/>
            <w:gridCol w:w="2294"/>
            <w:gridCol w:w="45"/>
          </w:tblGrid>
        </w:tblGridChange>
      </w:tblGrid>
      <w:tr w:rsidR="009C0FEC" w:rsidDel="00524266" w14:paraId="4525BD8E" w14:textId="16A9DC2B" w:rsidTr="00C86EA3">
        <w:trPr>
          <w:gridAfter w:val="1"/>
          <w:tblCellSpacing w:w="15" w:type="dxa"/>
          <w:jc w:val="center"/>
          <w:del w:id="1519" w:author="Arnob Alam" w:date="2025-01-20T21:16:00Z"/>
          <w:trPrChange w:id="1520"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521" w:author="Arnob Alam" w:date="2025-01-21T15:22:00Z" w16du:dateUtc="2025-01-21T20:22:00Z">
              <w:tcPr>
                <w:tcW w:w="0" w:type="auto"/>
                <w:gridSpan w:val="4"/>
                <w:tcBorders>
                  <w:bottom w:val="single" w:sz="6" w:space="0" w:color="000000"/>
                </w:tcBorders>
                <w:vAlign w:val="center"/>
                <w:hideMark/>
              </w:tcPr>
            </w:tcPrChange>
          </w:tcPr>
          <w:p w14:paraId="477741D7" w14:textId="40BC6635" w:rsidR="009C0FEC" w:rsidDel="00524266" w:rsidRDefault="009C0FEC">
            <w:pPr>
              <w:rPr>
                <w:del w:id="1522" w:author="Arnob Alam" w:date="2025-01-20T21:16:00Z" w16du:dateUtc="2025-01-21T02:16:00Z"/>
                <w:sz w:val="20"/>
                <w:szCs w:val="20"/>
              </w:rPr>
            </w:pPr>
          </w:p>
        </w:tc>
      </w:tr>
      <w:tr w:rsidR="009C0FEC" w:rsidDel="00524266" w14:paraId="2D2DCDDE" w14:textId="7619B16B" w:rsidTr="00C86EA3">
        <w:trPr>
          <w:gridAfter w:val="1"/>
          <w:tblCellSpacing w:w="15" w:type="dxa"/>
          <w:jc w:val="center"/>
          <w:del w:id="1523" w:author="Arnob Alam" w:date="2025-01-20T21:16:00Z"/>
          <w:trPrChange w:id="1524" w:author="Arnob Alam" w:date="2025-01-21T15:22:00Z" w16du:dateUtc="2025-01-21T20:22:00Z">
            <w:trPr>
              <w:gridAfter w:val="1"/>
              <w:tblCellSpacing w:w="15" w:type="dxa"/>
              <w:jc w:val="center"/>
            </w:trPr>
          </w:trPrChange>
        </w:trPr>
        <w:tc>
          <w:tcPr>
            <w:tcW w:w="0" w:type="auto"/>
            <w:gridSpan w:val="2"/>
            <w:vAlign w:val="center"/>
            <w:hideMark/>
            <w:tcPrChange w:id="1525" w:author="Arnob Alam" w:date="2025-01-21T15:22:00Z" w16du:dateUtc="2025-01-21T20:22:00Z">
              <w:tcPr>
                <w:tcW w:w="0" w:type="auto"/>
                <w:gridSpan w:val="2"/>
                <w:vAlign w:val="center"/>
                <w:hideMark/>
              </w:tcPr>
            </w:tcPrChange>
          </w:tcPr>
          <w:p w14:paraId="53E5D25E" w14:textId="0D701A17" w:rsidR="009C0FEC" w:rsidDel="00524266" w:rsidRDefault="009C0FEC">
            <w:pPr>
              <w:jc w:val="center"/>
              <w:rPr>
                <w:del w:id="1526" w:author="Arnob Alam" w:date="2025-01-20T21:16:00Z" w16du:dateUtc="2025-01-21T02:16:00Z"/>
                <w:rFonts w:eastAsia="Times New Roman"/>
                <w:sz w:val="20"/>
                <w:szCs w:val="20"/>
              </w:rPr>
            </w:pPr>
          </w:p>
        </w:tc>
        <w:tc>
          <w:tcPr>
            <w:tcW w:w="0" w:type="auto"/>
            <w:gridSpan w:val="2"/>
            <w:vAlign w:val="center"/>
            <w:hideMark/>
            <w:tcPrChange w:id="1527" w:author="Arnob Alam" w:date="2025-01-21T15:22:00Z" w16du:dateUtc="2025-01-21T20:22:00Z">
              <w:tcPr>
                <w:tcW w:w="0" w:type="auto"/>
                <w:gridSpan w:val="2"/>
                <w:vAlign w:val="center"/>
                <w:hideMark/>
              </w:tcPr>
            </w:tcPrChange>
          </w:tcPr>
          <w:p w14:paraId="32C43B90" w14:textId="0F1A1163" w:rsidR="009C0FEC" w:rsidDel="00524266" w:rsidRDefault="009C0FEC">
            <w:pPr>
              <w:jc w:val="center"/>
              <w:rPr>
                <w:del w:id="1528" w:author="Arnob Alam" w:date="2025-01-20T21:16:00Z" w16du:dateUtc="2025-01-21T02:16:00Z"/>
                <w:rFonts w:eastAsia="Times New Roman"/>
              </w:rPr>
            </w:pPr>
            <w:del w:id="1529" w:author="Arnob Alam" w:date="2025-01-20T21:16:00Z" w16du:dateUtc="2025-01-21T02:16:00Z">
              <w:r w:rsidDel="00524266">
                <w:rPr>
                  <w:rStyle w:val="Emphasis"/>
                </w:rPr>
                <w:delText>Dependent variable:</w:delText>
              </w:r>
            </w:del>
          </w:p>
        </w:tc>
      </w:tr>
      <w:tr w:rsidR="009C0FEC" w:rsidDel="00524266" w14:paraId="072E1C00" w14:textId="0962F619" w:rsidTr="00C86EA3">
        <w:trPr>
          <w:gridAfter w:val="1"/>
          <w:tblCellSpacing w:w="15" w:type="dxa"/>
          <w:jc w:val="center"/>
          <w:del w:id="1530" w:author="Arnob Alam" w:date="2025-01-20T21:16:00Z"/>
          <w:trPrChange w:id="1531" w:author="Arnob Alam" w:date="2025-01-21T15:22:00Z" w16du:dateUtc="2025-01-21T20:22:00Z">
            <w:trPr>
              <w:gridAfter w:val="1"/>
              <w:tblCellSpacing w:w="15" w:type="dxa"/>
              <w:jc w:val="center"/>
            </w:trPr>
          </w:trPrChange>
        </w:trPr>
        <w:tc>
          <w:tcPr>
            <w:tcW w:w="0" w:type="auto"/>
            <w:gridSpan w:val="2"/>
            <w:vAlign w:val="center"/>
            <w:hideMark/>
            <w:tcPrChange w:id="1532" w:author="Arnob Alam" w:date="2025-01-21T15:22:00Z" w16du:dateUtc="2025-01-21T20:22:00Z">
              <w:tcPr>
                <w:tcW w:w="0" w:type="auto"/>
                <w:gridSpan w:val="2"/>
                <w:vAlign w:val="center"/>
                <w:hideMark/>
              </w:tcPr>
            </w:tcPrChange>
          </w:tcPr>
          <w:p w14:paraId="513F8D39" w14:textId="52B84763" w:rsidR="009C0FEC" w:rsidDel="00524266" w:rsidRDefault="009C0FEC">
            <w:pPr>
              <w:jc w:val="center"/>
              <w:rPr>
                <w:del w:id="1533" w:author="Arnob Alam" w:date="2025-01-20T21:16:00Z" w16du:dateUtc="2025-01-21T02:16:00Z"/>
                <w:rFonts w:eastAsia="Times New Roman"/>
              </w:rPr>
            </w:pPr>
          </w:p>
        </w:tc>
        <w:tc>
          <w:tcPr>
            <w:tcW w:w="0" w:type="auto"/>
            <w:gridSpan w:val="2"/>
            <w:tcBorders>
              <w:bottom w:val="single" w:sz="6" w:space="0" w:color="000000"/>
            </w:tcBorders>
            <w:vAlign w:val="center"/>
            <w:hideMark/>
            <w:tcPrChange w:id="1534" w:author="Arnob Alam" w:date="2025-01-21T15:22:00Z" w16du:dateUtc="2025-01-21T20:22:00Z">
              <w:tcPr>
                <w:tcW w:w="0" w:type="auto"/>
                <w:gridSpan w:val="2"/>
                <w:tcBorders>
                  <w:bottom w:val="single" w:sz="6" w:space="0" w:color="000000"/>
                </w:tcBorders>
                <w:vAlign w:val="center"/>
                <w:hideMark/>
              </w:tcPr>
            </w:tcPrChange>
          </w:tcPr>
          <w:p w14:paraId="0E1999CE" w14:textId="02978200" w:rsidR="009C0FEC" w:rsidDel="00524266" w:rsidRDefault="009C0FEC">
            <w:pPr>
              <w:jc w:val="center"/>
              <w:rPr>
                <w:del w:id="1535" w:author="Arnob Alam" w:date="2025-01-20T21:16:00Z" w16du:dateUtc="2025-01-21T02:16:00Z"/>
                <w:rFonts w:eastAsia="Times New Roman"/>
                <w:sz w:val="20"/>
                <w:szCs w:val="20"/>
              </w:rPr>
            </w:pPr>
          </w:p>
        </w:tc>
      </w:tr>
      <w:tr w:rsidR="009C0FEC" w:rsidDel="00524266" w14:paraId="3DB7318C" w14:textId="1ECD8FF4" w:rsidTr="00C86EA3">
        <w:trPr>
          <w:gridAfter w:val="1"/>
          <w:tblCellSpacing w:w="15" w:type="dxa"/>
          <w:jc w:val="center"/>
          <w:del w:id="1536" w:author="Arnob Alam" w:date="2025-01-20T21:16:00Z"/>
          <w:trPrChange w:id="1537" w:author="Arnob Alam" w:date="2025-01-21T15:22:00Z" w16du:dateUtc="2025-01-21T20:22:00Z">
            <w:trPr>
              <w:gridAfter w:val="1"/>
              <w:tblCellSpacing w:w="15" w:type="dxa"/>
              <w:jc w:val="center"/>
            </w:trPr>
          </w:trPrChange>
        </w:trPr>
        <w:tc>
          <w:tcPr>
            <w:tcW w:w="0" w:type="auto"/>
            <w:gridSpan w:val="2"/>
            <w:vAlign w:val="center"/>
            <w:hideMark/>
            <w:tcPrChange w:id="1538" w:author="Arnob Alam" w:date="2025-01-21T15:22:00Z" w16du:dateUtc="2025-01-21T20:22:00Z">
              <w:tcPr>
                <w:tcW w:w="0" w:type="auto"/>
                <w:gridSpan w:val="2"/>
                <w:vAlign w:val="center"/>
                <w:hideMark/>
              </w:tcPr>
            </w:tcPrChange>
          </w:tcPr>
          <w:p w14:paraId="0EF4ED44" w14:textId="3487C41F" w:rsidR="009C0FEC" w:rsidDel="00524266" w:rsidRDefault="009C0FEC">
            <w:pPr>
              <w:jc w:val="center"/>
              <w:rPr>
                <w:del w:id="1539" w:author="Arnob Alam" w:date="2025-01-20T21:16:00Z" w16du:dateUtc="2025-01-21T02:16:00Z"/>
                <w:rFonts w:eastAsia="Times New Roman"/>
                <w:sz w:val="20"/>
                <w:szCs w:val="20"/>
              </w:rPr>
            </w:pPr>
          </w:p>
        </w:tc>
        <w:tc>
          <w:tcPr>
            <w:tcW w:w="0" w:type="auto"/>
            <w:gridSpan w:val="2"/>
            <w:vAlign w:val="center"/>
            <w:hideMark/>
            <w:tcPrChange w:id="1540" w:author="Arnob Alam" w:date="2025-01-21T15:22:00Z" w16du:dateUtc="2025-01-21T20:22:00Z">
              <w:tcPr>
                <w:tcW w:w="0" w:type="auto"/>
                <w:gridSpan w:val="2"/>
                <w:vAlign w:val="center"/>
                <w:hideMark/>
              </w:tcPr>
            </w:tcPrChange>
          </w:tcPr>
          <w:p w14:paraId="653F0532" w14:textId="40EB52A0" w:rsidR="009C0FEC" w:rsidDel="00524266" w:rsidRDefault="009C0FEC">
            <w:pPr>
              <w:jc w:val="center"/>
              <w:rPr>
                <w:del w:id="1541" w:author="Arnob Alam" w:date="2025-01-20T21:16:00Z" w16du:dateUtc="2025-01-21T02:16:00Z"/>
                <w:rFonts w:eastAsia="Times New Roman"/>
              </w:rPr>
            </w:pPr>
            <w:del w:id="1542" w:author="Arnob Alam" w:date="2025-01-20T21:16:00Z" w16du:dateUtc="2025-01-21T02:16:00Z">
              <w:r w:rsidDel="00524266">
                <w:rPr>
                  <w:rFonts w:eastAsia="Times New Roman"/>
                </w:rPr>
                <w:delText>Amihud Measure</w:delText>
              </w:r>
            </w:del>
          </w:p>
        </w:tc>
      </w:tr>
      <w:tr w:rsidR="009C0FEC" w:rsidDel="00524266" w14:paraId="3C03A332" w14:textId="73BE9540" w:rsidTr="00C86EA3">
        <w:trPr>
          <w:gridAfter w:val="1"/>
          <w:tblCellSpacing w:w="15" w:type="dxa"/>
          <w:jc w:val="center"/>
          <w:del w:id="1543" w:author="Arnob Alam" w:date="2025-01-20T21:16:00Z"/>
          <w:trPrChange w:id="1544"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545" w:author="Arnob Alam" w:date="2025-01-21T15:22:00Z" w16du:dateUtc="2025-01-21T20:22:00Z">
              <w:tcPr>
                <w:tcW w:w="0" w:type="auto"/>
                <w:gridSpan w:val="4"/>
                <w:tcBorders>
                  <w:bottom w:val="single" w:sz="6" w:space="0" w:color="000000"/>
                </w:tcBorders>
                <w:vAlign w:val="center"/>
                <w:hideMark/>
              </w:tcPr>
            </w:tcPrChange>
          </w:tcPr>
          <w:p w14:paraId="37F48E4B" w14:textId="4F185696" w:rsidR="009C0FEC" w:rsidDel="00524266" w:rsidRDefault="009C0FEC">
            <w:pPr>
              <w:jc w:val="center"/>
              <w:rPr>
                <w:del w:id="1546" w:author="Arnob Alam" w:date="2025-01-20T21:16:00Z" w16du:dateUtc="2025-01-21T02:16:00Z"/>
                <w:rFonts w:eastAsia="Times New Roman"/>
              </w:rPr>
            </w:pPr>
          </w:p>
        </w:tc>
      </w:tr>
      <w:tr w:rsidR="009C0FEC" w:rsidDel="00524266" w14:paraId="5F417257" w14:textId="5C93D024" w:rsidTr="00C86EA3">
        <w:trPr>
          <w:gridAfter w:val="1"/>
          <w:tblCellSpacing w:w="15" w:type="dxa"/>
          <w:jc w:val="center"/>
          <w:del w:id="1547" w:author="Arnob Alam" w:date="2025-01-20T21:16:00Z"/>
          <w:trPrChange w:id="1548" w:author="Arnob Alam" w:date="2025-01-21T15:22:00Z" w16du:dateUtc="2025-01-21T20:22:00Z">
            <w:trPr>
              <w:gridAfter w:val="1"/>
              <w:tblCellSpacing w:w="15" w:type="dxa"/>
              <w:jc w:val="center"/>
            </w:trPr>
          </w:trPrChange>
        </w:trPr>
        <w:tc>
          <w:tcPr>
            <w:tcW w:w="0" w:type="auto"/>
            <w:gridSpan w:val="2"/>
            <w:vAlign w:val="center"/>
            <w:hideMark/>
            <w:tcPrChange w:id="1549" w:author="Arnob Alam" w:date="2025-01-21T15:22:00Z" w16du:dateUtc="2025-01-21T20:22:00Z">
              <w:tcPr>
                <w:tcW w:w="0" w:type="auto"/>
                <w:gridSpan w:val="2"/>
                <w:vAlign w:val="center"/>
                <w:hideMark/>
              </w:tcPr>
            </w:tcPrChange>
          </w:tcPr>
          <w:p w14:paraId="729887BB" w14:textId="0BA3546D" w:rsidR="009C0FEC" w:rsidDel="00524266" w:rsidRDefault="009C0FEC">
            <w:pPr>
              <w:jc w:val="left"/>
              <w:rPr>
                <w:del w:id="1550" w:author="Arnob Alam" w:date="2025-01-20T21:16:00Z" w16du:dateUtc="2025-01-21T02:16:00Z"/>
                <w:rFonts w:eastAsia="Times New Roman"/>
              </w:rPr>
            </w:pPr>
            <w:del w:id="1551" w:author="Arnob Alam" w:date="2025-01-20T21:16:00Z" w16du:dateUtc="2025-01-21T02:16:00Z">
              <w:r w:rsidDel="00524266">
                <w:rPr>
                  <w:rFonts w:eastAsia="Times New Roman"/>
                </w:rPr>
                <w:delText>Group</w:delText>
              </w:r>
            </w:del>
          </w:p>
        </w:tc>
        <w:tc>
          <w:tcPr>
            <w:tcW w:w="0" w:type="auto"/>
            <w:gridSpan w:val="2"/>
            <w:vAlign w:val="center"/>
            <w:hideMark/>
            <w:tcPrChange w:id="1552" w:author="Arnob Alam" w:date="2025-01-21T15:22:00Z" w16du:dateUtc="2025-01-21T20:22:00Z">
              <w:tcPr>
                <w:tcW w:w="0" w:type="auto"/>
                <w:gridSpan w:val="2"/>
                <w:vAlign w:val="center"/>
                <w:hideMark/>
              </w:tcPr>
            </w:tcPrChange>
          </w:tcPr>
          <w:p w14:paraId="609C1794" w14:textId="7C2CC523" w:rsidR="009C0FEC" w:rsidDel="00524266" w:rsidRDefault="009C0FEC">
            <w:pPr>
              <w:jc w:val="center"/>
              <w:rPr>
                <w:del w:id="1553" w:author="Arnob Alam" w:date="2025-01-20T21:16:00Z" w16du:dateUtc="2025-01-21T02:16:00Z"/>
                <w:rFonts w:eastAsia="Times New Roman"/>
              </w:rPr>
            </w:pPr>
            <w:del w:id="1554" w:author="Arnob Alam" w:date="2025-01-20T21:16:00Z" w16du:dateUtc="2025-01-21T02:16:00Z">
              <w:r w:rsidDel="00524266">
                <w:rPr>
                  <w:rFonts w:eastAsia="Times New Roman"/>
                </w:rPr>
                <w:delText>-10.347</w:delText>
              </w:r>
              <w:r w:rsidDel="00524266">
                <w:rPr>
                  <w:rFonts w:eastAsia="Times New Roman"/>
                  <w:vertAlign w:val="superscript"/>
                </w:rPr>
                <w:delText>***</w:delText>
              </w:r>
            </w:del>
          </w:p>
        </w:tc>
      </w:tr>
      <w:tr w:rsidR="009C0FEC" w:rsidDel="00524266" w14:paraId="05D80B4A" w14:textId="3C6B20A9" w:rsidTr="00C86EA3">
        <w:trPr>
          <w:gridAfter w:val="1"/>
          <w:tblCellSpacing w:w="15" w:type="dxa"/>
          <w:jc w:val="center"/>
          <w:del w:id="1555" w:author="Arnob Alam" w:date="2025-01-20T21:16:00Z"/>
          <w:trPrChange w:id="1556" w:author="Arnob Alam" w:date="2025-01-21T15:22:00Z" w16du:dateUtc="2025-01-21T20:22:00Z">
            <w:trPr>
              <w:gridAfter w:val="1"/>
              <w:tblCellSpacing w:w="15" w:type="dxa"/>
              <w:jc w:val="center"/>
            </w:trPr>
          </w:trPrChange>
        </w:trPr>
        <w:tc>
          <w:tcPr>
            <w:tcW w:w="0" w:type="auto"/>
            <w:gridSpan w:val="2"/>
            <w:vAlign w:val="center"/>
            <w:hideMark/>
            <w:tcPrChange w:id="1557" w:author="Arnob Alam" w:date="2025-01-21T15:22:00Z" w16du:dateUtc="2025-01-21T20:22:00Z">
              <w:tcPr>
                <w:tcW w:w="0" w:type="auto"/>
                <w:gridSpan w:val="2"/>
                <w:vAlign w:val="center"/>
                <w:hideMark/>
              </w:tcPr>
            </w:tcPrChange>
          </w:tcPr>
          <w:p w14:paraId="6CCC4AD2" w14:textId="2DA4DBA8" w:rsidR="009C0FEC" w:rsidDel="00524266" w:rsidRDefault="009C0FEC">
            <w:pPr>
              <w:jc w:val="center"/>
              <w:rPr>
                <w:del w:id="1558" w:author="Arnob Alam" w:date="2025-01-20T21:16:00Z" w16du:dateUtc="2025-01-21T02:16:00Z"/>
                <w:rFonts w:eastAsia="Times New Roman"/>
              </w:rPr>
            </w:pPr>
          </w:p>
        </w:tc>
        <w:tc>
          <w:tcPr>
            <w:tcW w:w="0" w:type="auto"/>
            <w:gridSpan w:val="2"/>
            <w:vAlign w:val="center"/>
            <w:hideMark/>
            <w:tcPrChange w:id="1559" w:author="Arnob Alam" w:date="2025-01-21T15:22:00Z" w16du:dateUtc="2025-01-21T20:22:00Z">
              <w:tcPr>
                <w:tcW w:w="0" w:type="auto"/>
                <w:gridSpan w:val="2"/>
                <w:vAlign w:val="center"/>
                <w:hideMark/>
              </w:tcPr>
            </w:tcPrChange>
          </w:tcPr>
          <w:p w14:paraId="745F449C" w14:textId="0C15D3CD" w:rsidR="009C0FEC" w:rsidDel="00524266" w:rsidRDefault="009C0FEC">
            <w:pPr>
              <w:jc w:val="center"/>
              <w:rPr>
                <w:del w:id="1560" w:author="Arnob Alam" w:date="2025-01-20T21:16:00Z" w16du:dateUtc="2025-01-21T02:16:00Z"/>
                <w:rFonts w:eastAsia="Times New Roman"/>
              </w:rPr>
            </w:pPr>
            <w:del w:id="1561" w:author="Arnob Alam" w:date="2025-01-20T21:16:00Z" w16du:dateUtc="2025-01-21T02:16:00Z">
              <w:r w:rsidDel="00524266">
                <w:rPr>
                  <w:rFonts w:eastAsia="Times New Roman"/>
                </w:rPr>
                <w:delText>(3.305)</w:delText>
              </w:r>
            </w:del>
          </w:p>
        </w:tc>
      </w:tr>
      <w:tr w:rsidR="009C0FEC" w:rsidDel="00524266" w14:paraId="4072F3E9" w14:textId="08E8C775" w:rsidTr="00C86EA3">
        <w:trPr>
          <w:gridAfter w:val="1"/>
          <w:tblCellSpacing w:w="15" w:type="dxa"/>
          <w:jc w:val="center"/>
          <w:del w:id="1562" w:author="Arnob Alam" w:date="2025-01-20T21:16:00Z"/>
          <w:trPrChange w:id="1563" w:author="Arnob Alam" w:date="2025-01-21T15:22:00Z" w16du:dateUtc="2025-01-21T20:22:00Z">
            <w:trPr>
              <w:gridAfter w:val="1"/>
              <w:tblCellSpacing w:w="15" w:type="dxa"/>
              <w:jc w:val="center"/>
            </w:trPr>
          </w:trPrChange>
        </w:trPr>
        <w:tc>
          <w:tcPr>
            <w:tcW w:w="0" w:type="auto"/>
            <w:gridSpan w:val="2"/>
            <w:vAlign w:val="center"/>
            <w:hideMark/>
            <w:tcPrChange w:id="1564" w:author="Arnob Alam" w:date="2025-01-21T15:22:00Z" w16du:dateUtc="2025-01-21T20:22:00Z">
              <w:tcPr>
                <w:tcW w:w="0" w:type="auto"/>
                <w:gridSpan w:val="2"/>
                <w:vAlign w:val="center"/>
                <w:hideMark/>
              </w:tcPr>
            </w:tcPrChange>
          </w:tcPr>
          <w:p w14:paraId="4C35B7AD" w14:textId="74D0CE48" w:rsidR="009C0FEC" w:rsidDel="00524266" w:rsidRDefault="009C0FEC">
            <w:pPr>
              <w:jc w:val="center"/>
              <w:rPr>
                <w:del w:id="1565" w:author="Arnob Alam" w:date="2025-01-20T21:16:00Z" w16du:dateUtc="2025-01-21T02:16:00Z"/>
                <w:rFonts w:eastAsia="Times New Roman"/>
              </w:rPr>
            </w:pPr>
          </w:p>
        </w:tc>
        <w:tc>
          <w:tcPr>
            <w:tcW w:w="0" w:type="auto"/>
            <w:gridSpan w:val="2"/>
            <w:vAlign w:val="center"/>
            <w:hideMark/>
            <w:tcPrChange w:id="1566" w:author="Arnob Alam" w:date="2025-01-21T15:22:00Z" w16du:dateUtc="2025-01-21T20:22:00Z">
              <w:tcPr>
                <w:tcW w:w="0" w:type="auto"/>
                <w:gridSpan w:val="2"/>
                <w:vAlign w:val="center"/>
                <w:hideMark/>
              </w:tcPr>
            </w:tcPrChange>
          </w:tcPr>
          <w:p w14:paraId="43D43E9D" w14:textId="098686A9" w:rsidR="009C0FEC" w:rsidDel="00524266" w:rsidRDefault="009C0FEC">
            <w:pPr>
              <w:rPr>
                <w:del w:id="1567" w:author="Arnob Alam" w:date="2025-01-20T21:16:00Z" w16du:dateUtc="2025-01-21T02:16:00Z"/>
                <w:rFonts w:eastAsia="Times New Roman"/>
                <w:sz w:val="20"/>
                <w:szCs w:val="20"/>
              </w:rPr>
            </w:pPr>
          </w:p>
        </w:tc>
      </w:tr>
      <w:tr w:rsidR="009C0FEC" w:rsidDel="00524266" w14:paraId="65494141" w14:textId="3341FC41" w:rsidTr="00C86EA3">
        <w:trPr>
          <w:gridAfter w:val="1"/>
          <w:tblCellSpacing w:w="15" w:type="dxa"/>
          <w:jc w:val="center"/>
          <w:del w:id="1568" w:author="Arnob Alam" w:date="2025-01-20T21:16:00Z"/>
          <w:trPrChange w:id="1569" w:author="Arnob Alam" w:date="2025-01-21T15:22:00Z" w16du:dateUtc="2025-01-21T20:22:00Z">
            <w:trPr>
              <w:gridAfter w:val="1"/>
              <w:tblCellSpacing w:w="15" w:type="dxa"/>
              <w:jc w:val="center"/>
            </w:trPr>
          </w:trPrChange>
        </w:trPr>
        <w:tc>
          <w:tcPr>
            <w:tcW w:w="0" w:type="auto"/>
            <w:gridSpan w:val="2"/>
            <w:vAlign w:val="center"/>
            <w:hideMark/>
            <w:tcPrChange w:id="1570" w:author="Arnob Alam" w:date="2025-01-21T15:22:00Z" w16du:dateUtc="2025-01-21T20:22:00Z">
              <w:tcPr>
                <w:tcW w:w="0" w:type="auto"/>
                <w:gridSpan w:val="2"/>
                <w:vAlign w:val="center"/>
                <w:hideMark/>
              </w:tcPr>
            </w:tcPrChange>
          </w:tcPr>
          <w:p w14:paraId="15041A8C" w14:textId="43AAC7D9" w:rsidR="009C0FEC" w:rsidDel="00524266" w:rsidRDefault="0013380F">
            <w:pPr>
              <w:jc w:val="left"/>
              <w:rPr>
                <w:del w:id="1571" w:author="Arnob Alam" w:date="2025-01-20T21:16:00Z" w16du:dateUtc="2025-01-21T02:16:00Z"/>
                <w:rFonts w:eastAsia="Times New Roman"/>
              </w:rPr>
            </w:pPr>
            <w:del w:id="1572" w:author="Arnob Alam" w:date="2025-01-20T21:16:00Z" w16du:dateUtc="2025-01-21T02:16:00Z">
              <w:r w:rsidDel="00524266">
                <w:rPr>
                  <w:rFonts w:eastAsia="Times New Roman"/>
                </w:rPr>
                <w:delText>Period</w:delText>
              </w:r>
            </w:del>
          </w:p>
        </w:tc>
        <w:tc>
          <w:tcPr>
            <w:tcW w:w="0" w:type="auto"/>
            <w:gridSpan w:val="2"/>
            <w:vAlign w:val="center"/>
            <w:hideMark/>
            <w:tcPrChange w:id="1573" w:author="Arnob Alam" w:date="2025-01-21T15:22:00Z" w16du:dateUtc="2025-01-21T20:22:00Z">
              <w:tcPr>
                <w:tcW w:w="0" w:type="auto"/>
                <w:gridSpan w:val="2"/>
                <w:vAlign w:val="center"/>
                <w:hideMark/>
              </w:tcPr>
            </w:tcPrChange>
          </w:tcPr>
          <w:p w14:paraId="597B2BB9" w14:textId="66465544" w:rsidR="009C0FEC" w:rsidDel="00524266" w:rsidRDefault="009C0FEC">
            <w:pPr>
              <w:jc w:val="center"/>
              <w:rPr>
                <w:del w:id="1574" w:author="Arnob Alam" w:date="2025-01-20T21:16:00Z" w16du:dateUtc="2025-01-21T02:16:00Z"/>
                <w:rFonts w:eastAsia="Times New Roman"/>
              </w:rPr>
            </w:pPr>
            <w:del w:id="1575" w:author="Arnob Alam" w:date="2025-01-20T21:16:00Z" w16du:dateUtc="2025-01-21T02:16:00Z">
              <w:r w:rsidDel="00524266">
                <w:rPr>
                  <w:rFonts w:eastAsia="Times New Roman"/>
                </w:rPr>
                <w:delText>3.890</w:delText>
              </w:r>
            </w:del>
          </w:p>
        </w:tc>
      </w:tr>
      <w:tr w:rsidR="009C0FEC" w:rsidDel="00524266" w14:paraId="6D1C2EFE" w14:textId="03E62378" w:rsidTr="00C86EA3">
        <w:trPr>
          <w:gridAfter w:val="1"/>
          <w:tblCellSpacing w:w="15" w:type="dxa"/>
          <w:jc w:val="center"/>
          <w:del w:id="1576" w:author="Arnob Alam" w:date="2025-01-20T21:16:00Z"/>
          <w:trPrChange w:id="1577" w:author="Arnob Alam" w:date="2025-01-21T15:22:00Z" w16du:dateUtc="2025-01-21T20:22:00Z">
            <w:trPr>
              <w:gridAfter w:val="1"/>
              <w:tblCellSpacing w:w="15" w:type="dxa"/>
              <w:jc w:val="center"/>
            </w:trPr>
          </w:trPrChange>
        </w:trPr>
        <w:tc>
          <w:tcPr>
            <w:tcW w:w="0" w:type="auto"/>
            <w:gridSpan w:val="2"/>
            <w:vAlign w:val="center"/>
            <w:hideMark/>
            <w:tcPrChange w:id="1578" w:author="Arnob Alam" w:date="2025-01-21T15:22:00Z" w16du:dateUtc="2025-01-21T20:22:00Z">
              <w:tcPr>
                <w:tcW w:w="0" w:type="auto"/>
                <w:gridSpan w:val="2"/>
                <w:vAlign w:val="center"/>
                <w:hideMark/>
              </w:tcPr>
            </w:tcPrChange>
          </w:tcPr>
          <w:p w14:paraId="46594DC7" w14:textId="05770855" w:rsidR="009C0FEC" w:rsidDel="00524266" w:rsidRDefault="009C0FEC">
            <w:pPr>
              <w:jc w:val="center"/>
              <w:rPr>
                <w:del w:id="1579" w:author="Arnob Alam" w:date="2025-01-20T21:16:00Z" w16du:dateUtc="2025-01-21T02:16:00Z"/>
                <w:rFonts w:eastAsia="Times New Roman"/>
              </w:rPr>
            </w:pPr>
          </w:p>
        </w:tc>
        <w:tc>
          <w:tcPr>
            <w:tcW w:w="0" w:type="auto"/>
            <w:gridSpan w:val="2"/>
            <w:vAlign w:val="center"/>
            <w:hideMark/>
            <w:tcPrChange w:id="1580" w:author="Arnob Alam" w:date="2025-01-21T15:22:00Z" w16du:dateUtc="2025-01-21T20:22:00Z">
              <w:tcPr>
                <w:tcW w:w="0" w:type="auto"/>
                <w:gridSpan w:val="2"/>
                <w:vAlign w:val="center"/>
                <w:hideMark/>
              </w:tcPr>
            </w:tcPrChange>
          </w:tcPr>
          <w:p w14:paraId="6B09AC19" w14:textId="5D864A88" w:rsidR="009C0FEC" w:rsidDel="00524266" w:rsidRDefault="009C0FEC">
            <w:pPr>
              <w:jc w:val="center"/>
              <w:rPr>
                <w:del w:id="1581" w:author="Arnob Alam" w:date="2025-01-20T21:16:00Z" w16du:dateUtc="2025-01-21T02:16:00Z"/>
                <w:rFonts w:eastAsia="Times New Roman"/>
              </w:rPr>
            </w:pPr>
            <w:del w:id="1582" w:author="Arnob Alam" w:date="2025-01-20T21:16:00Z" w16du:dateUtc="2025-01-21T02:16:00Z">
              <w:r w:rsidDel="00524266">
                <w:rPr>
                  <w:rFonts w:eastAsia="Times New Roman"/>
                </w:rPr>
                <w:delText>(3.486)</w:delText>
              </w:r>
            </w:del>
          </w:p>
        </w:tc>
      </w:tr>
      <w:tr w:rsidR="009C0FEC" w:rsidDel="00524266" w14:paraId="209C549C" w14:textId="513006A9" w:rsidTr="00C86EA3">
        <w:trPr>
          <w:gridAfter w:val="1"/>
          <w:tblCellSpacing w:w="15" w:type="dxa"/>
          <w:jc w:val="center"/>
          <w:del w:id="1583" w:author="Arnob Alam" w:date="2025-01-20T21:16:00Z"/>
          <w:trPrChange w:id="1584" w:author="Arnob Alam" w:date="2025-01-21T15:22:00Z" w16du:dateUtc="2025-01-21T20:22:00Z">
            <w:trPr>
              <w:gridAfter w:val="1"/>
              <w:tblCellSpacing w:w="15" w:type="dxa"/>
              <w:jc w:val="center"/>
            </w:trPr>
          </w:trPrChange>
        </w:trPr>
        <w:tc>
          <w:tcPr>
            <w:tcW w:w="0" w:type="auto"/>
            <w:gridSpan w:val="2"/>
            <w:vAlign w:val="center"/>
            <w:hideMark/>
            <w:tcPrChange w:id="1585" w:author="Arnob Alam" w:date="2025-01-21T15:22:00Z" w16du:dateUtc="2025-01-21T20:22:00Z">
              <w:tcPr>
                <w:tcW w:w="0" w:type="auto"/>
                <w:gridSpan w:val="2"/>
                <w:vAlign w:val="center"/>
                <w:hideMark/>
              </w:tcPr>
            </w:tcPrChange>
          </w:tcPr>
          <w:p w14:paraId="6D43C679" w14:textId="2EEB60D3" w:rsidR="009C0FEC" w:rsidDel="00524266" w:rsidRDefault="009C0FEC">
            <w:pPr>
              <w:jc w:val="center"/>
              <w:rPr>
                <w:del w:id="1586" w:author="Arnob Alam" w:date="2025-01-20T21:16:00Z" w16du:dateUtc="2025-01-21T02:16:00Z"/>
                <w:rFonts w:eastAsia="Times New Roman"/>
              </w:rPr>
            </w:pPr>
          </w:p>
        </w:tc>
        <w:tc>
          <w:tcPr>
            <w:tcW w:w="0" w:type="auto"/>
            <w:gridSpan w:val="2"/>
            <w:vAlign w:val="center"/>
            <w:hideMark/>
            <w:tcPrChange w:id="1587" w:author="Arnob Alam" w:date="2025-01-21T15:22:00Z" w16du:dateUtc="2025-01-21T20:22:00Z">
              <w:tcPr>
                <w:tcW w:w="0" w:type="auto"/>
                <w:gridSpan w:val="2"/>
                <w:vAlign w:val="center"/>
                <w:hideMark/>
              </w:tcPr>
            </w:tcPrChange>
          </w:tcPr>
          <w:p w14:paraId="5C220811" w14:textId="16EE5B44" w:rsidR="009C0FEC" w:rsidDel="00524266" w:rsidRDefault="009C0FEC">
            <w:pPr>
              <w:rPr>
                <w:del w:id="1588" w:author="Arnob Alam" w:date="2025-01-20T21:16:00Z" w16du:dateUtc="2025-01-21T02:16:00Z"/>
                <w:rFonts w:eastAsia="Times New Roman"/>
                <w:sz w:val="20"/>
                <w:szCs w:val="20"/>
              </w:rPr>
            </w:pPr>
          </w:p>
        </w:tc>
      </w:tr>
      <w:tr w:rsidR="009C0FEC" w:rsidDel="00524266" w14:paraId="35B57386" w14:textId="3C75D244" w:rsidTr="00C86EA3">
        <w:trPr>
          <w:gridAfter w:val="1"/>
          <w:tblCellSpacing w:w="15" w:type="dxa"/>
          <w:jc w:val="center"/>
          <w:del w:id="1589" w:author="Arnob Alam" w:date="2025-01-20T21:16:00Z"/>
          <w:trPrChange w:id="1590" w:author="Arnob Alam" w:date="2025-01-21T15:22:00Z" w16du:dateUtc="2025-01-21T20:22:00Z">
            <w:trPr>
              <w:gridAfter w:val="1"/>
              <w:tblCellSpacing w:w="15" w:type="dxa"/>
              <w:jc w:val="center"/>
            </w:trPr>
          </w:trPrChange>
        </w:trPr>
        <w:tc>
          <w:tcPr>
            <w:tcW w:w="0" w:type="auto"/>
            <w:gridSpan w:val="2"/>
            <w:vAlign w:val="center"/>
            <w:hideMark/>
            <w:tcPrChange w:id="1591" w:author="Arnob Alam" w:date="2025-01-21T15:22:00Z" w16du:dateUtc="2025-01-21T20:22:00Z">
              <w:tcPr>
                <w:tcW w:w="0" w:type="auto"/>
                <w:gridSpan w:val="2"/>
                <w:vAlign w:val="center"/>
                <w:hideMark/>
              </w:tcPr>
            </w:tcPrChange>
          </w:tcPr>
          <w:p w14:paraId="2866B5BF" w14:textId="4FD8FD90" w:rsidR="009C0FEC" w:rsidDel="00524266" w:rsidRDefault="00D62943">
            <w:pPr>
              <w:jc w:val="left"/>
              <w:rPr>
                <w:del w:id="1592" w:author="Arnob Alam" w:date="2025-01-20T21:16:00Z" w16du:dateUtc="2025-01-21T02:16:00Z"/>
                <w:rFonts w:eastAsia="Times New Roman"/>
              </w:rPr>
            </w:pPr>
            <w:del w:id="1593" w:author="Arnob Alam" w:date="2025-01-20T21:16:00Z" w16du:dateUtc="2025-01-21T02:16:00Z">
              <w:r w:rsidDel="00524266">
                <w:rPr>
                  <w:rFonts w:eastAsia="Times New Roman"/>
                </w:rPr>
                <w:delText>Tenor (5 years)</w:delText>
              </w:r>
            </w:del>
          </w:p>
        </w:tc>
        <w:tc>
          <w:tcPr>
            <w:tcW w:w="0" w:type="auto"/>
            <w:gridSpan w:val="2"/>
            <w:vAlign w:val="center"/>
            <w:hideMark/>
            <w:tcPrChange w:id="1594" w:author="Arnob Alam" w:date="2025-01-21T15:22:00Z" w16du:dateUtc="2025-01-21T20:22:00Z">
              <w:tcPr>
                <w:tcW w:w="0" w:type="auto"/>
                <w:gridSpan w:val="2"/>
                <w:vAlign w:val="center"/>
                <w:hideMark/>
              </w:tcPr>
            </w:tcPrChange>
          </w:tcPr>
          <w:p w14:paraId="07572866" w14:textId="3B6C1531" w:rsidR="009C0FEC" w:rsidDel="00524266" w:rsidRDefault="009C0FEC">
            <w:pPr>
              <w:jc w:val="center"/>
              <w:rPr>
                <w:del w:id="1595" w:author="Arnob Alam" w:date="2025-01-20T21:16:00Z" w16du:dateUtc="2025-01-21T02:16:00Z"/>
                <w:rFonts w:eastAsia="Times New Roman"/>
              </w:rPr>
            </w:pPr>
            <w:del w:id="1596" w:author="Arnob Alam" w:date="2025-01-20T21:16:00Z" w16du:dateUtc="2025-01-21T02:16:00Z">
              <w:r w:rsidDel="00524266">
                <w:rPr>
                  <w:rFonts w:eastAsia="Times New Roman"/>
                </w:rPr>
                <w:delText>3.011</w:delText>
              </w:r>
            </w:del>
          </w:p>
        </w:tc>
      </w:tr>
      <w:tr w:rsidR="009C0FEC" w:rsidDel="00524266" w14:paraId="61AFF43A" w14:textId="49A10DD1" w:rsidTr="00C86EA3">
        <w:trPr>
          <w:gridAfter w:val="1"/>
          <w:tblCellSpacing w:w="15" w:type="dxa"/>
          <w:jc w:val="center"/>
          <w:del w:id="1597" w:author="Arnob Alam" w:date="2025-01-20T21:16:00Z"/>
          <w:trPrChange w:id="1598" w:author="Arnob Alam" w:date="2025-01-21T15:22:00Z" w16du:dateUtc="2025-01-21T20:22:00Z">
            <w:trPr>
              <w:gridAfter w:val="1"/>
              <w:tblCellSpacing w:w="15" w:type="dxa"/>
              <w:jc w:val="center"/>
            </w:trPr>
          </w:trPrChange>
        </w:trPr>
        <w:tc>
          <w:tcPr>
            <w:tcW w:w="0" w:type="auto"/>
            <w:gridSpan w:val="2"/>
            <w:vAlign w:val="center"/>
            <w:hideMark/>
            <w:tcPrChange w:id="1599" w:author="Arnob Alam" w:date="2025-01-21T15:22:00Z" w16du:dateUtc="2025-01-21T20:22:00Z">
              <w:tcPr>
                <w:tcW w:w="0" w:type="auto"/>
                <w:gridSpan w:val="2"/>
                <w:vAlign w:val="center"/>
                <w:hideMark/>
              </w:tcPr>
            </w:tcPrChange>
          </w:tcPr>
          <w:p w14:paraId="0D1DA470" w14:textId="0F104FE6" w:rsidR="009C0FEC" w:rsidDel="00524266" w:rsidRDefault="009C0FEC">
            <w:pPr>
              <w:jc w:val="center"/>
              <w:rPr>
                <w:del w:id="1600" w:author="Arnob Alam" w:date="2025-01-20T21:16:00Z" w16du:dateUtc="2025-01-21T02:16:00Z"/>
                <w:rFonts w:eastAsia="Times New Roman"/>
              </w:rPr>
            </w:pPr>
          </w:p>
        </w:tc>
        <w:tc>
          <w:tcPr>
            <w:tcW w:w="0" w:type="auto"/>
            <w:gridSpan w:val="2"/>
            <w:vAlign w:val="center"/>
            <w:hideMark/>
            <w:tcPrChange w:id="1601" w:author="Arnob Alam" w:date="2025-01-21T15:22:00Z" w16du:dateUtc="2025-01-21T20:22:00Z">
              <w:tcPr>
                <w:tcW w:w="0" w:type="auto"/>
                <w:gridSpan w:val="2"/>
                <w:vAlign w:val="center"/>
                <w:hideMark/>
              </w:tcPr>
            </w:tcPrChange>
          </w:tcPr>
          <w:p w14:paraId="453A1E79" w14:textId="4DB8E7CA" w:rsidR="009C0FEC" w:rsidDel="00524266" w:rsidRDefault="009C0FEC">
            <w:pPr>
              <w:jc w:val="center"/>
              <w:rPr>
                <w:del w:id="1602" w:author="Arnob Alam" w:date="2025-01-20T21:16:00Z" w16du:dateUtc="2025-01-21T02:16:00Z"/>
                <w:rFonts w:eastAsia="Times New Roman"/>
              </w:rPr>
            </w:pPr>
            <w:del w:id="1603" w:author="Arnob Alam" w:date="2025-01-20T21:16:00Z" w16du:dateUtc="2025-01-21T02:16:00Z">
              <w:r w:rsidDel="00524266">
                <w:rPr>
                  <w:rFonts w:eastAsia="Times New Roman"/>
                </w:rPr>
                <w:delText>(2.399)</w:delText>
              </w:r>
            </w:del>
          </w:p>
        </w:tc>
      </w:tr>
      <w:tr w:rsidR="009C0FEC" w:rsidDel="00524266" w14:paraId="7D7D1676" w14:textId="4D990072" w:rsidTr="00C86EA3">
        <w:trPr>
          <w:gridAfter w:val="1"/>
          <w:tblCellSpacing w:w="15" w:type="dxa"/>
          <w:jc w:val="center"/>
          <w:del w:id="1604" w:author="Arnob Alam" w:date="2025-01-20T21:16:00Z"/>
          <w:trPrChange w:id="1605" w:author="Arnob Alam" w:date="2025-01-21T15:22:00Z" w16du:dateUtc="2025-01-21T20:22:00Z">
            <w:trPr>
              <w:gridAfter w:val="1"/>
              <w:tblCellSpacing w:w="15" w:type="dxa"/>
              <w:jc w:val="center"/>
            </w:trPr>
          </w:trPrChange>
        </w:trPr>
        <w:tc>
          <w:tcPr>
            <w:tcW w:w="0" w:type="auto"/>
            <w:gridSpan w:val="2"/>
            <w:vAlign w:val="center"/>
            <w:hideMark/>
            <w:tcPrChange w:id="1606" w:author="Arnob Alam" w:date="2025-01-21T15:22:00Z" w16du:dateUtc="2025-01-21T20:22:00Z">
              <w:tcPr>
                <w:tcW w:w="0" w:type="auto"/>
                <w:gridSpan w:val="2"/>
                <w:vAlign w:val="center"/>
                <w:hideMark/>
              </w:tcPr>
            </w:tcPrChange>
          </w:tcPr>
          <w:p w14:paraId="363940F8" w14:textId="429BF82C" w:rsidR="009C0FEC" w:rsidDel="00524266" w:rsidRDefault="009C0FEC">
            <w:pPr>
              <w:jc w:val="center"/>
              <w:rPr>
                <w:del w:id="1607" w:author="Arnob Alam" w:date="2025-01-20T21:16:00Z" w16du:dateUtc="2025-01-21T02:16:00Z"/>
                <w:rFonts w:eastAsia="Times New Roman"/>
              </w:rPr>
            </w:pPr>
          </w:p>
        </w:tc>
        <w:tc>
          <w:tcPr>
            <w:tcW w:w="0" w:type="auto"/>
            <w:gridSpan w:val="2"/>
            <w:vAlign w:val="center"/>
            <w:hideMark/>
            <w:tcPrChange w:id="1608" w:author="Arnob Alam" w:date="2025-01-21T15:22:00Z" w16du:dateUtc="2025-01-21T20:22:00Z">
              <w:tcPr>
                <w:tcW w:w="0" w:type="auto"/>
                <w:gridSpan w:val="2"/>
                <w:vAlign w:val="center"/>
                <w:hideMark/>
              </w:tcPr>
            </w:tcPrChange>
          </w:tcPr>
          <w:p w14:paraId="4D7E3326" w14:textId="748C8360" w:rsidR="009C0FEC" w:rsidDel="00524266" w:rsidRDefault="009C0FEC">
            <w:pPr>
              <w:rPr>
                <w:del w:id="1609" w:author="Arnob Alam" w:date="2025-01-20T21:16:00Z" w16du:dateUtc="2025-01-21T02:16:00Z"/>
                <w:rFonts w:eastAsia="Times New Roman"/>
                <w:sz w:val="20"/>
                <w:szCs w:val="20"/>
              </w:rPr>
            </w:pPr>
          </w:p>
        </w:tc>
      </w:tr>
      <w:tr w:rsidR="009C0FEC" w:rsidDel="00524266" w14:paraId="42655B09" w14:textId="26A0D8DE" w:rsidTr="00C86EA3">
        <w:trPr>
          <w:gridAfter w:val="1"/>
          <w:tblCellSpacing w:w="15" w:type="dxa"/>
          <w:jc w:val="center"/>
          <w:del w:id="1610" w:author="Arnob Alam" w:date="2025-01-20T21:16:00Z"/>
          <w:trPrChange w:id="1611" w:author="Arnob Alam" w:date="2025-01-21T15:22:00Z" w16du:dateUtc="2025-01-21T20:22:00Z">
            <w:trPr>
              <w:gridAfter w:val="1"/>
              <w:tblCellSpacing w:w="15" w:type="dxa"/>
              <w:jc w:val="center"/>
            </w:trPr>
          </w:trPrChange>
        </w:trPr>
        <w:tc>
          <w:tcPr>
            <w:tcW w:w="0" w:type="auto"/>
            <w:gridSpan w:val="2"/>
            <w:vAlign w:val="center"/>
            <w:hideMark/>
            <w:tcPrChange w:id="1612" w:author="Arnob Alam" w:date="2025-01-21T15:22:00Z" w16du:dateUtc="2025-01-21T20:22:00Z">
              <w:tcPr>
                <w:tcW w:w="0" w:type="auto"/>
                <w:gridSpan w:val="2"/>
                <w:vAlign w:val="center"/>
                <w:hideMark/>
              </w:tcPr>
            </w:tcPrChange>
          </w:tcPr>
          <w:p w14:paraId="42D3AF05" w14:textId="49DED348" w:rsidR="009C0FEC" w:rsidDel="00524266" w:rsidRDefault="00D62943">
            <w:pPr>
              <w:jc w:val="left"/>
              <w:rPr>
                <w:del w:id="1613" w:author="Arnob Alam" w:date="2025-01-20T21:16:00Z" w16du:dateUtc="2025-01-21T02:16:00Z"/>
                <w:rFonts w:eastAsia="Times New Roman"/>
              </w:rPr>
            </w:pPr>
            <w:del w:id="1614" w:author="Arnob Alam" w:date="2025-01-20T21:16:00Z" w16du:dateUtc="2025-01-21T02:16:00Z">
              <w:r w:rsidDel="00524266">
                <w:rPr>
                  <w:rFonts w:eastAsia="Times New Roman"/>
                </w:rPr>
                <w:delText>Tenor (10 years)</w:delText>
              </w:r>
            </w:del>
          </w:p>
        </w:tc>
        <w:tc>
          <w:tcPr>
            <w:tcW w:w="0" w:type="auto"/>
            <w:gridSpan w:val="2"/>
            <w:vAlign w:val="center"/>
            <w:hideMark/>
            <w:tcPrChange w:id="1615" w:author="Arnob Alam" w:date="2025-01-21T15:22:00Z" w16du:dateUtc="2025-01-21T20:22:00Z">
              <w:tcPr>
                <w:tcW w:w="0" w:type="auto"/>
                <w:gridSpan w:val="2"/>
                <w:vAlign w:val="center"/>
                <w:hideMark/>
              </w:tcPr>
            </w:tcPrChange>
          </w:tcPr>
          <w:p w14:paraId="4DEE19EC" w14:textId="66BE1E64" w:rsidR="009C0FEC" w:rsidDel="00524266" w:rsidRDefault="009C0FEC">
            <w:pPr>
              <w:jc w:val="center"/>
              <w:rPr>
                <w:del w:id="1616" w:author="Arnob Alam" w:date="2025-01-20T21:16:00Z" w16du:dateUtc="2025-01-21T02:16:00Z"/>
                <w:rFonts w:eastAsia="Times New Roman"/>
              </w:rPr>
            </w:pPr>
            <w:del w:id="1617" w:author="Arnob Alam" w:date="2025-01-20T21:16:00Z" w16du:dateUtc="2025-01-21T02:16:00Z">
              <w:r w:rsidDel="00524266">
                <w:rPr>
                  <w:rFonts w:eastAsia="Times New Roman"/>
                </w:rPr>
                <w:delText>-0.478</w:delText>
              </w:r>
            </w:del>
          </w:p>
        </w:tc>
      </w:tr>
      <w:tr w:rsidR="009C0FEC" w:rsidDel="00524266" w14:paraId="43AC099B" w14:textId="62C57120" w:rsidTr="00C86EA3">
        <w:trPr>
          <w:gridAfter w:val="1"/>
          <w:tblCellSpacing w:w="15" w:type="dxa"/>
          <w:jc w:val="center"/>
          <w:del w:id="1618" w:author="Arnob Alam" w:date="2025-01-20T21:16:00Z"/>
          <w:trPrChange w:id="1619" w:author="Arnob Alam" w:date="2025-01-21T15:22:00Z" w16du:dateUtc="2025-01-21T20:22:00Z">
            <w:trPr>
              <w:gridAfter w:val="1"/>
              <w:tblCellSpacing w:w="15" w:type="dxa"/>
              <w:jc w:val="center"/>
            </w:trPr>
          </w:trPrChange>
        </w:trPr>
        <w:tc>
          <w:tcPr>
            <w:tcW w:w="0" w:type="auto"/>
            <w:gridSpan w:val="2"/>
            <w:vAlign w:val="center"/>
            <w:hideMark/>
            <w:tcPrChange w:id="1620" w:author="Arnob Alam" w:date="2025-01-21T15:22:00Z" w16du:dateUtc="2025-01-21T20:22:00Z">
              <w:tcPr>
                <w:tcW w:w="0" w:type="auto"/>
                <w:gridSpan w:val="2"/>
                <w:vAlign w:val="center"/>
                <w:hideMark/>
              </w:tcPr>
            </w:tcPrChange>
          </w:tcPr>
          <w:p w14:paraId="45623C1D" w14:textId="03AC7DC4" w:rsidR="009C0FEC" w:rsidDel="00524266" w:rsidRDefault="009C0FEC">
            <w:pPr>
              <w:jc w:val="center"/>
              <w:rPr>
                <w:del w:id="1621" w:author="Arnob Alam" w:date="2025-01-20T21:16:00Z" w16du:dateUtc="2025-01-21T02:16:00Z"/>
                <w:rFonts w:eastAsia="Times New Roman"/>
              </w:rPr>
            </w:pPr>
          </w:p>
        </w:tc>
        <w:tc>
          <w:tcPr>
            <w:tcW w:w="0" w:type="auto"/>
            <w:gridSpan w:val="2"/>
            <w:vAlign w:val="center"/>
            <w:hideMark/>
            <w:tcPrChange w:id="1622" w:author="Arnob Alam" w:date="2025-01-21T15:22:00Z" w16du:dateUtc="2025-01-21T20:22:00Z">
              <w:tcPr>
                <w:tcW w:w="0" w:type="auto"/>
                <w:gridSpan w:val="2"/>
                <w:vAlign w:val="center"/>
                <w:hideMark/>
              </w:tcPr>
            </w:tcPrChange>
          </w:tcPr>
          <w:p w14:paraId="64A90830" w14:textId="34EF7E1A" w:rsidR="009C0FEC" w:rsidDel="00524266" w:rsidRDefault="009C0FEC">
            <w:pPr>
              <w:jc w:val="center"/>
              <w:rPr>
                <w:del w:id="1623" w:author="Arnob Alam" w:date="2025-01-20T21:16:00Z" w16du:dateUtc="2025-01-21T02:16:00Z"/>
                <w:rFonts w:eastAsia="Times New Roman"/>
              </w:rPr>
            </w:pPr>
            <w:del w:id="1624" w:author="Arnob Alam" w:date="2025-01-20T21:16:00Z" w16du:dateUtc="2025-01-21T02:16:00Z">
              <w:r w:rsidDel="00524266">
                <w:rPr>
                  <w:rFonts w:eastAsia="Times New Roman"/>
                </w:rPr>
                <w:delText>(2.551)</w:delText>
              </w:r>
            </w:del>
          </w:p>
        </w:tc>
      </w:tr>
      <w:tr w:rsidR="009C0FEC" w:rsidDel="00524266" w14:paraId="2CF2D06A" w14:textId="6424977B" w:rsidTr="00C86EA3">
        <w:trPr>
          <w:gridAfter w:val="1"/>
          <w:tblCellSpacing w:w="15" w:type="dxa"/>
          <w:jc w:val="center"/>
          <w:del w:id="1625" w:author="Arnob Alam" w:date="2025-01-20T21:16:00Z"/>
          <w:trPrChange w:id="1626" w:author="Arnob Alam" w:date="2025-01-21T15:22:00Z" w16du:dateUtc="2025-01-21T20:22:00Z">
            <w:trPr>
              <w:gridAfter w:val="1"/>
              <w:tblCellSpacing w:w="15" w:type="dxa"/>
              <w:jc w:val="center"/>
            </w:trPr>
          </w:trPrChange>
        </w:trPr>
        <w:tc>
          <w:tcPr>
            <w:tcW w:w="0" w:type="auto"/>
            <w:gridSpan w:val="2"/>
            <w:vAlign w:val="center"/>
            <w:hideMark/>
            <w:tcPrChange w:id="1627" w:author="Arnob Alam" w:date="2025-01-21T15:22:00Z" w16du:dateUtc="2025-01-21T20:22:00Z">
              <w:tcPr>
                <w:tcW w:w="0" w:type="auto"/>
                <w:gridSpan w:val="2"/>
                <w:vAlign w:val="center"/>
                <w:hideMark/>
              </w:tcPr>
            </w:tcPrChange>
          </w:tcPr>
          <w:p w14:paraId="39F955ED" w14:textId="4B91D5FB" w:rsidR="009C0FEC" w:rsidDel="00524266" w:rsidRDefault="009C0FEC">
            <w:pPr>
              <w:jc w:val="center"/>
              <w:rPr>
                <w:del w:id="1628" w:author="Arnob Alam" w:date="2025-01-20T21:16:00Z" w16du:dateUtc="2025-01-21T02:16:00Z"/>
                <w:rFonts w:eastAsia="Times New Roman"/>
              </w:rPr>
            </w:pPr>
          </w:p>
        </w:tc>
        <w:tc>
          <w:tcPr>
            <w:tcW w:w="0" w:type="auto"/>
            <w:gridSpan w:val="2"/>
            <w:vAlign w:val="center"/>
            <w:hideMark/>
            <w:tcPrChange w:id="1629" w:author="Arnob Alam" w:date="2025-01-21T15:22:00Z" w16du:dateUtc="2025-01-21T20:22:00Z">
              <w:tcPr>
                <w:tcW w:w="0" w:type="auto"/>
                <w:gridSpan w:val="2"/>
                <w:vAlign w:val="center"/>
                <w:hideMark/>
              </w:tcPr>
            </w:tcPrChange>
          </w:tcPr>
          <w:p w14:paraId="2D623E0A" w14:textId="34CAD39A" w:rsidR="009C0FEC" w:rsidDel="00524266" w:rsidRDefault="009C0FEC">
            <w:pPr>
              <w:rPr>
                <w:del w:id="1630" w:author="Arnob Alam" w:date="2025-01-20T21:16:00Z" w16du:dateUtc="2025-01-21T02:16:00Z"/>
                <w:rFonts w:eastAsia="Times New Roman"/>
                <w:sz w:val="20"/>
                <w:szCs w:val="20"/>
              </w:rPr>
            </w:pPr>
          </w:p>
        </w:tc>
      </w:tr>
      <w:tr w:rsidR="009C0FEC" w:rsidDel="00524266" w14:paraId="3B522835" w14:textId="052F9180" w:rsidTr="00C86EA3">
        <w:trPr>
          <w:gridAfter w:val="1"/>
          <w:tblCellSpacing w:w="15" w:type="dxa"/>
          <w:jc w:val="center"/>
          <w:del w:id="1631" w:author="Arnob Alam" w:date="2025-01-20T21:16:00Z"/>
          <w:trPrChange w:id="1632" w:author="Arnob Alam" w:date="2025-01-21T15:22:00Z" w16du:dateUtc="2025-01-21T20:22:00Z">
            <w:trPr>
              <w:gridAfter w:val="1"/>
              <w:tblCellSpacing w:w="15" w:type="dxa"/>
              <w:jc w:val="center"/>
            </w:trPr>
          </w:trPrChange>
        </w:trPr>
        <w:tc>
          <w:tcPr>
            <w:tcW w:w="0" w:type="auto"/>
            <w:gridSpan w:val="2"/>
            <w:vAlign w:val="center"/>
            <w:hideMark/>
            <w:tcPrChange w:id="1633" w:author="Arnob Alam" w:date="2025-01-21T15:22:00Z" w16du:dateUtc="2025-01-21T20:22:00Z">
              <w:tcPr>
                <w:tcW w:w="0" w:type="auto"/>
                <w:gridSpan w:val="2"/>
                <w:vAlign w:val="center"/>
                <w:hideMark/>
              </w:tcPr>
            </w:tcPrChange>
          </w:tcPr>
          <w:p w14:paraId="7A32309F" w14:textId="5E4FCEF3" w:rsidR="009C0FEC" w:rsidDel="00524266" w:rsidRDefault="00D62943">
            <w:pPr>
              <w:jc w:val="left"/>
              <w:rPr>
                <w:del w:id="1634" w:author="Arnob Alam" w:date="2025-01-20T21:16:00Z" w16du:dateUtc="2025-01-21T02:16:00Z"/>
                <w:rFonts w:eastAsia="Times New Roman"/>
              </w:rPr>
            </w:pPr>
            <w:del w:id="1635" w:author="Arnob Alam" w:date="2025-01-20T21:16:00Z" w16du:dateUtc="2025-01-21T02:16:00Z">
              <w:r w:rsidDel="00524266">
                <w:rPr>
                  <w:rFonts w:eastAsia="Times New Roman"/>
                </w:rPr>
                <w:delText>S</w:delText>
              </w:r>
              <w:r w:rsidR="009C0FEC" w:rsidDel="00524266">
                <w:rPr>
                  <w:rFonts w:eastAsia="Times New Roman"/>
                </w:rPr>
                <w:delText>tock</w:delText>
              </w:r>
              <w:r w:rsidDel="00524266">
                <w:rPr>
                  <w:rFonts w:eastAsia="Times New Roman"/>
                </w:rPr>
                <w:delText xml:space="preserve"> market index</w:delText>
              </w:r>
            </w:del>
          </w:p>
        </w:tc>
        <w:tc>
          <w:tcPr>
            <w:tcW w:w="0" w:type="auto"/>
            <w:gridSpan w:val="2"/>
            <w:vAlign w:val="center"/>
            <w:hideMark/>
            <w:tcPrChange w:id="1636" w:author="Arnob Alam" w:date="2025-01-21T15:22:00Z" w16du:dateUtc="2025-01-21T20:22:00Z">
              <w:tcPr>
                <w:tcW w:w="0" w:type="auto"/>
                <w:gridSpan w:val="2"/>
                <w:vAlign w:val="center"/>
                <w:hideMark/>
              </w:tcPr>
            </w:tcPrChange>
          </w:tcPr>
          <w:p w14:paraId="728033DA" w14:textId="76ED35A2" w:rsidR="009C0FEC" w:rsidDel="00524266" w:rsidRDefault="009C0FEC">
            <w:pPr>
              <w:jc w:val="center"/>
              <w:rPr>
                <w:del w:id="1637" w:author="Arnob Alam" w:date="2025-01-20T21:16:00Z" w16du:dateUtc="2025-01-21T02:16:00Z"/>
                <w:rFonts w:eastAsia="Times New Roman"/>
              </w:rPr>
            </w:pPr>
            <w:del w:id="1638" w:author="Arnob Alam" w:date="2025-01-20T21:16:00Z" w16du:dateUtc="2025-01-21T02:16:00Z">
              <w:r w:rsidDel="00524266">
                <w:rPr>
                  <w:rFonts w:eastAsia="Times New Roman"/>
                </w:rPr>
                <w:delText>37.435</w:delText>
              </w:r>
            </w:del>
          </w:p>
        </w:tc>
      </w:tr>
      <w:tr w:rsidR="009C0FEC" w:rsidDel="00524266" w14:paraId="35F5B5E8" w14:textId="1B1654D4" w:rsidTr="00C86EA3">
        <w:trPr>
          <w:gridAfter w:val="1"/>
          <w:tblCellSpacing w:w="15" w:type="dxa"/>
          <w:jc w:val="center"/>
          <w:del w:id="1639" w:author="Arnob Alam" w:date="2025-01-20T21:16:00Z"/>
          <w:trPrChange w:id="1640" w:author="Arnob Alam" w:date="2025-01-21T15:22:00Z" w16du:dateUtc="2025-01-21T20:22:00Z">
            <w:trPr>
              <w:gridAfter w:val="1"/>
              <w:tblCellSpacing w:w="15" w:type="dxa"/>
              <w:jc w:val="center"/>
            </w:trPr>
          </w:trPrChange>
        </w:trPr>
        <w:tc>
          <w:tcPr>
            <w:tcW w:w="0" w:type="auto"/>
            <w:gridSpan w:val="2"/>
            <w:vAlign w:val="center"/>
            <w:hideMark/>
            <w:tcPrChange w:id="1641" w:author="Arnob Alam" w:date="2025-01-21T15:22:00Z" w16du:dateUtc="2025-01-21T20:22:00Z">
              <w:tcPr>
                <w:tcW w:w="0" w:type="auto"/>
                <w:gridSpan w:val="2"/>
                <w:vAlign w:val="center"/>
                <w:hideMark/>
              </w:tcPr>
            </w:tcPrChange>
          </w:tcPr>
          <w:p w14:paraId="59DD5663" w14:textId="0CED828B" w:rsidR="009C0FEC" w:rsidDel="00524266" w:rsidRDefault="009C0FEC">
            <w:pPr>
              <w:jc w:val="center"/>
              <w:rPr>
                <w:del w:id="1642" w:author="Arnob Alam" w:date="2025-01-20T21:16:00Z" w16du:dateUtc="2025-01-21T02:16:00Z"/>
                <w:rFonts w:eastAsia="Times New Roman"/>
              </w:rPr>
            </w:pPr>
          </w:p>
        </w:tc>
        <w:tc>
          <w:tcPr>
            <w:tcW w:w="0" w:type="auto"/>
            <w:gridSpan w:val="2"/>
            <w:vAlign w:val="center"/>
            <w:hideMark/>
            <w:tcPrChange w:id="1643" w:author="Arnob Alam" w:date="2025-01-21T15:22:00Z" w16du:dateUtc="2025-01-21T20:22:00Z">
              <w:tcPr>
                <w:tcW w:w="0" w:type="auto"/>
                <w:gridSpan w:val="2"/>
                <w:vAlign w:val="center"/>
                <w:hideMark/>
              </w:tcPr>
            </w:tcPrChange>
          </w:tcPr>
          <w:p w14:paraId="1B480BB4" w14:textId="6BC5B74F" w:rsidR="009C0FEC" w:rsidDel="00524266" w:rsidRDefault="009C0FEC">
            <w:pPr>
              <w:jc w:val="center"/>
              <w:rPr>
                <w:del w:id="1644" w:author="Arnob Alam" w:date="2025-01-20T21:16:00Z" w16du:dateUtc="2025-01-21T02:16:00Z"/>
                <w:rFonts w:eastAsia="Times New Roman"/>
              </w:rPr>
            </w:pPr>
            <w:del w:id="1645" w:author="Arnob Alam" w:date="2025-01-20T21:16:00Z" w16du:dateUtc="2025-01-21T02:16:00Z">
              <w:r w:rsidDel="00524266">
                <w:rPr>
                  <w:rFonts w:eastAsia="Times New Roman"/>
                </w:rPr>
                <w:delText>(148.396)</w:delText>
              </w:r>
            </w:del>
          </w:p>
        </w:tc>
      </w:tr>
      <w:tr w:rsidR="009C0FEC" w:rsidDel="00524266" w14:paraId="1C2B021C" w14:textId="239E8506" w:rsidTr="00C86EA3">
        <w:trPr>
          <w:gridAfter w:val="1"/>
          <w:tblCellSpacing w:w="15" w:type="dxa"/>
          <w:jc w:val="center"/>
          <w:del w:id="1646" w:author="Arnob Alam" w:date="2025-01-20T21:16:00Z"/>
          <w:trPrChange w:id="1647" w:author="Arnob Alam" w:date="2025-01-21T15:22:00Z" w16du:dateUtc="2025-01-21T20:22:00Z">
            <w:trPr>
              <w:gridAfter w:val="1"/>
              <w:tblCellSpacing w:w="15" w:type="dxa"/>
              <w:jc w:val="center"/>
            </w:trPr>
          </w:trPrChange>
        </w:trPr>
        <w:tc>
          <w:tcPr>
            <w:tcW w:w="0" w:type="auto"/>
            <w:gridSpan w:val="2"/>
            <w:vAlign w:val="center"/>
            <w:hideMark/>
            <w:tcPrChange w:id="1648" w:author="Arnob Alam" w:date="2025-01-21T15:22:00Z" w16du:dateUtc="2025-01-21T20:22:00Z">
              <w:tcPr>
                <w:tcW w:w="0" w:type="auto"/>
                <w:gridSpan w:val="2"/>
                <w:vAlign w:val="center"/>
                <w:hideMark/>
              </w:tcPr>
            </w:tcPrChange>
          </w:tcPr>
          <w:p w14:paraId="2E5063FE" w14:textId="42C0F78C" w:rsidR="009C0FEC" w:rsidDel="00524266" w:rsidRDefault="009C0FEC">
            <w:pPr>
              <w:jc w:val="center"/>
              <w:rPr>
                <w:del w:id="1649" w:author="Arnob Alam" w:date="2025-01-20T21:16:00Z" w16du:dateUtc="2025-01-21T02:16:00Z"/>
                <w:rFonts w:eastAsia="Times New Roman"/>
              </w:rPr>
            </w:pPr>
          </w:p>
        </w:tc>
        <w:tc>
          <w:tcPr>
            <w:tcW w:w="0" w:type="auto"/>
            <w:gridSpan w:val="2"/>
            <w:vAlign w:val="center"/>
            <w:hideMark/>
            <w:tcPrChange w:id="1650" w:author="Arnob Alam" w:date="2025-01-21T15:22:00Z" w16du:dateUtc="2025-01-21T20:22:00Z">
              <w:tcPr>
                <w:tcW w:w="0" w:type="auto"/>
                <w:gridSpan w:val="2"/>
                <w:vAlign w:val="center"/>
                <w:hideMark/>
              </w:tcPr>
            </w:tcPrChange>
          </w:tcPr>
          <w:p w14:paraId="5D18D187" w14:textId="7FE587FA" w:rsidR="009C0FEC" w:rsidDel="00524266" w:rsidRDefault="009C0FEC">
            <w:pPr>
              <w:rPr>
                <w:del w:id="1651" w:author="Arnob Alam" w:date="2025-01-20T21:16:00Z" w16du:dateUtc="2025-01-21T02:16:00Z"/>
                <w:rFonts w:eastAsia="Times New Roman"/>
                <w:sz w:val="20"/>
                <w:szCs w:val="20"/>
              </w:rPr>
            </w:pPr>
          </w:p>
        </w:tc>
      </w:tr>
      <w:tr w:rsidR="009C0FEC" w:rsidDel="00524266" w14:paraId="2BA7C5A0" w14:textId="5E9876FA" w:rsidTr="00C86EA3">
        <w:trPr>
          <w:gridAfter w:val="1"/>
          <w:tblCellSpacing w:w="15" w:type="dxa"/>
          <w:jc w:val="center"/>
          <w:del w:id="1652" w:author="Arnob Alam" w:date="2025-01-20T21:16:00Z"/>
          <w:trPrChange w:id="1653" w:author="Arnob Alam" w:date="2025-01-21T15:22:00Z" w16du:dateUtc="2025-01-21T20:22:00Z">
            <w:trPr>
              <w:gridAfter w:val="1"/>
              <w:tblCellSpacing w:w="15" w:type="dxa"/>
              <w:jc w:val="center"/>
            </w:trPr>
          </w:trPrChange>
        </w:trPr>
        <w:tc>
          <w:tcPr>
            <w:tcW w:w="0" w:type="auto"/>
            <w:gridSpan w:val="2"/>
            <w:vAlign w:val="center"/>
            <w:hideMark/>
            <w:tcPrChange w:id="1654" w:author="Arnob Alam" w:date="2025-01-21T15:22:00Z" w16du:dateUtc="2025-01-21T20:22:00Z">
              <w:tcPr>
                <w:tcW w:w="0" w:type="auto"/>
                <w:gridSpan w:val="2"/>
                <w:vAlign w:val="center"/>
                <w:hideMark/>
              </w:tcPr>
            </w:tcPrChange>
          </w:tcPr>
          <w:p w14:paraId="38FCAC63" w14:textId="5B3AD68F" w:rsidR="009C0FEC" w:rsidDel="00524266" w:rsidRDefault="00D62943">
            <w:pPr>
              <w:jc w:val="left"/>
              <w:rPr>
                <w:del w:id="1655" w:author="Arnob Alam" w:date="2025-01-20T21:16:00Z" w16du:dateUtc="2025-01-21T02:16:00Z"/>
                <w:rFonts w:eastAsia="Times New Roman"/>
              </w:rPr>
            </w:pPr>
            <w:del w:id="1656" w:author="Arnob Alam" w:date="2025-01-20T21:16:00Z" w16du:dateUtc="2025-01-21T02:16:00Z">
              <w:r w:rsidDel="00524266">
                <w:rPr>
                  <w:rFonts w:eastAsia="Times New Roman"/>
                </w:rPr>
                <w:delText>V</w:delText>
              </w:r>
              <w:r w:rsidR="009C0FEC" w:rsidDel="00524266">
                <w:rPr>
                  <w:rFonts w:eastAsia="Times New Roman"/>
                </w:rPr>
                <w:delText>olatility</w:delText>
              </w:r>
              <w:r w:rsidDel="00524266">
                <w:rPr>
                  <w:rFonts w:eastAsia="Times New Roman"/>
                </w:rPr>
                <w:delText xml:space="preserve"> index</w:delText>
              </w:r>
            </w:del>
          </w:p>
        </w:tc>
        <w:tc>
          <w:tcPr>
            <w:tcW w:w="0" w:type="auto"/>
            <w:gridSpan w:val="2"/>
            <w:vAlign w:val="center"/>
            <w:hideMark/>
            <w:tcPrChange w:id="1657" w:author="Arnob Alam" w:date="2025-01-21T15:22:00Z" w16du:dateUtc="2025-01-21T20:22:00Z">
              <w:tcPr>
                <w:tcW w:w="0" w:type="auto"/>
                <w:gridSpan w:val="2"/>
                <w:vAlign w:val="center"/>
                <w:hideMark/>
              </w:tcPr>
            </w:tcPrChange>
          </w:tcPr>
          <w:p w14:paraId="506E1EFE" w14:textId="48B4E3EB" w:rsidR="009C0FEC" w:rsidDel="00524266" w:rsidRDefault="009C0FEC">
            <w:pPr>
              <w:jc w:val="center"/>
              <w:rPr>
                <w:del w:id="1658" w:author="Arnob Alam" w:date="2025-01-20T21:16:00Z" w16du:dateUtc="2025-01-21T02:16:00Z"/>
                <w:rFonts w:eastAsia="Times New Roman"/>
              </w:rPr>
            </w:pPr>
            <w:del w:id="1659" w:author="Arnob Alam" w:date="2025-01-20T21:16:00Z" w16du:dateUtc="2025-01-21T02:16:00Z">
              <w:r w:rsidDel="00524266">
                <w:rPr>
                  <w:rFonts w:eastAsia="Times New Roman"/>
                </w:rPr>
                <w:delText>0.217</w:delText>
              </w:r>
            </w:del>
          </w:p>
        </w:tc>
      </w:tr>
      <w:tr w:rsidR="009C0FEC" w:rsidDel="00524266" w14:paraId="613617C7" w14:textId="76E7BDE9" w:rsidTr="00C86EA3">
        <w:trPr>
          <w:gridAfter w:val="1"/>
          <w:tblCellSpacing w:w="15" w:type="dxa"/>
          <w:jc w:val="center"/>
          <w:del w:id="1660" w:author="Arnob Alam" w:date="2025-01-20T21:16:00Z"/>
          <w:trPrChange w:id="1661" w:author="Arnob Alam" w:date="2025-01-21T15:22:00Z" w16du:dateUtc="2025-01-21T20:22:00Z">
            <w:trPr>
              <w:gridAfter w:val="1"/>
              <w:tblCellSpacing w:w="15" w:type="dxa"/>
              <w:jc w:val="center"/>
            </w:trPr>
          </w:trPrChange>
        </w:trPr>
        <w:tc>
          <w:tcPr>
            <w:tcW w:w="0" w:type="auto"/>
            <w:gridSpan w:val="2"/>
            <w:vAlign w:val="center"/>
            <w:hideMark/>
            <w:tcPrChange w:id="1662" w:author="Arnob Alam" w:date="2025-01-21T15:22:00Z" w16du:dateUtc="2025-01-21T20:22:00Z">
              <w:tcPr>
                <w:tcW w:w="0" w:type="auto"/>
                <w:gridSpan w:val="2"/>
                <w:vAlign w:val="center"/>
                <w:hideMark/>
              </w:tcPr>
            </w:tcPrChange>
          </w:tcPr>
          <w:p w14:paraId="5E554C50" w14:textId="1A192F09" w:rsidR="009C0FEC" w:rsidDel="00524266" w:rsidRDefault="009C0FEC">
            <w:pPr>
              <w:jc w:val="center"/>
              <w:rPr>
                <w:del w:id="1663" w:author="Arnob Alam" w:date="2025-01-20T21:16:00Z" w16du:dateUtc="2025-01-21T02:16:00Z"/>
                <w:rFonts w:eastAsia="Times New Roman"/>
              </w:rPr>
            </w:pPr>
          </w:p>
        </w:tc>
        <w:tc>
          <w:tcPr>
            <w:tcW w:w="0" w:type="auto"/>
            <w:gridSpan w:val="2"/>
            <w:vAlign w:val="center"/>
            <w:hideMark/>
            <w:tcPrChange w:id="1664" w:author="Arnob Alam" w:date="2025-01-21T15:22:00Z" w16du:dateUtc="2025-01-21T20:22:00Z">
              <w:tcPr>
                <w:tcW w:w="0" w:type="auto"/>
                <w:gridSpan w:val="2"/>
                <w:vAlign w:val="center"/>
                <w:hideMark/>
              </w:tcPr>
            </w:tcPrChange>
          </w:tcPr>
          <w:p w14:paraId="095D73F4" w14:textId="2F840605" w:rsidR="009C0FEC" w:rsidDel="00524266" w:rsidRDefault="009C0FEC">
            <w:pPr>
              <w:jc w:val="center"/>
              <w:rPr>
                <w:del w:id="1665" w:author="Arnob Alam" w:date="2025-01-20T21:16:00Z" w16du:dateUtc="2025-01-21T02:16:00Z"/>
                <w:rFonts w:eastAsia="Times New Roman"/>
              </w:rPr>
            </w:pPr>
            <w:del w:id="1666" w:author="Arnob Alam" w:date="2025-01-20T21:16:00Z" w16du:dateUtc="2025-01-21T02:16:00Z">
              <w:r w:rsidDel="00524266">
                <w:rPr>
                  <w:rFonts w:eastAsia="Times New Roman"/>
                </w:rPr>
                <w:delText>(0.665)</w:delText>
              </w:r>
            </w:del>
          </w:p>
        </w:tc>
      </w:tr>
      <w:tr w:rsidR="009C0FEC" w:rsidDel="00524266" w14:paraId="3405D574" w14:textId="7F66A785" w:rsidTr="00C86EA3">
        <w:trPr>
          <w:gridAfter w:val="1"/>
          <w:tblCellSpacing w:w="15" w:type="dxa"/>
          <w:jc w:val="center"/>
          <w:del w:id="1667" w:author="Arnob Alam" w:date="2025-01-20T21:16:00Z"/>
          <w:trPrChange w:id="1668" w:author="Arnob Alam" w:date="2025-01-21T15:22:00Z" w16du:dateUtc="2025-01-21T20:22:00Z">
            <w:trPr>
              <w:gridAfter w:val="1"/>
              <w:tblCellSpacing w:w="15" w:type="dxa"/>
              <w:jc w:val="center"/>
            </w:trPr>
          </w:trPrChange>
        </w:trPr>
        <w:tc>
          <w:tcPr>
            <w:tcW w:w="0" w:type="auto"/>
            <w:gridSpan w:val="2"/>
            <w:vAlign w:val="center"/>
            <w:hideMark/>
            <w:tcPrChange w:id="1669" w:author="Arnob Alam" w:date="2025-01-21T15:22:00Z" w16du:dateUtc="2025-01-21T20:22:00Z">
              <w:tcPr>
                <w:tcW w:w="0" w:type="auto"/>
                <w:gridSpan w:val="2"/>
                <w:vAlign w:val="center"/>
                <w:hideMark/>
              </w:tcPr>
            </w:tcPrChange>
          </w:tcPr>
          <w:p w14:paraId="733B19B6" w14:textId="336D9A84" w:rsidR="009C0FEC" w:rsidDel="00524266" w:rsidRDefault="009C0FEC">
            <w:pPr>
              <w:jc w:val="center"/>
              <w:rPr>
                <w:del w:id="1670" w:author="Arnob Alam" w:date="2025-01-20T21:16:00Z" w16du:dateUtc="2025-01-21T02:16:00Z"/>
                <w:rFonts w:eastAsia="Times New Roman"/>
              </w:rPr>
            </w:pPr>
          </w:p>
        </w:tc>
        <w:tc>
          <w:tcPr>
            <w:tcW w:w="0" w:type="auto"/>
            <w:gridSpan w:val="2"/>
            <w:vAlign w:val="center"/>
            <w:hideMark/>
            <w:tcPrChange w:id="1671" w:author="Arnob Alam" w:date="2025-01-21T15:22:00Z" w16du:dateUtc="2025-01-21T20:22:00Z">
              <w:tcPr>
                <w:tcW w:w="0" w:type="auto"/>
                <w:gridSpan w:val="2"/>
                <w:vAlign w:val="center"/>
                <w:hideMark/>
              </w:tcPr>
            </w:tcPrChange>
          </w:tcPr>
          <w:p w14:paraId="3D5654F3" w14:textId="0ECD91FF" w:rsidR="009C0FEC" w:rsidDel="00524266" w:rsidRDefault="009C0FEC">
            <w:pPr>
              <w:rPr>
                <w:del w:id="1672" w:author="Arnob Alam" w:date="2025-01-20T21:16:00Z" w16du:dateUtc="2025-01-21T02:16:00Z"/>
                <w:rFonts w:eastAsia="Times New Roman"/>
                <w:sz w:val="20"/>
                <w:szCs w:val="20"/>
              </w:rPr>
            </w:pPr>
          </w:p>
        </w:tc>
      </w:tr>
      <w:tr w:rsidR="009C0FEC" w:rsidDel="00524266" w14:paraId="026B5848" w14:textId="67119345" w:rsidTr="00C86EA3">
        <w:trPr>
          <w:gridAfter w:val="1"/>
          <w:tblCellSpacing w:w="15" w:type="dxa"/>
          <w:jc w:val="center"/>
          <w:del w:id="1673" w:author="Arnob Alam" w:date="2025-01-20T21:16:00Z"/>
          <w:trPrChange w:id="1674" w:author="Arnob Alam" w:date="2025-01-21T15:22:00Z" w16du:dateUtc="2025-01-21T20:22:00Z">
            <w:trPr>
              <w:gridAfter w:val="1"/>
              <w:tblCellSpacing w:w="15" w:type="dxa"/>
              <w:jc w:val="center"/>
            </w:trPr>
          </w:trPrChange>
        </w:trPr>
        <w:tc>
          <w:tcPr>
            <w:tcW w:w="0" w:type="auto"/>
            <w:gridSpan w:val="2"/>
            <w:vAlign w:val="center"/>
            <w:hideMark/>
            <w:tcPrChange w:id="1675" w:author="Arnob Alam" w:date="2025-01-21T15:22:00Z" w16du:dateUtc="2025-01-21T20:22:00Z">
              <w:tcPr>
                <w:tcW w:w="0" w:type="auto"/>
                <w:gridSpan w:val="2"/>
                <w:vAlign w:val="center"/>
                <w:hideMark/>
              </w:tcPr>
            </w:tcPrChange>
          </w:tcPr>
          <w:p w14:paraId="5EDAA18C" w14:textId="346F5372" w:rsidR="009C0FEC" w:rsidDel="00524266" w:rsidRDefault="009C0FEC">
            <w:pPr>
              <w:jc w:val="left"/>
              <w:rPr>
                <w:del w:id="1676" w:author="Arnob Alam" w:date="2025-01-20T21:16:00Z" w16du:dateUtc="2025-01-21T02:16:00Z"/>
                <w:rFonts w:eastAsia="Times New Roman"/>
              </w:rPr>
            </w:pPr>
            <w:del w:id="1677" w:author="Arnob Alam" w:date="2025-01-20T21:16:00Z" w16du:dateUtc="2025-01-21T02:16:00Z">
              <w:r w:rsidDel="00524266">
                <w:rPr>
                  <w:rFonts w:eastAsia="Times New Roman"/>
                </w:rPr>
                <w:delText>Group</w:delText>
              </w:r>
              <w:r w:rsidR="00D62943" w:rsidDel="00524266">
                <w:rPr>
                  <w:rFonts w:eastAsia="Times New Roman"/>
                </w:rPr>
                <w:delText>*Period</w:delText>
              </w:r>
            </w:del>
          </w:p>
        </w:tc>
        <w:tc>
          <w:tcPr>
            <w:tcW w:w="0" w:type="auto"/>
            <w:gridSpan w:val="2"/>
            <w:vAlign w:val="center"/>
            <w:hideMark/>
            <w:tcPrChange w:id="1678" w:author="Arnob Alam" w:date="2025-01-21T15:22:00Z" w16du:dateUtc="2025-01-21T20:22:00Z">
              <w:tcPr>
                <w:tcW w:w="0" w:type="auto"/>
                <w:gridSpan w:val="2"/>
                <w:vAlign w:val="center"/>
                <w:hideMark/>
              </w:tcPr>
            </w:tcPrChange>
          </w:tcPr>
          <w:p w14:paraId="047472F8" w14:textId="2BCCB391" w:rsidR="009C0FEC" w:rsidDel="00524266" w:rsidRDefault="009C0FEC">
            <w:pPr>
              <w:jc w:val="center"/>
              <w:rPr>
                <w:del w:id="1679" w:author="Arnob Alam" w:date="2025-01-20T21:16:00Z" w16du:dateUtc="2025-01-21T02:16:00Z"/>
                <w:rFonts w:eastAsia="Times New Roman"/>
              </w:rPr>
            </w:pPr>
            <w:del w:id="1680" w:author="Arnob Alam" w:date="2025-01-20T21:16:00Z" w16du:dateUtc="2025-01-21T02:16:00Z">
              <w:r w:rsidDel="00524266">
                <w:rPr>
                  <w:rFonts w:eastAsia="Times New Roman"/>
                </w:rPr>
                <w:delText>-3.878</w:delText>
              </w:r>
            </w:del>
          </w:p>
        </w:tc>
      </w:tr>
      <w:tr w:rsidR="009C0FEC" w:rsidDel="00524266" w14:paraId="66FFA598" w14:textId="14A9D6E0" w:rsidTr="00C86EA3">
        <w:trPr>
          <w:gridAfter w:val="1"/>
          <w:tblCellSpacing w:w="15" w:type="dxa"/>
          <w:jc w:val="center"/>
          <w:del w:id="1681" w:author="Arnob Alam" w:date="2025-01-20T21:16:00Z"/>
          <w:trPrChange w:id="1682" w:author="Arnob Alam" w:date="2025-01-21T15:22:00Z" w16du:dateUtc="2025-01-21T20:22:00Z">
            <w:trPr>
              <w:gridAfter w:val="1"/>
              <w:tblCellSpacing w:w="15" w:type="dxa"/>
              <w:jc w:val="center"/>
            </w:trPr>
          </w:trPrChange>
        </w:trPr>
        <w:tc>
          <w:tcPr>
            <w:tcW w:w="0" w:type="auto"/>
            <w:gridSpan w:val="2"/>
            <w:vAlign w:val="center"/>
            <w:hideMark/>
            <w:tcPrChange w:id="1683" w:author="Arnob Alam" w:date="2025-01-21T15:22:00Z" w16du:dateUtc="2025-01-21T20:22:00Z">
              <w:tcPr>
                <w:tcW w:w="0" w:type="auto"/>
                <w:gridSpan w:val="2"/>
                <w:vAlign w:val="center"/>
                <w:hideMark/>
              </w:tcPr>
            </w:tcPrChange>
          </w:tcPr>
          <w:p w14:paraId="6B2680DE" w14:textId="284BB6DA" w:rsidR="009C0FEC" w:rsidDel="00524266" w:rsidRDefault="009C0FEC">
            <w:pPr>
              <w:jc w:val="center"/>
              <w:rPr>
                <w:del w:id="1684" w:author="Arnob Alam" w:date="2025-01-20T21:16:00Z" w16du:dateUtc="2025-01-21T02:16:00Z"/>
                <w:rFonts w:eastAsia="Times New Roman"/>
              </w:rPr>
            </w:pPr>
          </w:p>
        </w:tc>
        <w:tc>
          <w:tcPr>
            <w:tcW w:w="0" w:type="auto"/>
            <w:gridSpan w:val="2"/>
            <w:vAlign w:val="center"/>
            <w:hideMark/>
            <w:tcPrChange w:id="1685" w:author="Arnob Alam" w:date="2025-01-21T15:22:00Z" w16du:dateUtc="2025-01-21T20:22:00Z">
              <w:tcPr>
                <w:tcW w:w="0" w:type="auto"/>
                <w:gridSpan w:val="2"/>
                <w:vAlign w:val="center"/>
                <w:hideMark/>
              </w:tcPr>
            </w:tcPrChange>
          </w:tcPr>
          <w:p w14:paraId="3F2AC621" w14:textId="0E05EEE1" w:rsidR="009C0FEC" w:rsidDel="00524266" w:rsidRDefault="009C0FEC">
            <w:pPr>
              <w:jc w:val="center"/>
              <w:rPr>
                <w:del w:id="1686" w:author="Arnob Alam" w:date="2025-01-20T21:16:00Z" w16du:dateUtc="2025-01-21T02:16:00Z"/>
                <w:rFonts w:eastAsia="Times New Roman"/>
              </w:rPr>
            </w:pPr>
            <w:del w:id="1687" w:author="Arnob Alam" w:date="2025-01-20T21:16:00Z" w16du:dateUtc="2025-01-21T02:16:00Z">
              <w:r w:rsidDel="00524266">
                <w:rPr>
                  <w:rFonts w:eastAsia="Times New Roman"/>
                </w:rPr>
                <w:delText>(4.238)</w:delText>
              </w:r>
            </w:del>
          </w:p>
        </w:tc>
      </w:tr>
      <w:tr w:rsidR="009C0FEC" w:rsidDel="00524266" w14:paraId="4198E612" w14:textId="62A35DB1" w:rsidTr="00C86EA3">
        <w:trPr>
          <w:gridAfter w:val="1"/>
          <w:tblCellSpacing w:w="15" w:type="dxa"/>
          <w:jc w:val="center"/>
          <w:del w:id="1688" w:author="Arnob Alam" w:date="2025-01-20T21:16:00Z"/>
          <w:trPrChange w:id="1689" w:author="Arnob Alam" w:date="2025-01-21T15:22:00Z" w16du:dateUtc="2025-01-21T20:22:00Z">
            <w:trPr>
              <w:gridAfter w:val="1"/>
              <w:tblCellSpacing w:w="15" w:type="dxa"/>
              <w:jc w:val="center"/>
            </w:trPr>
          </w:trPrChange>
        </w:trPr>
        <w:tc>
          <w:tcPr>
            <w:tcW w:w="0" w:type="auto"/>
            <w:gridSpan w:val="2"/>
            <w:vAlign w:val="center"/>
            <w:hideMark/>
            <w:tcPrChange w:id="1690" w:author="Arnob Alam" w:date="2025-01-21T15:22:00Z" w16du:dateUtc="2025-01-21T20:22:00Z">
              <w:tcPr>
                <w:tcW w:w="0" w:type="auto"/>
                <w:gridSpan w:val="2"/>
                <w:vAlign w:val="center"/>
                <w:hideMark/>
              </w:tcPr>
            </w:tcPrChange>
          </w:tcPr>
          <w:p w14:paraId="7880AE9A" w14:textId="52A51E80" w:rsidR="009C0FEC" w:rsidDel="00524266" w:rsidRDefault="009C0FEC">
            <w:pPr>
              <w:jc w:val="center"/>
              <w:rPr>
                <w:del w:id="1691" w:author="Arnob Alam" w:date="2025-01-20T21:16:00Z" w16du:dateUtc="2025-01-21T02:16:00Z"/>
                <w:rFonts w:eastAsia="Times New Roman"/>
              </w:rPr>
            </w:pPr>
          </w:p>
        </w:tc>
        <w:tc>
          <w:tcPr>
            <w:tcW w:w="0" w:type="auto"/>
            <w:gridSpan w:val="2"/>
            <w:vAlign w:val="center"/>
            <w:hideMark/>
            <w:tcPrChange w:id="1692" w:author="Arnob Alam" w:date="2025-01-21T15:22:00Z" w16du:dateUtc="2025-01-21T20:22:00Z">
              <w:tcPr>
                <w:tcW w:w="0" w:type="auto"/>
                <w:gridSpan w:val="2"/>
                <w:vAlign w:val="center"/>
                <w:hideMark/>
              </w:tcPr>
            </w:tcPrChange>
          </w:tcPr>
          <w:p w14:paraId="7BB749D8" w14:textId="238FE726" w:rsidR="009C0FEC" w:rsidDel="00524266" w:rsidRDefault="009C0FEC">
            <w:pPr>
              <w:rPr>
                <w:del w:id="1693" w:author="Arnob Alam" w:date="2025-01-20T21:16:00Z" w16du:dateUtc="2025-01-21T02:16:00Z"/>
                <w:rFonts w:eastAsia="Times New Roman"/>
                <w:sz w:val="20"/>
                <w:szCs w:val="20"/>
              </w:rPr>
            </w:pPr>
          </w:p>
        </w:tc>
      </w:tr>
      <w:tr w:rsidR="009C0FEC" w:rsidDel="00524266" w14:paraId="1E9C7E57" w14:textId="15F2EFEB" w:rsidTr="00C86EA3">
        <w:trPr>
          <w:gridAfter w:val="1"/>
          <w:tblCellSpacing w:w="15" w:type="dxa"/>
          <w:jc w:val="center"/>
          <w:del w:id="1694" w:author="Arnob Alam" w:date="2025-01-20T21:16:00Z"/>
          <w:trPrChange w:id="1695" w:author="Arnob Alam" w:date="2025-01-21T15:22:00Z" w16du:dateUtc="2025-01-21T20:22:00Z">
            <w:trPr>
              <w:gridAfter w:val="1"/>
              <w:tblCellSpacing w:w="15" w:type="dxa"/>
              <w:jc w:val="center"/>
            </w:trPr>
          </w:trPrChange>
        </w:trPr>
        <w:tc>
          <w:tcPr>
            <w:tcW w:w="0" w:type="auto"/>
            <w:gridSpan w:val="2"/>
            <w:vAlign w:val="center"/>
            <w:hideMark/>
            <w:tcPrChange w:id="1696" w:author="Arnob Alam" w:date="2025-01-21T15:22:00Z" w16du:dateUtc="2025-01-21T20:22:00Z">
              <w:tcPr>
                <w:tcW w:w="0" w:type="auto"/>
                <w:gridSpan w:val="2"/>
                <w:vAlign w:val="center"/>
                <w:hideMark/>
              </w:tcPr>
            </w:tcPrChange>
          </w:tcPr>
          <w:p w14:paraId="21BF0B18" w14:textId="4347C7D5" w:rsidR="009C0FEC" w:rsidDel="00524266" w:rsidRDefault="009C0FEC">
            <w:pPr>
              <w:jc w:val="left"/>
              <w:rPr>
                <w:del w:id="1697" w:author="Arnob Alam" w:date="2025-01-20T21:16:00Z" w16du:dateUtc="2025-01-21T02:16:00Z"/>
                <w:rFonts w:eastAsia="Times New Roman"/>
              </w:rPr>
            </w:pPr>
            <w:del w:id="1698" w:author="Arnob Alam" w:date="2025-01-20T21:16:00Z" w16du:dateUtc="2025-01-21T02:16:00Z">
              <w:r w:rsidDel="00524266">
                <w:rPr>
                  <w:rFonts w:eastAsia="Times New Roman"/>
                </w:rPr>
                <w:delText>Constant</w:delText>
              </w:r>
            </w:del>
          </w:p>
        </w:tc>
        <w:tc>
          <w:tcPr>
            <w:tcW w:w="0" w:type="auto"/>
            <w:gridSpan w:val="2"/>
            <w:vAlign w:val="center"/>
            <w:hideMark/>
            <w:tcPrChange w:id="1699" w:author="Arnob Alam" w:date="2025-01-21T15:22:00Z" w16du:dateUtc="2025-01-21T20:22:00Z">
              <w:tcPr>
                <w:tcW w:w="0" w:type="auto"/>
                <w:gridSpan w:val="2"/>
                <w:vAlign w:val="center"/>
                <w:hideMark/>
              </w:tcPr>
            </w:tcPrChange>
          </w:tcPr>
          <w:p w14:paraId="3919674B" w14:textId="6C6C6887" w:rsidR="009C0FEC" w:rsidDel="00524266" w:rsidRDefault="009C0FEC">
            <w:pPr>
              <w:jc w:val="center"/>
              <w:rPr>
                <w:del w:id="1700" w:author="Arnob Alam" w:date="2025-01-20T21:16:00Z" w16du:dateUtc="2025-01-21T02:16:00Z"/>
                <w:rFonts w:eastAsia="Times New Roman"/>
              </w:rPr>
            </w:pPr>
            <w:del w:id="1701" w:author="Arnob Alam" w:date="2025-01-20T21:16:00Z" w16du:dateUtc="2025-01-21T02:16:00Z">
              <w:r w:rsidDel="00524266">
                <w:rPr>
                  <w:rFonts w:eastAsia="Times New Roman"/>
                </w:rPr>
                <w:delText>6.710</w:delText>
              </w:r>
            </w:del>
          </w:p>
        </w:tc>
      </w:tr>
      <w:tr w:rsidR="009C0FEC" w:rsidDel="00524266" w14:paraId="50174BF7" w14:textId="169B9136" w:rsidTr="00C86EA3">
        <w:trPr>
          <w:gridAfter w:val="1"/>
          <w:tblCellSpacing w:w="15" w:type="dxa"/>
          <w:jc w:val="center"/>
          <w:del w:id="1702" w:author="Arnob Alam" w:date="2025-01-20T21:16:00Z"/>
          <w:trPrChange w:id="1703" w:author="Arnob Alam" w:date="2025-01-21T15:22:00Z" w16du:dateUtc="2025-01-21T20:22:00Z">
            <w:trPr>
              <w:gridAfter w:val="1"/>
              <w:tblCellSpacing w:w="15" w:type="dxa"/>
              <w:jc w:val="center"/>
            </w:trPr>
          </w:trPrChange>
        </w:trPr>
        <w:tc>
          <w:tcPr>
            <w:tcW w:w="0" w:type="auto"/>
            <w:gridSpan w:val="2"/>
            <w:vAlign w:val="center"/>
            <w:hideMark/>
            <w:tcPrChange w:id="1704" w:author="Arnob Alam" w:date="2025-01-21T15:22:00Z" w16du:dateUtc="2025-01-21T20:22:00Z">
              <w:tcPr>
                <w:tcW w:w="0" w:type="auto"/>
                <w:gridSpan w:val="2"/>
                <w:vAlign w:val="center"/>
                <w:hideMark/>
              </w:tcPr>
            </w:tcPrChange>
          </w:tcPr>
          <w:p w14:paraId="74A79E21" w14:textId="23EABB00" w:rsidR="009C0FEC" w:rsidDel="00524266" w:rsidRDefault="009C0FEC">
            <w:pPr>
              <w:jc w:val="center"/>
              <w:rPr>
                <w:del w:id="1705" w:author="Arnob Alam" w:date="2025-01-20T21:16:00Z" w16du:dateUtc="2025-01-21T02:16:00Z"/>
                <w:rFonts w:eastAsia="Times New Roman"/>
              </w:rPr>
            </w:pPr>
          </w:p>
        </w:tc>
        <w:tc>
          <w:tcPr>
            <w:tcW w:w="0" w:type="auto"/>
            <w:gridSpan w:val="2"/>
            <w:vAlign w:val="center"/>
            <w:hideMark/>
            <w:tcPrChange w:id="1706" w:author="Arnob Alam" w:date="2025-01-21T15:22:00Z" w16du:dateUtc="2025-01-21T20:22:00Z">
              <w:tcPr>
                <w:tcW w:w="0" w:type="auto"/>
                <w:gridSpan w:val="2"/>
                <w:vAlign w:val="center"/>
                <w:hideMark/>
              </w:tcPr>
            </w:tcPrChange>
          </w:tcPr>
          <w:p w14:paraId="5D6A3F9D" w14:textId="5AC01968" w:rsidR="009C0FEC" w:rsidDel="00524266" w:rsidRDefault="009C0FEC">
            <w:pPr>
              <w:jc w:val="center"/>
              <w:rPr>
                <w:del w:id="1707" w:author="Arnob Alam" w:date="2025-01-20T21:16:00Z" w16du:dateUtc="2025-01-21T02:16:00Z"/>
                <w:rFonts w:eastAsia="Times New Roman"/>
              </w:rPr>
            </w:pPr>
            <w:del w:id="1708" w:author="Arnob Alam" w:date="2025-01-20T21:16:00Z" w16du:dateUtc="2025-01-21T02:16:00Z">
              <w:r w:rsidDel="00524266">
                <w:rPr>
                  <w:rFonts w:eastAsia="Times New Roman"/>
                </w:rPr>
                <w:delText>(9.409)</w:delText>
              </w:r>
            </w:del>
          </w:p>
        </w:tc>
      </w:tr>
      <w:tr w:rsidR="009C0FEC" w:rsidDel="00524266" w14:paraId="697A64DF" w14:textId="33F4ACC5" w:rsidTr="00C86EA3">
        <w:trPr>
          <w:gridAfter w:val="1"/>
          <w:tblCellSpacing w:w="15" w:type="dxa"/>
          <w:jc w:val="center"/>
          <w:del w:id="1709" w:author="Arnob Alam" w:date="2025-01-20T21:16:00Z"/>
          <w:trPrChange w:id="1710" w:author="Arnob Alam" w:date="2025-01-21T15:22:00Z" w16du:dateUtc="2025-01-21T20:22:00Z">
            <w:trPr>
              <w:gridAfter w:val="1"/>
              <w:tblCellSpacing w:w="15" w:type="dxa"/>
              <w:jc w:val="center"/>
            </w:trPr>
          </w:trPrChange>
        </w:trPr>
        <w:tc>
          <w:tcPr>
            <w:tcW w:w="0" w:type="auto"/>
            <w:gridSpan w:val="2"/>
            <w:vAlign w:val="center"/>
            <w:hideMark/>
            <w:tcPrChange w:id="1711" w:author="Arnob Alam" w:date="2025-01-21T15:22:00Z" w16du:dateUtc="2025-01-21T20:22:00Z">
              <w:tcPr>
                <w:tcW w:w="0" w:type="auto"/>
                <w:gridSpan w:val="2"/>
                <w:vAlign w:val="center"/>
                <w:hideMark/>
              </w:tcPr>
            </w:tcPrChange>
          </w:tcPr>
          <w:p w14:paraId="28CA2C15" w14:textId="691E83B4" w:rsidR="009C0FEC" w:rsidDel="00524266" w:rsidRDefault="009C0FEC">
            <w:pPr>
              <w:jc w:val="center"/>
              <w:rPr>
                <w:del w:id="1712" w:author="Arnob Alam" w:date="2025-01-20T21:16:00Z" w16du:dateUtc="2025-01-21T02:16:00Z"/>
                <w:rFonts w:eastAsia="Times New Roman"/>
              </w:rPr>
            </w:pPr>
          </w:p>
        </w:tc>
        <w:tc>
          <w:tcPr>
            <w:tcW w:w="0" w:type="auto"/>
            <w:gridSpan w:val="2"/>
            <w:vAlign w:val="center"/>
            <w:hideMark/>
            <w:tcPrChange w:id="1713" w:author="Arnob Alam" w:date="2025-01-21T15:22:00Z" w16du:dateUtc="2025-01-21T20:22:00Z">
              <w:tcPr>
                <w:tcW w:w="0" w:type="auto"/>
                <w:gridSpan w:val="2"/>
                <w:vAlign w:val="center"/>
                <w:hideMark/>
              </w:tcPr>
            </w:tcPrChange>
          </w:tcPr>
          <w:p w14:paraId="6F09E3F0" w14:textId="52AF8E58" w:rsidR="009C0FEC" w:rsidDel="00524266" w:rsidRDefault="009C0FEC">
            <w:pPr>
              <w:rPr>
                <w:del w:id="1714" w:author="Arnob Alam" w:date="2025-01-20T21:16:00Z" w16du:dateUtc="2025-01-21T02:16:00Z"/>
                <w:rFonts w:eastAsia="Times New Roman"/>
                <w:sz w:val="20"/>
                <w:szCs w:val="20"/>
              </w:rPr>
            </w:pPr>
          </w:p>
        </w:tc>
      </w:tr>
      <w:tr w:rsidR="009C0FEC" w:rsidDel="00524266" w14:paraId="26228547" w14:textId="06E8687D" w:rsidTr="00C86EA3">
        <w:trPr>
          <w:gridAfter w:val="1"/>
          <w:tblCellSpacing w:w="15" w:type="dxa"/>
          <w:jc w:val="center"/>
          <w:del w:id="1715" w:author="Arnob Alam" w:date="2025-01-20T21:16:00Z"/>
          <w:trPrChange w:id="1716"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717" w:author="Arnob Alam" w:date="2025-01-21T15:22:00Z" w16du:dateUtc="2025-01-21T20:22:00Z">
              <w:tcPr>
                <w:tcW w:w="0" w:type="auto"/>
                <w:gridSpan w:val="4"/>
                <w:tcBorders>
                  <w:bottom w:val="single" w:sz="6" w:space="0" w:color="000000"/>
                </w:tcBorders>
                <w:vAlign w:val="center"/>
                <w:hideMark/>
              </w:tcPr>
            </w:tcPrChange>
          </w:tcPr>
          <w:p w14:paraId="177CB46D" w14:textId="4C94E37F" w:rsidR="009C0FEC" w:rsidDel="00524266" w:rsidRDefault="009C0FEC">
            <w:pPr>
              <w:jc w:val="center"/>
              <w:rPr>
                <w:del w:id="1718" w:author="Arnob Alam" w:date="2025-01-20T21:16:00Z" w16du:dateUtc="2025-01-21T02:16:00Z"/>
                <w:rFonts w:eastAsia="Times New Roman"/>
                <w:sz w:val="20"/>
                <w:szCs w:val="20"/>
              </w:rPr>
            </w:pPr>
          </w:p>
        </w:tc>
      </w:tr>
      <w:tr w:rsidR="009C0FEC" w:rsidDel="00524266" w14:paraId="6E026676" w14:textId="626A0615" w:rsidTr="00C86EA3">
        <w:trPr>
          <w:gridAfter w:val="1"/>
          <w:tblCellSpacing w:w="15" w:type="dxa"/>
          <w:jc w:val="center"/>
          <w:del w:id="1719" w:author="Arnob Alam" w:date="2025-01-20T21:16:00Z"/>
          <w:trPrChange w:id="1720" w:author="Arnob Alam" w:date="2025-01-21T15:22:00Z" w16du:dateUtc="2025-01-21T20:22:00Z">
            <w:trPr>
              <w:gridAfter w:val="1"/>
              <w:tblCellSpacing w:w="15" w:type="dxa"/>
              <w:jc w:val="center"/>
            </w:trPr>
          </w:trPrChange>
        </w:trPr>
        <w:tc>
          <w:tcPr>
            <w:tcW w:w="0" w:type="auto"/>
            <w:gridSpan w:val="2"/>
            <w:vAlign w:val="center"/>
            <w:hideMark/>
            <w:tcPrChange w:id="1721" w:author="Arnob Alam" w:date="2025-01-21T15:22:00Z" w16du:dateUtc="2025-01-21T20:22:00Z">
              <w:tcPr>
                <w:tcW w:w="0" w:type="auto"/>
                <w:gridSpan w:val="2"/>
                <w:vAlign w:val="center"/>
                <w:hideMark/>
              </w:tcPr>
            </w:tcPrChange>
          </w:tcPr>
          <w:p w14:paraId="155FB9CE" w14:textId="3B689A88" w:rsidR="009C0FEC" w:rsidDel="00524266" w:rsidRDefault="009C0FEC">
            <w:pPr>
              <w:jc w:val="left"/>
              <w:rPr>
                <w:del w:id="1722" w:author="Arnob Alam" w:date="2025-01-20T21:16:00Z" w16du:dateUtc="2025-01-21T02:16:00Z"/>
                <w:rFonts w:eastAsia="Times New Roman"/>
              </w:rPr>
            </w:pPr>
            <w:del w:id="1723" w:author="Arnob Alam" w:date="2025-01-20T21:16:00Z" w16du:dateUtc="2025-01-21T02:16:00Z">
              <w:r w:rsidDel="00524266">
                <w:rPr>
                  <w:rFonts w:eastAsia="Times New Roman"/>
                </w:rPr>
                <w:delText>Observations</w:delText>
              </w:r>
            </w:del>
          </w:p>
        </w:tc>
        <w:tc>
          <w:tcPr>
            <w:tcW w:w="0" w:type="auto"/>
            <w:gridSpan w:val="2"/>
            <w:vAlign w:val="center"/>
            <w:hideMark/>
            <w:tcPrChange w:id="1724" w:author="Arnob Alam" w:date="2025-01-21T15:22:00Z" w16du:dateUtc="2025-01-21T20:22:00Z">
              <w:tcPr>
                <w:tcW w:w="0" w:type="auto"/>
                <w:gridSpan w:val="2"/>
                <w:vAlign w:val="center"/>
                <w:hideMark/>
              </w:tcPr>
            </w:tcPrChange>
          </w:tcPr>
          <w:p w14:paraId="1467D27B" w14:textId="281FAE2F" w:rsidR="009C0FEC" w:rsidDel="00524266" w:rsidRDefault="009C0FEC">
            <w:pPr>
              <w:jc w:val="center"/>
              <w:rPr>
                <w:del w:id="1725" w:author="Arnob Alam" w:date="2025-01-20T21:16:00Z" w16du:dateUtc="2025-01-21T02:16:00Z"/>
                <w:rFonts w:eastAsia="Times New Roman"/>
              </w:rPr>
            </w:pPr>
            <w:del w:id="1726" w:author="Arnob Alam" w:date="2025-01-20T21:16:00Z" w16du:dateUtc="2025-01-21T02:16:00Z">
              <w:r w:rsidDel="00524266">
                <w:rPr>
                  <w:rFonts w:eastAsia="Times New Roman"/>
                </w:rPr>
                <w:delText>254</w:delText>
              </w:r>
            </w:del>
          </w:p>
        </w:tc>
      </w:tr>
      <w:tr w:rsidR="009C0FEC" w:rsidDel="00524266" w14:paraId="77DC9110" w14:textId="49171E28" w:rsidTr="00C86EA3">
        <w:trPr>
          <w:gridAfter w:val="1"/>
          <w:tblCellSpacing w:w="15" w:type="dxa"/>
          <w:jc w:val="center"/>
          <w:del w:id="1727" w:author="Arnob Alam" w:date="2025-01-20T21:16:00Z"/>
          <w:trPrChange w:id="1728" w:author="Arnob Alam" w:date="2025-01-21T15:22:00Z" w16du:dateUtc="2025-01-21T20:22:00Z">
            <w:trPr>
              <w:gridAfter w:val="1"/>
              <w:tblCellSpacing w:w="15" w:type="dxa"/>
              <w:jc w:val="center"/>
            </w:trPr>
          </w:trPrChange>
        </w:trPr>
        <w:tc>
          <w:tcPr>
            <w:tcW w:w="0" w:type="auto"/>
            <w:gridSpan w:val="2"/>
            <w:vAlign w:val="center"/>
            <w:hideMark/>
            <w:tcPrChange w:id="1729" w:author="Arnob Alam" w:date="2025-01-21T15:22:00Z" w16du:dateUtc="2025-01-21T20:22:00Z">
              <w:tcPr>
                <w:tcW w:w="0" w:type="auto"/>
                <w:gridSpan w:val="2"/>
                <w:vAlign w:val="center"/>
                <w:hideMark/>
              </w:tcPr>
            </w:tcPrChange>
          </w:tcPr>
          <w:p w14:paraId="6D21BC65" w14:textId="394579CD" w:rsidR="009C0FEC" w:rsidDel="00524266" w:rsidRDefault="009C0FEC">
            <w:pPr>
              <w:jc w:val="left"/>
              <w:rPr>
                <w:del w:id="1730" w:author="Arnob Alam" w:date="2025-01-20T21:16:00Z" w16du:dateUtc="2025-01-21T02:16:00Z"/>
                <w:rFonts w:eastAsia="Times New Roman"/>
              </w:rPr>
            </w:pPr>
            <w:del w:id="1731" w:author="Arnob Alam" w:date="2025-01-20T21:16:00Z" w16du:dateUtc="2025-01-21T02:16:00Z">
              <w:r w:rsidDel="00524266">
                <w:rPr>
                  <w:rFonts w:eastAsia="Times New Roman"/>
                </w:rPr>
                <w:delText>R</w:delText>
              </w:r>
              <w:r w:rsidDel="00524266">
                <w:rPr>
                  <w:rFonts w:eastAsia="Times New Roman"/>
                  <w:vertAlign w:val="superscript"/>
                </w:rPr>
                <w:delText>2</w:delText>
              </w:r>
            </w:del>
          </w:p>
        </w:tc>
        <w:tc>
          <w:tcPr>
            <w:tcW w:w="0" w:type="auto"/>
            <w:gridSpan w:val="2"/>
            <w:vAlign w:val="center"/>
            <w:hideMark/>
            <w:tcPrChange w:id="1732" w:author="Arnob Alam" w:date="2025-01-21T15:22:00Z" w16du:dateUtc="2025-01-21T20:22:00Z">
              <w:tcPr>
                <w:tcW w:w="0" w:type="auto"/>
                <w:gridSpan w:val="2"/>
                <w:vAlign w:val="center"/>
                <w:hideMark/>
              </w:tcPr>
            </w:tcPrChange>
          </w:tcPr>
          <w:p w14:paraId="42454E60" w14:textId="7B5A0FA5" w:rsidR="009C0FEC" w:rsidDel="00524266" w:rsidRDefault="009C0FEC">
            <w:pPr>
              <w:jc w:val="center"/>
              <w:rPr>
                <w:del w:id="1733" w:author="Arnob Alam" w:date="2025-01-20T21:16:00Z" w16du:dateUtc="2025-01-21T02:16:00Z"/>
                <w:rFonts w:eastAsia="Times New Roman"/>
              </w:rPr>
            </w:pPr>
            <w:del w:id="1734" w:author="Arnob Alam" w:date="2025-01-20T21:16:00Z" w16du:dateUtc="2025-01-21T02:16:00Z">
              <w:r w:rsidDel="00524266">
                <w:rPr>
                  <w:rFonts w:eastAsia="Times New Roman"/>
                </w:rPr>
                <w:delText>0.138</w:delText>
              </w:r>
            </w:del>
          </w:p>
        </w:tc>
      </w:tr>
      <w:tr w:rsidR="009C0FEC" w:rsidDel="00524266" w14:paraId="38612CB7" w14:textId="342DA4E0" w:rsidTr="00C86EA3">
        <w:trPr>
          <w:gridAfter w:val="1"/>
          <w:tblCellSpacing w:w="15" w:type="dxa"/>
          <w:jc w:val="center"/>
          <w:del w:id="1735" w:author="Arnob Alam" w:date="2025-01-20T21:16:00Z"/>
          <w:trPrChange w:id="1736" w:author="Arnob Alam" w:date="2025-01-21T15:22:00Z" w16du:dateUtc="2025-01-21T20:22:00Z">
            <w:trPr>
              <w:gridAfter w:val="1"/>
              <w:tblCellSpacing w:w="15" w:type="dxa"/>
              <w:jc w:val="center"/>
            </w:trPr>
          </w:trPrChange>
        </w:trPr>
        <w:tc>
          <w:tcPr>
            <w:tcW w:w="0" w:type="auto"/>
            <w:gridSpan w:val="2"/>
            <w:vAlign w:val="center"/>
            <w:hideMark/>
            <w:tcPrChange w:id="1737" w:author="Arnob Alam" w:date="2025-01-21T15:22:00Z" w16du:dateUtc="2025-01-21T20:22:00Z">
              <w:tcPr>
                <w:tcW w:w="0" w:type="auto"/>
                <w:gridSpan w:val="2"/>
                <w:vAlign w:val="center"/>
                <w:hideMark/>
              </w:tcPr>
            </w:tcPrChange>
          </w:tcPr>
          <w:p w14:paraId="63B60AFF" w14:textId="2B0CC6A9" w:rsidR="009C0FEC" w:rsidDel="00524266" w:rsidRDefault="009C0FEC">
            <w:pPr>
              <w:jc w:val="left"/>
              <w:rPr>
                <w:del w:id="1738" w:author="Arnob Alam" w:date="2025-01-20T21:16:00Z" w16du:dateUtc="2025-01-21T02:16:00Z"/>
                <w:rFonts w:eastAsia="Times New Roman"/>
              </w:rPr>
            </w:pPr>
            <w:del w:id="1739" w:author="Arnob Alam" w:date="2025-01-20T21:16:00Z" w16du:dateUtc="2025-01-21T02:16:00Z">
              <w:r w:rsidDel="00524266">
                <w:rPr>
                  <w:rFonts w:eastAsia="Times New Roman"/>
                </w:rPr>
                <w:delText>Adjusted R</w:delText>
              </w:r>
              <w:r w:rsidDel="00524266">
                <w:rPr>
                  <w:rFonts w:eastAsia="Times New Roman"/>
                  <w:vertAlign w:val="superscript"/>
                </w:rPr>
                <w:delText>2</w:delText>
              </w:r>
            </w:del>
          </w:p>
        </w:tc>
        <w:tc>
          <w:tcPr>
            <w:tcW w:w="0" w:type="auto"/>
            <w:gridSpan w:val="2"/>
            <w:vAlign w:val="center"/>
            <w:hideMark/>
            <w:tcPrChange w:id="1740" w:author="Arnob Alam" w:date="2025-01-21T15:22:00Z" w16du:dateUtc="2025-01-21T20:22:00Z">
              <w:tcPr>
                <w:tcW w:w="0" w:type="auto"/>
                <w:gridSpan w:val="2"/>
                <w:vAlign w:val="center"/>
                <w:hideMark/>
              </w:tcPr>
            </w:tcPrChange>
          </w:tcPr>
          <w:p w14:paraId="59D0BFF6" w14:textId="17DA7E58" w:rsidR="009C0FEC" w:rsidDel="00524266" w:rsidRDefault="009C0FEC">
            <w:pPr>
              <w:jc w:val="center"/>
              <w:rPr>
                <w:del w:id="1741" w:author="Arnob Alam" w:date="2025-01-20T21:16:00Z" w16du:dateUtc="2025-01-21T02:16:00Z"/>
                <w:rFonts w:eastAsia="Times New Roman"/>
              </w:rPr>
            </w:pPr>
            <w:del w:id="1742" w:author="Arnob Alam" w:date="2025-01-20T21:16:00Z" w16du:dateUtc="2025-01-21T02:16:00Z">
              <w:r w:rsidDel="00524266">
                <w:rPr>
                  <w:rFonts w:eastAsia="Times New Roman"/>
                </w:rPr>
                <w:delText>0.113</w:delText>
              </w:r>
            </w:del>
          </w:p>
        </w:tc>
      </w:tr>
      <w:tr w:rsidR="009C0FEC" w:rsidDel="00524266" w14:paraId="10DC88B9" w14:textId="112F9A41" w:rsidTr="00C86EA3">
        <w:trPr>
          <w:gridAfter w:val="1"/>
          <w:tblCellSpacing w:w="15" w:type="dxa"/>
          <w:jc w:val="center"/>
          <w:del w:id="1743" w:author="Arnob Alam" w:date="2025-01-20T21:16:00Z"/>
          <w:trPrChange w:id="1744" w:author="Arnob Alam" w:date="2025-01-21T15:22:00Z" w16du:dateUtc="2025-01-21T20:22:00Z">
            <w:trPr>
              <w:gridAfter w:val="1"/>
              <w:tblCellSpacing w:w="15" w:type="dxa"/>
              <w:jc w:val="center"/>
            </w:trPr>
          </w:trPrChange>
        </w:trPr>
        <w:tc>
          <w:tcPr>
            <w:tcW w:w="0" w:type="auto"/>
            <w:gridSpan w:val="2"/>
            <w:vAlign w:val="center"/>
            <w:hideMark/>
            <w:tcPrChange w:id="1745" w:author="Arnob Alam" w:date="2025-01-21T15:22:00Z" w16du:dateUtc="2025-01-21T20:22:00Z">
              <w:tcPr>
                <w:tcW w:w="0" w:type="auto"/>
                <w:gridSpan w:val="2"/>
                <w:vAlign w:val="center"/>
                <w:hideMark/>
              </w:tcPr>
            </w:tcPrChange>
          </w:tcPr>
          <w:p w14:paraId="02FD34FC" w14:textId="630E860D" w:rsidR="009C0FEC" w:rsidDel="00524266" w:rsidRDefault="009C0FEC">
            <w:pPr>
              <w:jc w:val="left"/>
              <w:rPr>
                <w:del w:id="1746" w:author="Arnob Alam" w:date="2025-01-20T21:16:00Z" w16du:dateUtc="2025-01-21T02:16:00Z"/>
                <w:rFonts w:eastAsia="Times New Roman"/>
              </w:rPr>
            </w:pPr>
            <w:del w:id="1747" w:author="Arnob Alam" w:date="2025-01-20T21:16:00Z" w16du:dateUtc="2025-01-21T02:16:00Z">
              <w:r w:rsidDel="00524266">
                <w:rPr>
                  <w:rFonts w:eastAsia="Times New Roman"/>
                </w:rPr>
                <w:delText>Residual Std. Error</w:delText>
              </w:r>
            </w:del>
          </w:p>
        </w:tc>
        <w:tc>
          <w:tcPr>
            <w:tcW w:w="0" w:type="auto"/>
            <w:gridSpan w:val="2"/>
            <w:vAlign w:val="center"/>
            <w:hideMark/>
            <w:tcPrChange w:id="1748" w:author="Arnob Alam" w:date="2025-01-21T15:22:00Z" w16du:dateUtc="2025-01-21T20:22:00Z">
              <w:tcPr>
                <w:tcW w:w="0" w:type="auto"/>
                <w:gridSpan w:val="2"/>
                <w:vAlign w:val="center"/>
                <w:hideMark/>
              </w:tcPr>
            </w:tcPrChange>
          </w:tcPr>
          <w:p w14:paraId="46E66C7B" w14:textId="1BB53143" w:rsidR="009C0FEC" w:rsidDel="00524266" w:rsidRDefault="009C0FEC">
            <w:pPr>
              <w:jc w:val="center"/>
              <w:rPr>
                <w:del w:id="1749" w:author="Arnob Alam" w:date="2025-01-20T21:16:00Z" w16du:dateUtc="2025-01-21T02:16:00Z"/>
                <w:rFonts w:eastAsia="Times New Roman"/>
              </w:rPr>
            </w:pPr>
            <w:del w:id="1750" w:author="Arnob Alam" w:date="2025-01-20T21:16:00Z" w16du:dateUtc="2025-01-21T02:16:00Z">
              <w:r w:rsidDel="00524266">
                <w:rPr>
                  <w:rFonts w:eastAsia="Times New Roman"/>
                </w:rPr>
                <w:delText>15.659 (df = 246)</w:delText>
              </w:r>
            </w:del>
          </w:p>
        </w:tc>
      </w:tr>
      <w:tr w:rsidR="009C0FEC" w:rsidDel="00524266" w14:paraId="6B990A01" w14:textId="36CA35B6" w:rsidTr="00C86EA3">
        <w:trPr>
          <w:gridAfter w:val="1"/>
          <w:tblCellSpacing w:w="15" w:type="dxa"/>
          <w:jc w:val="center"/>
          <w:del w:id="1751" w:author="Arnob Alam" w:date="2025-01-20T21:16:00Z"/>
          <w:trPrChange w:id="1752" w:author="Arnob Alam" w:date="2025-01-21T15:22:00Z" w16du:dateUtc="2025-01-21T20:22:00Z">
            <w:trPr>
              <w:gridAfter w:val="1"/>
              <w:tblCellSpacing w:w="15" w:type="dxa"/>
              <w:jc w:val="center"/>
            </w:trPr>
          </w:trPrChange>
        </w:trPr>
        <w:tc>
          <w:tcPr>
            <w:tcW w:w="0" w:type="auto"/>
            <w:gridSpan w:val="2"/>
            <w:vAlign w:val="center"/>
            <w:hideMark/>
            <w:tcPrChange w:id="1753" w:author="Arnob Alam" w:date="2025-01-21T15:22:00Z" w16du:dateUtc="2025-01-21T20:22:00Z">
              <w:tcPr>
                <w:tcW w:w="0" w:type="auto"/>
                <w:gridSpan w:val="2"/>
                <w:vAlign w:val="center"/>
                <w:hideMark/>
              </w:tcPr>
            </w:tcPrChange>
          </w:tcPr>
          <w:p w14:paraId="7775EA1C" w14:textId="513D0D73" w:rsidR="009C0FEC" w:rsidDel="00524266" w:rsidRDefault="009C0FEC">
            <w:pPr>
              <w:jc w:val="left"/>
              <w:rPr>
                <w:del w:id="1754" w:author="Arnob Alam" w:date="2025-01-20T21:16:00Z" w16du:dateUtc="2025-01-21T02:16:00Z"/>
                <w:rFonts w:eastAsia="Times New Roman"/>
              </w:rPr>
            </w:pPr>
            <w:del w:id="1755" w:author="Arnob Alam" w:date="2025-01-20T21:16:00Z" w16du:dateUtc="2025-01-21T02:16:00Z">
              <w:r w:rsidDel="00524266">
                <w:rPr>
                  <w:rFonts w:eastAsia="Times New Roman"/>
                </w:rPr>
                <w:delText>F Statistic</w:delText>
              </w:r>
            </w:del>
          </w:p>
        </w:tc>
        <w:tc>
          <w:tcPr>
            <w:tcW w:w="0" w:type="auto"/>
            <w:gridSpan w:val="2"/>
            <w:vAlign w:val="center"/>
            <w:hideMark/>
            <w:tcPrChange w:id="1756" w:author="Arnob Alam" w:date="2025-01-21T15:22:00Z" w16du:dateUtc="2025-01-21T20:22:00Z">
              <w:tcPr>
                <w:tcW w:w="0" w:type="auto"/>
                <w:gridSpan w:val="2"/>
                <w:vAlign w:val="center"/>
                <w:hideMark/>
              </w:tcPr>
            </w:tcPrChange>
          </w:tcPr>
          <w:p w14:paraId="01A32A43" w14:textId="2F89067A" w:rsidR="009C0FEC" w:rsidDel="00524266" w:rsidRDefault="009C0FEC">
            <w:pPr>
              <w:jc w:val="center"/>
              <w:rPr>
                <w:del w:id="1757" w:author="Arnob Alam" w:date="2025-01-20T21:16:00Z" w16du:dateUtc="2025-01-21T02:16:00Z"/>
                <w:rFonts w:eastAsia="Times New Roman"/>
              </w:rPr>
            </w:pPr>
            <w:del w:id="1758" w:author="Arnob Alam" w:date="2025-01-20T21:16:00Z" w16du:dateUtc="2025-01-21T02:16:00Z">
              <w:r w:rsidDel="00524266">
                <w:rPr>
                  <w:rFonts w:eastAsia="Times New Roman"/>
                </w:rPr>
                <w:delText>5.622</w:delText>
              </w:r>
              <w:r w:rsidDel="00524266">
                <w:rPr>
                  <w:rFonts w:eastAsia="Times New Roman"/>
                  <w:vertAlign w:val="superscript"/>
                </w:rPr>
                <w:delText>***</w:delText>
              </w:r>
              <w:r w:rsidDel="00524266">
                <w:rPr>
                  <w:rFonts w:eastAsia="Times New Roman"/>
                </w:rPr>
                <w:delText xml:space="preserve"> (df = 7; 246)</w:delText>
              </w:r>
            </w:del>
          </w:p>
        </w:tc>
      </w:tr>
      <w:tr w:rsidR="009C0FEC" w:rsidDel="00524266" w14:paraId="4D2A01A4" w14:textId="445ABEA9" w:rsidTr="00C86EA3">
        <w:trPr>
          <w:gridAfter w:val="1"/>
          <w:tblCellSpacing w:w="15" w:type="dxa"/>
          <w:jc w:val="center"/>
          <w:del w:id="1759" w:author="Arnob Alam" w:date="2025-01-20T21:16:00Z"/>
          <w:trPrChange w:id="1760"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761" w:author="Arnob Alam" w:date="2025-01-21T15:22:00Z" w16du:dateUtc="2025-01-21T20:22:00Z">
              <w:tcPr>
                <w:tcW w:w="0" w:type="auto"/>
                <w:gridSpan w:val="4"/>
                <w:tcBorders>
                  <w:bottom w:val="single" w:sz="6" w:space="0" w:color="000000"/>
                </w:tcBorders>
                <w:vAlign w:val="center"/>
                <w:hideMark/>
              </w:tcPr>
            </w:tcPrChange>
          </w:tcPr>
          <w:p w14:paraId="6921B502" w14:textId="067B5439" w:rsidR="009C0FEC" w:rsidDel="00524266" w:rsidRDefault="009C0FEC">
            <w:pPr>
              <w:jc w:val="center"/>
              <w:rPr>
                <w:del w:id="1762" w:author="Arnob Alam" w:date="2025-01-20T21:16:00Z" w16du:dateUtc="2025-01-21T02:16:00Z"/>
                <w:rFonts w:eastAsia="Times New Roman"/>
              </w:rPr>
            </w:pPr>
          </w:p>
        </w:tc>
      </w:tr>
      <w:tr w:rsidR="009C0FEC" w:rsidDel="00524266" w14:paraId="39280FFF" w14:textId="37E65CC2" w:rsidTr="00C86EA3">
        <w:trPr>
          <w:gridAfter w:val="1"/>
          <w:tblCellSpacing w:w="15" w:type="dxa"/>
          <w:jc w:val="center"/>
          <w:del w:id="1763" w:author="Arnob Alam" w:date="2025-01-20T21:16:00Z"/>
          <w:trPrChange w:id="1764" w:author="Arnob Alam" w:date="2025-01-21T15:22:00Z" w16du:dateUtc="2025-01-21T20:22:00Z">
            <w:trPr>
              <w:gridAfter w:val="1"/>
              <w:tblCellSpacing w:w="15" w:type="dxa"/>
              <w:jc w:val="center"/>
            </w:trPr>
          </w:trPrChange>
        </w:trPr>
        <w:tc>
          <w:tcPr>
            <w:tcW w:w="0" w:type="auto"/>
            <w:gridSpan w:val="2"/>
            <w:vAlign w:val="center"/>
            <w:hideMark/>
            <w:tcPrChange w:id="1765" w:author="Arnob Alam" w:date="2025-01-21T15:22:00Z" w16du:dateUtc="2025-01-21T20:22:00Z">
              <w:tcPr>
                <w:tcW w:w="0" w:type="auto"/>
                <w:gridSpan w:val="2"/>
                <w:vAlign w:val="center"/>
                <w:hideMark/>
              </w:tcPr>
            </w:tcPrChange>
          </w:tcPr>
          <w:p w14:paraId="5F8DCA57" w14:textId="0F9745EB" w:rsidR="009C0FEC" w:rsidDel="00524266" w:rsidRDefault="009C0FEC">
            <w:pPr>
              <w:jc w:val="left"/>
              <w:rPr>
                <w:del w:id="1766" w:author="Arnob Alam" w:date="2025-01-20T21:16:00Z" w16du:dateUtc="2025-01-21T02:16:00Z"/>
                <w:rFonts w:eastAsia="Times New Roman"/>
              </w:rPr>
            </w:pPr>
            <w:del w:id="1767" w:author="Arnob Alam" w:date="2025-01-20T21:16:00Z" w16du:dateUtc="2025-01-21T02:16:00Z">
              <w:r w:rsidDel="00524266">
                <w:rPr>
                  <w:rStyle w:val="Emphasis"/>
                </w:rPr>
                <w:delText>Note:</w:delText>
              </w:r>
            </w:del>
          </w:p>
        </w:tc>
        <w:tc>
          <w:tcPr>
            <w:tcW w:w="0" w:type="auto"/>
            <w:gridSpan w:val="2"/>
            <w:vAlign w:val="center"/>
            <w:hideMark/>
            <w:tcPrChange w:id="1768" w:author="Arnob Alam" w:date="2025-01-21T15:22:00Z" w16du:dateUtc="2025-01-21T20:22:00Z">
              <w:tcPr>
                <w:tcW w:w="0" w:type="auto"/>
                <w:gridSpan w:val="2"/>
                <w:vAlign w:val="center"/>
                <w:hideMark/>
              </w:tcPr>
            </w:tcPrChange>
          </w:tcPr>
          <w:p w14:paraId="5D985CAC" w14:textId="0374EE4B" w:rsidR="009C0FEC" w:rsidDel="00524266" w:rsidRDefault="009C0FEC">
            <w:pPr>
              <w:jc w:val="right"/>
              <w:rPr>
                <w:del w:id="1769" w:author="Arnob Alam" w:date="2025-01-20T21:16:00Z" w16du:dateUtc="2025-01-21T02:16:00Z"/>
                <w:rFonts w:eastAsia="Times New Roman"/>
              </w:rPr>
            </w:pPr>
            <w:del w:id="1770" w:author="Arnob Alam" w:date="2025-01-20T21:16:00Z" w16du:dateUtc="2025-01-21T02:16:00Z">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p&lt;0.01</w:delText>
              </w:r>
            </w:del>
          </w:p>
        </w:tc>
      </w:tr>
      <w:tr w:rsidR="00811986" w14:paraId="24DB85A5" w14:textId="77777777" w:rsidTr="00C86EA3">
        <w:tblPrEx>
          <w:tblPrExChange w:id="1771" w:author="Arnob Alam" w:date="2025-01-21T15:22:00Z" w16du:dateUtc="2025-01-21T20:22:00Z">
            <w:tblPrEx>
              <w:jc w:val="left"/>
            </w:tblPrEx>
          </w:tblPrExChange>
        </w:tblPrEx>
        <w:trPr>
          <w:tblCellSpacing w:w="15" w:type="dxa"/>
          <w:jc w:val="center"/>
          <w:ins w:id="1772" w:author="Arnob Alam" w:date="2025-01-21T15:21:00Z"/>
          <w:trPrChange w:id="1773" w:author="Arnob Alam" w:date="2025-01-21T15:22:00Z" w16du:dateUtc="2025-01-21T20:22:00Z">
            <w:trPr>
              <w:tblCellSpacing w:w="15" w:type="dxa"/>
            </w:trPr>
          </w:trPrChange>
        </w:trPr>
        <w:tc>
          <w:tcPr>
            <w:tcW w:w="0" w:type="auto"/>
            <w:gridSpan w:val="5"/>
            <w:tcBorders>
              <w:top w:val="nil"/>
              <w:left w:val="nil"/>
              <w:bottom w:val="nil"/>
              <w:right w:val="nil"/>
            </w:tcBorders>
            <w:vAlign w:val="center"/>
            <w:hideMark/>
            <w:tcPrChange w:id="1774" w:author="Arnob Alam" w:date="2025-01-21T15:22:00Z" w16du:dateUtc="2025-01-21T20:22:00Z">
              <w:tcPr>
                <w:tcW w:w="0" w:type="auto"/>
                <w:gridSpan w:val="5"/>
                <w:tcBorders>
                  <w:top w:val="nil"/>
                  <w:left w:val="nil"/>
                  <w:bottom w:val="nil"/>
                  <w:right w:val="nil"/>
                </w:tcBorders>
                <w:vAlign w:val="center"/>
                <w:hideMark/>
              </w:tcPr>
            </w:tcPrChange>
          </w:tcPr>
          <w:p w14:paraId="400542AC" w14:textId="77777777" w:rsidR="00811986" w:rsidRDefault="00811986" w:rsidP="008C7F51">
            <w:pPr>
              <w:jc w:val="center"/>
              <w:rPr>
                <w:ins w:id="1775" w:author="Arnob Alam" w:date="2025-01-21T15:21:00Z" w16du:dateUtc="2025-01-21T20:21:00Z"/>
                <w:rFonts w:eastAsia="Times New Roman"/>
              </w:rPr>
            </w:pPr>
            <w:ins w:id="1776" w:author="Arnob Alam" w:date="2025-01-21T15:21:00Z" w16du:dateUtc="2025-01-21T20:21:00Z">
              <w:r>
                <w:rPr>
                  <w:rStyle w:val="Strong"/>
                </w:rPr>
                <w:t>Amihud Measure DiD Analysis</w:t>
              </w:r>
            </w:ins>
          </w:p>
        </w:tc>
      </w:tr>
      <w:tr w:rsidR="00811986" w14:paraId="4632D538" w14:textId="77777777" w:rsidTr="00C86EA3">
        <w:tblPrEx>
          <w:tblPrExChange w:id="1777" w:author="Arnob Alam" w:date="2025-01-21T15:22:00Z" w16du:dateUtc="2025-01-21T20:22:00Z">
            <w:tblPrEx>
              <w:jc w:val="left"/>
            </w:tblPrEx>
          </w:tblPrExChange>
        </w:tblPrEx>
        <w:trPr>
          <w:tblCellSpacing w:w="15" w:type="dxa"/>
          <w:jc w:val="center"/>
          <w:ins w:id="1778" w:author="Arnob Alam" w:date="2025-01-21T15:21:00Z"/>
          <w:trPrChange w:id="1779"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1780" w:author="Arnob Alam" w:date="2025-01-21T15:22:00Z" w16du:dateUtc="2025-01-21T20:22:00Z">
              <w:tcPr>
                <w:tcW w:w="0" w:type="auto"/>
                <w:gridSpan w:val="5"/>
                <w:tcBorders>
                  <w:bottom w:val="single" w:sz="6" w:space="0" w:color="000000"/>
                </w:tcBorders>
                <w:vAlign w:val="center"/>
                <w:hideMark/>
              </w:tcPr>
            </w:tcPrChange>
          </w:tcPr>
          <w:p w14:paraId="14A2D785" w14:textId="77777777" w:rsidR="00811986" w:rsidRDefault="00811986" w:rsidP="008C7F51">
            <w:pPr>
              <w:jc w:val="center"/>
              <w:rPr>
                <w:ins w:id="1781" w:author="Arnob Alam" w:date="2025-01-21T15:21:00Z" w16du:dateUtc="2025-01-21T20:21:00Z"/>
                <w:rFonts w:eastAsia="Times New Roman"/>
              </w:rPr>
            </w:pPr>
          </w:p>
        </w:tc>
      </w:tr>
      <w:tr w:rsidR="00811986" w14:paraId="2B28A5AB" w14:textId="77777777" w:rsidTr="00C86EA3">
        <w:tblPrEx>
          <w:tblPrExChange w:id="1782" w:author="Arnob Alam" w:date="2025-01-21T15:22:00Z" w16du:dateUtc="2025-01-21T20:22:00Z">
            <w:tblPrEx>
              <w:jc w:val="left"/>
            </w:tblPrEx>
          </w:tblPrExChange>
        </w:tblPrEx>
        <w:trPr>
          <w:tblCellSpacing w:w="15" w:type="dxa"/>
          <w:jc w:val="center"/>
          <w:ins w:id="1783" w:author="Arnob Alam" w:date="2025-01-21T15:21:00Z"/>
          <w:trPrChange w:id="1784" w:author="Arnob Alam" w:date="2025-01-21T15:22:00Z" w16du:dateUtc="2025-01-21T20:22:00Z">
            <w:trPr>
              <w:tblCellSpacing w:w="15" w:type="dxa"/>
            </w:trPr>
          </w:trPrChange>
        </w:trPr>
        <w:tc>
          <w:tcPr>
            <w:tcW w:w="0" w:type="auto"/>
            <w:vAlign w:val="center"/>
            <w:hideMark/>
            <w:tcPrChange w:id="1785" w:author="Arnob Alam" w:date="2025-01-21T15:22:00Z" w16du:dateUtc="2025-01-21T20:22:00Z">
              <w:tcPr>
                <w:tcW w:w="0" w:type="auto"/>
                <w:vAlign w:val="center"/>
                <w:hideMark/>
              </w:tcPr>
            </w:tcPrChange>
          </w:tcPr>
          <w:p w14:paraId="272A9F42" w14:textId="77777777" w:rsidR="00811986" w:rsidRDefault="00811986" w:rsidP="008C7F51">
            <w:pPr>
              <w:jc w:val="center"/>
              <w:rPr>
                <w:ins w:id="1786" w:author="Arnob Alam" w:date="2025-01-21T15:21:00Z" w16du:dateUtc="2025-01-21T20:21:00Z"/>
                <w:rFonts w:eastAsia="Times New Roman"/>
                <w:sz w:val="20"/>
                <w:szCs w:val="20"/>
              </w:rPr>
            </w:pPr>
          </w:p>
        </w:tc>
        <w:tc>
          <w:tcPr>
            <w:tcW w:w="0" w:type="auto"/>
            <w:gridSpan w:val="4"/>
            <w:vAlign w:val="center"/>
            <w:hideMark/>
            <w:tcPrChange w:id="1787" w:author="Arnob Alam" w:date="2025-01-21T15:22:00Z" w16du:dateUtc="2025-01-21T20:22:00Z">
              <w:tcPr>
                <w:tcW w:w="0" w:type="auto"/>
                <w:gridSpan w:val="4"/>
                <w:vAlign w:val="center"/>
                <w:hideMark/>
              </w:tcPr>
            </w:tcPrChange>
          </w:tcPr>
          <w:p w14:paraId="292C7F9E" w14:textId="77777777" w:rsidR="00811986" w:rsidRDefault="00811986" w:rsidP="008C7F51">
            <w:pPr>
              <w:jc w:val="center"/>
              <w:rPr>
                <w:ins w:id="1788" w:author="Arnob Alam" w:date="2025-01-21T15:21:00Z" w16du:dateUtc="2025-01-21T20:21:00Z"/>
                <w:rFonts w:eastAsia="Times New Roman"/>
              </w:rPr>
            </w:pPr>
            <w:ins w:id="1789" w:author="Arnob Alam" w:date="2025-01-21T15:21:00Z" w16du:dateUtc="2025-01-21T20:21:00Z">
              <w:r>
                <w:rPr>
                  <w:rStyle w:val="Emphasis"/>
                </w:rPr>
                <w:t>Dependent variable:</w:t>
              </w:r>
            </w:ins>
          </w:p>
        </w:tc>
      </w:tr>
      <w:tr w:rsidR="00811986" w14:paraId="56101A6C" w14:textId="77777777" w:rsidTr="00C86EA3">
        <w:tblPrEx>
          <w:tblPrExChange w:id="1790" w:author="Arnob Alam" w:date="2025-01-21T15:22:00Z" w16du:dateUtc="2025-01-21T20:22:00Z">
            <w:tblPrEx>
              <w:jc w:val="left"/>
            </w:tblPrEx>
          </w:tblPrExChange>
        </w:tblPrEx>
        <w:trPr>
          <w:tblCellSpacing w:w="15" w:type="dxa"/>
          <w:jc w:val="center"/>
          <w:ins w:id="1791" w:author="Arnob Alam" w:date="2025-01-21T15:21:00Z"/>
          <w:trPrChange w:id="1792" w:author="Arnob Alam" w:date="2025-01-21T15:22:00Z" w16du:dateUtc="2025-01-21T20:22:00Z">
            <w:trPr>
              <w:tblCellSpacing w:w="15" w:type="dxa"/>
            </w:trPr>
          </w:trPrChange>
        </w:trPr>
        <w:tc>
          <w:tcPr>
            <w:tcW w:w="0" w:type="auto"/>
            <w:vAlign w:val="center"/>
            <w:hideMark/>
            <w:tcPrChange w:id="1793" w:author="Arnob Alam" w:date="2025-01-21T15:22:00Z" w16du:dateUtc="2025-01-21T20:22:00Z">
              <w:tcPr>
                <w:tcW w:w="0" w:type="auto"/>
                <w:vAlign w:val="center"/>
                <w:hideMark/>
              </w:tcPr>
            </w:tcPrChange>
          </w:tcPr>
          <w:p w14:paraId="51685FB8" w14:textId="77777777" w:rsidR="00811986" w:rsidRDefault="00811986" w:rsidP="008C7F51">
            <w:pPr>
              <w:jc w:val="center"/>
              <w:rPr>
                <w:ins w:id="1794" w:author="Arnob Alam" w:date="2025-01-21T15:21:00Z" w16du:dateUtc="2025-01-21T20:21:00Z"/>
                <w:rFonts w:eastAsia="Times New Roman"/>
              </w:rPr>
            </w:pPr>
          </w:p>
        </w:tc>
        <w:tc>
          <w:tcPr>
            <w:tcW w:w="0" w:type="auto"/>
            <w:gridSpan w:val="4"/>
            <w:tcBorders>
              <w:bottom w:val="single" w:sz="6" w:space="0" w:color="000000"/>
            </w:tcBorders>
            <w:vAlign w:val="center"/>
            <w:hideMark/>
            <w:tcPrChange w:id="1795" w:author="Arnob Alam" w:date="2025-01-21T15:22:00Z" w16du:dateUtc="2025-01-21T20:22:00Z">
              <w:tcPr>
                <w:tcW w:w="0" w:type="auto"/>
                <w:gridSpan w:val="4"/>
                <w:tcBorders>
                  <w:bottom w:val="single" w:sz="6" w:space="0" w:color="000000"/>
                </w:tcBorders>
                <w:vAlign w:val="center"/>
                <w:hideMark/>
              </w:tcPr>
            </w:tcPrChange>
          </w:tcPr>
          <w:p w14:paraId="2C2D0470" w14:textId="77777777" w:rsidR="00811986" w:rsidRDefault="00811986" w:rsidP="008C7F51">
            <w:pPr>
              <w:jc w:val="center"/>
              <w:rPr>
                <w:ins w:id="1796" w:author="Arnob Alam" w:date="2025-01-21T15:21:00Z" w16du:dateUtc="2025-01-21T20:21:00Z"/>
                <w:rFonts w:eastAsia="Times New Roman"/>
                <w:sz w:val="20"/>
                <w:szCs w:val="20"/>
              </w:rPr>
            </w:pPr>
          </w:p>
        </w:tc>
      </w:tr>
      <w:tr w:rsidR="00811986" w14:paraId="26DC6EC8" w14:textId="77777777" w:rsidTr="00C86EA3">
        <w:tblPrEx>
          <w:tblPrExChange w:id="1797" w:author="Arnob Alam" w:date="2025-01-21T15:22:00Z" w16du:dateUtc="2025-01-21T20:22:00Z">
            <w:tblPrEx>
              <w:jc w:val="left"/>
            </w:tblPrEx>
          </w:tblPrExChange>
        </w:tblPrEx>
        <w:trPr>
          <w:tblCellSpacing w:w="15" w:type="dxa"/>
          <w:jc w:val="center"/>
          <w:ins w:id="1798" w:author="Arnob Alam" w:date="2025-01-21T15:21:00Z"/>
          <w:trPrChange w:id="1799" w:author="Arnob Alam" w:date="2025-01-21T15:22:00Z" w16du:dateUtc="2025-01-21T20:22:00Z">
            <w:trPr>
              <w:tblCellSpacing w:w="15" w:type="dxa"/>
            </w:trPr>
          </w:trPrChange>
        </w:trPr>
        <w:tc>
          <w:tcPr>
            <w:tcW w:w="0" w:type="auto"/>
            <w:vAlign w:val="center"/>
            <w:hideMark/>
            <w:tcPrChange w:id="1800" w:author="Arnob Alam" w:date="2025-01-21T15:22:00Z" w16du:dateUtc="2025-01-21T20:22:00Z">
              <w:tcPr>
                <w:tcW w:w="0" w:type="auto"/>
                <w:vAlign w:val="center"/>
                <w:hideMark/>
              </w:tcPr>
            </w:tcPrChange>
          </w:tcPr>
          <w:p w14:paraId="42D283FD" w14:textId="77777777" w:rsidR="00811986" w:rsidRDefault="00811986" w:rsidP="008C7F51">
            <w:pPr>
              <w:jc w:val="center"/>
              <w:rPr>
                <w:ins w:id="1801" w:author="Arnob Alam" w:date="2025-01-21T15:21:00Z" w16du:dateUtc="2025-01-21T20:21:00Z"/>
                <w:rFonts w:eastAsia="Times New Roman"/>
                <w:sz w:val="20"/>
                <w:szCs w:val="20"/>
              </w:rPr>
            </w:pPr>
          </w:p>
        </w:tc>
        <w:tc>
          <w:tcPr>
            <w:tcW w:w="0" w:type="auto"/>
            <w:gridSpan w:val="4"/>
            <w:vAlign w:val="center"/>
            <w:hideMark/>
            <w:tcPrChange w:id="1802" w:author="Arnob Alam" w:date="2025-01-21T15:22:00Z" w16du:dateUtc="2025-01-21T20:22:00Z">
              <w:tcPr>
                <w:tcW w:w="0" w:type="auto"/>
                <w:gridSpan w:val="4"/>
                <w:vAlign w:val="center"/>
                <w:hideMark/>
              </w:tcPr>
            </w:tcPrChange>
          </w:tcPr>
          <w:p w14:paraId="211E6A30" w14:textId="77777777" w:rsidR="00811986" w:rsidRDefault="00811986" w:rsidP="008C7F51">
            <w:pPr>
              <w:jc w:val="center"/>
              <w:rPr>
                <w:ins w:id="1803" w:author="Arnob Alam" w:date="2025-01-21T15:21:00Z" w16du:dateUtc="2025-01-21T20:21:00Z"/>
                <w:rFonts w:eastAsia="Times New Roman"/>
              </w:rPr>
            </w:pPr>
            <w:ins w:id="1804" w:author="Arnob Alam" w:date="2025-01-21T15:21:00Z" w16du:dateUtc="2025-01-21T20:21:00Z">
              <w:r>
                <w:rPr>
                  <w:rFonts w:eastAsia="Times New Roman"/>
                </w:rPr>
                <w:t>Amihud Illiquidity Measure</w:t>
              </w:r>
            </w:ins>
          </w:p>
        </w:tc>
      </w:tr>
      <w:tr w:rsidR="00811986" w14:paraId="01E4CF7C" w14:textId="77777777" w:rsidTr="00C86EA3">
        <w:tblPrEx>
          <w:tblPrExChange w:id="1805" w:author="Arnob Alam" w:date="2025-01-21T15:22:00Z" w16du:dateUtc="2025-01-21T20:22:00Z">
            <w:tblPrEx>
              <w:jc w:val="left"/>
            </w:tblPrEx>
          </w:tblPrExChange>
        </w:tblPrEx>
        <w:trPr>
          <w:tblCellSpacing w:w="15" w:type="dxa"/>
          <w:jc w:val="center"/>
          <w:ins w:id="1806" w:author="Arnob Alam" w:date="2025-01-21T15:21:00Z"/>
          <w:trPrChange w:id="1807" w:author="Arnob Alam" w:date="2025-01-21T15:22:00Z" w16du:dateUtc="2025-01-21T20:22:00Z">
            <w:trPr>
              <w:tblCellSpacing w:w="15" w:type="dxa"/>
            </w:trPr>
          </w:trPrChange>
        </w:trPr>
        <w:tc>
          <w:tcPr>
            <w:tcW w:w="0" w:type="auto"/>
            <w:vAlign w:val="center"/>
            <w:hideMark/>
            <w:tcPrChange w:id="1808" w:author="Arnob Alam" w:date="2025-01-21T15:22:00Z" w16du:dateUtc="2025-01-21T20:22:00Z">
              <w:tcPr>
                <w:tcW w:w="0" w:type="auto"/>
                <w:vAlign w:val="center"/>
                <w:hideMark/>
              </w:tcPr>
            </w:tcPrChange>
          </w:tcPr>
          <w:p w14:paraId="7192C319" w14:textId="77777777" w:rsidR="00811986" w:rsidRDefault="00811986" w:rsidP="008C7F51">
            <w:pPr>
              <w:jc w:val="center"/>
              <w:rPr>
                <w:ins w:id="1809" w:author="Arnob Alam" w:date="2025-01-21T15:21:00Z" w16du:dateUtc="2025-01-21T20:21:00Z"/>
                <w:rFonts w:eastAsia="Times New Roman"/>
              </w:rPr>
            </w:pPr>
          </w:p>
        </w:tc>
        <w:tc>
          <w:tcPr>
            <w:tcW w:w="0" w:type="auto"/>
            <w:gridSpan w:val="2"/>
            <w:vAlign w:val="center"/>
            <w:hideMark/>
            <w:tcPrChange w:id="1810" w:author="Arnob Alam" w:date="2025-01-21T15:22:00Z" w16du:dateUtc="2025-01-21T20:22:00Z">
              <w:tcPr>
                <w:tcW w:w="0" w:type="auto"/>
                <w:gridSpan w:val="2"/>
                <w:vAlign w:val="center"/>
                <w:hideMark/>
              </w:tcPr>
            </w:tcPrChange>
          </w:tcPr>
          <w:p w14:paraId="26538B1F" w14:textId="77777777" w:rsidR="00811986" w:rsidRDefault="00811986" w:rsidP="008C7F51">
            <w:pPr>
              <w:jc w:val="center"/>
              <w:rPr>
                <w:ins w:id="1811" w:author="Arnob Alam" w:date="2025-01-21T15:21:00Z" w16du:dateUtc="2025-01-21T20:21:00Z"/>
                <w:rFonts w:eastAsia="Times New Roman"/>
              </w:rPr>
            </w:pPr>
            <w:ins w:id="1812" w:author="Arnob Alam" w:date="2025-01-21T15:21:00Z" w16du:dateUtc="2025-01-21T20:21:00Z">
              <w:r>
                <w:rPr>
                  <w:rFonts w:eastAsia="Times New Roman"/>
                </w:rPr>
                <w:t>Simple Model</w:t>
              </w:r>
            </w:ins>
          </w:p>
        </w:tc>
        <w:tc>
          <w:tcPr>
            <w:tcW w:w="0" w:type="auto"/>
            <w:gridSpan w:val="2"/>
            <w:vAlign w:val="center"/>
            <w:hideMark/>
            <w:tcPrChange w:id="1813" w:author="Arnob Alam" w:date="2025-01-21T15:22:00Z" w16du:dateUtc="2025-01-21T20:22:00Z">
              <w:tcPr>
                <w:tcW w:w="0" w:type="auto"/>
                <w:gridSpan w:val="2"/>
                <w:vAlign w:val="center"/>
                <w:hideMark/>
              </w:tcPr>
            </w:tcPrChange>
          </w:tcPr>
          <w:p w14:paraId="6E0CF375" w14:textId="77777777" w:rsidR="00811986" w:rsidRDefault="00811986" w:rsidP="008C7F51">
            <w:pPr>
              <w:jc w:val="center"/>
              <w:rPr>
                <w:ins w:id="1814" w:author="Arnob Alam" w:date="2025-01-21T15:21:00Z" w16du:dateUtc="2025-01-21T20:21:00Z"/>
                <w:rFonts w:eastAsia="Times New Roman"/>
              </w:rPr>
            </w:pPr>
            <w:ins w:id="1815" w:author="Arnob Alam" w:date="2025-01-21T15:21:00Z" w16du:dateUtc="2025-01-21T20:21:00Z">
              <w:r>
                <w:rPr>
                  <w:rFonts w:eastAsia="Times New Roman"/>
                </w:rPr>
                <w:t>Full Model</w:t>
              </w:r>
            </w:ins>
          </w:p>
        </w:tc>
      </w:tr>
      <w:tr w:rsidR="00811986" w14:paraId="7463A6A8" w14:textId="77777777" w:rsidTr="00C86EA3">
        <w:tblPrEx>
          <w:tblPrExChange w:id="1816" w:author="Arnob Alam" w:date="2025-01-21T15:22:00Z" w16du:dateUtc="2025-01-21T20:22:00Z">
            <w:tblPrEx>
              <w:jc w:val="left"/>
            </w:tblPrEx>
          </w:tblPrExChange>
        </w:tblPrEx>
        <w:trPr>
          <w:tblCellSpacing w:w="15" w:type="dxa"/>
          <w:jc w:val="center"/>
          <w:ins w:id="1817" w:author="Arnob Alam" w:date="2025-01-21T15:21:00Z"/>
          <w:trPrChange w:id="1818" w:author="Arnob Alam" w:date="2025-01-21T15:22:00Z" w16du:dateUtc="2025-01-21T20:22:00Z">
            <w:trPr>
              <w:tblCellSpacing w:w="15" w:type="dxa"/>
            </w:trPr>
          </w:trPrChange>
        </w:trPr>
        <w:tc>
          <w:tcPr>
            <w:tcW w:w="0" w:type="auto"/>
            <w:vAlign w:val="center"/>
            <w:hideMark/>
            <w:tcPrChange w:id="1819" w:author="Arnob Alam" w:date="2025-01-21T15:22:00Z" w16du:dateUtc="2025-01-21T20:22:00Z">
              <w:tcPr>
                <w:tcW w:w="0" w:type="auto"/>
                <w:vAlign w:val="center"/>
                <w:hideMark/>
              </w:tcPr>
            </w:tcPrChange>
          </w:tcPr>
          <w:p w14:paraId="41F884D0" w14:textId="77777777" w:rsidR="00811986" w:rsidRDefault="00811986" w:rsidP="008C7F51">
            <w:pPr>
              <w:jc w:val="center"/>
              <w:rPr>
                <w:ins w:id="1820" w:author="Arnob Alam" w:date="2025-01-21T15:21:00Z" w16du:dateUtc="2025-01-21T20:21:00Z"/>
                <w:rFonts w:eastAsia="Times New Roman"/>
              </w:rPr>
            </w:pPr>
          </w:p>
        </w:tc>
        <w:tc>
          <w:tcPr>
            <w:tcW w:w="0" w:type="auto"/>
            <w:gridSpan w:val="2"/>
            <w:vAlign w:val="center"/>
            <w:hideMark/>
            <w:tcPrChange w:id="1821" w:author="Arnob Alam" w:date="2025-01-21T15:22:00Z" w16du:dateUtc="2025-01-21T20:22:00Z">
              <w:tcPr>
                <w:tcW w:w="0" w:type="auto"/>
                <w:gridSpan w:val="2"/>
                <w:vAlign w:val="center"/>
                <w:hideMark/>
              </w:tcPr>
            </w:tcPrChange>
          </w:tcPr>
          <w:p w14:paraId="760C0551" w14:textId="77777777" w:rsidR="00811986" w:rsidRDefault="00811986" w:rsidP="008C7F51">
            <w:pPr>
              <w:jc w:val="center"/>
              <w:rPr>
                <w:ins w:id="1822" w:author="Arnob Alam" w:date="2025-01-21T15:21:00Z" w16du:dateUtc="2025-01-21T20:21:00Z"/>
                <w:rFonts w:eastAsia="Times New Roman"/>
              </w:rPr>
            </w:pPr>
            <w:ins w:id="1823" w:author="Arnob Alam" w:date="2025-01-21T15:21:00Z" w16du:dateUtc="2025-01-21T20:21:00Z">
              <w:r>
                <w:rPr>
                  <w:rFonts w:eastAsia="Times New Roman"/>
                </w:rPr>
                <w:t>(1)</w:t>
              </w:r>
            </w:ins>
          </w:p>
        </w:tc>
        <w:tc>
          <w:tcPr>
            <w:tcW w:w="0" w:type="auto"/>
            <w:gridSpan w:val="2"/>
            <w:vAlign w:val="center"/>
            <w:hideMark/>
            <w:tcPrChange w:id="1824" w:author="Arnob Alam" w:date="2025-01-21T15:22:00Z" w16du:dateUtc="2025-01-21T20:22:00Z">
              <w:tcPr>
                <w:tcW w:w="0" w:type="auto"/>
                <w:gridSpan w:val="2"/>
                <w:vAlign w:val="center"/>
                <w:hideMark/>
              </w:tcPr>
            </w:tcPrChange>
          </w:tcPr>
          <w:p w14:paraId="4634D888" w14:textId="77777777" w:rsidR="00811986" w:rsidRDefault="00811986" w:rsidP="008C7F51">
            <w:pPr>
              <w:jc w:val="center"/>
              <w:rPr>
                <w:ins w:id="1825" w:author="Arnob Alam" w:date="2025-01-21T15:21:00Z" w16du:dateUtc="2025-01-21T20:21:00Z"/>
                <w:rFonts w:eastAsia="Times New Roman"/>
              </w:rPr>
            </w:pPr>
            <w:ins w:id="1826" w:author="Arnob Alam" w:date="2025-01-21T15:21:00Z" w16du:dateUtc="2025-01-21T20:21:00Z">
              <w:r>
                <w:rPr>
                  <w:rFonts w:eastAsia="Times New Roman"/>
                </w:rPr>
                <w:t>(2)</w:t>
              </w:r>
            </w:ins>
          </w:p>
        </w:tc>
      </w:tr>
      <w:tr w:rsidR="00811986" w14:paraId="6C3D4EB4" w14:textId="77777777" w:rsidTr="00C86EA3">
        <w:tblPrEx>
          <w:tblPrExChange w:id="1827" w:author="Arnob Alam" w:date="2025-01-21T15:22:00Z" w16du:dateUtc="2025-01-21T20:22:00Z">
            <w:tblPrEx>
              <w:jc w:val="left"/>
            </w:tblPrEx>
          </w:tblPrExChange>
        </w:tblPrEx>
        <w:trPr>
          <w:tblCellSpacing w:w="15" w:type="dxa"/>
          <w:jc w:val="center"/>
          <w:ins w:id="1828" w:author="Arnob Alam" w:date="2025-01-21T15:21:00Z"/>
          <w:trPrChange w:id="1829"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1830" w:author="Arnob Alam" w:date="2025-01-21T15:22:00Z" w16du:dateUtc="2025-01-21T20:22:00Z">
              <w:tcPr>
                <w:tcW w:w="0" w:type="auto"/>
                <w:gridSpan w:val="5"/>
                <w:tcBorders>
                  <w:bottom w:val="single" w:sz="6" w:space="0" w:color="000000"/>
                </w:tcBorders>
                <w:vAlign w:val="center"/>
                <w:hideMark/>
              </w:tcPr>
            </w:tcPrChange>
          </w:tcPr>
          <w:p w14:paraId="2DFD5F49" w14:textId="77777777" w:rsidR="00811986" w:rsidRDefault="00811986" w:rsidP="008C7F51">
            <w:pPr>
              <w:jc w:val="center"/>
              <w:rPr>
                <w:ins w:id="1831" w:author="Arnob Alam" w:date="2025-01-21T15:21:00Z" w16du:dateUtc="2025-01-21T20:21:00Z"/>
                <w:rFonts w:eastAsia="Times New Roman"/>
              </w:rPr>
            </w:pPr>
          </w:p>
        </w:tc>
      </w:tr>
      <w:tr w:rsidR="00811986" w14:paraId="194F9F74" w14:textId="77777777" w:rsidTr="00C86EA3">
        <w:tblPrEx>
          <w:tblPrExChange w:id="1832" w:author="Arnob Alam" w:date="2025-01-21T15:22:00Z" w16du:dateUtc="2025-01-21T20:22:00Z">
            <w:tblPrEx>
              <w:jc w:val="left"/>
            </w:tblPrEx>
          </w:tblPrExChange>
        </w:tblPrEx>
        <w:trPr>
          <w:tblCellSpacing w:w="15" w:type="dxa"/>
          <w:jc w:val="center"/>
          <w:ins w:id="1833" w:author="Arnob Alam" w:date="2025-01-21T15:21:00Z"/>
          <w:trPrChange w:id="1834" w:author="Arnob Alam" w:date="2025-01-21T15:22:00Z" w16du:dateUtc="2025-01-21T20:22:00Z">
            <w:trPr>
              <w:tblCellSpacing w:w="15" w:type="dxa"/>
            </w:trPr>
          </w:trPrChange>
        </w:trPr>
        <w:tc>
          <w:tcPr>
            <w:tcW w:w="0" w:type="auto"/>
            <w:vAlign w:val="center"/>
            <w:hideMark/>
            <w:tcPrChange w:id="1835" w:author="Arnob Alam" w:date="2025-01-21T15:22:00Z" w16du:dateUtc="2025-01-21T20:22:00Z">
              <w:tcPr>
                <w:tcW w:w="0" w:type="auto"/>
                <w:vAlign w:val="center"/>
                <w:hideMark/>
              </w:tcPr>
            </w:tcPrChange>
          </w:tcPr>
          <w:p w14:paraId="070151C5" w14:textId="77777777" w:rsidR="00811986" w:rsidRDefault="00811986" w:rsidP="008C7F51">
            <w:pPr>
              <w:jc w:val="left"/>
              <w:rPr>
                <w:ins w:id="1836" w:author="Arnob Alam" w:date="2025-01-21T15:21:00Z" w16du:dateUtc="2025-01-21T20:21:00Z"/>
                <w:rFonts w:eastAsia="Times New Roman"/>
              </w:rPr>
            </w:pPr>
            <w:ins w:id="1837" w:author="Arnob Alam" w:date="2025-01-21T15:21:00Z" w16du:dateUtc="2025-01-21T20:21:00Z">
              <w:r>
                <w:rPr>
                  <w:rFonts w:eastAsia="Times New Roman"/>
                </w:rPr>
                <w:t>Group</w:t>
              </w:r>
            </w:ins>
          </w:p>
        </w:tc>
        <w:tc>
          <w:tcPr>
            <w:tcW w:w="0" w:type="auto"/>
            <w:gridSpan w:val="2"/>
            <w:vAlign w:val="center"/>
            <w:hideMark/>
            <w:tcPrChange w:id="1838" w:author="Arnob Alam" w:date="2025-01-21T15:22:00Z" w16du:dateUtc="2025-01-21T20:22:00Z">
              <w:tcPr>
                <w:tcW w:w="0" w:type="auto"/>
                <w:gridSpan w:val="2"/>
                <w:vAlign w:val="center"/>
                <w:hideMark/>
              </w:tcPr>
            </w:tcPrChange>
          </w:tcPr>
          <w:p w14:paraId="58AAA824" w14:textId="77777777" w:rsidR="00811986" w:rsidRDefault="00811986" w:rsidP="008C7F51">
            <w:pPr>
              <w:jc w:val="center"/>
              <w:rPr>
                <w:ins w:id="1839" w:author="Arnob Alam" w:date="2025-01-21T15:21:00Z" w16du:dateUtc="2025-01-21T20:21:00Z"/>
                <w:rFonts w:eastAsia="Times New Roman"/>
              </w:rPr>
            </w:pPr>
            <w:ins w:id="1840" w:author="Arnob Alam" w:date="2025-01-21T15:21:00Z" w16du:dateUtc="2025-01-21T20:21:00Z">
              <w:r>
                <w:rPr>
                  <w:rFonts w:eastAsia="Times New Roman"/>
                </w:rPr>
                <w:t>0.348</w:t>
              </w:r>
              <w:r>
                <w:rPr>
                  <w:rFonts w:eastAsia="Times New Roman"/>
                  <w:vertAlign w:val="superscript"/>
                </w:rPr>
                <w:t>***</w:t>
              </w:r>
            </w:ins>
          </w:p>
        </w:tc>
        <w:tc>
          <w:tcPr>
            <w:tcW w:w="0" w:type="auto"/>
            <w:gridSpan w:val="2"/>
            <w:vAlign w:val="center"/>
            <w:hideMark/>
            <w:tcPrChange w:id="1841" w:author="Arnob Alam" w:date="2025-01-21T15:22:00Z" w16du:dateUtc="2025-01-21T20:22:00Z">
              <w:tcPr>
                <w:tcW w:w="0" w:type="auto"/>
                <w:gridSpan w:val="2"/>
                <w:vAlign w:val="center"/>
                <w:hideMark/>
              </w:tcPr>
            </w:tcPrChange>
          </w:tcPr>
          <w:p w14:paraId="2601420C" w14:textId="77777777" w:rsidR="00811986" w:rsidRDefault="00811986" w:rsidP="008C7F51">
            <w:pPr>
              <w:jc w:val="center"/>
              <w:rPr>
                <w:ins w:id="1842" w:author="Arnob Alam" w:date="2025-01-21T15:21:00Z" w16du:dateUtc="2025-01-21T20:21:00Z"/>
                <w:rFonts w:eastAsia="Times New Roman"/>
              </w:rPr>
            </w:pPr>
            <w:ins w:id="1843" w:author="Arnob Alam" w:date="2025-01-21T15:21:00Z" w16du:dateUtc="2025-01-21T20:21:00Z">
              <w:r>
                <w:rPr>
                  <w:rFonts w:eastAsia="Times New Roman"/>
                </w:rPr>
                <w:t>0.367</w:t>
              </w:r>
              <w:r>
                <w:rPr>
                  <w:rFonts w:eastAsia="Times New Roman"/>
                  <w:vertAlign w:val="superscript"/>
                </w:rPr>
                <w:t>***</w:t>
              </w:r>
            </w:ins>
          </w:p>
        </w:tc>
      </w:tr>
      <w:tr w:rsidR="00811986" w14:paraId="796233A4" w14:textId="77777777" w:rsidTr="00C86EA3">
        <w:tblPrEx>
          <w:tblPrExChange w:id="1844" w:author="Arnob Alam" w:date="2025-01-21T15:22:00Z" w16du:dateUtc="2025-01-21T20:22:00Z">
            <w:tblPrEx>
              <w:jc w:val="left"/>
            </w:tblPrEx>
          </w:tblPrExChange>
        </w:tblPrEx>
        <w:trPr>
          <w:tblCellSpacing w:w="15" w:type="dxa"/>
          <w:jc w:val="center"/>
          <w:ins w:id="1845" w:author="Arnob Alam" w:date="2025-01-21T15:21:00Z"/>
          <w:trPrChange w:id="1846" w:author="Arnob Alam" w:date="2025-01-21T15:22:00Z" w16du:dateUtc="2025-01-21T20:22:00Z">
            <w:trPr>
              <w:tblCellSpacing w:w="15" w:type="dxa"/>
            </w:trPr>
          </w:trPrChange>
        </w:trPr>
        <w:tc>
          <w:tcPr>
            <w:tcW w:w="0" w:type="auto"/>
            <w:vAlign w:val="center"/>
            <w:hideMark/>
            <w:tcPrChange w:id="1847" w:author="Arnob Alam" w:date="2025-01-21T15:22:00Z" w16du:dateUtc="2025-01-21T20:22:00Z">
              <w:tcPr>
                <w:tcW w:w="0" w:type="auto"/>
                <w:vAlign w:val="center"/>
                <w:hideMark/>
              </w:tcPr>
            </w:tcPrChange>
          </w:tcPr>
          <w:p w14:paraId="1EA4D77F" w14:textId="77777777" w:rsidR="00811986" w:rsidRDefault="00811986" w:rsidP="008C7F51">
            <w:pPr>
              <w:jc w:val="center"/>
              <w:rPr>
                <w:ins w:id="1848" w:author="Arnob Alam" w:date="2025-01-21T15:21:00Z" w16du:dateUtc="2025-01-21T20:21:00Z"/>
                <w:rFonts w:eastAsia="Times New Roman"/>
              </w:rPr>
            </w:pPr>
          </w:p>
        </w:tc>
        <w:tc>
          <w:tcPr>
            <w:tcW w:w="0" w:type="auto"/>
            <w:gridSpan w:val="2"/>
            <w:vAlign w:val="center"/>
            <w:hideMark/>
            <w:tcPrChange w:id="1849" w:author="Arnob Alam" w:date="2025-01-21T15:22:00Z" w16du:dateUtc="2025-01-21T20:22:00Z">
              <w:tcPr>
                <w:tcW w:w="0" w:type="auto"/>
                <w:gridSpan w:val="2"/>
                <w:vAlign w:val="center"/>
                <w:hideMark/>
              </w:tcPr>
            </w:tcPrChange>
          </w:tcPr>
          <w:p w14:paraId="34EBD903" w14:textId="77777777" w:rsidR="00811986" w:rsidRDefault="00811986" w:rsidP="008C7F51">
            <w:pPr>
              <w:jc w:val="center"/>
              <w:rPr>
                <w:ins w:id="1850" w:author="Arnob Alam" w:date="2025-01-21T15:21:00Z" w16du:dateUtc="2025-01-21T20:21:00Z"/>
                <w:rFonts w:eastAsia="Times New Roman"/>
              </w:rPr>
            </w:pPr>
            <w:ins w:id="1851" w:author="Arnob Alam" w:date="2025-01-21T15:21:00Z" w16du:dateUtc="2025-01-21T20:21:00Z">
              <w:r>
                <w:rPr>
                  <w:rFonts w:eastAsia="Times New Roman"/>
                </w:rPr>
                <w:t>(0.068)</w:t>
              </w:r>
            </w:ins>
          </w:p>
        </w:tc>
        <w:tc>
          <w:tcPr>
            <w:tcW w:w="0" w:type="auto"/>
            <w:gridSpan w:val="2"/>
            <w:vAlign w:val="center"/>
            <w:hideMark/>
            <w:tcPrChange w:id="1852" w:author="Arnob Alam" w:date="2025-01-21T15:22:00Z" w16du:dateUtc="2025-01-21T20:22:00Z">
              <w:tcPr>
                <w:tcW w:w="0" w:type="auto"/>
                <w:gridSpan w:val="2"/>
                <w:vAlign w:val="center"/>
                <w:hideMark/>
              </w:tcPr>
            </w:tcPrChange>
          </w:tcPr>
          <w:p w14:paraId="56F11291" w14:textId="77777777" w:rsidR="00811986" w:rsidRDefault="00811986" w:rsidP="008C7F51">
            <w:pPr>
              <w:jc w:val="center"/>
              <w:rPr>
                <w:ins w:id="1853" w:author="Arnob Alam" w:date="2025-01-21T15:21:00Z" w16du:dateUtc="2025-01-21T20:21:00Z"/>
                <w:rFonts w:eastAsia="Times New Roman"/>
              </w:rPr>
            </w:pPr>
            <w:ins w:id="1854" w:author="Arnob Alam" w:date="2025-01-21T15:21:00Z" w16du:dateUtc="2025-01-21T20:21:00Z">
              <w:r>
                <w:rPr>
                  <w:rFonts w:eastAsia="Times New Roman"/>
                </w:rPr>
                <w:t>(0.068)</w:t>
              </w:r>
            </w:ins>
          </w:p>
        </w:tc>
      </w:tr>
      <w:tr w:rsidR="00811986" w14:paraId="73639284" w14:textId="77777777" w:rsidTr="00C86EA3">
        <w:tblPrEx>
          <w:tblPrExChange w:id="1855" w:author="Arnob Alam" w:date="2025-01-21T15:22:00Z" w16du:dateUtc="2025-01-21T20:22:00Z">
            <w:tblPrEx>
              <w:jc w:val="left"/>
            </w:tblPrEx>
          </w:tblPrExChange>
        </w:tblPrEx>
        <w:trPr>
          <w:tblCellSpacing w:w="15" w:type="dxa"/>
          <w:jc w:val="center"/>
          <w:ins w:id="1856" w:author="Arnob Alam" w:date="2025-01-21T15:21:00Z"/>
          <w:trPrChange w:id="1857" w:author="Arnob Alam" w:date="2025-01-21T15:22:00Z" w16du:dateUtc="2025-01-21T20:22:00Z">
            <w:trPr>
              <w:tblCellSpacing w:w="15" w:type="dxa"/>
            </w:trPr>
          </w:trPrChange>
        </w:trPr>
        <w:tc>
          <w:tcPr>
            <w:tcW w:w="0" w:type="auto"/>
            <w:vAlign w:val="center"/>
            <w:hideMark/>
            <w:tcPrChange w:id="1858" w:author="Arnob Alam" w:date="2025-01-21T15:22:00Z" w16du:dateUtc="2025-01-21T20:22:00Z">
              <w:tcPr>
                <w:tcW w:w="0" w:type="auto"/>
                <w:vAlign w:val="center"/>
                <w:hideMark/>
              </w:tcPr>
            </w:tcPrChange>
          </w:tcPr>
          <w:p w14:paraId="47641B28" w14:textId="77777777" w:rsidR="00811986" w:rsidRDefault="00811986" w:rsidP="008C7F51">
            <w:pPr>
              <w:jc w:val="center"/>
              <w:rPr>
                <w:ins w:id="1859" w:author="Arnob Alam" w:date="2025-01-21T15:21:00Z" w16du:dateUtc="2025-01-21T20:21:00Z"/>
                <w:rFonts w:eastAsia="Times New Roman"/>
              </w:rPr>
            </w:pPr>
          </w:p>
        </w:tc>
        <w:tc>
          <w:tcPr>
            <w:tcW w:w="0" w:type="auto"/>
            <w:gridSpan w:val="2"/>
            <w:vAlign w:val="center"/>
            <w:hideMark/>
            <w:tcPrChange w:id="1860" w:author="Arnob Alam" w:date="2025-01-21T15:22:00Z" w16du:dateUtc="2025-01-21T20:22:00Z">
              <w:tcPr>
                <w:tcW w:w="0" w:type="auto"/>
                <w:gridSpan w:val="2"/>
                <w:vAlign w:val="center"/>
                <w:hideMark/>
              </w:tcPr>
            </w:tcPrChange>
          </w:tcPr>
          <w:p w14:paraId="66729BAE" w14:textId="77777777" w:rsidR="00811986" w:rsidRDefault="00811986" w:rsidP="008C7F51">
            <w:pPr>
              <w:rPr>
                <w:ins w:id="1861" w:author="Arnob Alam" w:date="2025-01-21T15:21:00Z" w16du:dateUtc="2025-01-21T20:21:00Z"/>
                <w:rFonts w:eastAsia="Times New Roman"/>
                <w:sz w:val="20"/>
                <w:szCs w:val="20"/>
              </w:rPr>
            </w:pPr>
          </w:p>
        </w:tc>
        <w:tc>
          <w:tcPr>
            <w:tcW w:w="0" w:type="auto"/>
            <w:gridSpan w:val="2"/>
            <w:vAlign w:val="center"/>
            <w:hideMark/>
            <w:tcPrChange w:id="1862" w:author="Arnob Alam" w:date="2025-01-21T15:22:00Z" w16du:dateUtc="2025-01-21T20:22:00Z">
              <w:tcPr>
                <w:tcW w:w="0" w:type="auto"/>
                <w:gridSpan w:val="2"/>
                <w:vAlign w:val="center"/>
                <w:hideMark/>
              </w:tcPr>
            </w:tcPrChange>
          </w:tcPr>
          <w:p w14:paraId="55CB4D5B" w14:textId="77777777" w:rsidR="00811986" w:rsidRDefault="00811986" w:rsidP="008C7F51">
            <w:pPr>
              <w:jc w:val="center"/>
              <w:rPr>
                <w:ins w:id="1863" w:author="Arnob Alam" w:date="2025-01-21T15:21:00Z" w16du:dateUtc="2025-01-21T20:21:00Z"/>
                <w:rFonts w:eastAsia="Times New Roman"/>
                <w:sz w:val="20"/>
                <w:szCs w:val="20"/>
              </w:rPr>
            </w:pPr>
          </w:p>
        </w:tc>
      </w:tr>
      <w:tr w:rsidR="00811986" w14:paraId="7CB8786D" w14:textId="77777777" w:rsidTr="00C86EA3">
        <w:tblPrEx>
          <w:tblPrExChange w:id="1864" w:author="Arnob Alam" w:date="2025-01-21T15:22:00Z" w16du:dateUtc="2025-01-21T20:22:00Z">
            <w:tblPrEx>
              <w:jc w:val="left"/>
            </w:tblPrEx>
          </w:tblPrExChange>
        </w:tblPrEx>
        <w:trPr>
          <w:tblCellSpacing w:w="15" w:type="dxa"/>
          <w:jc w:val="center"/>
          <w:ins w:id="1865" w:author="Arnob Alam" w:date="2025-01-21T15:21:00Z"/>
          <w:trPrChange w:id="1866" w:author="Arnob Alam" w:date="2025-01-21T15:22:00Z" w16du:dateUtc="2025-01-21T20:22:00Z">
            <w:trPr>
              <w:tblCellSpacing w:w="15" w:type="dxa"/>
            </w:trPr>
          </w:trPrChange>
        </w:trPr>
        <w:tc>
          <w:tcPr>
            <w:tcW w:w="0" w:type="auto"/>
            <w:vAlign w:val="center"/>
            <w:hideMark/>
            <w:tcPrChange w:id="1867" w:author="Arnob Alam" w:date="2025-01-21T15:22:00Z" w16du:dateUtc="2025-01-21T20:22:00Z">
              <w:tcPr>
                <w:tcW w:w="0" w:type="auto"/>
                <w:vAlign w:val="center"/>
                <w:hideMark/>
              </w:tcPr>
            </w:tcPrChange>
          </w:tcPr>
          <w:p w14:paraId="4DF8D8D3" w14:textId="77777777" w:rsidR="00811986" w:rsidRDefault="00811986" w:rsidP="008C7F51">
            <w:pPr>
              <w:jc w:val="left"/>
              <w:rPr>
                <w:ins w:id="1868" w:author="Arnob Alam" w:date="2025-01-21T15:21:00Z" w16du:dateUtc="2025-01-21T20:21:00Z"/>
                <w:rFonts w:eastAsia="Times New Roman"/>
              </w:rPr>
            </w:pPr>
            <w:ins w:id="1869" w:author="Arnob Alam" w:date="2025-01-21T15:21:00Z" w16du:dateUtc="2025-01-21T20:21:00Z">
              <w:r>
                <w:rPr>
                  <w:rFonts w:eastAsia="Times New Roman"/>
                </w:rPr>
                <w:t>Period</w:t>
              </w:r>
            </w:ins>
          </w:p>
        </w:tc>
        <w:tc>
          <w:tcPr>
            <w:tcW w:w="0" w:type="auto"/>
            <w:gridSpan w:val="2"/>
            <w:vAlign w:val="center"/>
            <w:hideMark/>
            <w:tcPrChange w:id="1870" w:author="Arnob Alam" w:date="2025-01-21T15:22:00Z" w16du:dateUtc="2025-01-21T20:22:00Z">
              <w:tcPr>
                <w:tcW w:w="0" w:type="auto"/>
                <w:gridSpan w:val="2"/>
                <w:vAlign w:val="center"/>
                <w:hideMark/>
              </w:tcPr>
            </w:tcPrChange>
          </w:tcPr>
          <w:p w14:paraId="5EA2EEB1" w14:textId="77777777" w:rsidR="00811986" w:rsidRDefault="00811986" w:rsidP="008C7F51">
            <w:pPr>
              <w:jc w:val="center"/>
              <w:rPr>
                <w:ins w:id="1871" w:author="Arnob Alam" w:date="2025-01-21T15:21:00Z" w16du:dateUtc="2025-01-21T20:21:00Z"/>
                <w:rFonts w:eastAsia="Times New Roman"/>
              </w:rPr>
            </w:pPr>
            <w:ins w:id="1872" w:author="Arnob Alam" w:date="2025-01-21T15:21:00Z" w16du:dateUtc="2025-01-21T20:21:00Z">
              <w:r>
                <w:rPr>
                  <w:rFonts w:eastAsia="Times New Roman"/>
                </w:rPr>
                <w:t>0.362</w:t>
              </w:r>
              <w:r>
                <w:rPr>
                  <w:rFonts w:eastAsia="Times New Roman"/>
                  <w:vertAlign w:val="superscript"/>
                </w:rPr>
                <w:t>***</w:t>
              </w:r>
            </w:ins>
          </w:p>
        </w:tc>
        <w:tc>
          <w:tcPr>
            <w:tcW w:w="0" w:type="auto"/>
            <w:gridSpan w:val="2"/>
            <w:vAlign w:val="center"/>
            <w:hideMark/>
            <w:tcPrChange w:id="1873" w:author="Arnob Alam" w:date="2025-01-21T15:22:00Z" w16du:dateUtc="2025-01-21T20:22:00Z">
              <w:tcPr>
                <w:tcW w:w="0" w:type="auto"/>
                <w:gridSpan w:val="2"/>
                <w:vAlign w:val="center"/>
                <w:hideMark/>
              </w:tcPr>
            </w:tcPrChange>
          </w:tcPr>
          <w:p w14:paraId="2BABE68D" w14:textId="77777777" w:rsidR="00811986" w:rsidRDefault="00811986" w:rsidP="008C7F51">
            <w:pPr>
              <w:jc w:val="center"/>
              <w:rPr>
                <w:ins w:id="1874" w:author="Arnob Alam" w:date="2025-01-21T15:21:00Z" w16du:dateUtc="2025-01-21T20:21:00Z"/>
                <w:rFonts w:eastAsia="Times New Roman"/>
              </w:rPr>
            </w:pPr>
            <w:ins w:id="1875" w:author="Arnob Alam" w:date="2025-01-21T15:21:00Z" w16du:dateUtc="2025-01-21T20:21:00Z">
              <w:r>
                <w:rPr>
                  <w:rFonts w:eastAsia="Times New Roman"/>
                </w:rPr>
                <w:t>0.364</w:t>
              </w:r>
              <w:r>
                <w:rPr>
                  <w:rFonts w:eastAsia="Times New Roman"/>
                  <w:vertAlign w:val="superscript"/>
                </w:rPr>
                <w:t>***</w:t>
              </w:r>
            </w:ins>
          </w:p>
        </w:tc>
      </w:tr>
      <w:tr w:rsidR="00811986" w14:paraId="1CA6E0D9" w14:textId="77777777" w:rsidTr="00C86EA3">
        <w:tblPrEx>
          <w:tblPrExChange w:id="1876" w:author="Arnob Alam" w:date="2025-01-21T15:22:00Z" w16du:dateUtc="2025-01-21T20:22:00Z">
            <w:tblPrEx>
              <w:jc w:val="left"/>
            </w:tblPrEx>
          </w:tblPrExChange>
        </w:tblPrEx>
        <w:trPr>
          <w:tblCellSpacing w:w="15" w:type="dxa"/>
          <w:jc w:val="center"/>
          <w:ins w:id="1877" w:author="Arnob Alam" w:date="2025-01-21T15:21:00Z"/>
          <w:trPrChange w:id="1878" w:author="Arnob Alam" w:date="2025-01-21T15:22:00Z" w16du:dateUtc="2025-01-21T20:22:00Z">
            <w:trPr>
              <w:tblCellSpacing w:w="15" w:type="dxa"/>
            </w:trPr>
          </w:trPrChange>
        </w:trPr>
        <w:tc>
          <w:tcPr>
            <w:tcW w:w="0" w:type="auto"/>
            <w:vAlign w:val="center"/>
            <w:hideMark/>
            <w:tcPrChange w:id="1879" w:author="Arnob Alam" w:date="2025-01-21T15:22:00Z" w16du:dateUtc="2025-01-21T20:22:00Z">
              <w:tcPr>
                <w:tcW w:w="0" w:type="auto"/>
                <w:vAlign w:val="center"/>
                <w:hideMark/>
              </w:tcPr>
            </w:tcPrChange>
          </w:tcPr>
          <w:p w14:paraId="4BF0D932" w14:textId="77777777" w:rsidR="00811986" w:rsidRDefault="00811986" w:rsidP="008C7F51">
            <w:pPr>
              <w:jc w:val="center"/>
              <w:rPr>
                <w:ins w:id="1880" w:author="Arnob Alam" w:date="2025-01-21T15:21:00Z" w16du:dateUtc="2025-01-21T20:21:00Z"/>
                <w:rFonts w:eastAsia="Times New Roman"/>
              </w:rPr>
            </w:pPr>
          </w:p>
        </w:tc>
        <w:tc>
          <w:tcPr>
            <w:tcW w:w="0" w:type="auto"/>
            <w:gridSpan w:val="2"/>
            <w:vAlign w:val="center"/>
            <w:hideMark/>
            <w:tcPrChange w:id="1881" w:author="Arnob Alam" w:date="2025-01-21T15:22:00Z" w16du:dateUtc="2025-01-21T20:22:00Z">
              <w:tcPr>
                <w:tcW w:w="0" w:type="auto"/>
                <w:gridSpan w:val="2"/>
                <w:vAlign w:val="center"/>
                <w:hideMark/>
              </w:tcPr>
            </w:tcPrChange>
          </w:tcPr>
          <w:p w14:paraId="71C926B5" w14:textId="77777777" w:rsidR="00811986" w:rsidRDefault="00811986" w:rsidP="008C7F51">
            <w:pPr>
              <w:jc w:val="center"/>
              <w:rPr>
                <w:ins w:id="1882" w:author="Arnob Alam" w:date="2025-01-21T15:21:00Z" w16du:dateUtc="2025-01-21T20:21:00Z"/>
                <w:rFonts w:eastAsia="Times New Roman"/>
              </w:rPr>
            </w:pPr>
            <w:ins w:id="1883" w:author="Arnob Alam" w:date="2025-01-21T15:21:00Z" w16du:dateUtc="2025-01-21T20:21:00Z">
              <w:r>
                <w:rPr>
                  <w:rFonts w:eastAsia="Times New Roman"/>
                </w:rPr>
                <w:t>(0.099)</w:t>
              </w:r>
            </w:ins>
          </w:p>
        </w:tc>
        <w:tc>
          <w:tcPr>
            <w:tcW w:w="0" w:type="auto"/>
            <w:gridSpan w:val="2"/>
            <w:vAlign w:val="center"/>
            <w:hideMark/>
            <w:tcPrChange w:id="1884" w:author="Arnob Alam" w:date="2025-01-21T15:22:00Z" w16du:dateUtc="2025-01-21T20:22:00Z">
              <w:tcPr>
                <w:tcW w:w="0" w:type="auto"/>
                <w:gridSpan w:val="2"/>
                <w:vAlign w:val="center"/>
                <w:hideMark/>
              </w:tcPr>
            </w:tcPrChange>
          </w:tcPr>
          <w:p w14:paraId="4CDEDBE6" w14:textId="77777777" w:rsidR="00811986" w:rsidRDefault="00811986" w:rsidP="008C7F51">
            <w:pPr>
              <w:jc w:val="center"/>
              <w:rPr>
                <w:ins w:id="1885" w:author="Arnob Alam" w:date="2025-01-21T15:21:00Z" w16du:dateUtc="2025-01-21T20:21:00Z"/>
                <w:rFonts w:eastAsia="Times New Roman"/>
              </w:rPr>
            </w:pPr>
            <w:ins w:id="1886" w:author="Arnob Alam" w:date="2025-01-21T15:21:00Z" w16du:dateUtc="2025-01-21T20:21:00Z">
              <w:r>
                <w:rPr>
                  <w:rFonts w:eastAsia="Times New Roman"/>
                </w:rPr>
                <w:t>(0.098)</w:t>
              </w:r>
            </w:ins>
          </w:p>
        </w:tc>
      </w:tr>
      <w:tr w:rsidR="00811986" w14:paraId="07BF3060" w14:textId="77777777" w:rsidTr="00C86EA3">
        <w:tblPrEx>
          <w:tblPrExChange w:id="1887" w:author="Arnob Alam" w:date="2025-01-21T15:22:00Z" w16du:dateUtc="2025-01-21T20:22:00Z">
            <w:tblPrEx>
              <w:jc w:val="left"/>
            </w:tblPrEx>
          </w:tblPrExChange>
        </w:tblPrEx>
        <w:trPr>
          <w:tblCellSpacing w:w="15" w:type="dxa"/>
          <w:jc w:val="center"/>
          <w:ins w:id="1888" w:author="Arnob Alam" w:date="2025-01-21T15:21:00Z"/>
          <w:trPrChange w:id="1889" w:author="Arnob Alam" w:date="2025-01-21T15:22:00Z" w16du:dateUtc="2025-01-21T20:22:00Z">
            <w:trPr>
              <w:tblCellSpacing w:w="15" w:type="dxa"/>
            </w:trPr>
          </w:trPrChange>
        </w:trPr>
        <w:tc>
          <w:tcPr>
            <w:tcW w:w="0" w:type="auto"/>
            <w:vAlign w:val="center"/>
            <w:hideMark/>
            <w:tcPrChange w:id="1890" w:author="Arnob Alam" w:date="2025-01-21T15:22:00Z" w16du:dateUtc="2025-01-21T20:22:00Z">
              <w:tcPr>
                <w:tcW w:w="0" w:type="auto"/>
                <w:vAlign w:val="center"/>
                <w:hideMark/>
              </w:tcPr>
            </w:tcPrChange>
          </w:tcPr>
          <w:p w14:paraId="490C9396" w14:textId="77777777" w:rsidR="00811986" w:rsidRDefault="00811986" w:rsidP="008C7F51">
            <w:pPr>
              <w:jc w:val="center"/>
              <w:rPr>
                <w:ins w:id="1891" w:author="Arnob Alam" w:date="2025-01-21T15:21:00Z" w16du:dateUtc="2025-01-21T20:21:00Z"/>
                <w:rFonts w:eastAsia="Times New Roman"/>
              </w:rPr>
            </w:pPr>
          </w:p>
        </w:tc>
        <w:tc>
          <w:tcPr>
            <w:tcW w:w="0" w:type="auto"/>
            <w:gridSpan w:val="2"/>
            <w:vAlign w:val="center"/>
            <w:hideMark/>
            <w:tcPrChange w:id="1892" w:author="Arnob Alam" w:date="2025-01-21T15:22:00Z" w16du:dateUtc="2025-01-21T20:22:00Z">
              <w:tcPr>
                <w:tcW w:w="0" w:type="auto"/>
                <w:gridSpan w:val="2"/>
                <w:vAlign w:val="center"/>
                <w:hideMark/>
              </w:tcPr>
            </w:tcPrChange>
          </w:tcPr>
          <w:p w14:paraId="0286C886" w14:textId="77777777" w:rsidR="00811986" w:rsidRDefault="00811986" w:rsidP="008C7F51">
            <w:pPr>
              <w:rPr>
                <w:ins w:id="1893" w:author="Arnob Alam" w:date="2025-01-21T15:21:00Z" w16du:dateUtc="2025-01-21T20:21:00Z"/>
                <w:rFonts w:eastAsia="Times New Roman"/>
                <w:sz w:val="20"/>
                <w:szCs w:val="20"/>
              </w:rPr>
            </w:pPr>
          </w:p>
        </w:tc>
        <w:tc>
          <w:tcPr>
            <w:tcW w:w="0" w:type="auto"/>
            <w:gridSpan w:val="2"/>
            <w:vAlign w:val="center"/>
            <w:hideMark/>
            <w:tcPrChange w:id="1894" w:author="Arnob Alam" w:date="2025-01-21T15:22:00Z" w16du:dateUtc="2025-01-21T20:22:00Z">
              <w:tcPr>
                <w:tcW w:w="0" w:type="auto"/>
                <w:gridSpan w:val="2"/>
                <w:vAlign w:val="center"/>
                <w:hideMark/>
              </w:tcPr>
            </w:tcPrChange>
          </w:tcPr>
          <w:p w14:paraId="07C766CB" w14:textId="77777777" w:rsidR="00811986" w:rsidRDefault="00811986" w:rsidP="008C7F51">
            <w:pPr>
              <w:jc w:val="center"/>
              <w:rPr>
                <w:ins w:id="1895" w:author="Arnob Alam" w:date="2025-01-21T15:21:00Z" w16du:dateUtc="2025-01-21T20:21:00Z"/>
                <w:rFonts w:eastAsia="Times New Roman"/>
                <w:sz w:val="20"/>
                <w:szCs w:val="20"/>
              </w:rPr>
            </w:pPr>
          </w:p>
        </w:tc>
      </w:tr>
      <w:tr w:rsidR="00811986" w14:paraId="34B87EF1" w14:textId="77777777" w:rsidTr="00C86EA3">
        <w:tblPrEx>
          <w:tblPrExChange w:id="1896" w:author="Arnob Alam" w:date="2025-01-21T15:22:00Z" w16du:dateUtc="2025-01-21T20:22:00Z">
            <w:tblPrEx>
              <w:jc w:val="left"/>
            </w:tblPrEx>
          </w:tblPrExChange>
        </w:tblPrEx>
        <w:trPr>
          <w:tblCellSpacing w:w="15" w:type="dxa"/>
          <w:jc w:val="center"/>
          <w:ins w:id="1897" w:author="Arnob Alam" w:date="2025-01-21T15:21:00Z"/>
          <w:trPrChange w:id="1898" w:author="Arnob Alam" w:date="2025-01-21T15:22:00Z" w16du:dateUtc="2025-01-21T20:22:00Z">
            <w:trPr>
              <w:tblCellSpacing w:w="15" w:type="dxa"/>
            </w:trPr>
          </w:trPrChange>
        </w:trPr>
        <w:tc>
          <w:tcPr>
            <w:tcW w:w="0" w:type="auto"/>
            <w:vAlign w:val="center"/>
            <w:hideMark/>
            <w:tcPrChange w:id="1899" w:author="Arnob Alam" w:date="2025-01-21T15:22:00Z" w16du:dateUtc="2025-01-21T20:22:00Z">
              <w:tcPr>
                <w:tcW w:w="0" w:type="auto"/>
                <w:vAlign w:val="center"/>
                <w:hideMark/>
              </w:tcPr>
            </w:tcPrChange>
          </w:tcPr>
          <w:p w14:paraId="4CAF86F1" w14:textId="77777777" w:rsidR="00811986" w:rsidRDefault="00811986" w:rsidP="008C7F51">
            <w:pPr>
              <w:jc w:val="left"/>
              <w:rPr>
                <w:ins w:id="1900" w:author="Arnob Alam" w:date="2025-01-21T15:21:00Z" w16du:dateUtc="2025-01-21T20:21:00Z"/>
                <w:rFonts w:eastAsia="Times New Roman"/>
              </w:rPr>
            </w:pPr>
            <w:ins w:id="1901" w:author="Arnob Alam" w:date="2025-01-21T15:21:00Z" w16du:dateUtc="2025-01-21T20:21:00Z">
              <w:r>
                <w:rPr>
                  <w:rFonts w:eastAsia="Times New Roman"/>
                </w:rPr>
                <w:t>Tenor (2Y)</w:t>
              </w:r>
            </w:ins>
          </w:p>
        </w:tc>
        <w:tc>
          <w:tcPr>
            <w:tcW w:w="0" w:type="auto"/>
            <w:gridSpan w:val="2"/>
            <w:vAlign w:val="center"/>
            <w:hideMark/>
            <w:tcPrChange w:id="1902" w:author="Arnob Alam" w:date="2025-01-21T15:22:00Z" w16du:dateUtc="2025-01-21T20:22:00Z">
              <w:tcPr>
                <w:tcW w:w="0" w:type="auto"/>
                <w:gridSpan w:val="2"/>
                <w:vAlign w:val="center"/>
                <w:hideMark/>
              </w:tcPr>
            </w:tcPrChange>
          </w:tcPr>
          <w:p w14:paraId="04D89F5A" w14:textId="77777777" w:rsidR="00811986" w:rsidRDefault="00811986" w:rsidP="008C7F51">
            <w:pPr>
              <w:rPr>
                <w:ins w:id="1903" w:author="Arnob Alam" w:date="2025-01-21T15:21:00Z" w16du:dateUtc="2025-01-21T20:21:00Z"/>
                <w:rFonts w:eastAsia="Times New Roman"/>
              </w:rPr>
            </w:pPr>
          </w:p>
        </w:tc>
        <w:tc>
          <w:tcPr>
            <w:tcW w:w="0" w:type="auto"/>
            <w:gridSpan w:val="2"/>
            <w:vAlign w:val="center"/>
            <w:hideMark/>
            <w:tcPrChange w:id="1904" w:author="Arnob Alam" w:date="2025-01-21T15:22:00Z" w16du:dateUtc="2025-01-21T20:22:00Z">
              <w:tcPr>
                <w:tcW w:w="0" w:type="auto"/>
                <w:gridSpan w:val="2"/>
                <w:vAlign w:val="center"/>
                <w:hideMark/>
              </w:tcPr>
            </w:tcPrChange>
          </w:tcPr>
          <w:p w14:paraId="0565FD71" w14:textId="77777777" w:rsidR="00811986" w:rsidRDefault="00811986" w:rsidP="008C7F51">
            <w:pPr>
              <w:jc w:val="center"/>
              <w:rPr>
                <w:ins w:id="1905" w:author="Arnob Alam" w:date="2025-01-21T15:21:00Z" w16du:dateUtc="2025-01-21T20:21:00Z"/>
                <w:rFonts w:eastAsia="Times New Roman"/>
              </w:rPr>
            </w:pPr>
            <w:ins w:id="1906" w:author="Arnob Alam" w:date="2025-01-21T15:21:00Z" w16du:dateUtc="2025-01-21T20:21:00Z">
              <w:r>
                <w:rPr>
                  <w:rFonts w:eastAsia="Times New Roman"/>
                </w:rPr>
                <w:t>0.018</w:t>
              </w:r>
            </w:ins>
          </w:p>
        </w:tc>
      </w:tr>
      <w:tr w:rsidR="00811986" w14:paraId="6DF432EB" w14:textId="77777777" w:rsidTr="00C86EA3">
        <w:tblPrEx>
          <w:tblPrExChange w:id="1907" w:author="Arnob Alam" w:date="2025-01-21T15:22:00Z" w16du:dateUtc="2025-01-21T20:22:00Z">
            <w:tblPrEx>
              <w:jc w:val="left"/>
            </w:tblPrEx>
          </w:tblPrExChange>
        </w:tblPrEx>
        <w:trPr>
          <w:tblCellSpacing w:w="15" w:type="dxa"/>
          <w:jc w:val="center"/>
          <w:ins w:id="1908" w:author="Arnob Alam" w:date="2025-01-21T15:21:00Z"/>
          <w:trPrChange w:id="1909" w:author="Arnob Alam" w:date="2025-01-21T15:22:00Z" w16du:dateUtc="2025-01-21T20:22:00Z">
            <w:trPr>
              <w:tblCellSpacing w:w="15" w:type="dxa"/>
            </w:trPr>
          </w:trPrChange>
        </w:trPr>
        <w:tc>
          <w:tcPr>
            <w:tcW w:w="0" w:type="auto"/>
            <w:vAlign w:val="center"/>
            <w:hideMark/>
            <w:tcPrChange w:id="1910" w:author="Arnob Alam" w:date="2025-01-21T15:22:00Z" w16du:dateUtc="2025-01-21T20:22:00Z">
              <w:tcPr>
                <w:tcW w:w="0" w:type="auto"/>
                <w:vAlign w:val="center"/>
                <w:hideMark/>
              </w:tcPr>
            </w:tcPrChange>
          </w:tcPr>
          <w:p w14:paraId="24EAA172" w14:textId="77777777" w:rsidR="00811986" w:rsidRDefault="00811986" w:rsidP="008C7F51">
            <w:pPr>
              <w:jc w:val="center"/>
              <w:rPr>
                <w:ins w:id="1911" w:author="Arnob Alam" w:date="2025-01-21T15:21:00Z" w16du:dateUtc="2025-01-21T20:21:00Z"/>
                <w:rFonts w:eastAsia="Times New Roman"/>
              </w:rPr>
            </w:pPr>
          </w:p>
        </w:tc>
        <w:tc>
          <w:tcPr>
            <w:tcW w:w="0" w:type="auto"/>
            <w:gridSpan w:val="2"/>
            <w:vAlign w:val="center"/>
            <w:hideMark/>
            <w:tcPrChange w:id="1912" w:author="Arnob Alam" w:date="2025-01-21T15:22:00Z" w16du:dateUtc="2025-01-21T20:22:00Z">
              <w:tcPr>
                <w:tcW w:w="0" w:type="auto"/>
                <w:gridSpan w:val="2"/>
                <w:vAlign w:val="center"/>
                <w:hideMark/>
              </w:tcPr>
            </w:tcPrChange>
          </w:tcPr>
          <w:p w14:paraId="5840473D" w14:textId="77777777" w:rsidR="00811986" w:rsidRDefault="00811986" w:rsidP="008C7F51">
            <w:pPr>
              <w:rPr>
                <w:ins w:id="1913" w:author="Arnob Alam" w:date="2025-01-21T15:21:00Z" w16du:dateUtc="2025-01-21T20:21:00Z"/>
                <w:rFonts w:eastAsia="Times New Roman"/>
                <w:sz w:val="20"/>
                <w:szCs w:val="20"/>
              </w:rPr>
            </w:pPr>
          </w:p>
        </w:tc>
        <w:tc>
          <w:tcPr>
            <w:tcW w:w="0" w:type="auto"/>
            <w:gridSpan w:val="2"/>
            <w:vAlign w:val="center"/>
            <w:hideMark/>
            <w:tcPrChange w:id="1914" w:author="Arnob Alam" w:date="2025-01-21T15:22:00Z" w16du:dateUtc="2025-01-21T20:22:00Z">
              <w:tcPr>
                <w:tcW w:w="0" w:type="auto"/>
                <w:gridSpan w:val="2"/>
                <w:vAlign w:val="center"/>
                <w:hideMark/>
              </w:tcPr>
            </w:tcPrChange>
          </w:tcPr>
          <w:p w14:paraId="34F9CB2C" w14:textId="77777777" w:rsidR="00811986" w:rsidRDefault="00811986" w:rsidP="008C7F51">
            <w:pPr>
              <w:jc w:val="center"/>
              <w:rPr>
                <w:ins w:id="1915" w:author="Arnob Alam" w:date="2025-01-21T15:21:00Z" w16du:dateUtc="2025-01-21T20:21:00Z"/>
                <w:rFonts w:eastAsia="Times New Roman"/>
              </w:rPr>
            </w:pPr>
            <w:ins w:id="1916" w:author="Arnob Alam" w:date="2025-01-21T15:21:00Z" w16du:dateUtc="2025-01-21T20:21:00Z">
              <w:r>
                <w:rPr>
                  <w:rFonts w:eastAsia="Times New Roman"/>
                </w:rPr>
                <w:t>(0.072)</w:t>
              </w:r>
            </w:ins>
          </w:p>
        </w:tc>
      </w:tr>
      <w:tr w:rsidR="00811986" w14:paraId="29CC9E4B" w14:textId="77777777" w:rsidTr="00C86EA3">
        <w:tblPrEx>
          <w:tblPrExChange w:id="1917" w:author="Arnob Alam" w:date="2025-01-21T15:22:00Z" w16du:dateUtc="2025-01-21T20:22:00Z">
            <w:tblPrEx>
              <w:jc w:val="left"/>
            </w:tblPrEx>
          </w:tblPrExChange>
        </w:tblPrEx>
        <w:trPr>
          <w:tblCellSpacing w:w="15" w:type="dxa"/>
          <w:jc w:val="center"/>
          <w:ins w:id="1918" w:author="Arnob Alam" w:date="2025-01-21T15:21:00Z"/>
          <w:trPrChange w:id="1919" w:author="Arnob Alam" w:date="2025-01-21T15:22:00Z" w16du:dateUtc="2025-01-21T20:22:00Z">
            <w:trPr>
              <w:tblCellSpacing w:w="15" w:type="dxa"/>
            </w:trPr>
          </w:trPrChange>
        </w:trPr>
        <w:tc>
          <w:tcPr>
            <w:tcW w:w="0" w:type="auto"/>
            <w:vAlign w:val="center"/>
            <w:hideMark/>
            <w:tcPrChange w:id="1920" w:author="Arnob Alam" w:date="2025-01-21T15:22:00Z" w16du:dateUtc="2025-01-21T20:22:00Z">
              <w:tcPr>
                <w:tcW w:w="0" w:type="auto"/>
                <w:vAlign w:val="center"/>
                <w:hideMark/>
              </w:tcPr>
            </w:tcPrChange>
          </w:tcPr>
          <w:p w14:paraId="4C525CB4" w14:textId="77777777" w:rsidR="00811986" w:rsidRDefault="00811986" w:rsidP="008C7F51">
            <w:pPr>
              <w:jc w:val="center"/>
              <w:rPr>
                <w:ins w:id="1921" w:author="Arnob Alam" w:date="2025-01-21T15:21:00Z" w16du:dateUtc="2025-01-21T20:21:00Z"/>
                <w:rFonts w:eastAsia="Times New Roman"/>
              </w:rPr>
            </w:pPr>
          </w:p>
        </w:tc>
        <w:tc>
          <w:tcPr>
            <w:tcW w:w="0" w:type="auto"/>
            <w:gridSpan w:val="2"/>
            <w:vAlign w:val="center"/>
            <w:hideMark/>
            <w:tcPrChange w:id="1922" w:author="Arnob Alam" w:date="2025-01-21T15:22:00Z" w16du:dateUtc="2025-01-21T20:22:00Z">
              <w:tcPr>
                <w:tcW w:w="0" w:type="auto"/>
                <w:gridSpan w:val="2"/>
                <w:vAlign w:val="center"/>
                <w:hideMark/>
              </w:tcPr>
            </w:tcPrChange>
          </w:tcPr>
          <w:p w14:paraId="0EBB3E7C" w14:textId="77777777" w:rsidR="00811986" w:rsidRDefault="00811986" w:rsidP="008C7F51">
            <w:pPr>
              <w:rPr>
                <w:ins w:id="1923" w:author="Arnob Alam" w:date="2025-01-21T15:21:00Z" w16du:dateUtc="2025-01-21T20:21:00Z"/>
                <w:rFonts w:eastAsia="Times New Roman"/>
                <w:sz w:val="20"/>
                <w:szCs w:val="20"/>
              </w:rPr>
            </w:pPr>
          </w:p>
        </w:tc>
        <w:tc>
          <w:tcPr>
            <w:tcW w:w="0" w:type="auto"/>
            <w:gridSpan w:val="2"/>
            <w:vAlign w:val="center"/>
            <w:hideMark/>
            <w:tcPrChange w:id="1924" w:author="Arnob Alam" w:date="2025-01-21T15:22:00Z" w16du:dateUtc="2025-01-21T20:22:00Z">
              <w:tcPr>
                <w:tcW w:w="0" w:type="auto"/>
                <w:gridSpan w:val="2"/>
                <w:vAlign w:val="center"/>
                <w:hideMark/>
              </w:tcPr>
            </w:tcPrChange>
          </w:tcPr>
          <w:p w14:paraId="4058CD66" w14:textId="77777777" w:rsidR="00811986" w:rsidRDefault="00811986" w:rsidP="008C7F51">
            <w:pPr>
              <w:jc w:val="center"/>
              <w:rPr>
                <w:ins w:id="1925" w:author="Arnob Alam" w:date="2025-01-21T15:21:00Z" w16du:dateUtc="2025-01-21T20:21:00Z"/>
                <w:rFonts w:eastAsia="Times New Roman"/>
                <w:sz w:val="20"/>
                <w:szCs w:val="20"/>
              </w:rPr>
            </w:pPr>
          </w:p>
        </w:tc>
      </w:tr>
      <w:tr w:rsidR="00811986" w14:paraId="4E53A376" w14:textId="77777777" w:rsidTr="00C86EA3">
        <w:tblPrEx>
          <w:tblPrExChange w:id="1926" w:author="Arnob Alam" w:date="2025-01-21T15:22:00Z" w16du:dateUtc="2025-01-21T20:22:00Z">
            <w:tblPrEx>
              <w:jc w:val="left"/>
            </w:tblPrEx>
          </w:tblPrExChange>
        </w:tblPrEx>
        <w:trPr>
          <w:tblCellSpacing w:w="15" w:type="dxa"/>
          <w:jc w:val="center"/>
          <w:ins w:id="1927" w:author="Arnob Alam" w:date="2025-01-21T15:21:00Z"/>
          <w:trPrChange w:id="1928" w:author="Arnob Alam" w:date="2025-01-21T15:22:00Z" w16du:dateUtc="2025-01-21T20:22:00Z">
            <w:trPr>
              <w:tblCellSpacing w:w="15" w:type="dxa"/>
            </w:trPr>
          </w:trPrChange>
        </w:trPr>
        <w:tc>
          <w:tcPr>
            <w:tcW w:w="0" w:type="auto"/>
            <w:vAlign w:val="center"/>
            <w:hideMark/>
            <w:tcPrChange w:id="1929" w:author="Arnob Alam" w:date="2025-01-21T15:22:00Z" w16du:dateUtc="2025-01-21T20:22:00Z">
              <w:tcPr>
                <w:tcW w:w="0" w:type="auto"/>
                <w:vAlign w:val="center"/>
                <w:hideMark/>
              </w:tcPr>
            </w:tcPrChange>
          </w:tcPr>
          <w:p w14:paraId="29E16DBA" w14:textId="77777777" w:rsidR="00811986" w:rsidRDefault="00811986" w:rsidP="008C7F51">
            <w:pPr>
              <w:jc w:val="left"/>
              <w:rPr>
                <w:ins w:id="1930" w:author="Arnob Alam" w:date="2025-01-21T15:21:00Z" w16du:dateUtc="2025-01-21T20:21:00Z"/>
                <w:rFonts w:eastAsia="Times New Roman"/>
              </w:rPr>
            </w:pPr>
            <w:ins w:id="1931" w:author="Arnob Alam" w:date="2025-01-21T15:21:00Z" w16du:dateUtc="2025-01-21T20:21:00Z">
              <w:r>
                <w:rPr>
                  <w:rFonts w:eastAsia="Times New Roman"/>
                </w:rPr>
                <w:t>Tenor (5Y)</w:t>
              </w:r>
            </w:ins>
          </w:p>
        </w:tc>
        <w:tc>
          <w:tcPr>
            <w:tcW w:w="0" w:type="auto"/>
            <w:gridSpan w:val="2"/>
            <w:vAlign w:val="center"/>
            <w:hideMark/>
            <w:tcPrChange w:id="1932" w:author="Arnob Alam" w:date="2025-01-21T15:22:00Z" w16du:dateUtc="2025-01-21T20:22:00Z">
              <w:tcPr>
                <w:tcW w:w="0" w:type="auto"/>
                <w:gridSpan w:val="2"/>
                <w:vAlign w:val="center"/>
                <w:hideMark/>
              </w:tcPr>
            </w:tcPrChange>
          </w:tcPr>
          <w:p w14:paraId="483B412D" w14:textId="77777777" w:rsidR="00811986" w:rsidRDefault="00811986" w:rsidP="008C7F51">
            <w:pPr>
              <w:rPr>
                <w:ins w:id="1933" w:author="Arnob Alam" w:date="2025-01-21T15:21:00Z" w16du:dateUtc="2025-01-21T20:21:00Z"/>
                <w:rFonts w:eastAsia="Times New Roman"/>
              </w:rPr>
            </w:pPr>
          </w:p>
        </w:tc>
        <w:tc>
          <w:tcPr>
            <w:tcW w:w="0" w:type="auto"/>
            <w:gridSpan w:val="2"/>
            <w:vAlign w:val="center"/>
            <w:hideMark/>
            <w:tcPrChange w:id="1934" w:author="Arnob Alam" w:date="2025-01-21T15:22:00Z" w16du:dateUtc="2025-01-21T20:22:00Z">
              <w:tcPr>
                <w:tcW w:w="0" w:type="auto"/>
                <w:gridSpan w:val="2"/>
                <w:vAlign w:val="center"/>
                <w:hideMark/>
              </w:tcPr>
            </w:tcPrChange>
          </w:tcPr>
          <w:p w14:paraId="24403590" w14:textId="77777777" w:rsidR="00811986" w:rsidRDefault="00811986" w:rsidP="008C7F51">
            <w:pPr>
              <w:jc w:val="center"/>
              <w:rPr>
                <w:ins w:id="1935" w:author="Arnob Alam" w:date="2025-01-21T15:21:00Z" w16du:dateUtc="2025-01-21T20:21:00Z"/>
                <w:rFonts w:eastAsia="Times New Roman"/>
              </w:rPr>
            </w:pPr>
            <w:ins w:id="1936" w:author="Arnob Alam" w:date="2025-01-21T15:21:00Z" w16du:dateUtc="2025-01-21T20:21:00Z">
              <w:r>
                <w:rPr>
                  <w:rFonts w:eastAsia="Times New Roman"/>
                </w:rPr>
                <w:t>0.206</w:t>
              </w:r>
              <w:r>
                <w:rPr>
                  <w:rFonts w:eastAsia="Times New Roman"/>
                  <w:vertAlign w:val="superscript"/>
                </w:rPr>
                <w:t>***</w:t>
              </w:r>
            </w:ins>
          </w:p>
        </w:tc>
      </w:tr>
      <w:tr w:rsidR="00811986" w14:paraId="547EA0D8" w14:textId="77777777" w:rsidTr="00C86EA3">
        <w:tblPrEx>
          <w:tblPrExChange w:id="1937" w:author="Arnob Alam" w:date="2025-01-21T15:22:00Z" w16du:dateUtc="2025-01-21T20:22:00Z">
            <w:tblPrEx>
              <w:jc w:val="left"/>
            </w:tblPrEx>
          </w:tblPrExChange>
        </w:tblPrEx>
        <w:trPr>
          <w:tblCellSpacing w:w="15" w:type="dxa"/>
          <w:jc w:val="center"/>
          <w:ins w:id="1938" w:author="Arnob Alam" w:date="2025-01-21T15:21:00Z"/>
          <w:trPrChange w:id="1939" w:author="Arnob Alam" w:date="2025-01-21T15:22:00Z" w16du:dateUtc="2025-01-21T20:22:00Z">
            <w:trPr>
              <w:tblCellSpacing w:w="15" w:type="dxa"/>
            </w:trPr>
          </w:trPrChange>
        </w:trPr>
        <w:tc>
          <w:tcPr>
            <w:tcW w:w="0" w:type="auto"/>
            <w:vAlign w:val="center"/>
            <w:hideMark/>
            <w:tcPrChange w:id="1940" w:author="Arnob Alam" w:date="2025-01-21T15:22:00Z" w16du:dateUtc="2025-01-21T20:22:00Z">
              <w:tcPr>
                <w:tcW w:w="0" w:type="auto"/>
                <w:vAlign w:val="center"/>
                <w:hideMark/>
              </w:tcPr>
            </w:tcPrChange>
          </w:tcPr>
          <w:p w14:paraId="79B2D103" w14:textId="77777777" w:rsidR="00811986" w:rsidRDefault="00811986" w:rsidP="008C7F51">
            <w:pPr>
              <w:jc w:val="center"/>
              <w:rPr>
                <w:ins w:id="1941" w:author="Arnob Alam" w:date="2025-01-21T15:21:00Z" w16du:dateUtc="2025-01-21T20:21:00Z"/>
                <w:rFonts w:eastAsia="Times New Roman"/>
              </w:rPr>
            </w:pPr>
          </w:p>
        </w:tc>
        <w:tc>
          <w:tcPr>
            <w:tcW w:w="0" w:type="auto"/>
            <w:gridSpan w:val="2"/>
            <w:vAlign w:val="center"/>
            <w:hideMark/>
            <w:tcPrChange w:id="1942" w:author="Arnob Alam" w:date="2025-01-21T15:22:00Z" w16du:dateUtc="2025-01-21T20:22:00Z">
              <w:tcPr>
                <w:tcW w:w="0" w:type="auto"/>
                <w:gridSpan w:val="2"/>
                <w:vAlign w:val="center"/>
                <w:hideMark/>
              </w:tcPr>
            </w:tcPrChange>
          </w:tcPr>
          <w:p w14:paraId="5C09568D" w14:textId="77777777" w:rsidR="00811986" w:rsidRDefault="00811986" w:rsidP="008C7F51">
            <w:pPr>
              <w:rPr>
                <w:ins w:id="1943" w:author="Arnob Alam" w:date="2025-01-21T15:21:00Z" w16du:dateUtc="2025-01-21T20:21:00Z"/>
                <w:rFonts w:eastAsia="Times New Roman"/>
                <w:sz w:val="20"/>
                <w:szCs w:val="20"/>
              </w:rPr>
            </w:pPr>
          </w:p>
        </w:tc>
        <w:tc>
          <w:tcPr>
            <w:tcW w:w="0" w:type="auto"/>
            <w:gridSpan w:val="2"/>
            <w:vAlign w:val="center"/>
            <w:hideMark/>
            <w:tcPrChange w:id="1944" w:author="Arnob Alam" w:date="2025-01-21T15:22:00Z" w16du:dateUtc="2025-01-21T20:22:00Z">
              <w:tcPr>
                <w:tcW w:w="0" w:type="auto"/>
                <w:gridSpan w:val="2"/>
                <w:vAlign w:val="center"/>
                <w:hideMark/>
              </w:tcPr>
            </w:tcPrChange>
          </w:tcPr>
          <w:p w14:paraId="6D4A3FCE" w14:textId="77777777" w:rsidR="00811986" w:rsidRDefault="00811986" w:rsidP="008C7F51">
            <w:pPr>
              <w:jc w:val="center"/>
              <w:rPr>
                <w:ins w:id="1945" w:author="Arnob Alam" w:date="2025-01-21T15:21:00Z" w16du:dateUtc="2025-01-21T20:21:00Z"/>
                <w:rFonts w:eastAsia="Times New Roman"/>
              </w:rPr>
            </w:pPr>
            <w:ins w:id="1946" w:author="Arnob Alam" w:date="2025-01-21T15:21:00Z" w16du:dateUtc="2025-01-21T20:21:00Z">
              <w:r>
                <w:rPr>
                  <w:rFonts w:eastAsia="Times New Roman"/>
                </w:rPr>
                <w:t>(0.070)</w:t>
              </w:r>
            </w:ins>
          </w:p>
        </w:tc>
      </w:tr>
      <w:tr w:rsidR="00811986" w14:paraId="59CE0E65" w14:textId="77777777" w:rsidTr="00C86EA3">
        <w:tblPrEx>
          <w:tblPrExChange w:id="1947" w:author="Arnob Alam" w:date="2025-01-21T15:22:00Z" w16du:dateUtc="2025-01-21T20:22:00Z">
            <w:tblPrEx>
              <w:jc w:val="left"/>
            </w:tblPrEx>
          </w:tblPrExChange>
        </w:tblPrEx>
        <w:trPr>
          <w:tblCellSpacing w:w="15" w:type="dxa"/>
          <w:jc w:val="center"/>
          <w:ins w:id="1948" w:author="Arnob Alam" w:date="2025-01-21T15:21:00Z"/>
          <w:trPrChange w:id="1949" w:author="Arnob Alam" w:date="2025-01-21T15:22:00Z" w16du:dateUtc="2025-01-21T20:22:00Z">
            <w:trPr>
              <w:tblCellSpacing w:w="15" w:type="dxa"/>
            </w:trPr>
          </w:trPrChange>
        </w:trPr>
        <w:tc>
          <w:tcPr>
            <w:tcW w:w="0" w:type="auto"/>
            <w:vAlign w:val="center"/>
            <w:hideMark/>
            <w:tcPrChange w:id="1950" w:author="Arnob Alam" w:date="2025-01-21T15:22:00Z" w16du:dateUtc="2025-01-21T20:22:00Z">
              <w:tcPr>
                <w:tcW w:w="0" w:type="auto"/>
                <w:vAlign w:val="center"/>
                <w:hideMark/>
              </w:tcPr>
            </w:tcPrChange>
          </w:tcPr>
          <w:p w14:paraId="18ED6499" w14:textId="77777777" w:rsidR="00811986" w:rsidRDefault="00811986" w:rsidP="008C7F51">
            <w:pPr>
              <w:jc w:val="center"/>
              <w:rPr>
                <w:ins w:id="1951" w:author="Arnob Alam" w:date="2025-01-21T15:21:00Z" w16du:dateUtc="2025-01-21T20:21:00Z"/>
                <w:rFonts w:eastAsia="Times New Roman"/>
              </w:rPr>
            </w:pPr>
          </w:p>
        </w:tc>
        <w:tc>
          <w:tcPr>
            <w:tcW w:w="0" w:type="auto"/>
            <w:gridSpan w:val="2"/>
            <w:vAlign w:val="center"/>
            <w:hideMark/>
            <w:tcPrChange w:id="1952" w:author="Arnob Alam" w:date="2025-01-21T15:22:00Z" w16du:dateUtc="2025-01-21T20:22:00Z">
              <w:tcPr>
                <w:tcW w:w="0" w:type="auto"/>
                <w:gridSpan w:val="2"/>
                <w:vAlign w:val="center"/>
                <w:hideMark/>
              </w:tcPr>
            </w:tcPrChange>
          </w:tcPr>
          <w:p w14:paraId="66390B29" w14:textId="77777777" w:rsidR="00811986" w:rsidRDefault="00811986" w:rsidP="008C7F51">
            <w:pPr>
              <w:rPr>
                <w:ins w:id="1953" w:author="Arnob Alam" w:date="2025-01-21T15:21:00Z" w16du:dateUtc="2025-01-21T20:21:00Z"/>
                <w:rFonts w:eastAsia="Times New Roman"/>
                <w:sz w:val="20"/>
                <w:szCs w:val="20"/>
              </w:rPr>
            </w:pPr>
          </w:p>
        </w:tc>
        <w:tc>
          <w:tcPr>
            <w:tcW w:w="0" w:type="auto"/>
            <w:gridSpan w:val="2"/>
            <w:vAlign w:val="center"/>
            <w:hideMark/>
            <w:tcPrChange w:id="1954" w:author="Arnob Alam" w:date="2025-01-21T15:22:00Z" w16du:dateUtc="2025-01-21T20:22:00Z">
              <w:tcPr>
                <w:tcW w:w="0" w:type="auto"/>
                <w:gridSpan w:val="2"/>
                <w:vAlign w:val="center"/>
                <w:hideMark/>
              </w:tcPr>
            </w:tcPrChange>
          </w:tcPr>
          <w:p w14:paraId="356E0BF9" w14:textId="77777777" w:rsidR="00811986" w:rsidRDefault="00811986" w:rsidP="008C7F51">
            <w:pPr>
              <w:jc w:val="center"/>
              <w:rPr>
                <w:ins w:id="1955" w:author="Arnob Alam" w:date="2025-01-21T15:21:00Z" w16du:dateUtc="2025-01-21T20:21:00Z"/>
                <w:rFonts w:eastAsia="Times New Roman"/>
                <w:sz w:val="20"/>
                <w:szCs w:val="20"/>
              </w:rPr>
            </w:pPr>
          </w:p>
        </w:tc>
      </w:tr>
      <w:tr w:rsidR="00811986" w14:paraId="08339447" w14:textId="77777777" w:rsidTr="00C86EA3">
        <w:tblPrEx>
          <w:tblPrExChange w:id="1956" w:author="Arnob Alam" w:date="2025-01-21T15:22:00Z" w16du:dateUtc="2025-01-21T20:22:00Z">
            <w:tblPrEx>
              <w:jc w:val="left"/>
            </w:tblPrEx>
          </w:tblPrExChange>
        </w:tblPrEx>
        <w:trPr>
          <w:tblCellSpacing w:w="15" w:type="dxa"/>
          <w:jc w:val="center"/>
          <w:ins w:id="1957" w:author="Arnob Alam" w:date="2025-01-21T15:21:00Z"/>
          <w:trPrChange w:id="1958" w:author="Arnob Alam" w:date="2025-01-21T15:22:00Z" w16du:dateUtc="2025-01-21T20:22:00Z">
            <w:trPr>
              <w:tblCellSpacing w:w="15" w:type="dxa"/>
            </w:trPr>
          </w:trPrChange>
        </w:trPr>
        <w:tc>
          <w:tcPr>
            <w:tcW w:w="0" w:type="auto"/>
            <w:vAlign w:val="center"/>
            <w:hideMark/>
            <w:tcPrChange w:id="1959" w:author="Arnob Alam" w:date="2025-01-21T15:22:00Z" w16du:dateUtc="2025-01-21T20:22:00Z">
              <w:tcPr>
                <w:tcW w:w="0" w:type="auto"/>
                <w:vAlign w:val="center"/>
                <w:hideMark/>
              </w:tcPr>
            </w:tcPrChange>
          </w:tcPr>
          <w:p w14:paraId="510B28B5" w14:textId="77777777" w:rsidR="00811986" w:rsidRDefault="00811986" w:rsidP="008C7F51">
            <w:pPr>
              <w:jc w:val="left"/>
              <w:rPr>
                <w:ins w:id="1960" w:author="Arnob Alam" w:date="2025-01-21T15:21:00Z" w16du:dateUtc="2025-01-21T20:21:00Z"/>
                <w:rFonts w:eastAsia="Times New Roman"/>
              </w:rPr>
            </w:pPr>
            <w:ins w:id="1961" w:author="Arnob Alam" w:date="2025-01-21T15:21:00Z" w16du:dateUtc="2025-01-21T20:21:00Z">
              <w:r>
                <w:rPr>
                  <w:rFonts w:eastAsia="Times New Roman"/>
                </w:rPr>
                <w:t>Equity Return</w:t>
              </w:r>
            </w:ins>
          </w:p>
        </w:tc>
        <w:tc>
          <w:tcPr>
            <w:tcW w:w="0" w:type="auto"/>
            <w:gridSpan w:val="2"/>
            <w:vAlign w:val="center"/>
            <w:hideMark/>
            <w:tcPrChange w:id="1962" w:author="Arnob Alam" w:date="2025-01-21T15:22:00Z" w16du:dateUtc="2025-01-21T20:22:00Z">
              <w:tcPr>
                <w:tcW w:w="0" w:type="auto"/>
                <w:gridSpan w:val="2"/>
                <w:vAlign w:val="center"/>
                <w:hideMark/>
              </w:tcPr>
            </w:tcPrChange>
          </w:tcPr>
          <w:p w14:paraId="342596CC" w14:textId="77777777" w:rsidR="00811986" w:rsidRDefault="00811986" w:rsidP="008C7F51">
            <w:pPr>
              <w:rPr>
                <w:ins w:id="1963" w:author="Arnob Alam" w:date="2025-01-21T15:21:00Z" w16du:dateUtc="2025-01-21T20:21:00Z"/>
                <w:rFonts w:eastAsia="Times New Roman"/>
              </w:rPr>
            </w:pPr>
          </w:p>
        </w:tc>
        <w:tc>
          <w:tcPr>
            <w:tcW w:w="0" w:type="auto"/>
            <w:gridSpan w:val="2"/>
            <w:vAlign w:val="center"/>
            <w:hideMark/>
            <w:tcPrChange w:id="1964" w:author="Arnob Alam" w:date="2025-01-21T15:22:00Z" w16du:dateUtc="2025-01-21T20:22:00Z">
              <w:tcPr>
                <w:tcW w:w="0" w:type="auto"/>
                <w:gridSpan w:val="2"/>
                <w:vAlign w:val="center"/>
                <w:hideMark/>
              </w:tcPr>
            </w:tcPrChange>
          </w:tcPr>
          <w:p w14:paraId="2116F14B" w14:textId="77777777" w:rsidR="00811986" w:rsidRDefault="00811986" w:rsidP="008C7F51">
            <w:pPr>
              <w:jc w:val="center"/>
              <w:rPr>
                <w:ins w:id="1965" w:author="Arnob Alam" w:date="2025-01-21T15:21:00Z" w16du:dateUtc="2025-01-21T20:21:00Z"/>
                <w:rFonts w:eastAsia="Times New Roman"/>
              </w:rPr>
            </w:pPr>
            <w:ins w:id="1966" w:author="Arnob Alam" w:date="2025-01-21T15:21:00Z" w16du:dateUtc="2025-01-21T20:21:00Z">
              <w:r>
                <w:rPr>
                  <w:rFonts w:eastAsia="Times New Roman"/>
                </w:rPr>
                <w:t>12.328</w:t>
              </w:r>
              <w:r>
                <w:rPr>
                  <w:rFonts w:eastAsia="Times New Roman"/>
                  <w:vertAlign w:val="superscript"/>
                </w:rPr>
                <w:t>***</w:t>
              </w:r>
            </w:ins>
          </w:p>
        </w:tc>
      </w:tr>
      <w:tr w:rsidR="00811986" w14:paraId="40B09BCD" w14:textId="77777777" w:rsidTr="00C86EA3">
        <w:tblPrEx>
          <w:tblPrExChange w:id="1967" w:author="Arnob Alam" w:date="2025-01-21T15:22:00Z" w16du:dateUtc="2025-01-21T20:22:00Z">
            <w:tblPrEx>
              <w:jc w:val="left"/>
            </w:tblPrEx>
          </w:tblPrExChange>
        </w:tblPrEx>
        <w:trPr>
          <w:tblCellSpacing w:w="15" w:type="dxa"/>
          <w:jc w:val="center"/>
          <w:ins w:id="1968" w:author="Arnob Alam" w:date="2025-01-21T15:21:00Z"/>
          <w:trPrChange w:id="1969" w:author="Arnob Alam" w:date="2025-01-21T15:22:00Z" w16du:dateUtc="2025-01-21T20:22:00Z">
            <w:trPr>
              <w:tblCellSpacing w:w="15" w:type="dxa"/>
            </w:trPr>
          </w:trPrChange>
        </w:trPr>
        <w:tc>
          <w:tcPr>
            <w:tcW w:w="0" w:type="auto"/>
            <w:vAlign w:val="center"/>
            <w:hideMark/>
            <w:tcPrChange w:id="1970" w:author="Arnob Alam" w:date="2025-01-21T15:22:00Z" w16du:dateUtc="2025-01-21T20:22:00Z">
              <w:tcPr>
                <w:tcW w:w="0" w:type="auto"/>
                <w:vAlign w:val="center"/>
                <w:hideMark/>
              </w:tcPr>
            </w:tcPrChange>
          </w:tcPr>
          <w:p w14:paraId="3DCC2CF4" w14:textId="77777777" w:rsidR="00811986" w:rsidRDefault="00811986" w:rsidP="008C7F51">
            <w:pPr>
              <w:jc w:val="center"/>
              <w:rPr>
                <w:ins w:id="1971" w:author="Arnob Alam" w:date="2025-01-21T15:21:00Z" w16du:dateUtc="2025-01-21T20:21:00Z"/>
                <w:rFonts w:eastAsia="Times New Roman"/>
              </w:rPr>
            </w:pPr>
          </w:p>
        </w:tc>
        <w:tc>
          <w:tcPr>
            <w:tcW w:w="0" w:type="auto"/>
            <w:gridSpan w:val="2"/>
            <w:vAlign w:val="center"/>
            <w:hideMark/>
            <w:tcPrChange w:id="1972" w:author="Arnob Alam" w:date="2025-01-21T15:22:00Z" w16du:dateUtc="2025-01-21T20:22:00Z">
              <w:tcPr>
                <w:tcW w:w="0" w:type="auto"/>
                <w:gridSpan w:val="2"/>
                <w:vAlign w:val="center"/>
                <w:hideMark/>
              </w:tcPr>
            </w:tcPrChange>
          </w:tcPr>
          <w:p w14:paraId="5CE55937" w14:textId="77777777" w:rsidR="00811986" w:rsidRDefault="00811986" w:rsidP="008C7F51">
            <w:pPr>
              <w:rPr>
                <w:ins w:id="1973" w:author="Arnob Alam" w:date="2025-01-21T15:21:00Z" w16du:dateUtc="2025-01-21T20:21:00Z"/>
                <w:rFonts w:eastAsia="Times New Roman"/>
                <w:sz w:val="20"/>
                <w:szCs w:val="20"/>
              </w:rPr>
            </w:pPr>
          </w:p>
        </w:tc>
        <w:tc>
          <w:tcPr>
            <w:tcW w:w="0" w:type="auto"/>
            <w:gridSpan w:val="2"/>
            <w:vAlign w:val="center"/>
            <w:hideMark/>
            <w:tcPrChange w:id="1974" w:author="Arnob Alam" w:date="2025-01-21T15:22:00Z" w16du:dateUtc="2025-01-21T20:22:00Z">
              <w:tcPr>
                <w:tcW w:w="0" w:type="auto"/>
                <w:gridSpan w:val="2"/>
                <w:vAlign w:val="center"/>
                <w:hideMark/>
              </w:tcPr>
            </w:tcPrChange>
          </w:tcPr>
          <w:p w14:paraId="659C853F" w14:textId="77777777" w:rsidR="00811986" w:rsidRDefault="00811986" w:rsidP="008C7F51">
            <w:pPr>
              <w:jc w:val="center"/>
              <w:rPr>
                <w:ins w:id="1975" w:author="Arnob Alam" w:date="2025-01-21T15:21:00Z" w16du:dateUtc="2025-01-21T20:21:00Z"/>
                <w:rFonts w:eastAsia="Times New Roman"/>
              </w:rPr>
            </w:pPr>
            <w:ins w:id="1976" w:author="Arnob Alam" w:date="2025-01-21T15:21:00Z" w16du:dateUtc="2025-01-21T20:21:00Z">
              <w:r>
                <w:rPr>
                  <w:rFonts w:eastAsia="Times New Roman"/>
                </w:rPr>
                <w:t>(4.469)</w:t>
              </w:r>
            </w:ins>
          </w:p>
        </w:tc>
      </w:tr>
      <w:tr w:rsidR="00811986" w14:paraId="4A0C1EEB" w14:textId="77777777" w:rsidTr="00C86EA3">
        <w:tblPrEx>
          <w:tblPrExChange w:id="1977" w:author="Arnob Alam" w:date="2025-01-21T15:22:00Z" w16du:dateUtc="2025-01-21T20:22:00Z">
            <w:tblPrEx>
              <w:jc w:val="left"/>
            </w:tblPrEx>
          </w:tblPrExChange>
        </w:tblPrEx>
        <w:trPr>
          <w:tblCellSpacing w:w="15" w:type="dxa"/>
          <w:jc w:val="center"/>
          <w:ins w:id="1978" w:author="Arnob Alam" w:date="2025-01-21T15:21:00Z"/>
          <w:trPrChange w:id="1979" w:author="Arnob Alam" w:date="2025-01-21T15:22:00Z" w16du:dateUtc="2025-01-21T20:22:00Z">
            <w:trPr>
              <w:tblCellSpacing w:w="15" w:type="dxa"/>
            </w:trPr>
          </w:trPrChange>
        </w:trPr>
        <w:tc>
          <w:tcPr>
            <w:tcW w:w="0" w:type="auto"/>
            <w:vAlign w:val="center"/>
            <w:hideMark/>
            <w:tcPrChange w:id="1980" w:author="Arnob Alam" w:date="2025-01-21T15:22:00Z" w16du:dateUtc="2025-01-21T20:22:00Z">
              <w:tcPr>
                <w:tcW w:w="0" w:type="auto"/>
                <w:vAlign w:val="center"/>
                <w:hideMark/>
              </w:tcPr>
            </w:tcPrChange>
          </w:tcPr>
          <w:p w14:paraId="5255E01D" w14:textId="77777777" w:rsidR="00811986" w:rsidRDefault="00811986" w:rsidP="008C7F51">
            <w:pPr>
              <w:jc w:val="center"/>
              <w:rPr>
                <w:ins w:id="1981" w:author="Arnob Alam" w:date="2025-01-21T15:21:00Z" w16du:dateUtc="2025-01-21T20:21:00Z"/>
                <w:rFonts w:eastAsia="Times New Roman"/>
              </w:rPr>
            </w:pPr>
          </w:p>
        </w:tc>
        <w:tc>
          <w:tcPr>
            <w:tcW w:w="0" w:type="auto"/>
            <w:gridSpan w:val="2"/>
            <w:vAlign w:val="center"/>
            <w:hideMark/>
            <w:tcPrChange w:id="1982" w:author="Arnob Alam" w:date="2025-01-21T15:22:00Z" w16du:dateUtc="2025-01-21T20:22:00Z">
              <w:tcPr>
                <w:tcW w:w="0" w:type="auto"/>
                <w:gridSpan w:val="2"/>
                <w:vAlign w:val="center"/>
                <w:hideMark/>
              </w:tcPr>
            </w:tcPrChange>
          </w:tcPr>
          <w:p w14:paraId="43838DCE" w14:textId="77777777" w:rsidR="00811986" w:rsidRDefault="00811986" w:rsidP="008C7F51">
            <w:pPr>
              <w:rPr>
                <w:ins w:id="1983" w:author="Arnob Alam" w:date="2025-01-21T15:21:00Z" w16du:dateUtc="2025-01-21T20:21:00Z"/>
                <w:rFonts w:eastAsia="Times New Roman"/>
                <w:sz w:val="20"/>
                <w:szCs w:val="20"/>
              </w:rPr>
            </w:pPr>
          </w:p>
        </w:tc>
        <w:tc>
          <w:tcPr>
            <w:tcW w:w="0" w:type="auto"/>
            <w:gridSpan w:val="2"/>
            <w:vAlign w:val="center"/>
            <w:hideMark/>
            <w:tcPrChange w:id="1984" w:author="Arnob Alam" w:date="2025-01-21T15:22:00Z" w16du:dateUtc="2025-01-21T20:22:00Z">
              <w:tcPr>
                <w:tcW w:w="0" w:type="auto"/>
                <w:gridSpan w:val="2"/>
                <w:vAlign w:val="center"/>
                <w:hideMark/>
              </w:tcPr>
            </w:tcPrChange>
          </w:tcPr>
          <w:p w14:paraId="28E3E670" w14:textId="77777777" w:rsidR="00811986" w:rsidRDefault="00811986" w:rsidP="008C7F51">
            <w:pPr>
              <w:jc w:val="center"/>
              <w:rPr>
                <w:ins w:id="1985" w:author="Arnob Alam" w:date="2025-01-21T15:21:00Z" w16du:dateUtc="2025-01-21T20:21:00Z"/>
                <w:rFonts w:eastAsia="Times New Roman"/>
                <w:sz w:val="20"/>
                <w:szCs w:val="20"/>
              </w:rPr>
            </w:pPr>
          </w:p>
        </w:tc>
      </w:tr>
      <w:tr w:rsidR="00811986" w14:paraId="62888A32" w14:textId="77777777" w:rsidTr="00C86EA3">
        <w:tblPrEx>
          <w:tblPrExChange w:id="1986" w:author="Arnob Alam" w:date="2025-01-21T15:22:00Z" w16du:dateUtc="2025-01-21T20:22:00Z">
            <w:tblPrEx>
              <w:jc w:val="left"/>
            </w:tblPrEx>
          </w:tblPrExChange>
        </w:tblPrEx>
        <w:trPr>
          <w:tblCellSpacing w:w="15" w:type="dxa"/>
          <w:jc w:val="center"/>
          <w:ins w:id="1987" w:author="Arnob Alam" w:date="2025-01-21T15:21:00Z"/>
          <w:trPrChange w:id="1988" w:author="Arnob Alam" w:date="2025-01-21T15:22:00Z" w16du:dateUtc="2025-01-21T20:22:00Z">
            <w:trPr>
              <w:tblCellSpacing w:w="15" w:type="dxa"/>
            </w:trPr>
          </w:trPrChange>
        </w:trPr>
        <w:tc>
          <w:tcPr>
            <w:tcW w:w="0" w:type="auto"/>
            <w:vAlign w:val="center"/>
            <w:hideMark/>
            <w:tcPrChange w:id="1989" w:author="Arnob Alam" w:date="2025-01-21T15:22:00Z" w16du:dateUtc="2025-01-21T20:22:00Z">
              <w:tcPr>
                <w:tcW w:w="0" w:type="auto"/>
                <w:vAlign w:val="center"/>
                <w:hideMark/>
              </w:tcPr>
            </w:tcPrChange>
          </w:tcPr>
          <w:p w14:paraId="4E0AFB1B" w14:textId="77777777" w:rsidR="00811986" w:rsidRDefault="00811986" w:rsidP="008C7F51">
            <w:pPr>
              <w:jc w:val="left"/>
              <w:rPr>
                <w:ins w:id="1990" w:author="Arnob Alam" w:date="2025-01-21T15:21:00Z" w16du:dateUtc="2025-01-21T20:21:00Z"/>
                <w:rFonts w:eastAsia="Times New Roman"/>
              </w:rPr>
            </w:pPr>
            <w:ins w:id="1991" w:author="Arnob Alam" w:date="2025-01-21T15:21:00Z" w16du:dateUtc="2025-01-21T20:21:00Z">
              <w:r>
                <w:rPr>
                  <w:rFonts w:eastAsia="Times New Roman"/>
                </w:rPr>
                <w:t>Volatility</w:t>
              </w:r>
            </w:ins>
          </w:p>
        </w:tc>
        <w:tc>
          <w:tcPr>
            <w:tcW w:w="0" w:type="auto"/>
            <w:gridSpan w:val="2"/>
            <w:vAlign w:val="center"/>
            <w:hideMark/>
            <w:tcPrChange w:id="1992" w:author="Arnob Alam" w:date="2025-01-21T15:22:00Z" w16du:dateUtc="2025-01-21T20:22:00Z">
              <w:tcPr>
                <w:tcW w:w="0" w:type="auto"/>
                <w:gridSpan w:val="2"/>
                <w:vAlign w:val="center"/>
                <w:hideMark/>
              </w:tcPr>
            </w:tcPrChange>
          </w:tcPr>
          <w:p w14:paraId="16501D91" w14:textId="77777777" w:rsidR="00811986" w:rsidRDefault="00811986" w:rsidP="008C7F51">
            <w:pPr>
              <w:rPr>
                <w:ins w:id="1993" w:author="Arnob Alam" w:date="2025-01-21T15:21:00Z" w16du:dateUtc="2025-01-21T20:21:00Z"/>
                <w:rFonts w:eastAsia="Times New Roman"/>
              </w:rPr>
            </w:pPr>
          </w:p>
        </w:tc>
        <w:tc>
          <w:tcPr>
            <w:tcW w:w="0" w:type="auto"/>
            <w:gridSpan w:val="2"/>
            <w:vAlign w:val="center"/>
            <w:hideMark/>
            <w:tcPrChange w:id="1994" w:author="Arnob Alam" w:date="2025-01-21T15:22:00Z" w16du:dateUtc="2025-01-21T20:22:00Z">
              <w:tcPr>
                <w:tcW w:w="0" w:type="auto"/>
                <w:gridSpan w:val="2"/>
                <w:vAlign w:val="center"/>
                <w:hideMark/>
              </w:tcPr>
            </w:tcPrChange>
          </w:tcPr>
          <w:p w14:paraId="1A8B0697" w14:textId="77777777" w:rsidR="00811986" w:rsidRDefault="00811986" w:rsidP="008C7F51">
            <w:pPr>
              <w:jc w:val="center"/>
              <w:rPr>
                <w:ins w:id="1995" w:author="Arnob Alam" w:date="2025-01-21T15:21:00Z" w16du:dateUtc="2025-01-21T20:21:00Z"/>
                <w:rFonts w:eastAsia="Times New Roman"/>
              </w:rPr>
            </w:pPr>
            <w:ins w:id="1996" w:author="Arnob Alam" w:date="2025-01-21T15:21:00Z" w16du:dateUtc="2025-01-21T20:21:00Z">
              <w:r>
                <w:rPr>
                  <w:rFonts w:eastAsia="Times New Roman"/>
                </w:rPr>
                <w:t>0.025</w:t>
              </w:r>
            </w:ins>
          </w:p>
        </w:tc>
      </w:tr>
      <w:tr w:rsidR="00811986" w14:paraId="234F3ED7" w14:textId="77777777" w:rsidTr="00C86EA3">
        <w:tblPrEx>
          <w:tblPrExChange w:id="1997" w:author="Arnob Alam" w:date="2025-01-21T15:22:00Z" w16du:dateUtc="2025-01-21T20:22:00Z">
            <w:tblPrEx>
              <w:jc w:val="left"/>
            </w:tblPrEx>
          </w:tblPrExChange>
        </w:tblPrEx>
        <w:trPr>
          <w:tblCellSpacing w:w="15" w:type="dxa"/>
          <w:jc w:val="center"/>
          <w:ins w:id="1998" w:author="Arnob Alam" w:date="2025-01-21T15:21:00Z"/>
          <w:trPrChange w:id="1999" w:author="Arnob Alam" w:date="2025-01-21T15:22:00Z" w16du:dateUtc="2025-01-21T20:22:00Z">
            <w:trPr>
              <w:tblCellSpacing w:w="15" w:type="dxa"/>
            </w:trPr>
          </w:trPrChange>
        </w:trPr>
        <w:tc>
          <w:tcPr>
            <w:tcW w:w="0" w:type="auto"/>
            <w:vAlign w:val="center"/>
            <w:hideMark/>
            <w:tcPrChange w:id="2000" w:author="Arnob Alam" w:date="2025-01-21T15:22:00Z" w16du:dateUtc="2025-01-21T20:22:00Z">
              <w:tcPr>
                <w:tcW w:w="0" w:type="auto"/>
                <w:vAlign w:val="center"/>
                <w:hideMark/>
              </w:tcPr>
            </w:tcPrChange>
          </w:tcPr>
          <w:p w14:paraId="2B2A9AF9" w14:textId="77777777" w:rsidR="00811986" w:rsidRDefault="00811986" w:rsidP="008C7F51">
            <w:pPr>
              <w:jc w:val="center"/>
              <w:rPr>
                <w:ins w:id="2001" w:author="Arnob Alam" w:date="2025-01-21T15:21:00Z" w16du:dateUtc="2025-01-21T20:21:00Z"/>
                <w:rFonts w:eastAsia="Times New Roman"/>
              </w:rPr>
            </w:pPr>
          </w:p>
        </w:tc>
        <w:tc>
          <w:tcPr>
            <w:tcW w:w="0" w:type="auto"/>
            <w:gridSpan w:val="2"/>
            <w:vAlign w:val="center"/>
            <w:hideMark/>
            <w:tcPrChange w:id="2002" w:author="Arnob Alam" w:date="2025-01-21T15:22:00Z" w16du:dateUtc="2025-01-21T20:22:00Z">
              <w:tcPr>
                <w:tcW w:w="0" w:type="auto"/>
                <w:gridSpan w:val="2"/>
                <w:vAlign w:val="center"/>
                <w:hideMark/>
              </w:tcPr>
            </w:tcPrChange>
          </w:tcPr>
          <w:p w14:paraId="1C881122" w14:textId="77777777" w:rsidR="00811986" w:rsidRDefault="00811986" w:rsidP="008C7F51">
            <w:pPr>
              <w:rPr>
                <w:ins w:id="2003" w:author="Arnob Alam" w:date="2025-01-21T15:21:00Z" w16du:dateUtc="2025-01-21T20:21:00Z"/>
                <w:rFonts w:eastAsia="Times New Roman"/>
                <w:sz w:val="20"/>
                <w:szCs w:val="20"/>
              </w:rPr>
            </w:pPr>
          </w:p>
        </w:tc>
        <w:tc>
          <w:tcPr>
            <w:tcW w:w="0" w:type="auto"/>
            <w:gridSpan w:val="2"/>
            <w:vAlign w:val="center"/>
            <w:hideMark/>
            <w:tcPrChange w:id="2004" w:author="Arnob Alam" w:date="2025-01-21T15:22:00Z" w16du:dateUtc="2025-01-21T20:22:00Z">
              <w:tcPr>
                <w:tcW w:w="0" w:type="auto"/>
                <w:gridSpan w:val="2"/>
                <w:vAlign w:val="center"/>
                <w:hideMark/>
              </w:tcPr>
            </w:tcPrChange>
          </w:tcPr>
          <w:p w14:paraId="2B06148D" w14:textId="77777777" w:rsidR="00811986" w:rsidRDefault="00811986" w:rsidP="008C7F51">
            <w:pPr>
              <w:jc w:val="center"/>
              <w:rPr>
                <w:ins w:id="2005" w:author="Arnob Alam" w:date="2025-01-21T15:21:00Z" w16du:dateUtc="2025-01-21T20:21:00Z"/>
                <w:rFonts w:eastAsia="Times New Roman"/>
              </w:rPr>
            </w:pPr>
            <w:ins w:id="2006" w:author="Arnob Alam" w:date="2025-01-21T15:21:00Z" w16du:dateUtc="2025-01-21T20:21:00Z">
              <w:r>
                <w:rPr>
                  <w:rFonts w:eastAsia="Times New Roman"/>
                </w:rPr>
                <w:t>(0.019)</w:t>
              </w:r>
            </w:ins>
          </w:p>
        </w:tc>
      </w:tr>
      <w:tr w:rsidR="00811986" w14:paraId="2C83B4A8" w14:textId="77777777" w:rsidTr="00C86EA3">
        <w:tblPrEx>
          <w:tblPrExChange w:id="2007" w:author="Arnob Alam" w:date="2025-01-21T15:22:00Z" w16du:dateUtc="2025-01-21T20:22:00Z">
            <w:tblPrEx>
              <w:jc w:val="left"/>
            </w:tblPrEx>
          </w:tblPrExChange>
        </w:tblPrEx>
        <w:trPr>
          <w:tblCellSpacing w:w="15" w:type="dxa"/>
          <w:jc w:val="center"/>
          <w:ins w:id="2008" w:author="Arnob Alam" w:date="2025-01-21T15:21:00Z"/>
          <w:trPrChange w:id="2009" w:author="Arnob Alam" w:date="2025-01-21T15:22:00Z" w16du:dateUtc="2025-01-21T20:22:00Z">
            <w:trPr>
              <w:tblCellSpacing w:w="15" w:type="dxa"/>
            </w:trPr>
          </w:trPrChange>
        </w:trPr>
        <w:tc>
          <w:tcPr>
            <w:tcW w:w="0" w:type="auto"/>
            <w:vAlign w:val="center"/>
            <w:hideMark/>
            <w:tcPrChange w:id="2010" w:author="Arnob Alam" w:date="2025-01-21T15:22:00Z" w16du:dateUtc="2025-01-21T20:22:00Z">
              <w:tcPr>
                <w:tcW w:w="0" w:type="auto"/>
                <w:vAlign w:val="center"/>
                <w:hideMark/>
              </w:tcPr>
            </w:tcPrChange>
          </w:tcPr>
          <w:p w14:paraId="322A7AE0" w14:textId="77777777" w:rsidR="00811986" w:rsidRDefault="00811986" w:rsidP="008C7F51">
            <w:pPr>
              <w:jc w:val="center"/>
              <w:rPr>
                <w:ins w:id="2011" w:author="Arnob Alam" w:date="2025-01-21T15:21:00Z" w16du:dateUtc="2025-01-21T20:21:00Z"/>
                <w:rFonts w:eastAsia="Times New Roman"/>
              </w:rPr>
            </w:pPr>
          </w:p>
        </w:tc>
        <w:tc>
          <w:tcPr>
            <w:tcW w:w="0" w:type="auto"/>
            <w:gridSpan w:val="2"/>
            <w:vAlign w:val="center"/>
            <w:hideMark/>
            <w:tcPrChange w:id="2012" w:author="Arnob Alam" w:date="2025-01-21T15:22:00Z" w16du:dateUtc="2025-01-21T20:22:00Z">
              <w:tcPr>
                <w:tcW w:w="0" w:type="auto"/>
                <w:gridSpan w:val="2"/>
                <w:vAlign w:val="center"/>
                <w:hideMark/>
              </w:tcPr>
            </w:tcPrChange>
          </w:tcPr>
          <w:p w14:paraId="22B8A2C4" w14:textId="77777777" w:rsidR="00811986" w:rsidRDefault="00811986" w:rsidP="008C7F51">
            <w:pPr>
              <w:rPr>
                <w:ins w:id="2013" w:author="Arnob Alam" w:date="2025-01-21T15:21:00Z" w16du:dateUtc="2025-01-21T20:21:00Z"/>
                <w:rFonts w:eastAsia="Times New Roman"/>
                <w:sz w:val="20"/>
                <w:szCs w:val="20"/>
              </w:rPr>
            </w:pPr>
          </w:p>
        </w:tc>
        <w:tc>
          <w:tcPr>
            <w:tcW w:w="0" w:type="auto"/>
            <w:gridSpan w:val="2"/>
            <w:vAlign w:val="center"/>
            <w:hideMark/>
            <w:tcPrChange w:id="2014" w:author="Arnob Alam" w:date="2025-01-21T15:22:00Z" w16du:dateUtc="2025-01-21T20:22:00Z">
              <w:tcPr>
                <w:tcW w:w="0" w:type="auto"/>
                <w:gridSpan w:val="2"/>
                <w:vAlign w:val="center"/>
                <w:hideMark/>
              </w:tcPr>
            </w:tcPrChange>
          </w:tcPr>
          <w:p w14:paraId="2049064E" w14:textId="77777777" w:rsidR="00811986" w:rsidRDefault="00811986" w:rsidP="008C7F51">
            <w:pPr>
              <w:jc w:val="center"/>
              <w:rPr>
                <w:ins w:id="2015" w:author="Arnob Alam" w:date="2025-01-21T15:21:00Z" w16du:dateUtc="2025-01-21T20:21:00Z"/>
                <w:rFonts w:eastAsia="Times New Roman"/>
                <w:sz w:val="20"/>
                <w:szCs w:val="20"/>
              </w:rPr>
            </w:pPr>
          </w:p>
        </w:tc>
      </w:tr>
      <w:tr w:rsidR="00811986" w14:paraId="13903C19" w14:textId="77777777" w:rsidTr="00C86EA3">
        <w:tblPrEx>
          <w:tblPrExChange w:id="2016" w:author="Arnob Alam" w:date="2025-01-21T15:22:00Z" w16du:dateUtc="2025-01-21T20:22:00Z">
            <w:tblPrEx>
              <w:jc w:val="left"/>
            </w:tblPrEx>
          </w:tblPrExChange>
        </w:tblPrEx>
        <w:trPr>
          <w:tblCellSpacing w:w="15" w:type="dxa"/>
          <w:jc w:val="center"/>
          <w:ins w:id="2017" w:author="Arnob Alam" w:date="2025-01-21T15:21:00Z"/>
          <w:trPrChange w:id="2018" w:author="Arnob Alam" w:date="2025-01-21T15:22:00Z" w16du:dateUtc="2025-01-21T20:22:00Z">
            <w:trPr>
              <w:tblCellSpacing w:w="15" w:type="dxa"/>
            </w:trPr>
          </w:trPrChange>
        </w:trPr>
        <w:tc>
          <w:tcPr>
            <w:tcW w:w="0" w:type="auto"/>
            <w:vAlign w:val="center"/>
            <w:hideMark/>
            <w:tcPrChange w:id="2019" w:author="Arnob Alam" w:date="2025-01-21T15:22:00Z" w16du:dateUtc="2025-01-21T20:22:00Z">
              <w:tcPr>
                <w:tcW w:w="0" w:type="auto"/>
                <w:vAlign w:val="center"/>
                <w:hideMark/>
              </w:tcPr>
            </w:tcPrChange>
          </w:tcPr>
          <w:p w14:paraId="53B64E19" w14:textId="77777777" w:rsidR="00811986" w:rsidRDefault="00811986" w:rsidP="008C7F51">
            <w:pPr>
              <w:jc w:val="left"/>
              <w:rPr>
                <w:ins w:id="2020" w:author="Arnob Alam" w:date="2025-01-21T15:21:00Z" w16du:dateUtc="2025-01-21T20:21:00Z"/>
                <w:rFonts w:eastAsia="Times New Roman"/>
              </w:rPr>
            </w:pPr>
            <w:ins w:id="2021" w:author="Arnob Alam" w:date="2025-01-21T15:21:00Z" w16du:dateUtc="2025-01-21T20:21:00Z">
              <w:r>
                <w:rPr>
                  <w:rFonts w:eastAsia="Times New Roman"/>
                </w:rPr>
                <w:t>Group * Period</w:t>
              </w:r>
            </w:ins>
          </w:p>
        </w:tc>
        <w:tc>
          <w:tcPr>
            <w:tcW w:w="0" w:type="auto"/>
            <w:gridSpan w:val="2"/>
            <w:vAlign w:val="center"/>
            <w:hideMark/>
            <w:tcPrChange w:id="2022" w:author="Arnob Alam" w:date="2025-01-21T15:22:00Z" w16du:dateUtc="2025-01-21T20:22:00Z">
              <w:tcPr>
                <w:tcW w:w="0" w:type="auto"/>
                <w:gridSpan w:val="2"/>
                <w:vAlign w:val="center"/>
                <w:hideMark/>
              </w:tcPr>
            </w:tcPrChange>
          </w:tcPr>
          <w:p w14:paraId="13DEF059" w14:textId="77777777" w:rsidR="00811986" w:rsidRDefault="00811986" w:rsidP="008C7F51">
            <w:pPr>
              <w:jc w:val="center"/>
              <w:rPr>
                <w:ins w:id="2023" w:author="Arnob Alam" w:date="2025-01-21T15:21:00Z" w16du:dateUtc="2025-01-21T20:21:00Z"/>
                <w:rFonts w:eastAsia="Times New Roman"/>
              </w:rPr>
            </w:pPr>
            <w:ins w:id="2024" w:author="Arnob Alam" w:date="2025-01-21T15:21:00Z" w16du:dateUtc="2025-01-21T20:21:00Z">
              <w:r>
                <w:rPr>
                  <w:rFonts w:eastAsia="Times New Roman"/>
                </w:rPr>
                <w:t>-0.365</w:t>
              </w:r>
              <w:r>
                <w:rPr>
                  <w:rFonts w:eastAsia="Times New Roman"/>
                  <w:vertAlign w:val="superscript"/>
                </w:rPr>
                <w:t>***</w:t>
              </w:r>
            </w:ins>
          </w:p>
        </w:tc>
        <w:tc>
          <w:tcPr>
            <w:tcW w:w="0" w:type="auto"/>
            <w:gridSpan w:val="2"/>
            <w:vAlign w:val="center"/>
            <w:hideMark/>
            <w:tcPrChange w:id="2025" w:author="Arnob Alam" w:date="2025-01-21T15:22:00Z" w16du:dateUtc="2025-01-21T20:22:00Z">
              <w:tcPr>
                <w:tcW w:w="0" w:type="auto"/>
                <w:gridSpan w:val="2"/>
                <w:vAlign w:val="center"/>
                <w:hideMark/>
              </w:tcPr>
            </w:tcPrChange>
          </w:tcPr>
          <w:p w14:paraId="6AB742F2" w14:textId="77777777" w:rsidR="00811986" w:rsidRDefault="00811986" w:rsidP="008C7F51">
            <w:pPr>
              <w:jc w:val="center"/>
              <w:rPr>
                <w:ins w:id="2026" w:author="Arnob Alam" w:date="2025-01-21T15:21:00Z" w16du:dateUtc="2025-01-21T20:21:00Z"/>
                <w:rFonts w:eastAsia="Times New Roman"/>
              </w:rPr>
            </w:pPr>
            <w:ins w:id="2027" w:author="Arnob Alam" w:date="2025-01-21T15:21:00Z" w16du:dateUtc="2025-01-21T20:21:00Z">
              <w:r>
                <w:rPr>
                  <w:rFonts w:eastAsia="Times New Roman"/>
                </w:rPr>
                <w:t>-0.386</w:t>
              </w:r>
              <w:r>
                <w:rPr>
                  <w:rFonts w:eastAsia="Times New Roman"/>
                  <w:vertAlign w:val="superscript"/>
                </w:rPr>
                <w:t>***</w:t>
              </w:r>
            </w:ins>
          </w:p>
        </w:tc>
      </w:tr>
      <w:tr w:rsidR="00811986" w14:paraId="11DE604E" w14:textId="77777777" w:rsidTr="00C86EA3">
        <w:tblPrEx>
          <w:tblPrExChange w:id="2028" w:author="Arnob Alam" w:date="2025-01-21T15:22:00Z" w16du:dateUtc="2025-01-21T20:22:00Z">
            <w:tblPrEx>
              <w:jc w:val="left"/>
            </w:tblPrEx>
          </w:tblPrExChange>
        </w:tblPrEx>
        <w:trPr>
          <w:tblCellSpacing w:w="15" w:type="dxa"/>
          <w:jc w:val="center"/>
          <w:ins w:id="2029" w:author="Arnob Alam" w:date="2025-01-21T15:21:00Z"/>
          <w:trPrChange w:id="2030" w:author="Arnob Alam" w:date="2025-01-21T15:22:00Z" w16du:dateUtc="2025-01-21T20:22:00Z">
            <w:trPr>
              <w:tblCellSpacing w:w="15" w:type="dxa"/>
            </w:trPr>
          </w:trPrChange>
        </w:trPr>
        <w:tc>
          <w:tcPr>
            <w:tcW w:w="0" w:type="auto"/>
            <w:vAlign w:val="center"/>
            <w:hideMark/>
            <w:tcPrChange w:id="2031" w:author="Arnob Alam" w:date="2025-01-21T15:22:00Z" w16du:dateUtc="2025-01-21T20:22:00Z">
              <w:tcPr>
                <w:tcW w:w="0" w:type="auto"/>
                <w:vAlign w:val="center"/>
                <w:hideMark/>
              </w:tcPr>
            </w:tcPrChange>
          </w:tcPr>
          <w:p w14:paraId="1F5E3A10" w14:textId="77777777" w:rsidR="00811986" w:rsidRDefault="00811986" w:rsidP="008C7F51">
            <w:pPr>
              <w:jc w:val="center"/>
              <w:rPr>
                <w:ins w:id="2032" w:author="Arnob Alam" w:date="2025-01-21T15:21:00Z" w16du:dateUtc="2025-01-21T20:21:00Z"/>
                <w:rFonts w:eastAsia="Times New Roman"/>
              </w:rPr>
            </w:pPr>
          </w:p>
        </w:tc>
        <w:tc>
          <w:tcPr>
            <w:tcW w:w="0" w:type="auto"/>
            <w:gridSpan w:val="2"/>
            <w:vAlign w:val="center"/>
            <w:hideMark/>
            <w:tcPrChange w:id="2033" w:author="Arnob Alam" w:date="2025-01-21T15:22:00Z" w16du:dateUtc="2025-01-21T20:22:00Z">
              <w:tcPr>
                <w:tcW w:w="0" w:type="auto"/>
                <w:gridSpan w:val="2"/>
                <w:vAlign w:val="center"/>
                <w:hideMark/>
              </w:tcPr>
            </w:tcPrChange>
          </w:tcPr>
          <w:p w14:paraId="7CE64D61" w14:textId="77777777" w:rsidR="00811986" w:rsidRDefault="00811986" w:rsidP="008C7F51">
            <w:pPr>
              <w:jc w:val="center"/>
              <w:rPr>
                <w:ins w:id="2034" w:author="Arnob Alam" w:date="2025-01-21T15:21:00Z" w16du:dateUtc="2025-01-21T20:21:00Z"/>
                <w:rFonts w:eastAsia="Times New Roman"/>
              </w:rPr>
            </w:pPr>
            <w:ins w:id="2035" w:author="Arnob Alam" w:date="2025-01-21T15:21:00Z" w16du:dateUtc="2025-01-21T20:21:00Z">
              <w:r>
                <w:rPr>
                  <w:rFonts w:eastAsia="Times New Roman"/>
                </w:rPr>
                <w:t>(0.133)</w:t>
              </w:r>
            </w:ins>
          </w:p>
        </w:tc>
        <w:tc>
          <w:tcPr>
            <w:tcW w:w="0" w:type="auto"/>
            <w:gridSpan w:val="2"/>
            <w:vAlign w:val="center"/>
            <w:hideMark/>
            <w:tcPrChange w:id="2036" w:author="Arnob Alam" w:date="2025-01-21T15:22:00Z" w16du:dateUtc="2025-01-21T20:22:00Z">
              <w:tcPr>
                <w:tcW w:w="0" w:type="auto"/>
                <w:gridSpan w:val="2"/>
                <w:vAlign w:val="center"/>
                <w:hideMark/>
              </w:tcPr>
            </w:tcPrChange>
          </w:tcPr>
          <w:p w14:paraId="2A336CB7" w14:textId="77777777" w:rsidR="00811986" w:rsidRDefault="00811986" w:rsidP="008C7F51">
            <w:pPr>
              <w:jc w:val="center"/>
              <w:rPr>
                <w:ins w:id="2037" w:author="Arnob Alam" w:date="2025-01-21T15:21:00Z" w16du:dateUtc="2025-01-21T20:21:00Z"/>
                <w:rFonts w:eastAsia="Times New Roman"/>
              </w:rPr>
            </w:pPr>
            <w:ins w:id="2038" w:author="Arnob Alam" w:date="2025-01-21T15:21:00Z" w16du:dateUtc="2025-01-21T20:21:00Z">
              <w:r>
                <w:rPr>
                  <w:rFonts w:eastAsia="Times New Roman"/>
                </w:rPr>
                <w:t>(0.132)</w:t>
              </w:r>
            </w:ins>
          </w:p>
        </w:tc>
      </w:tr>
      <w:tr w:rsidR="00811986" w14:paraId="1F6DC01F" w14:textId="77777777" w:rsidTr="00C86EA3">
        <w:tblPrEx>
          <w:tblPrExChange w:id="2039" w:author="Arnob Alam" w:date="2025-01-21T15:22:00Z" w16du:dateUtc="2025-01-21T20:22:00Z">
            <w:tblPrEx>
              <w:jc w:val="left"/>
            </w:tblPrEx>
          </w:tblPrExChange>
        </w:tblPrEx>
        <w:trPr>
          <w:tblCellSpacing w:w="15" w:type="dxa"/>
          <w:jc w:val="center"/>
          <w:ins w:id="2040" w:author="Arnob Alam" w:date="2025-01-21T15:21:00Z"/>
          <w:trPrChange w:id="2041" w:author="Arnob Alam" w:date="2025-01-21T15:22:00Z" w16du:dateUtc="2025-01-21T20:22:00Z">
            <w:trPr>
              <w:tblCellSpacing w:w="15" w:type="dxa"/>
            </w:trPr>
          </w:trPrChange>
        </w:trPr>
        <w:tc>
          <w:tcPr>
            <w:tcW w:w="0" w:type="auto"/>
            <w:vAlign w:val="center"/>
            <w:hideMark/>
            <w:tcPrChange w:id="2042" w:author="Arnob Alam" w:date="2025-01-21T15:22:00Z" w16du:dateUtc="2025-01-21T20:22:00Z">
              <w:tcPr>
                <w:tcW w:w="0" w:type="auto"/>
                <w:vAlign w:val="center"/>
                <w:hideMark/>
              </w:tcPr>
            </w:tcPrChange>
          </w:tcPr>
          <w:p w14:paraId="1B21502D" w14:textId="77777777" w:rsidR="00811986" w:rsidRDefault="00811986" w:rsidP="008C7F51">
            <w:pPr>
              <w:jc w:val="center"/>
              <w:rPr>
                <w:ins w:id="2043" w:author="Arnob Alam" w:date="2025-01-21T15:21:00Z" w16du:dateUtc="2025-01-21T20:21:00Z"/>
                <w:rFonts w:eastAsia="Times New Roman"/>
              </w:rPr>
            </w:pPr>
          </w:p>
        </w:tc>
        <w:tc>
          <w:tcPr>
            <w:tcW w:w="0" w:type="auto"/>
            <w:gridSpan w:val="2"/>
            <w:vAlign w:val="center"/>
            <w:hideMark/>
            <w:tcPrChange w:id="2044" w:author="Arnob Alam" w:date="2025-01-21T15:22:00Z" w16du:dateUtc="2025-01-21T20:22:00Z">
              <w:tcPr>
                <w:tcW w:w="0" w:type="auto"/>
                <w:gridSpan w:val="2"/>
                <w:vAlign w:val="center"/>
                <w:hideMark/>
              </w:tcPr>
            </w:tcPrChange>
          </w:tcPr>
          <w:p w14:paraId="680D9EE5" w14:textId="77777777" w:rsidR="00811986" w:rsidRDefault="00811986" w:rsidP="008C7F51">
            <w:pPr>
              <w:rPr>
                <w:ins w:id="2045" w:author="Arnob Alam" w:date="2025-01-21T15:21:00Z" w16du:dateUtc="2025-01-21T20:21:00Z"/>
                <w:rFonts w:eastAsia="Times New Roman"/>
                <w:sz w:val="20"/>
                <w:szCs w:val="20"/>
              </w:rPr>
            </w:pPr>
          </w:p>
        </w:tc>
        <w:tc>
          <w:tcPr>
            <w:tcW w:w="0" w:type="auto"/>
            <w:gridSpan w:val="2"/>
            <w:vAlign w:val="center"/>
            <w:hideMark/>
            <w:tcPrChange w:id="2046" w:author="Arnob Alam" w:date="2025-01-21T15:22:00Z" w16du:dateUtc="2025-01-21T20:22:00Z">
              <w:tcPr>
                <w:tcW w:w="0" w:type="auto"/>
                <w:gridSpan w:val="2"/>
                <w:vAlign w:val="center"/>
                <w:hideMark/>
              </w:tcPr>
            </w:tcPrChange>
          </w:tcPr>
          <w:p w14:paraId="6D959B25" w14:textId="77777777" w:rsidR="00811986" w:rsidRDefault="00811986" w:rsidP="008C7F51">
            <w:pPr>
              <w:jc w:val="center"/>
              <w:rPr>
                <w:ins w:id="2047" w:author="Arnob Alam" w:date="2025-01-21T15:21:00Z" w16du:dateUtc="2025-01-21T20:21:00Z"/>
                <w:rFonts w:eastAsia="Times New Roman"/>
                <w:sz w:val="20"/>
                <w:szCs w:val="20"/>
              </w:rPr>
            </w:pPr>
          </w:p>
        </w:tc>
      </w:tr>
      <w:tr w:rsidR="00811986" w14:paraId="73FEB20E" w14:textId="77777777" w:rsidTr="00C86EA3">
        <w:tblPrEx>
          <w:tblPrExChange w:id="2048" w:author="Arnob Alam" w:date="2025-01-21T15:22:00Z" w16du:dateUtc="2025-01-21T20:22:00Z">
            <w:tblPrEx>
              <w:jc w:val="left"/>
            </w:tblPrEx>
          </w:tblPrExChange>
        </w:tblPrEx>
        <w:trPr>
          <w:tblCellSpacing w:w="15" w:type="dxa"/>
          <w:jc w:val="center"/>
          <w:ins w:id="2049" w:author="Arnob Alam" w:date="2025-01-21T15:21:00Z"/>
          <w:trPrChange w:id="2050" w:author="Arnob Alam" w:date="2025-01-21T15:22:00Z" w16du:dateUtc="2025-01-21T20:22:00Z">
            <w:trPr>
              <w:tblCellSpacing w:w="15" w:type="dxa"/>
            </w:trPr>
          </w:trPrChange>
        </w:trPr>
        <w:tc>
          <w:tcPr>
            <w:tcW w:w="0" w:type="auto"/>
            <w:vAlign w:val="center"/>
            <w:hideMark/>
            <w:tcPrChange w:id="2051" w:author="Arnob Alam" w:date="2025-01-21T15:22:00Z" w16du:dateUtc="2025-01-21T20:22:00Z">
              <w:tcPr>
                <w:tcW w:w="0" w:type="auto"/>
                <w:vAlign w:val="center"/>
                <w:hideMark/>
              </w:tcPr>
            </w:tcPrChange>
          </w:tcPr>
          <w:p w14:paraId="50702B78" w14:textId="77777777" w:rsidR="00811986" w:rsidRDefault="00811986" w:rsidP="008C7F51">
            <w:pPr>
              <w:jc w:val="left"/>
              <w:rPr>
                <w:ins w:id="2052" w:author="Arnob Alam" w:date="2025-01-21T15:21:00Z" w16du:dateUtc="2025-01-21T20:21:00Z"/>
                <w:rFonts w:eastAsia="Times New Roman"/>
              </w:rPr>
            </w:pPr>
            <w:ins w:id="2053" w:author="Arnob Alam" w:date="2025-01-21T15:21:00Z" w16du:dateUtc="2025-01-21T20:21:00Z">
              <w:r>
                <w:rPr>
                  <w:rFonts w:eastAsia="Times New Roman"/>
                </w:rPr>
                <w:t>Constant</w:t>
              </w:r>
            </w:ins>
          </w:p>
        </w:tc>
        <w:tc>
          <w:tcPr>
            <w:tcW w:w="0" w:type="auto"/>
            <w:gridSpan w:val="2"/>
            <w:vAlign w:val="center"/>
            <w:hideMark/>
            <w:tcPrChange w:id="2054" w:author="Arnob Alam" w:date="2025-01-21T15:22:00Z" w16du:dateUtc="2025-01-21T20:22:00Z">
              <w:tcPr>
                <w:tcW w:w="0" w:type="auto"/>
                <w:gridSpan w:val="2"/>
                <w:vAlign w:val="center"/>
                <w:hideMark/>
              </w:tcPr>
            </w:tcPrChange>
          </w:tcPr>
          <w:p w14:paraId="7A407BFF" w14:textId="77777777" w:rsidR="00811986" w:rsidRDefault="00811986" w:rsidP="008C7F51">
            <w:pPr>
              <w:jc w:val="center"/>
              <w:rPr>
                <w:ins w:id="2055" w:author="Arnob Alam" w:date="2025-01-21T15:21:00Z" w16du:dateUtc="2025-01-21T20:21:00Z"/>
                <w:rFonts w:eastAsia="Times New Roman"/>
              </w:rPr>
            </w:pPr>
            <w:ins w:id="2056" w:author="Arnob Alam" w:date="2025-01-21T15:21:00Z" w16du:dateUtc="2025-01-21T20:21:00Z">
              <w:r>
                <w:rPr>
                  <w:rFonts w:eastAsia="Times New Roman"/>
                </w:rPr>
                <w:t>0.106</w:t>
              </w:r>
              <w:r>
                <w:rPr>
                  <w:rFonts w:eastAsia="Times New Roman"/>
                  <w:vertAlign w:val="superscript"/>
                </w:rPr>
                <w:t>**</w:t>
              </w:r>
            </w:ins>
          </w:p>
        </w:tc>
        <w:tc>
          <w:tcPr>
            <w:tcW w:w="0" w:type="auto"/>
            <w:gridSpan w:val="2"/>
            <w:vAlign w:val="center"/>
            <w:hideMark/>
            <w:tcPrChange w:id="2057" w:author="Arnob Alam" w:date="2025-01-21T15:22:00Z" w16du:dateUtc="2025-01-21T20:22:00Z">
              <w:tcPr>
                <w:tcW w:w="0" w:type="auto"/>
                <w:gridSpan w:val="2"/>
                <w:vAlign w:val="center"/>
                <w:hideMark/>
              </w:tcPr>
            </w:tcPrChange>
          </w:tcPr>
          <w:p w14:paraId="16E1EAF0" w14:textId="77777777" w:rsidR="00811986" w:rsidRDefault="00811986" w:rsidP="008C7F51">
            <w:pPr>
              <w:jc w:val="center"/>
              <w:rPr>
                <w:ins w:id="2058" w:author="Arnob Alam" w:date="2025-01-21T15:21:00Z" w16du:dateUtc="2025-01-21T20:21:00Z"/>
                <w:rFonts w:eastAsia="Times New Roman"/>
              </w:rPr>
            </w:pPr>
            <w:ins w:id="2059" w:author="Arnob Alam" w:date="2025-01-21T15:21:00Z" w16du:dateUtc="2025-01-21T20:21:00Z">
              <w:r>
                <w:rPr>
                  <w:rFonts w:eastAsia="Times New Roman"/>
                </w:rPr>
                <w:t>-0.344</w:t>
              </w:r>
            </w:ins>
          </w:p>
        </w:tc>
      </w:tr>
      <w:tr w:rsidR="00811986" w14:paraId="02343E0F" w14:textId="77777777" w:rsidTr="00C86EA3">
        <w:tblPrEx>
          <w:tblPrExChange w:id="2060" w:author="Arnob Alam" w:date="2025-01-21T15:22:00Z" w16du:dateUtc="2025-01-21T20:22:00Z">
            <w:tblPrEx>
              <w:jc w:val="left"/>
            </w:tblPrEx>
          </w:tblPrExChange>
        </w:tblPrEx>
        <w:trPr>
          <w:tblCellSpacing w:w="15" w:type="dxa"/>
          <w:jc w:val="center"/>
          <w:ins w:id="2061" w:author="Arnob Alam" w:date="2025-01-21T15:21:00Z"/>
          <w:trPrChange w:id="2062" w:author="Arnob Alam" w:date="2025-01-21T15:22:00Z" w16du:dateUtc="2025-01-21T20:22:00Z">
            <w:trPr>
              <w:tblCellSpacing w:w="15" w:type="dxa"/>
            </w:trPr>
          </w:trPrChange>
        </w:trPr>
        <w:tc>
          <w:tcPr>
            <w:tcW w:w="0" w:type="auto"/>
            <w:vAlign w:val="center"/>
            <w:hideMark/>
            <w:tcPrChange w:id="2063" w:author="Arnob Alam" w:date="2025-01-21T15:22:00Z" w16du:dateUtc="2025-01-21T20:22:00Z">
              <w:tcPr>
                <w:tcW w:w="0" w:type="auto"/>
                <w:vAlign w:val="center"/>
                <w:hideMark/>
              </w:tcPr>
            </w:tcPrChange>
          </w:tcPr>
          <w:p w14:paraId="0D01BE1F" w14:textId="77777777" w:rsidR="00811986" w:rsidRDefault="00811986" w:rsidP="008C7F51">
            <w:pPr>
              <w:jc w:val="center"/>
              <w:rPr>
                <w:ins w:id="2064" w:author="Arnob Alam" w:date="2025-01-21T15:21:00Z" w16du:dateUtc="2025-01-21T20:21:00Z"/>
                <w:rFonts w:eastAsia="Times New Roman"/>
              </w:rPr>
            </w:pPr>
          </w:p>
        </w:tc>
        <w:tc>
          <w:tcPr>
            <w:tcW w:w="0" w:type="auto"/>
            <w:gridSpan w:val="2"/>
            <w:vAlign w:val="center"/>
            <w:hideMark/>
            <w:tcPrChange w:id="2065" w:author="Arnob Alam" w:date="2025-01-21T15:22:00Z" w16du:dateUtc="2025-01-21T20:22:00Z">
              <w:tcPr>
                <w:tcW w:w="0" w:type="auto"/>
                <w:gridSpan w:val="2"/>
                <w:vAlign w:val="center"/>
                <w:hideMark/>
              </w:tcPr>
            </w:tcPrChange>
          </w:tcPr>
          <w:p w14:paraId="16E7687B" w14:textId="77777777" w:rsidR="00811986" w:rsidRDefault="00811986" w:rsidP="008C7F51">
            <w:pPr>
              <w:jc w:val="center"/>
              <w:rPr>
                <w:ins w:id="2066" w:author="Arnob Alam" w:date="2025-01-21T15:21:00Z" w16du:dateUtc="2025-01-21T20:21:00Z"/>
                <w:rFonts w:eastAsia="Times New Roman"/>
              </w:rPr>
            </w:pPr>
            <w:ins w:id="2067" w:author="Arnob Alam" w:date="2025-01-21T15:21:00Z" w16du:dateUtc="2025-01-21T20:21:00Z">
              <w:r>
                <w:rPr>
                  <w:rFonts w:eastAsia="Times New Roman"/>
                </w:rPr>
                <w:t>(0.051)</w:t>
              </w:r>
            </w:ins>
          </w:p>
        </w:tc>
        <w:tc>
          <w:tcPr>
            <w:tcW w:w="0" w:type="auto"/>
            <w:gridSpan w:val="2"/>
            <w:vAlign w:val="center"/>
            <w:hideMark/>
            <w:tcPrChange w:id="2068" w:author="Arnob Alam" w:date="2025-01-21T15:22:00Z" w16du:dateUtc="2025-01-21T20:22:00Z">
              <w:tcPr>
                <w:tcW w:w="0" w:type="auto"/>
                <w:gridSpan w:val="2"/>
                <w:vAlign w:val="center"/>
                <w:hideMark/>
              </w:tcPr>
            </w:tcPrChange>
          </w:tcPr>
          <w:p w14:paraId="469FF985" w14:textId="77777777" w:rsidR="00811986" w:rsidRDefault="00811986" w:rsidP="008C7F51">
            <w:pPr>
              <w:jc w:val="center"/>
              <w:rPr>
                <w:ins w:id="2069" w:author="Arnob Alam" w:date="2025-01-21T15:21:00Z" w16du:dateUtc="2025-01-21T20:21:00Z"/>
                <w:rFonts w:eastAsia="Times New Roman"/>
              </w:rPr>
            </w:pPr>
            <w:ins w:id="2070" w:author="Arnob Alam" w:date="2025-01-21T15:21:00Z" w16du:dateUtc="2025-01-21T20:21:00Z">
              <w:r>
                <w:rPr>
                  <w:rFonts w:eastAsia="Times New Roman"/>
                </w:rPr>
                <w:t>(0.280)</w:t>
              </w:r>
            </w:ins>
          </w:p>
        </w:tc>
      </w:tr>
      <w:tr w:rsidR="00811986" w14:paraId="3D91E514" w14:textId="77777777" w:rsidTr="00C86EA3">
        <w:tblPrEx>
          <w:tblPrExChange w:id="2071" w:author="Arnob Alam" w:date="2025-01-21T15:22:00Z" w16du:dateUtc="2025-01-21T20:22:00Z">
            <w:tblPrEx>
              <w:jc w:val="left"/>
            </w:tblPrEx>
          </w:tblPrExChange>
        </w:tblPrEx>
        <w:trPr>
          <w:tblCellSpacing w:w="15" w:type="dxa"/>
          <w:jc w:val="center"/>
          <w:ins w:id="2072" w:author="Arnob Alam" w:date="2025-01-21T15:21:00Z"/>
          <w:trPrChange w:id="2073" w:author="Arnob Alam" w:date="2025-01-21T15:22:00Z" w16du:dateUtc="2025-01-21T20:22:00Z">
            <w:trPr>
              <w:tblCellSpacing w:w="15" w:type="dxa"/>
            </w:trPr>
          </w:trPrChange>
        </w:trPr>
        <w:tc>
          <w:tcPr>
            <w:tcW w:w="0" w:type="auto"/>
            <w:vAlign w:val="center"/>
            <w:hideMark/>
            <w:tcPrChange w:id="2074" w:author="Arnob Alam" w:date="2025-01-21T15:22:00Z" w16du:dateUtc="2025-01-21T20:22:00Z">
              <w:tcPr>
                <w:tcW w:w="0" w:type="auto"/>
                <w:vAlign w:val="center"/>
                <w:hideMark/>
              </w:tcPr>
            </w:tcPrChange>
          </w:tcPr>
          <w:p w14:paraId="293D77A7" w14:textId="77777777" w:rsidR="00811986" w:rsidRDefault="00811986" w:rsidP="008C7F51">
            <w:pPr>
              <w:jc w:val="center"/>
              <w:rPr>
                <w:ins w:id="2075" w:author="Arnob Alam" w:date="2025-01-21T15:21:00Z" w16du:dateUtc="2025-01-21T20:21:00Z"/>
                <w:rFonts w:eastAsia="Times New Roman"/>
              </w:rPr>
            </w:pPr>
          </w:p>
        </w:tc>
        <w:tc>
          <w:tcPr>
            <w:tcW w:w="0" w:type="auto"/>
            <w:gridSpan w:val="2"/>
            <w:vAlign w:val="center"/>
            <w:hideMark/>
            <w:tcPrChange w:id="2076" w:author="Arnob Alam" w:date="2025-01-21T15:22:00Z" w16du:dateUtc="2025-01-21T20:22:00Z">
              <w:tcPr>
                <w:tcW w:w="0" w:type="auto"/>
                <w:gridSpan w:val="2"/>
                <w:vAlign w:val="center"/>
                <w:hideMark/>
              </w:tcPr>
            </w:tcPrChange>
          </w:tcPr>
          <w:p w14:paraId="36240FF9" w14:textId="77777777" w:rsidR="00811986" w:rsidRDefault="00811986" w:rsidP="008C7F51">
            <w:pPr>
              <w:rPr>
                <w:ins w:id="2077" w:author="Arnob Alam" w:date="2025-01-21T15:21:00Z" w16du:dateUtc="2025-01-21T20:21:00Z"/>
                <w:rFonts w:eastAsia="Times New Roman"/>
                <w:sz w:val="20"/>
                <w:szCs w:val="20"/>
              </w:rPr>
            </w:pPr>
          </w:p>
        </w:tc>
        <w:tc>
          <w:tcPr>
            <w:tcW w:w="0" w:type="auto"/>
            <w:gridSpan w:val="2"/>
            <w:vAlign w:val="center"/>
            <w:hideMark/>
            <w:tcPrChange w:id="2078" w:author="Arnob Alam" w:date="2025-01-21T15:22:00Z" w16du:dateUtc="2025-01-21T20:22:00Z">
              <w:tcPr>
                <w:tcW w:w="0" w:type="auto"/>
                <w:gridSpan w:val="2"/>
                <w:vAlign w:val="center"/>
                <w:hideMark/>
              </w:tcPr>
            </w:tcPrChange>
          </w:tcPr>
          <w:p w14:paraId="208586D2" w14:textId="77777777" w:rsidR="00811986" w:rsidRDefault="00811986" w:rsidP="008C7F51">
            <w:pPr>
              <w:jc w:val="center"/>
              <w:rPr>
                <w:ins w:id="2079" w:author="Arnob Alam" w:date="2025-01-21T15:21:00Z" w16du:dateUtc="2025-01-21T20:21:00Z"/>
                <w:rFonts w:eastAsia="Times New Roman"/>
                <w:sz w:val="20"/>
                <w:szCs w:val="20"/>
              </w:rPr>
            </w:pPr>
          </w:p>
        </w:tc>
      </w:tr>
      <w:tr w:rsidR="00811986" w14:paraId="33E2B141" w14:textId="77777777" w:rsidTr="00C86EA3">
        <w:tblPrEx>
          <w:tblPrExChange w:id="2080" w:author="Arnob Alam" w:date="2025-01-21T15:22:00Z" w16du:dateUtc="2025-01-21T20:22:00Z">
            <w:tblPrEx>
              <w:jc w:val="left"/>
            </w:tblPrEx>
          </w:tblPrExChange>
        </w:tblPrEx>
        <w:trPr>
          <w:tblCellSpacing w:w="15" w:type="dxa"/>
          <w:jc w:val="center"/>
          <w:ins w:id="2081" w:author="Arnob Alam" w:date="2025-01-21T15:21:00Z"/>
          <w:trPrChange w:id="2082"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083" w:author="Arnob Alam" w:date="2025-01-21T15:22:00Z" w16du:dateUtc="2025-01-21T20:22:00Z">
              <w:tcPr>
                <w:tcW w:w="0" w:type="auto"/>
                <w:gridSpan w:val="5"/>
                <w:tcBorders>
                  <w:bottom w:val="single" w:sz="6" w:space="0" w:color="000000"/>
                </w:tcBorders>
                <w:vAlign w:val="center"/>
                <w:hideMark/>
              </w:tcPr>
            </w:tcPrChange>
          </w:tcPr>
          <w:p w14:paraId="210E1259" w14:textId="77777777" w:rsidR="00811986" w:rsidRDefault="00811986" w:rsidP="008C7F51">
            <w:pPr>
              <w:jc w:val="center"/>
              <w:rPr>
                <w:ins w:id="2084" w:author="Arnob Alam" w:date="2025-01-21T15:21:00Z" w16du:dateUtc="2025-01-21T20:21:00Z"/>
                <w:rFonts w:eastAsia="Times New Roman"/>
                <w:sz w:val="20"/>
                <w:szCs w:val="20"/>
              </w:rPr>
            </w:pPr>
          </w:p>
        </w:tc>
      </w:tr>
      <w:tr w:rsidR="00811986" w14:paraId="1C11E3C9" w14:textId="77777777" w:rsidTr="00C86EA3">
        <w:tblPrEx>
          <w:tblPrExChange w:id="2085" w:author="Arnob Alam" w:date="2025-01-21T15:22:00Z" w16du:dateUtc="2025-01-21T20:22:00Z">
            <w:tblPrEx>
              <w:jc w:val="left"/>
            </w:tblPrEx>
          </w:tblPrExChange>
        </w:tblPrEx>
        <w:trPr>
          <w:tblCellSpacing w:w="15" w:type="dxa"/>
          <w:jc w:val="center"/>
          <w:ins w:id="2086" w:author="Arnob Alam" w:date="2025-01-21T15:21:00Z"/>
          <w:trPrChange w:id="2087" w:author="Arnob Alam" w:date="2025-01-21T15:22:00Z" w16du:dateUtc="2025-01-21T20:22:00Z">
            <w:trPr>
              <w:tblCellSpacing w:w="15" w:type="dxa"/>
            </w:trPr>
          </w:trPrChange>
        </w:trPr>
        <w:tc>
          <w:tcPr>
            <w:tcW w:w="0" w:type="auto"/>
            <w:vAlign w:val="center"/>
            <w:hideMark/>
            <w:tcPrChange w:id="2088" w:author="Arnob Alam" w:date="2025-01-21T15:22:00Z" w16du:dateUtc="2025-01-21T20:22:00Z">
              <w:tcPr>
                <w:tcW w:w="0" w:type="auto"/>
                <w:vAlign w:val="center"/>
                <w:hideMark/>
              </w:tcPr>
            </w:tcPrChange>
          </w:tcPr>
          <w:p w14:paraId="1AB6EB0C" w14:textId="77777777" w:rsidR="00811986" w:rsidRDefault="00811986" w:rsidP="008C7F51">
            <w:pPr>
              <w:jc w:val="left"/>
              <w:rPr>
                <w:ins w:id="2089" w:author="Arnob Alam" w:date="2025-01-21T15:21:00Z" w16du:dateUtc="2025-01-21T20:21:00Z"/>
                <w:rFonts w:eastAsia="Times New Roman"/>
              </w:rPr>
            </w:pPr>
            <w:ins w:id="2090" w:author="Arnob Alam" w:date="2025-01-21T15:21:00Z" w16du:dateUtc="2025-01-21T20:21:00Z">
              <w:r>
                <w:rPr>
                  <w:rFonts w:eastAsia="Times New Roman"/>
                </w:rPr>
                <w:lastRenderedPageBreak/>
                <w:t>Observations</w:t>
              </w:r>
            </w:ins>
          </w:p>
        </w:tc>
        <w:tc>
          <w:tcPr>
            <w:tcW w:w="0" w:type="auto"/>
            <w:gridSpan w:val="2"/>
            <w:vAlign w:val="center"/>
            <w:hideMark/>
            <w:tcPrChange w:id="2091" w:author="Arnob Alam" w:date="2025-01-21T15:22:00Z" w16du:dateUtc="2025-01-21T20:22:00Z">
              <w:tcPr>
                <w:tcW w:w="0" w:type="auto"/>
                <w:gridSpan w:val="2"/>
                <w:vAlign w:val="center"/>
                <w:hideMark/>
              </w:tcPr>
            </w:tcPrChange>
          </w:tcPr>
          <w:p w14:paraId="7663FC6E" w14:textId="77777777" w:rsidR="00811986" w:rsidRDefault="00811986" w:rsidP="008C7F51">
            <w:pPr>
              <w:jc w:val="center"/>
              <w:rPr>
                <w:ins w:id="2092" w:author="Arnob Alam" w:date="2025-01-21T15:21:00Z" w16du:dateUtc="2025-01-21T20:21:00Z"/>
                <w:rFonts w:eastAsia="Times New Roman"/>
              </w:rPr>
            </w:pPr>
            <w:ins w:id="2093" w:author="Arnob Alam" w:date="2025-01-21T15:21:00Z" w16du:dateUtc="2025-01-21T20:21:00Z">
              <w:r>
                <w:rPr>
                  <w:rFonts w:eastAsia="Times New Roman"/>
                </w:rPr>
                <w:t>641</w:t>
              </w:r>
            </w:ins>
          </w:p>
        </w:tc>
        <w:tc>
          <w:tcPr>
            <w:tcW w:w="0" w:type="auto"/>
            <w:gridSpan w:val="2"/>
            <w:vAlign w:val="center"/>
            <w:hideMark/>
            <w:tcPrChange w:id="2094" w:author="Arnob Alam" w:date="2025-01-21T15:22:00Z" w16du:dateUtc="2025-01-21T20:22:00Z">
              <w:tcPr>
                <w:tcW w:w="0" w:type="auto"/>
                <w:gridSpan w:val="2"/>
                <w:vAlign w:val="center"/>
                <w:hideMark/>
              </w:tcPr>
            </w:tcPrChange>
          </w:tcPr>
          <w:p w14:paraId="74D7F654" w14:textId="77777777" w:rsidR="00811986" w:rsidRDefault="00811986" w:rsidP="008C7F51">
            <w:pPr>
              <w:jc w:val="center"/>
              <w:rPr>
                <w:ins w:id="2095" w:author="Arnob Alam" w:date="2025-01-21T15:21:00Z" w16du:dateUtc="2025-01-21T20:21:00Z"/>
                <w:rFonts w:eastAsia="Times New Roman"/>
              </w:rPr>
            </w:pPr>
            <w:ins w:id="2096" w:author="Arnob Alam" w:date="2025-01-21T15:21:00Z" w16du:dateUtc="2025-01-21T20:21:00Z">
              <w:r>
                <w:rPr>
                  <w:rFonts w:eastAsia="Times New Roman"/>
                </w:rPr>
                <w:t>635</w:t>
              </w:r>
            </w:ins>
          </w:p>
        </w:tc>
      </w:tr>
      <w:tr w:rsidR="00811986" w14:paraId="20C14FCE" w14:textId="77777777" w:rsidTr="00C86EA3">
        <w:tblPrEx>
          <w:tblPrExChange w:id="2097" w:author="Arnob Alam" w:date="2025-01-21T15:22:00Z" w16du:dateUtc="2025-01-21T20:22:00Z">
            <w:tblPrEx>
              <w:jc w:val="left"/>
            </w:tblPrEx>
          </w:tblPrExChange>
        </w:tblPrEx>
        <w:trPr>
          <w:tblCellSpacing w:w="15" w:type="dxa"/>
          <w:jc w:val="center"/>
          <w:ins w:id="2098" w:author="Arnob Alam" w:date="2025-01-21T15:21:00Z"/>
          <w:trPrChange w:id="2099" w:author="Arnob Alam" w:date="2025-01-21T15:22:00Z" w16du:dateUtc="2025-01-21T20:22:00Z">
            <w:trPr>
              <w:tblCellSpacing w:w="15" w:type="dxa"/>
            </w:trPr>
          </w:trPrChange>
        </w:trPr>
        <w:tc>
          <w:tcPr>
            <w:tcW w:w="0" w:type="auto"/>
            <w:vAlign w:val="center"/>
            <w:hideMark/>
            <w:tcPrChange w:id="2100" w:author="Arnob Alam" w:date="2025-01-21T15:22:00Z" w16du:dateUtc="2025-01-21T20:22:00Z">
              <w:tcPr>
                <w:tcW w:w="0" w:type="auto"/>
                <w:vAlign w:val="center"/>
                <w:hideMark/>
              </w:tcPr>
            </w:tcPrChange>
          </w:tcPr>
          <w:p w14:paraId="755C65D1" w14:textId="77777777" w:rsidR="00811986" w:rsidRDefault="00811986" w:rsidP="008C7F51">
            <w:pPr>
              <w:jc w:val="left"/>
              <w:rPr>
                <w:ins w:id="2101" w:author="Arnob Alam" w:date="2025-01-21T15:21:00Z" w16du:dateUtc="2025-01-21T20:21:00Z"/>
                <w:rFonts w:eastAsia="Times New Roman"/>
              </w:rPr>
            </w:pPr>
            <w:ins w:id="2102" w:author="Arnob Alam" w:date="2025-01-21T15:21:00Z" w16du:dateUtc="2025-01-21T20:21:00Z">
              <w:r>
                <w:rPr>
                  <w:rFonts w:eastAsia="Times New Roman"/>
                </w:rPr>
                <w:t>R</w:t>
              </w:r>
              <w:r>
                <w:rPr>
                  <w:rFonts w:eastAsia="Times New Roman"/>
                  <w:vertAlign w:val="superscript"/>
                </w:rPr>
                <w:t>2</w:t>
              </w:r>
            </w:ins>
          </w:p>
        </w:tc>
        <w:tc>
          <w:tcPr>
            <w:tcW w:w="0" w:type="auto"/>
            <w:gridSpan w:val="2"/>
            <w:vAlign w:val="center"/>
            <w:hideMark/>
            <w:tcPrChange w:id="2103" w:author="Arnob Alam" w:date="2025-01-21T15:22:00Z" w16du:dateUtc="2025-01-21T20:22:00Z">
              <w:tcPr>
                <w:tcW w:w="0" w:type="auto"/>
                <w:gridSpan w:val="2"/>
                <w:vAlign w:val="center"/>
                <w:hideMark/>
              </w:tcPr>
            </w:tcPrChange>
          </w:tcPr>
          <w:p w14:paraId="74BAEDEC" w14:textId="77777777" w:rsidR="00811986" w:rsidRDefault="00811986" w:rsidP="008C7F51">
            <w:pPr>
              <w:jc w:val="center"/>
              <w:rPr>
                <w:ins w:id="2104" w:author="Arnob Alam" w:date="2025-01-21T15:21:00Z" w16du:dateUtc="2025-01-21T20:21:00Z"/>
                <w:rFonts w:eastAsia="Times New Roman"/>
              </w:rPr>
            </w:pPr>
            <w:ins w:id="2105" w:author="Arnob Alam" w:date="2025-01-21T15:21:00Z" w16du:dateUtc="2025-01-21T20:21:00Z">
              <w:r>
                <w:rPr>
                  <w:rFonts w:eastAsia="Times New Roman"/>
                </w:rPr>
                <w:t>0.048</w:t>
              </w:r>
            </w:ins>
          </w:p>
        </w:tc>
        <w:tc>
          <w:tcPr>
            <w:tcW w:w="0" w:type="auto"/>
            <w:gridSpan w:val="2"/>
            <w:vAlign w:val="center"/>
            <w:hideMark/>
            <w:tcPrChange w:id="2106" w:author="Arnob Alam" w:date="2025-01-21T15:22:00Z" w16du:dateUtc="2025-01-21T20:22:00Z">
              <w:tcPr>
                <w:tcW w:w="0" w:type="auto"/>
                <w:gridSpan w:val="2"/>
                <w:vAlign w:val="center"/>
                <w:hideMark/>
              </w:tcPr>
            </w:tcPrChange>
          </w:tcPr>
          <w:p w14:paraId="42465F42" w14:textId="77777777" w:rsidR="00811986" w:rsidRDefault="00811986" w:rsidP="008C7F51">
            <w:pPr>
              <w:jc w:val="center"/>
              <w:rPr>
                <w:ins w:id="2107" w:author="Arnob Alam" w:date="2025-01-21T15:21:00Z" w16du:dateUtc="2025-01-21T20:21:00Z"/>
                <w:rFonts w:eastAsia="Times New Roman"/>
              </w:rPr>
            </w:pPr>
            <w:ins w:id="2108" w:author="Arnob Alam" w:date="2025-01-21T15:21:00Z" w16du:dateUtc="2025-01-21T20:21:00Z">
              <w:r>
                <w:rPr>
                  <w:rFonts w:eastAsia="Times New Roman"/>
                </w:rPr>
                <w:t>0.077</w:t>
              </w:r>
            </w:ins>
          </w:p>
        </w:tc>
      </w:tr>
      <w:tr w:rsidR="00811986" w14:paraId="67769220" w14:textId="77777777" w:rsidTr="00C86EA3">
        <w:tblPrEx>
          <w:tblPrExChange w:id="2109" w:author="Arnob Alam" w:date="2025-01-21T15:22:00Z" w16du:dateUtc="2025-01-21T20:22:00Z">
            <w:tblPrEx>
              <w:jc w:val="left"/>
            </w:tblPrEx>
          </w:tblPrExChange>
        </w:tblPrEx>
        <w:trPr>
          <w:tblCellSpacing w:w="15" w:type="dxa"/>
          <w:jc w:val="center"/>
          <w:ins w:id="2110" w:author="Arnob Alam" w:date="2025-01-21T15:21:00Z"/>
          <w:trPrChange w:id="2111" w:author="Arnob Alam" w:date="2025-01-21T15:22:00Z" w16du:dateUtc="2025-01-21T20:22:00Z">
            <w:trPr>
              <w:tblCellSpacing w:w="15" w:type="dxa"/>
            </w:trPr>
          </w:trPrChange>
        </w:trPr>
        <w:tc>
          <w:tcPr>
            <w:tcW w:w="0" w:type="auto"/>
            <w:vAlign w:val="center"/>
            <w:hideMark/>
            <w:tcPrChange w:id="2112" w:author="Arnob Alam" w:date="2025-01-21T15:22:00Z" w16du:dateUtc="2025-01-21T20:22:00Z">
              <w:tcPr>
                <w:tcW w:w="0" w:type="auto"/>
                <w:vAlign w:val="center"/>
                <w:hideMark/>
              </w:tcPr>
            </w:tcPrChange>
          </w:tcPr>
          <w:p w14:paraId="331F49BC" w14:textId="77777777" w:rsidR="00811986" w:rsidRDefault="00811986" w:rsidP="008C7F51">
            <w:pPr>
              <w:jc w:val="left"/>
              <w:rPr>
                <w:ins w:id="2113" w:author="Arnob Alam" w:date="2025-01-21T15:21:00Z" w16du:dateUtc="2025-01-21T20:21:00Z"/>
                <w:rFonts w:eastAsia="Times New Roman"/>
              </w:rPr>
            </w:pPr>
            <w:ins w:id="2114" w:author="Arnob Alam" w:date="2025-01-21T15:21:00Z" w16du:dateUtc="2025-01-21T20:21:00Z">
              <w:r>
                <w:rPr>
                  <w:rFonts w:eastAsia="Times New Roman"/>
                </w:rPr>
                <w:t>Adjusted R</w:t>
              </w:r>
              <w:r>
                <w:rPr>
                  <w:rFonts w:eastAsia="Times New Roman"/>
                  <w:vertAlign w:val="superscript"/>
                </w:rPr>
                <w:t>2</w:t>
              </w:r>
            </w:ins>
          </w:p>
        </w:tc>
        <w:tc>
          <w:tcPr>
            <w:tcW w:w="0" w:type="auto"/>
            <w:gridSpan w:val="2"/>
            <w:vAlign w:val="center"/>
            <w:hideMark/>
            <w:tcPrChange w:id="2115" w:author="Arnob Alam" w:date="2025-01-21T15:22:00Z" w16du:dateUtc="2025-01-21T20:22:00Z">
              <w:tcPr>
                <w:tcW w:w="0" w:type="auto"/>
                <w:gridSpan w:val="2"/>
                <w:vAlign w:val="center"/>
                <w:hideMark/>
              </w:tcPr>
            </w:tcPrChange>
          </w:tcPr>
          <w:p w14:paraId="525C781A" w14:textId="77777777" w:rsidR="00811986" w:rsidRDefault="00811986" w:rsidP="008C7F51">
            <w:pPr>
              <w:jc w:val="center"/>
              <w:rPr>
                <w:ins w:id="2116" w:author="Arnob Alam" w:date="2025-01-21T15:21:00Z" w16du:dateUtc="2025-01-21T20:21:00Z"/>
                <w:rFonts w:eastAsia="Times New Roman"/>
              </w:rPr>
            </w:pPr>
            <w:ins w:id="2117" w:author="Arnob Alam" w:date="2025-01-21T15:21:00Z" w16du:dateUtc="2025-01-21T20:21:00Z">
              <w:r>
                <w:rPr>
                  <w:rFonts w:eastAsia="Times New Roman"/>
                </w:rPr>
                <w:t>0.043</w:t>
              </w:r>
            </w:ins>
          </w:p>
        </w:tc>
        <w:tc>
          <w:tcPr>
            <w:tcW w:w="0" w:type="auto"/>
            <w:gridSpan w:val="2"/>
            <w:vAlign w:val="center"/>
            <w:hideMark/>
            <w:tcPrChange w:id="2118" w:author="Arnob Alam" w:date="2025-01-21T15:22:00Z" w16du:dateUtc="2025-01-21T20:22:00Z">
              <w:tcPr>
                <w:tcW w:w="0" w:type="auto"/>
                <w:gridSpan w:val="2"/>
                <w:vAlign w:val="center"/>
                <w:hideMark/>
              </w:tcPr>
            </w:tcPrChange>
          </w:tcPr>
          <w:p w14:paraId="4078703C" w14:textId="77777777" w:rsidR="00811986" w:rsidRDefault="00811986" w:rsidP="008C7F51">
            <w:pPr>
              <w:jc w:val="center"/>
              <w:rPr>
                <w:ins w:id="2119" w:author="Arnob Alam" w:date="2025-01-21T15:21:00Z" w16du:dateUtc="2025-01-21T20:21:00Z"/>
                <w:rFonts w:eastAsia="Times New Roman"/>
              </w:rPr>
            </w:pPr>
            <w:ins w:id="2120" w:author="Arnob Alam" w:date="2025-01-21T15:21:00Z" w16du:dateUtc="2025-01-21T20:21:00Z">
              <w:r>
                <w:rPr>
                  <w:rFonts w:eastAsia="Times New Roman"/>
                </w:rPr>
                <w:t>0.066</w:t>
              </w:r>
            </w:ins>
          </w:p>
        </w:tc>
      </w:tr>
      <w:tr w:rsidR="00811986" w14:paraId="7681676E" w14:textId="77777777" w:rsidTr="00C86EA3">
        <w:tblPrEx>
          <w:tblPrExChange w:id="2121" w:author="Arnob Alam" w:date="2025-01-21T15:22:00Z" w16du:dateUtc="2025-01-21T20:22:00Z">
            <w:tblPrEx>
              <w:jc w:val="left"/>
            </w:tblPrEx>
          </w:tblPrExChange>
        </w:tblPrEx>
        <w:trPr>
          <w:tblCellSpacing w:w="15" w:type="dxa"/>
          <w:jc w:val="center"/>
          <w:ins w:id="2122" w:author="Arnob Alam" w:date="2025-01-21T15:21:00Z"/>
          <w:trPrChange w:id="2123" w:author="Arnob Alam" w:date="2025-01-21T15:22:00Z" w16du:dateUtc="2025-01-21T20:22:00Z">
            <w:trPr>
              <w:tblCellSpacing w:w="15" w:type="dxa"/>
            </w:trPr>
          </w:trPrChange>
        </w:trPr>
        <w:tc>
          <w:tcPr>
            <w:tcW w:w="0" w:type="auto"/>
            <w:vAlign w:val="center"/>
            <w:hideMark/>
            <w:tcPrChange w:id="2124" w:author="Arnob Alam" w:date="2025-01-21T15:22:00Z" w16du:dateUtc="2025-01-21T20:22:00Z">
              <w:tcPr>
                <w:tcW w:w="0" w:type="auto"/>
                <w:vAlign w:val="center"/>
                <w:hideMark/>
              </w:tcPr>
            </w:tcPrChange>
          </w:tcPr>
          <w:p w14:paraId="4AD0B7C8" w14:textId="77777777" w:rsidR="00811986" w:rsidRDefault="00811986" w:rsidP="008C7F51">
            <w:pPr>
              <w:jc w:val="left"/>
              <w:rPr>
                <w:ins w:id="2125" w:author="Arnob Alam" w:date="2025-01-21T15:21:00Z" w16du:dateUtc="2025-01-21T20:21:00Z"/>
                <w:rFonts w:eastAsia="Times New Roman"/>
              </w:rPr>
            </w:pPr>
            <w:ins w:id="2126" w:author="Arnob Alam" w:date="2025-01-21T15:21:00Z" w16du:dateUtc="2025-01-21T20:21:00Z">
              <w:r>
                <w:rPr>
                  <w:rFonts w:eastAsia="Times New Roman"/>
                </w:rPr>
                <w:t>Residual Std. Error</w:t>
              </w:r>
            </w:ins>
          </w:p>
        </w:tc>
        <w:tc>
          <w:tcPr>
            <w:tcW w:w="0" w:type="auto"/>
            <w:gridSpan w:val="2"/>
            <w:vAlign w:val="center"/>
            <w:hideMark/>
            <w:tcPrChange w:id="2127" w:author="Arnob Alam" w:date="2025-01-21T15:22:00Z" w16du:dateUtc="2025-01-21T20:22:00Z">
              <w:tcPr>
                <w:tcW w:w="0" w:type="auto"/>
                <w:gridSpan w:val="2"/>
                <w:vAlign w:val="center"/>
                <w:hideMark/>
              </w:tcPr>
            </w:tcPrChange>
          </w:tcPr>
          <w:p w14:paraId="44274B8C" w14:textId="77777777" w:rsidR="00811986" w:rsidRDefault="00811986" w:rsidP="008C7F51">
            <w:pPr>
              <w:jc w:val="center"/>
              <w:rPr>
                <w:ins w:id="2128" w:author="Arnob Alam" w:date="2025-01-21T15:21:00Z" w16du:dateUtc="2025-01-21T20:21:00Z"/>
                <w:rFonts w:eastAsia="Times New Roman"/>
              </w:rPr>
            </w:pPr>
            <w:ins w:id="2129" w:author="Arnob Alam" w:date="2025-01-21T15:21:00Z" w16du:dateUtc="2025-01-21T20:21:00Z">
              <w:r>
                <w:rPr>
                  <w:rFonts w:eastAsia="Times New Roman"/>
                </w:rPr>
                <w:t>0.733 (</w:t>
              </w:r>
              <w:proofErr w:type="spellStart"/>
              <w:r>
                <w:rPr>
                  <w:rFonts w:eastAsia="Times New Roman"/>
                </w:rPr>
                <w:t>df</w:t>
              </w:r>
              <w:proofErr w:type="spellEnd"/>
              <w:r>
                <w:rPr>
                  <w:rFonts w:eastAsia="Times New Roman"/>
                </w:rPr>
                <w:t xml:space="preserve"> = 637)</w:t>
              </w:r>
            </w:ins>
          </w:p>
        </w:tc>
        <w:tc>
          <w:tcPr>
            <w:tcW w:w="0" w:type="auto"/>
            <w:gridSpan w:val="2"/>
            <w:vAlign w:val="center"/>
            <w:hideMark/>
            <w:tcPrChange w:id="2130" w:author="Arnob Alam" w:date="2025-01-21T15:22:00Z" w16du:dateUtc="2025-01-21T20:22:00Z">
              <w:tcPr>
                <w:tcW w:w="0" w:type="auto"/>
                <w:gridSpan w:val="2"/>
                <w:vAlign w:val="center"/>
                <w:hideMark/>
              </w:tcPr>
            </w:tcPrChange>
          </w:tcPr>
          <w:p w14:paraId="328A162C" w14:textId="77777777" w:rsidR="00811986" w:rsidRDefault="00811986" w:rsidP="008C7F51">
            <w:pPr>
              <w:jc w:val="center"/>
              <w:rPr>
                <w:ins w:id="2131" w:author="Arnob Alam" w:date="2025-01-21T15:21:00Z" w16du:dateUtc="2025-01-21T20:21:00Z"/>
                <w:rFonts w:eastAsia="Times New Roman"/>
              </w:rPr>
            </w:pPr>
            <w:ins w:id="2132" w:author="Arnob Alam" w:date="2025-01-21T15:21:00Z" w16du:dateUtc="2025-01-21T20:21:00Z">
              <w:r>
                <w:rPr>
                  <w:rFonts w:eastAsia="Times New Roman"/>
                </w:rPr>
                <w:t>0.727 (</w:t>
              </w:r>
              <w:proofErr w:type="spellStart"/>
              <w:r>
                <w:rPr>
                  <w:rFonts w:eastAsia="Times New Roman"/>
                </w:rPr>
                <w:t>df</w:t>
              </w:r>
              <w:proofErr w:type="spellEnd"/>
              <w:r>
                <w:rPr>
                  <w:rFonts w:eastAsia="Times New Roman"/>
                </w:rPr>
                <w:t xml:space="preserve"> = 627)</w:t>
              </w:r>
            </w:ins>
          </w:p>
        </w:tc>
      </w:tr>
      <w:tr w:rsidR="00811986" w14:paraId="398045A2" w14:textId="77777777" w:rsidTr="00C86EA3">
        <w:tblPrEx>
          <w:tblPrExChange w:id="2133" w:author="Arnob Alam" w:date="2025-01-21T15:22:00Z" w16du:dateUtc="2025-01-21T20:22:00Z">
            <w:tblPrEx>
              <w:jc w:val="left"/>
            </w:tblPrEx>
          </w:tblPrExChange>
        </w:tblPrEx>
        <w:trPr>
          <w:tblCellSpacing w:w="15" w:type="dxa"/>
          <w:jc w:val="center"/>
          <w:ins w:id="2134" w:author="Arnob Alam" w:date="2025-01-21T15:21:00Z"/>
          <w:trPrChange w:id="2135" w:author="Arnob Alam" w:date="2025-01-21T15:22:00Z" w16du:dateUtc="2025-01-21T20:22:00Z">
            <w:trPr>
              <w:tblCellSpacing w:w="15" w:type="dxa"/>
            </w:trPr>
          </w:trPrChange>
        </w:trPr>
        <w:tc>
          <w:tcPr>
            <w:tcW w:w="0" w:type="auto"/>
            <w:vAlign w:val="center"/>
            <w:hideMark/>
            <w:tcPrChange w:id="2136" w:author="Arnob Alam" w:date="2025-01-21T15:22:00Z" w16du:dateUtc="2025-01-21T20:22:00Z">
              <w:tcPr>
                <w:tcW w:w="0" w:type="auto"/>
                <w:vAlign w:val="center"/>
                <w:hideMark/>
              </w:tcPr>
            </w:tcPrChange>
          </w:tcPr>
          <w:p w14:paraId="5D69D1CF" w14:textId="77777777" w:rsidR="00811986" w:rsidRDefault="00811986" w:rsidP="008C7F51">
            <w:pPr>
              <w:jc w:val="left"/>
              <w:rPr>
                <w:ins w:id="2137" w:author="Arnob Alam" w:date="2025-01-21T15:21:00Z" w16du:dateUtc="2025-01-21T20:21:00Z"/>
                <w:rFonts w:eastAsia="Times New Roman"/>
              </w:rPr>
            </w:pPr>
            <w:ins w:id="2138" w:author="Arnob Alam" w:date="2025-01-21T15:21:00Z" w16du:dateUtc="2025-01-21T20:21:00Z">
              <w:r>
                <w:rPr>
                  <w:rFonts w:eastAsia="Times New Roman"/>
                </w:rPr>
                <w:t>F Statistic</w:t>
              </w:r>
            </w:ins>
          </w:p>
        </w:tc>
        <w:tc>
          <w:tcPr>
            <w:tcW w:w="0" w:type="auto"/>
            <w:gridSpan w:val="2"/>
            <w:vAlign w:val="center"/>
            <w:hideMark/>
            <w:tcPrChange w:id="2139" w:author="Arnob Alam" w:date="2025-01-21T15:22:00Z" w16du:dateUtc="2025-01-21T20:22:00Z">
              <w:tcPr>
                <w:tcW w:w="0" w:type="auto"/>
                <w:gridSpan w:val="2"/>
                <w:vAlign w:val="center"/>
                <w:hideMark/>
              </w:tcPr>
            </w:tcPrChange>
          </w:tcPr>
          <w:p w14:paraId="3FA2CCCA" w14:textId="77777777" w:rsidR="00811986" w:rsidRDefault="00811986" w:rsidP="008C7F51">
            <w:pPr>
              <w:jc w:val="center"/>
              <w:rPr>
                <w:ins w:id="2140" w:author="Arnob Alam" w:date="2025-01-21T15:21:00Z" w16du:dateUtc="2025-01-21T20:21:00Z"/>
                <w:rFonts w:eastAsia="Times New Roman"/>
              </w:rPr>
            </w:pPr>
            <w:ins w:id="2141" w:author="Arnob Alam" w:date="2025-01-21T15:21:00Z" w16du:dateUtc="2025-01-21T20:21:00Z">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ins>
          </w:p>
        </w:tc>
        <w:tc>
          <w:tcPr>
            <w:tcW w:w="0" w:type="auto"/>
            <w:gridSpan w:val="2"/>
            <w:vAlign w:val="center"/>
            <w:hideMark/>
            <w:tcPrChange w:id="2142" w:author="Arnob Alam" w:date="2025-01-21T15:22:00Z" w16du:dateUtc="2025-01-21T20:22:00Z">
              <w:tcPr>
                <w:tcW w:w="0" w:type="auto"/>
                <w:gridSpan w:val="2"/>
                <w:vAlign w:val="center"/>
                <w:hideMark/>
              </w:tcPr>
            </w:tcPrChange>
          </w:tcPr>
          <w:p w14:paraId="63972C02" w14:textId="77777777" w:rsidR="00811986" w:rsidRDefault="00811986" w:rsidP="008C7F51">
            <w:pPr>
              <w:jc w:val="center"/>
              <w:rPr>
                <w:ins w:id="2143" w:author="Arnob Alam" w:date="2025-01-21T15:21:00Z" w16du:dateUtc="2025-01-21T20:21:00Z"/>
                <w:rFonts w:eastAsia="Times New Roman"/>
              </w:rPr>
            </w:pPr>
            <w:ins w:id="2144" w:author="Arnob Alam" w:date="2025-01-21T15:21:00Z" w16du:dateUtc="2025-01-21T20:21:00Z">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ins>
          </w:p>
        </w:tc>
      </w:tr>
      <w:tr w:rsidR="00811986" w14:paraId="4CDD528D" w14:textId="77777777" w:rsidTr="00C86EA3">
        <w:tblPrEx>
          <w:tblPrExChange w:id="2145" w:author="Arnob Alam" w:date="2025-01-21T15:22:00Z" w16du:dateUtc="2025-01-21T20:22:00Z">
            <w:tblPrEx>
              <w:jc w:val="left"/>
            </w:tblPrEx>
          </w:tblPrExChange>
        </w:tblPrEx>
        <w:trPr>
          <w:tblCellSpacing w:w="15" w:type="dxa"/>
          <w:jc w:val="center"/>
          <w:ins w:id="2146" w:author="Arnob Alam" w:date="2025-01-21T15:21:00Z"/>
          <w:trPrChange w:id="2147"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148" w:author="Arnob Alam" w:date="2025-01-21T15:22:00Z" w16du:dateUtc="2025-01-21T20:22:00Z">
              <w:tcPr>
                <w:tcW w:w="0" w:type="auto"/>
                <w:gridSpan w:val="5"/>
                <w:tcBorders>
                  <w:bottom w:val="single" w:sz="6" w:space="0" w:color="000000"/>
                </w:tcBorders>
                <w:vAlign w:val="center"/>
                <w:hideMark/>
              </w:tcPr>
            </w:tcPrChange>
          </w:tcPr>
          <w:p w14:paraId="08FC29D4" w14:textId="77777777" w:rsidR="00811986" w:rsidRDefault="00811986" w:rsidP="008C7F51">
            <w:pPr>
              <w:jc w:val="center"/>
              <w:rPr>
                <w:ins w:id="2149" w:author="Arnob Alam" w:date="2025-01-21T15:21:00Z" w16du:dateUtc="2025-01-21T20:21:00Z"/>
                <w:rFonts w:eastAsia="Times New Roman"/>
              </w:rPr>
            </w:pPr>
          </w:p>
        </w:tc>
      </w:tr>
      <w:tr w:rsidR="00811986" w14:paraId="5CDEC175" w14:textId="77777777" w:rsidTr="00C86EA3">
        <w:tblPrEx>
          <w:tblPrExChange w:id="2150" w:author="Arnob Alam" w:date="2025-01-21T15:22:00Z" w16du:dateUtc="2025-01-21T20:22:00Z">
            <w:tblPrEx>
              <w:jc w:val="left"/>
            </w:tblPrEx>
          </w:tblPrExChange>
        </w:tblPrEx>
        <w:trPr>
          <w:tblCellSpacing w:w="15" w:type="dxa"/>
          <w:jc w:val="center"/>
          <w:ins w:id="2151" w:author="Arnob Alam" w:date="2025-01-21T15:21:00Z"/>
          <w:trPrChange w:id="2152" w:author="Arnob Alam" w:date="2025-01-21T15:22:00Z" w16du:dateUtc="2025-01-21T20:22:00Z">
            <w:trPr>
              <w:tblCellSpacing w:w="15" w:type="dxa"/>
            </w:trPr>
          </w:trPrChange>
        </w:trPr>
        <w:tc>
          <w:tcPr>
            <w:tcW w:w="0" w:type="auto"/>
            <w:vAlign w:val="center"/>
            <w:hideMark/>
            <w:tcPrChange w:id="2153" w:author="Arnob Alam" w:date="2025-01-21T15:22:00Z" w16du:dateUtc="2025-01-21T20:22:00Z">
              <w:tcPr>
                <w:tcW w:w="0" w:type="auto"/>
                <w:vAlign w:val="center"/>
                <w:hideMark/>
              </w:tcPr>
            </w:tcPrChange>
          </w:tcPr>
          <w:p w14:paraId="61B4CF53" w14:textId="77777777" w:rsidR="00811986" w:rsidRDefault="00811986" w:rsidP="008C7F51">
            <w:pPr>
              <w:jc w:val="left"/>
              <w:rPr>
                <w:ins w:id="2154" w:author="Arnob Alam" w:date="2025-01-21T15:21:00Z" w16du:dateUtc="2025-01-21T20:21:00Z"/>
                <w:rFonts w:eastAsia="Times New Roman"/>
              </w:rPr>
            </w:pPr>
            <w:ins w:id="2155" w:author="Arnob Alam" w:date="2025-01-21T15:21:00Z" w16du:dateUtc="2025-01-21T20:21:00Z">
              <w:r>
                <w:rPr>
                  <w:rStyle w:val="Emphasis"/>
                </w:rPr>
                <w:t>Note:</w:t>
              </w:r>
            </w:ins>
          </w:p>
        </w:tc>
        <w:tc>
          <w:tcPr>
            <w:tcW w:w="0" w:type="auto"/>
            <w:gridSpan w:val="4"/>
            <w:vAlign w:val="center"/>
            <w:hideMark/>
            <w:tcPrChange w:id="2156" w:author="Arnob Alam" w:date="2025-01-21T15:22:00Z" w16du:dateUtc="2025-01-21T20:22:00Z">
              <w:tcPr>
                <w:tcW w:w="0" w:type="auto"/>
                <w:gridSpan w:val="4"/>
                <w:vAlign w:val="center"/>
                <w:hideMark/>
              </w:tcPr>
            </w:tcPrChange>
          </w:tcPr>
          <w:p w14:paraId="708296C4" w14:textId="77777777" w:rsidR="00811986" w:rsidRDefault="00811986" w:rsidP="008C7F51">
            <w:pPr>
              <w:jc w:val="right"/>
              <w:rPr>
                <w:ins w:id="2157" w:author="Arnob Alam" w:date="2025-01-21T15:21:00Z" w16du:dateUtc="2025-01-21T20:21:00Z"/>
                <w:rFonts w:eastAsia="Times New Roman"/>
              </w:rPr>
            </w:pPr>
            <w:ins w:id="2158" w:author="Arnob Alam" w:date="2025-01-21T15:21:00Z" w16du:dateUtc="2025-01-21T20:2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4926EF10" w14:textId="076BA3CA" w:rsidR="005D2017" w:rsidDel="009811A1" w:rsidRDefault="005D2017" w:rsidP="005D2017">
      <w:pPr>
        <w:ind w:firstLine="0"/>
        <w:rPr>
          <w:del w:id="2159" w:author="Arnob Alam" w:date="2025-01-20T21:17:00Z" w16du:dateUtc="2025-01-21T02:17:00Z"/>
        </w:rPr>
      </w:pPr>
    </w:p>
    <w:p w14:paraId="2CB698DD" w14:textId="77777777" w:rsidR="009811A1" w:rsidRDefault="00565535">
      <w:pPr>
        <w:spacing w:line="240" w:lineRule="auto"/>
        <w:ind w:firstLine="0"/>
        <w:jc w:val="left"/>
        <w:rPr>
          <w:ins w:id="2160" w:author="Arnob Alam" w:date="2025-01-20T21:16:00Z" w16du:dateUtc="2025-01-21T02:16:00Z"/>
        </w:rPr>
      </w:pPr>
      <w:del w:id="2161" w:author="Arnob Alam" w:date="2025-01-20T21:17:00Z" w16du:dateUtc="2025-01-21T02:17:00Z">
        <w:r w:rsidDel="009811A1">
          <w:br w:type="page"/>
        </w:r>
      </w:del>
    </w:p>
    <w:p w14:paraId="3EDB582F" w14:textId="68D3BA37" w:rsidR="00811986" w:rsidRDefault="00811986">
      <w:pPr>
        <w:spacing w:line="240" w:lineRule="auto"/>
        <w:ind w:firstLine="0"/>
        <w:jc w:val="left"/>
        <w:rPr>
          <w:ins w:id="2162" w:author="Arnob Alam" w:date="2025-01-21T15:21:00Z" w16du:dateUtc="2025-01-21T20:21:00Z"/>
        </w:rPr>
      </w:pPr>
      <w:ins w:id="2163" w:author="Arnob Alam" w:date="2025-01-21T15:21:00Z" w16du:dateUtc="2025-01-21T20:21:00Z">
        <w:r>
          <w:br w:type="page"/>
        </w:r>
      </w:ins>
    </w:p>
    <w:p w14:paraId="1D9BBCB4" w14:textId="77777777" w:rsidR="00565535" w:rsidRDefault="00565535">
      <w:pPr>
        <w:spacing w:line="240" w:lineRule="auto"/>
        <w:ind w:firstLine="0"/>
        <w:jc w:val="left"/>
      </w:pPr>
    </w:p>
    <w:p w14:paraId="13C75DAB" w14:textId="7ADE5E4D" w:rsidR="00D1305E" w:rsidRDefault="00D1305E" w:rsidP="00D1305E">
      <w:pPr>
        <w:pStyle w:val="Heading2"/>
      </w:pPr>
      <w:r>
        <w:t>Price Volatility</w:t>
      </w:r>
    </w:p>
    <w:p w14:paraId="5E7872EF" w14:textId="50F2F5AA" w:rsidR="00AF5C18" w:rsidRDefault="00930217" w:rsidP="00AF5C18">
      <w:r>
        <w:fldChar w:fldCharType="begin"/>
      </w:r>
      <w:r>
        <w:instrText xml:space="preserve"> REF _Ref170052233 \h </w:instrText>
      </w:r>
      <w:r>
        <w:fldChar w:fldCharType="separate"/>
      </w:r>
      <w:r w:rsidR="00A2102A">
        <w:t xml:space="preserve">Table </w:t>
      </w:r>
      <w:r w:rsidR="00A2102A">
        <w:rPr>
          <w:noProof/>
        </w:rPr>
        <w:t>14</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A2102A">
        <w:t xml:space="preserve">Figure </w:t>
      </w:r>
      <w:r w:rsidR="00A2102A">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A2102A">
        <w:t xml:space="preserve">Table </w:t>
      </w:r>
      <w:r w:rsidR="00A2102A">
        <w:rPr>
          <w:noProof/>
        </w:rPr>
        <w:t>15</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6FC7C862" w:rsidR="00930217" w:rsidRDefault="00930217" w:rsidP="00714654">
      <w:pPr>
        <w:pStyle w:val="Caption"/>
        <w:keepNext/>
        <w:jc w:val="center"/>
      </w:pPr>
      <w:bookmarkStart w:id="2164" w:name="_Ref170052233"/>
      <w:r>
        <w:lastRenderedPageBreak/>
        <w:t xml:space="preserve">Table </w:t>
      </w:r>
      <w:fldSimple w:instr=" SEQ Table \* ARABIC ">
        <w:r w:rsidR="00A2102A">
          <w:rPr>
            <w:noProof/>
          </w:rPr>
          <w:t>14</w:t>
        </w:r>
      </w:fldSimple>
      <w:bookmarkEnd w:id="2164"/>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32"/>
                    <a:stretch>
                      <a:fillRect/>
                    </a:stretch>
                  </pic:blipFill>
                  <pic:spPr>
                    <a:xfrm>
                      <a:off x="0" y="0"/>
                      <a:ext cx="5934710" cy="3956685"/>
                    </a:xfrm>
                    <a:prstGeom prst="rect">
                      <a:avLst/>
                    </a:prstGeom>
                  </pic:spPr>
                </pic:pic>
              </a:graphicData>
            </a:graphic>
          </wp:inline>
        </w:drawing>
      </w:r>
    </w:p>
    <w:p w14:paraId="5AE511CC" w14:textId="30CB982E" w:rsidR="00767205" w:rsidRDefault="00767205" w:rsidP="00767205">
      <w:pPr>
        <w:pStyle w:val="Caption"/>
        <w:jc w:val="left"/>
      </w:pPr>
      <w:bookmarkStart w:id="2165" w:name="_Ref178619195"/>
      <w:r>
        <w:t xml:space="preserve">Figure </w:t>
      </w:r>
      <w:fldSimple w:instr=" SEQ Figure \* ARABIC ">
        <w:r w:rsidR="00A2102A">
          <w:rPr>
            <w:noProof/>
          </w:rPr>
          <w:t>9</w:t>
        </w:r>
      </w:fldSimple>
      <w:bookmarkEnd w:id="2165"/>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0D6EF5CF" w:rsidR="00767205" w:rsidRDefault="00767205" w:rsidP="00714654">
      <w:pPr>
        <w:pStyle w:val="Caption"/>
        <w:keepNext/>
        <w:jc w:val="center"/>
      </w:pPr>
      <w:bookmarkStart w:id="2166" w:name="_Ref178619310"/>
      <w:r>
        <w:t xml:space="preserve">Table </w:t>
      </w:r>
      <w:fldSimple w:instr=" SEQ Table \* ARABIC ">
        <w:r w:rsidR="00A2102A">
          <w:rPr>
            <w:noProof/>
          </w:rPr>
          <w:t>15</w:t>
        </w:r>
      </w:fldSimple>
      <w:bookmarkEnd w:id="2166"/>
      <w:r>
        <w:t xml:space="preserve"> Volatility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75"/>
        <w:gridCol w:w="3061"/>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77777777" w:rsidR="00767205" w:rsidRPr="00EC20E0" w:rsidRDefault="00767205">
            <w:pPr>
              <w:jc w:val="left"/>
              <w:rPr>
                <w:rFonts w:eastAsia="Times New Roman"/>
                <w:sz w:val="22"/>
                <w:szCs w:val="22"/>
              </w:rPr>
            </w:pPr>
            <w:r w:rsidRPr="00EC20E0">
              <w:rPr>
                <w:rFonts w:eastAsia="Times New Roman"/>
                <w:sz w:val="22"/>
                <w:szCs w:val="22"/>
              </w:rPr>
              <w:t>Post 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77777777" w:rsidR="00767205" w:rsidRPr="00EC20E0" w:rsidRDefault="00767205">
            <w:pPr>
              <w:jc w:val="left"/>
              <w:rPr>
                <w:rFonts w:eastAsia="Times New Roman"/>
                <w:sz w:val="22"/>
                <w:szCs w:val="22"/>
              </w:rPr>
            </w:pPr>
            <w:r w:rsidRPr="00EC20E0">
              <w:rPr>
                <w:rFonts w:eastAsia="Times New Roman"/>
                <w:sz w:val="22"/>
                <w:szCs w:val="22"/>
              </w:rPr>
              <w:t>USD Market</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77777777" w:rsidR="00767205" w:rsidRPr="00EC20E0" w:rsidRDefault="00767205">
            <w:pPr>
              <w:jc w:val="left"/>
              <w:rPr>
                <w:rFonts w:eastAsia="Times New Roman"/>
                <w:sz w:val="22"/>
                <w:szCs w:val="22"/>
              </w:rPr>
            </w:pPr>
            <w:r w:rsidRPr="00EC20E0">
              <w:rPr>
                <w:rFonts w:eastAsia="Times New Roman"/>
                <w:sz w:val="22"/>
                <w:szCs w:val="22"/>
              </w:rPr>
              <w:t>Post Period x USD Market</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2167" w:name="_Ref169916090"/>
      <w:r>
        <w:t>Conclusion</w:t>
      </w:r>
      <w:bookmarkEnd w:id="2167"/>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E05E8C9" w14:textId="77777777" w:rsidR="003C2AB6" w:rsidRPr="003C2AB6" w:rsidRDefault="002A62E7" w:rsidP="003C2AB6">
      <w:pPr>
        <w:pStyle w:val="Bibliography"/>
      </w:pPr>
      <w:r>
        <w:lastRenderedPageBreak/>
        <w:fldChar w:fldCharType="begin"/>
      </w:r>
      <w:r>
        <w:instrText xml:space="preserve"> ADDIN ZOTERO_BIBL {"uncited":[],"omitted":[],"custom":[]} CSL_BIBLIOGRAPHY </w:instrText>
      </w:r>
      <w:r>
        <w:fldChar w:fldCharType="separate"/>
      </w:r>
      <w:r w:rsidR="003C2AB6" w:rsidRPr="003C2AB6">
        <w:t xml:space="preserve">Abadie, Alberto. 2005. “Semiparametric Difference-in-Differences Estimators.” </w:t>
      </w:r>
      <w:r w:rsidR="003C2AB6" w:rsidRPr="003C2AB6">
        <w:rPr>
          <w:i/>
          <w:iCs/>
        </w:rPr>
        <w:t>The Review of Economic Studies</w:t>
      </w:r>
      <w:r w:rsidR="003C2AB6" w:rsidRPr="003C2AB6">
        <w:t xml:space="preserve"> 72 (1): 1–19.</w:t>
      </w:r>
    </w:p>
    <w:p w14:paraId="43C06D37" w14:textId="77777777" w:rsidR="003C2AB6" w:rsidRPr="003C2AB6" w:rsidRDefault="003C2AB6" w:rsidP="003C2AB6">
      <w:pPr>
        <w:pStyle w:val="Bibliography"/>
      </w:pPr>
      <w:r w:rsidRPr="003C2AB6">
        <w:t xml:space="preserve">Allen, Franklin, and Douglas Gale. 2000. “Financial Contagion.” </w:t>
      </w:r>
      <w:r w:rsidRPr="003C2AB6">
        <w:rPr>
          <w:i/>
          <w:iCs/>
        </w:rPr>
        <w:t>Journal of Political Economy</w:t>
      </w:r>
      <w:r w:rsidRPr="003C2AB6">
        <w:t xml:space="preserve"> 108 (1): 1–33. https://doi.org/10.1086/262109.</w:t>
      </w:r>
    </w:p>
    <w:p w14:paraId="482ABD1C" w14:textId="77777777" w:rsidR="003C2AB6" w:rsidRPr="003C2AB6" w:rsidRDefault="003C2AB6" w:rsidP="003C2AB6">
      <w:pPr>
        <w:pStyle w:val="Bibliography"/>
      </w:pPr>
      <w:r w:rsidRPr="003C2AB6">
        <w:t>Allen, Franklin, and Douglas M. Gale. 2007. “An Introduction to Financial Crises.” SSRN Scholarly Paper. Rochester, NY. https://doi.org/10.2139/ssrn.1008311.</w:t>
      </w:r>
    </w:p>
    <w:p w14:paraId="2AA5A4C1" w14:textId="77777777" w:rsidR="003C2AB6" w:rsidRPr="003C2AB6" w:rsidRDefault="003C2AB6" w:rsidP="003C2AB6">
      <w:pPr>
        <w:pStyle w:val="Bibliography"/>
      </w:pPr>
      <w:r w:rsidRPr="003C2AB6">
        <w:t xml:space="preserve">Azad, A. S. M. Sohel, Victor Fang, and Chi-Hsiou Hung. 2012. “Linking the Interest Rate Swap Markets to the Macroeconomic Risk: The UK and Us Evidence.” </w:t>
      </w:r>
      <w:r w:rsidRPr="003C2AB6">
        <w:rPr>
          <w:i/>
          <w:iCs/>
        </w:rPr>
        <w:t>International Review of Financial Analysis</w:t>
      </w:r>
      <w:r w:rsidRPr="003C2AB6">
        <w:t xml:space="preserve"> 22 (April):38–47. https://doi.org/10.1016/j.irfa.2012.03.001.</w:t>
      </w:r>
    </w:p>
    <w:p w14:paraId="2FAE41D4" w14:textId="77777777" w:rsidR="003C2AB6" w:rsidRPr="003C2AB6" w:rsidRDefault="003C2AB6" w:rsidP="003C2AB6">
      <w:pPr>
        <w:pStyle w:val="Bibliography"/>
      </w:pPr>
      <w:r w:rsidRPr="003C2AB6">
        <w:t xml:space="preserve">Bebchuk, Lucian A., and Itay Goldstein. 2011. “Self-Fulfilling Credit Market Freezes.” </w:t>
      </w:r>
      <w:r w:rsidRPr="003C2AB6">
        <w:rPr>
          <w:i/>
          <w:iCs/>
        </w:rPr>
        <w:t>The Review of Financial Studies</w:t>
      </w:r>
      <w:r w:rsidRPr="003C2AB6">
        <w:t xml:space="preserve"> 24 (11): 3519–55. https://doi.org/10.1093/rfs/hhr086.</w:t>
      </w:r>
    </w:p>
    <w:p w14:paraId="4B2020F4" w14:textId="77777777" w:rsidR="003C2AB6" w:rsidRPr="003C2AB6" w:rsidRDefault="003C2AB6" w:rsidP="003C2AB6">
      <w:pPr>
        <w:pStyle w:val="Bibliography"/>
      </w:pPr>
      <w:r w:rsidRPr="003C2AB6">
        <w:t>Benos, Evangelos, Wenqian Huang, Albert J. Menkveld, and Michalis Vasios. 2019. “The Cost of Clearing Fragmentation.” SSRN Scholarly Paper ID 3502465. Rochester, NY: Social Science Research Network. https://papers.ssrn.com/abstract=3502465.</w:t>
      </w:r>
    </w:p>
    <w:p w14:paraId="2A9D20A9" w14:textId="77777777" w:rsidR="003C2AB6" w:rsidRPr="003C2AB6" w:rsidRDefault="003C2AB6" w:rsidP="003C2AB6">
      <w:pPr>
        <w:pStyle w:val="Bibliography"/>
      </w:pPr>
      <w:r w:rsidRPr="003C2AB6">
        <w:t xml:space="preserve">Benos, Evangelos, Richard Payne, and Michalis Vasios. 2020. “Centralized Trading, Transparency, and Interest Rate Swap Market Liquidity: Evidence from the Implementation of the Dodd–Frank Act.” </w:t>
      </w:r>
      <w:r w:rsidRPr="003C2AB6">
        <w:rPr>
          <w:i/>
          <w:iCs/>
        </w:rPr>
        <w:t>Journal of Financial and Quantitative Analysis</w:t>
      </w:r>
      <w:r w:rsidRPr="003C2AB6">
        <w:t xml:space="preserve"> 55 (1): 159–92. https://doi.org/10.1017/S0022109018001527.</w:t>
      </w:r>
    </w:p>
    <w:p w14:paraId="68FABC13" w14:textId="77777777" w:rsidR="003C2AB6" w:rsidRPr="003C2AB6" w:rsidRDefault="003C2AB6" w:rsidP="003C2AB6">
      <w:pPr>
        <w:pStyle w:val="Bibliography"/>
      </w:pPr>
      <w:r w:rsidRPr="003C2AB6">
        <w:t xml:space="preserve">Bernstein, Asaf, Eric Hughson, and Marc Weidenmier. 2019. “Counterparty Risk and the Establishment of the New York Stock Exchange Clearinghouse.” </w:t>
      </w:r>
      <w:r w:rsidRPr="003C2AB6">
        <w:rPr>
          <w:i/>
          <w:iCs/>
        </w:rPr>
        <w:t>Journal of Political Economy</w:t>
      </w:r>
      <w:r w:rsidRPr="003C2AB6">
        <w:t xml:space="preserve"> 127 (2): 689–729. https://doi.org/10.1086/701033.</w:t>
      </w:r>
    </w:p>
    <w:p w14:paraId="760E0615" w14:textId="77777777" w:rsidR="003C2AB6" w:rsidRPr="003C2AB6" w:rsidRDefault="003C2AB6" w:rsidP="003C2AB6">
      <w:pPr>
        <w:pStyle w:val="Bibliography"/>
      </w:pPr>
      <w:r w:rsidRPr="003C2AB6">
        <w:t xml:space="preserve">Biais, Bruno. 1993. “Price Formation and Equilibrium Liquidity in Fragmented and Centralized Markets.” </w:t>
      </w:r>
      <w:r w:rsidRPr="003C2AB6">
        <w:rPr>
          <w:i/>
          <w:iCs/>
        </w:rPr>
        <w:t>The Journal of Finance</w:t>
      </w:r>
      <w:r w:rsidRPr="003C2AB6">
        <w:t xml:space="preserve"> 48 (1): 157–85. https://doi.org/10.1111/j.1540-6261.1993.tb04705.x.</w:t>
      </w:r>
    </w:p>
    <w:p w14:paraId="130C4406" w14:textId="77777777" w:rsidR="003C2AB6" w:rsidRPr="003C2AB6" w:rsidRDefault="003C2AB6" w:rsidP="003C2AB6">
      <w:pPr>
        <w:pStyle w:val="Bibliography"/>
      </w:pPr>
      <w:r w:rsidRPr="003C2AB6">
        <w:t xml:space="preserve">Bicksler, James, and Andrew H. Chen. 1986. “An Economic Analysis of Interest Rate Swaps.” </w:t>
      </w:r>
      <w:r w:rsidRPr="003C2AB6">
        <w:rPr>
          <w:i/>
          <w:iCs/>
        </w:rPr>
        <w:t>The Journal of Finance</w:t>
      </w:r>
      <w:r w:rsidRPr="003C2AB6">
        <w:t xml:space="preserve"> 41 (3): 645–55. https://doi.org/10.2307/2328495.</w:t>
      </w:r>
    </w:p>
    <w:p w14:paraId="589A5F56" w14:textId="77777777" w:rsidR="003C2AB6" w:rsidRPr="003C2AB6" w:rsidRDefault="003C2AB6" w:rsidP="003C2AB6">
      <w:pPr>
        <w:pStyle w:val="Bibliography"/>
      </w:pPr>
      <w:r w:rsidRPr="003C2AB6">
        <w:t>Bolandnazar, Mohammadreza. 2020. “The Market Structure of Dealer-to-Client Interest Rate Swaps.” SSRN Scholarly Paper 3752367. Rochester, NY: Social Science Research Network. https://doi.org/10.2139/ssrn.3752367.</w:t>
      </w:r>
    </w:p>
    <w:p w14:paraId="3548592F" w14:textId="77777777" w:rsidR="003C2AB6" w:rsidRPr="003C2AB6" w:rsidRDefault="003C2AB6" w:rsidP="003C2AB6">
      <w:pPr>
        <w:pStyle w:val="Bibliography"/>
      </w:pPr>
      <w:r w:rsidRPr="003C2AB6">
        <w:t>Boudiaf, Ismael Alexander, Immo Frieden, and Martin Scheicher. 2024. “The Market Liquidity of Interest Rate Swaps.” SSRN Scholarly Paper. Rochester, NY. https://doi.org/10.2139/ssrn.4745740.</w:t>
      </w:r>
    </w:p>
    <w:p w14:paraId="33922BFA" w14:textId="77777777" w:rsidR="003C2AB6" w:rsidRPr="003C2AB6" w:rsidRDefault="003C2AB6" w:rsidP="003C2AB6">
      <w:pPr>
        <w:pStyle w:val="Bibliography"/>
      </w:pPr>
      <w:r w:rsidRPr="003C2AB6">
        <w:t xml:space="preserve">Brunnermeier, Markus K. 2009. “Deciphering the Liquidity and Credit Crunch 2007-2008.” </w:t>
      </w:r>
      <w:r w:rsidRPr="003C2AB6">
        <w:rPr>
          <w:i/>
          <w:iCs/>
        </w:rPr>
        <w:t>Journal of Economic Perspectives</w:t>
      </w:r>
      <w:r w:rsidRPr="003C2AB6">
        <w:t xml:space="preserve"> 23 (1): 77–100. https://doi.org/10.1257/jep.23.1.77.</w:t>
      </w:r>
    </w:p>
    <w:p w14:paraId="09ADEFBD" w14:textId="77777777" w:rsidR="003C2AB6" w:rsidRPr="003C2AB6" w:rsidRDefault="003C2AB6" w:rsidP="003C2AB6">
      <w:pPr>
        <w:pStyle w:val="Bibliography"/>
      </w:pPr>
      <w:r w:rsidRPr="003C2AB6">
        <w:t xml:space="preserve">Capponi, Agostino, and Martin Larsson. 2015. “Price Contagion through Balance Sheet Linkages.” </w:t>
      </w:r>
      <w:r w:rsidRPr="003C2AB6">
        <w:rPr>
          <w:i/>
          <w:iCs/>
        </w:rPr>
        <w:t>The Review of Asset Pricing Studies</w:t>
      </w:r>
      <w:r w:rsidRPr="003C2AB6">
        <w:t xml:space="preserve"> 5 (2): 227–53. https://doi.org/10.1093/rapstu/rav006.</w:t>
      </w:r>
    </w:p>
    <w:p w14:paraId="70D2D7EF" w14:textId="77777777" w:rsidR="003C2AB6" w:rsidRPr="003C2AB6" w:rsidRDefault="003C2AB6" w:rsidP="003C2AB6">
      <w:pPr>
        <w:pStyle w:val="Bibliography"/>
      </w:pPr>
      <w:r w:rsidRPr="003C2AB6">
        <w:t xml:space="preserve">Cifuentes, Rodrigo, Gianluigi Ferrucci, and Hyun Song Shin. 2005. “Liquidity Risk and Contagion.” </w:t>
      </w:r>
      <w:r w:rsidRPr="003C2AB6">
        <w:rPr>
          <w:i/>
          <w:iCs/>
        </w:rPr>
        <w:t>Journal of the European Economic Association</w:t>
      </w:r>
      <w:r w:rsidRPr="003C2AB6">
        <w:t xml:space="preserve"> 3 (2–3): 556–66. https://doi.org/10.1162/jeea.2005.3.2-3.556.</w:t>
      </w:r>
    </w:p>
    <w:p w14:paraId="63B2E774" w14:textId="77777777" w:rsidR="003C2AB6" w:rsidRPr="003C2AB6" w:rsidRDefault="003C2AB6" w:rsidP="003C2AB6">
      <w:pPr>
        <w:pStyle w:val="Bibliography"/>
      </w:pPr>
      <w:r w:rsidRPr="003C2AB6">
        <w:t xml:space="preserve">Diamond, Douglas W., and Philip H. Dybvig. 1983. “Bank Runs, Deposit Insurance, and Liquidity.” </w:t>
      </w:r>
      <w:r w:rsidRPr="003C2AB6">
        <w:rPr>
          <w:i/>
          <w:iCs/>
        </w:rPr>
        <w:t>Journal of Political Economy</w:t>
      </w:r>
      <w:r w:rsidRPr="003C2AB6">
        <w:t xml:space="preserve"> 91 (3): 401–19. https://doi.org/10.1086/261155.</w:t>
      </w:r>
    </w:p>
    <w:p w14:paraId="6166421A" w14:textId="77777777" w:rsidR="003C2AB6" w:rsidRPr="003C2AB6" w:rsidRDefault="003C2AB6" w:rsidP="003C2AB6">
      <w:pPr>
        <w:pStyle w:val="Bibliography"/>
      </w:pPr>
      <w:r w:rsidRPr="003C2AB6">
        <w:t xml:space="preserve">Diamond, Douglas W., and Raghuram G. Rajan. 2011. “Fear of Fire Sales, Illiquidity Seeking, and Credit Freezes *.” </w:t>
      </w:r>
      <w:r w:rsidRPr="003C2AB6">
        <w:rPr>
          <w:i/>
          <w:iCs/>
        </w:rPr>
        <w:t>The Quarterly Journal of Economics</w:t>
      </w:r>
      <w:r w:rsidRPr="003C2AB6">
        <w:t xml:space="preserve"> 126 (2): 557–91. https://doi.org/10.1093/qje/qjr012.</w:t>
      </w:r>
    </w:p>
    <w:p w14:paraId="2B02CE0B" w14:textId="77777777" w:rsidR="003C2AB6" w:rsidRPr="003C2AB6" w:rsidRDefault="003C2AB6" w:rsidP="003C2AB6">
      <w:pPr>
        <w:pStyle w:val="Bibliography"/>
      </w:pPr>
      <w:r w:rsidRPr="003C2AB6">
        <w:lastRenderedPageBreak/>
        <w:t xml:space="preserve">Duffie, Darrell, and Haoxiang Zhu. 2011. “Does a Central Clearing Counterparty Reduce Counterparty Risk?” </w:t>
      </w:r>
      <w:r w:rsidRPr="003C2AB6">
        <w:rPr>
          <w:i/>
          <w:iCs/>
        </w:rPr>
        <w:t>Review of Asset Pricing Studies</w:t>
      </w:r>
      <w:r w:rsidRPr="003C2AB6">
        <w:t xml:space="preserve"> 1 (1): 74–95.</w:t>
      </w:r>
    </w:p>
    <w:p w14:paraId="25A7335F" w14:textId="77777777" w:rsidR="003C2AB6" w:rsidRPr="003C2AB6" w:rsidRDefault="003C2AB6" w:rsidP="003C2AB6">
      <w:pPr>
        <w:pStyle w:val="Bibliography"/>
      </w:pPr>
      <w:r w:rsidRPr="003C2AB6">
        <w:t xml:space="preserve">Gai, Prasanna, and Sujit Kapadia. 2010. “Contagion in Financial Networks.” </w:t>
      </w:r>
      <w:r w:rsidRPr="003C2AB6">
        <w:rPr>
          <w:i/>
          <w:iCs/>
        </w:rPr>
        <w:t>Proceedings of the Royal Society A: Mathematical, Physical and Engineering Sciences</w:t>
      </w:r>
      <w:r w:rsidRPr="003C2AB6">
        <w:t xml:space="preserve"> 466 (2120): 2401–23. https://doi.org/10.1098/rspa.2009.0410.</w:t>
      </w:r>
    </w:p>
    <w:p w14:paraId="1A6A7FE8" w14:textId="77777777" w:rsidR="003C2AB6" w:rsidRPr="003C2AB6" w:rsidRDefault="003C2AB6" w:rsidP="003C2AB6">
      <w:pPr>
        <w:pStyle w:val="Bibliography"/>
      </w:pPr>
      <w:r w:rsidRPr="003C2AB6">
        <w:t xml:space="preserve">Golan, Amos. 2017. </w:t>
      </w:r>
      <w:r w:rsidRPr="003C2AB6">
        <w:rPr>
          <w:i/>
          <w:iCs/>
        </w:rPr>
        <w:t>Foundations of Info-Metrics: Modeling and Inference with Imperfect Information</w:t>
      </w:r>
      <w:r w:rsidRPr="003C2AB6">
        <w:t>. New York, NY: Oxford University Press.</w:t>
      </w:r>
    </w:p>
    <w:p w14:paraId="02B9AA32" w14:textId="77777777" w:rsidR="003C2AB6" w:rsidRPr="003C2AB6" w:rsidRDefault="003C2AB6" w:rsidP="003C2AB6">
      <w:pPr>
        <w:pStyle w:val="Bibliography"/>
      </w:pPr>
      <w:r w:rsidRPr="003C2AB6">
        <w:t xml:space="preserve">Golan, Amos, George Judge, and Jeffrey M. Perloff. 1996. “A Maximum Entropy Approach to Recovering Information From Multinomial Response Data.” </w:t>
      </w:r>
      <w:r w:rsidRPr="003C2AB6">
        <w:rPr>
          <w:i/>
          <w:iCs/>
        </w:rPr>
        <w:t>Journal of the American Statistical Association</w:t>
      </w:r>
      <w:r w:rsidRPr="003C2AB6">
        <w:t xml:space="preserve"> 91 (434): 841–53. https://doi.org/10.2307/2291679.</w:t>
      </w:r>
    </w:p>
    <w:p w14:paraId="27C2FB82" w14:textId="77777777" w:rsidR="003C2AB6" w:rsidRPr="003C2AB6" w:rsidRDefault="003C2AB6" w:rsidP="003C2AB6">
      <w:pPr>
        <w:pStyle w:val="Bibliography"/>
      </w:pPr>
      <w:r w:rsidRPr="003C2AB6">
        <w:t xml:space="preserve">Greenwood, Robin, Augustin Landier, and David Thesmar. 2015. “Vulnerable Banks.” </w:t>
      </w:r>
      <w:r w:rsidRPr="003C2AB6">
        <w:rPr>
          <w:i/>
          <w:iCs/>
        </w:rPr>
        <w:t>Journal of Financial Economics</w:t>
      </w:r>
      <w:r w:rsidRPr="003C2AB6">
        <w:t xml:space="preserve"> 115 (3): 471–85. https://doi.org/10.1016/j.jfineco.2014.11.006.</w:t>
      </w:r>
    </w:p>
    <w:p w14:paraId="7E377EAB" w14:textId="77777777" w:rsidR="003C2AB6" w:rsidRPr="003C2AB6" w:rsidRDefault="003C2AB6" w:rsidP="003C2AB6">
      <w:pPr>
        <w:pStyle w:val="Bibliography"/>
      </w:pPr>
      <w:r w:rsidRPr="003C2AB6">
        <w:t xml:space="preserve">Heckman, James J., Hidehiko Ichimura, and Petra E. Todd. 1997. “Matching As An Econometric Evaluation Estimator: Evidence from Evaluating a Job Training Programme.” </w:t>
      </w:r>
      <w:r w:rsidRPr="003C2AB6">
        <w:rPr>
          <w:i/>
          <w:iCs/>
        </w:rPr>
        <w:t>The Review of Economic Studies</w:t>
      </w:r>
      <w:r w:rsidRPr="003C2AB6">
        <w:t xml:space="preserve"> 64 (4): 605–54. https://doi.org/10.2307/2971733.</w:t>
      </w:r>
    </w:p>
    <w:p w14:paraId="3203722A" w14:textId="77777777" w:rsidR="003C2AB6" w:rsidRPr="003C2AB6" w:rsidRDefault="003C2AB6" w:rsidP="003C2AB6">
      <w:pPr>
        <w:pStyle w:val="Bibliography"/>
      </w:pPr>
      <w:r w:rsidRPr="003C2AB6">
        <w:t xml:space="preserve">Jackson, Matthew O., and Agathe Pernoud. 2021. “Systemic Risk in Financial Networks: A Survey.” </w:t>
      </w:r>
      <w:r w:rsidRPr="003C2AB6">
        <w:rPr>
          <w:i/>
          <w:iCs/>
        </w:rPr>
        <w:t>Annual Review of Economics</w:t>
      </w:r>
      <w:r w:rsidRPr="003C2AB6">
        <w:t xml:space="preserve"> 13 (1): 171–202. https://doi.org/10.1146/annurev-economics-083120-111540.</w:t>
      </w:r>
    </w:p>
    <w:p w14:paraId="493F7B77" w14:textId="77777777" w:rsidR="003C2AB6" w:rsidRPr="003C2AB6" w:rsidRDefault="003C2AB6" w:rsidP="003C2AB6">
      <w:pPr>
        <w:pStyle w:val="Bibliography"/>
      </w:pPr>
      <w:r w:rsidRPr="003C2AB6">
        <w:t xml:space="preserve">Kiyotaki, Nobuhiro, and John Moore. 1997. “Credit Cycles.” </w:t>
      </w:r>
      <w:r w:rsidRPr="003C2AB6">
        <w:rPr>
          <w:i/>
          <w:iCs/>
        </w:rPr>
        <w:t>Journal of Political Economy</w:t>
      </w:r>
      <w:r w:rsidRPr="003C2AB6">
        <w:t xml:space="preserve"> 105 (2): 211–48. https://doi.org/10.1086/262072.</w:t>
      </w:r>
    </w:p>
    <w:p w14:paraId="237065A4" w14:textId="77777777" w:rsidR="003C2AB6" w:rsidRPr="003C2AB6" w:rsidRDefault="003C2AB6" w:rsidP="003C2AB6">
      <w:pPr>
        <w:pStyle w:val="Bibliography"/>
      </w:pPr>
      <w:r w:rsidRPr="003C2AB6">
        <w:t>Kleist, Karsten von, and C. Mallo. 2011. “OTC Derivatives Market Activity in the Second Half of 2010.” Bank of International Settlements. https://www.bis.org/publ/otc_hy1105.pdf.</w:t>
      </w:r>
    </w:p>
    <w:p w14:paraId="29F7FD27" w14:textId="77777777" w:rsidR="003C2AB6" w:rsidRPr="003C2AB6" w:rsidRDefault="003C2AB6" w:rsidP="003C2AB6">
      <w:pPr>
        <w:pStyle w:val="Bibliography"/>
      </w:pPr>
      <w:r w:rsidRPr="003C2AB6">
        <w:t xml:space="preserve">Liu, Jun, Francis A. Longstaff, and Ravit E. Mandell. 2006. “The Market Price of Risk in Interest Rate Swaps: The Roles of Default and Liquidity Risks.” </w:t>
      </w:r>
      <w:r w:rsidRPr="003C2AB6">
        <w:rPr>
          <w:i/>
          <w:iCs/>
        </w:rPr>
        <w:t>The Journal of Business</w:t>
      </w:r>
      <w:r w:rsidRPr="003C2AB6">
        <w:t xml:space="preserve"> 79 (5): 2337–59. https://doi.org/10.1086/505237.</w:t>
      </w:r>
    </w:p>
    <w:p w14:paraId="29B779F7" w14:textId="77777777" w:rsidR="003C2AB6" w:rsidRPr="003C2AB6" w:rsidRDefault="003C2AB6" w:rsidP="003C2AB6">
      <w:pPr>
        <w:pStyle w:val="Bibliography"/>
      </w:pPr>
      <w:r w:rsidRPr="003C2AB6">
        <w:t xml:space="preserve">Loon, Yee Cheng, and Zhaodong Ken Zhong. 2014. “The Impact of Central Clearing on Counterparty Risk, Liquidity, and Trading: Evidence from the Credit Default Swap Market.” </w:t>
      </w:r>
      <w:r w:rsidRPr="003C2AB6">
        <w:rPr>
          <w:i/>
          <w:iCs/>
        </w:rPr>
        <w:t>Journal of Financial Economics</w:t>
      </w:r>
      <w:r w:rsidRPr="003C2AB6">
        <w:t xml:space="preserve"> 112 (1): 91–115. https://doi.org/10.1016/j.jfineco.2013.12.001.</w:t>
      </w:r>
    </w:p>
    <w:p w14:paraId="7ECEC66D" w14:textId="77777777" w:rsidR="003C2AB6" w:rsidRPr="003C2AB6" w:rsidRDefault="003C2AB6" w:rsidP="003C2AB6">
      <w:pPr>
        <w:pStyle w:val="Bibliography"/>
      </w:pPr>
      <w:r w:rsidRPr="003C2AB6">
        <w:t xml:space="preserve">McPartland, John W. 2009. “Clearing and Settlement of Exchange Traded Derivatives.” </w:t>
      </w:r>
      <w:r w:rsidRPr="003C2AB6">
        <w:rPr>
          <w:i/>
          <w:iCs/>
        </w:rPr>
        <w:t>Chicago Fed Letter</w:t>
      </w:r>
      <w:r w:rsidRPr="003C2AB6">
        <w:t xml:space="preserve"> 267 (2). https://fraser.stlouisfed.org/files/docs/historical/frbchi/policydiscussion/frbchi_policy_2009-02.pdf.</w:t>
      </w:r>
    </w:p>
    <w:p w14:paraId="5D9F51A9" w14:textId="77777777" w:rsidR="003C2AB6" w:rsidRPr="003C2AB6" w:rsidRDefault="003C2AB6" w:rsidP="003C2AB6">
      <w:pPr>
        <w:pStyle w:val="Bibliography"/>
      </w:pPr>
      <w:r w:rsidRPr="003C2AB6">
        <w:t xml:space="preserve">Minton, Bernadette A. 1997. “An Empirical Examination of Basic Valuation Models for Plain Vanilla U.S. Interest Rate Swaps.” </w:t>
      </w:r>
      <w:r w:rsidRPr="003C2AB6">
        <w:rPr>
          <w:i/>
          <w:iCs/>
        </w:rPr>
        <w:t>Journal of Financial Economics</w:t>
      </w:r>
      <w:r w:rsidRPr="003C2AB6">
        <w:t xml:space="preserve"> 44 (2): 251–77. https://doi.org/10.1016/S0304-405X(97)00005-6.</w:t>
      </w:r>
    </w:p>
    <w:p w14:paraId="440CA938" w14:textId="77777777" w:rsidR="003C2AB6" w:rsidRPr="003C2AB6" w:rsidRDefault="003C2AB6" w:rsidP="003C2AB6">
      <w:pPr>
        <w:pStyle w:val="Bibliography"/>
      </w:pPr>
      <w:r w:rsidRPr="003C2AB6">
        <w:t>Pirrong, Craig. 2011. “The Economics of Central Clearing: Theory and Practice.”</w:t>
      </w:r>
    </w:p>
    <w:p w14:paraId="34C4A79B" w14:textId="77777777" w:rsidR="003C2AB6" w:rsidRPr="003C2AB6" w:rsidRDefault="003C2AB6" w:rsidP="003C2AB6">
      <w:pPr>
        <w:pStyle w:val="Bibliography"/>
      </w:pPr>
      <w:r w:rsidRPr="003C2AB6">
        <w:t xml:space="preserve">Rochet, Jean-Charles, and Jean Tirole. 1996. “Interbank Lending and Systemic Risk.” </w:t>
      </w:r>
      <w:r w:rsidRPr="003C2AB6">
        <w:rPr>
          <w:i/>
          <w:iCs/>
        </w:rPr>
        <w:t>Journal of Money, Credit and Banking</w:t>
      </w:r>
      <w:r w:rsidRPr="003C2AB6">
        <w:t xml:space="preserve"> 28 (4): 733–62. https://doi.org/10.2307/2077918.</w:t>
      </w:r>
    </w:p>
    <w:p w14:paraId="775EAC1D" w14:textId="77777777" w:rsidR="003C2AB6" w:rsidRPr="003C2AB6" w:rsidRDefault="003C2AB6" w:rsidP="003C2AB6">
      <w:pPr>
        <w:pStyle w:val="Bibliography"/>
      </w:pPr>
      <w:r w:rsidRPr="003C2AB6">
        <w:t xml:space="preserve">Roll, Richard. 1984. “A Simple Implicit Measure of the Effective Bid-Ask Spread in an Efficient Market.” </w:t>
      </w:r>
      <w:r w:rsidRPr="003C2AB6">
        <w:rPr>
          <w:i/>
          <w:iCs/>
        </w:rPr>
        <w:t>The Journal of Finance</w:t>
      </w:r>
      <w:r w:rsidRPr="003C2AB6">
        <w:t xml:space="preserve"> 39 (4): 1127–39. https://doi.org/10.1111/j.1540-6261.1984.tb03897.x.</w:t>
      </w:r>
    </w:p>
    <w:p w14:paraId="05FDC754" w14:textId="77777777" w:rsidR="003C2AB6" w:rsidRPr="003C2AB6" w:rsidRDefault="003C2AB6" w:rsidP="003C2AB6">
      <w:pPr>
        <w:pStyle w:val="Bibliography"/>
      </w:pPr>
      <w:r w:rsidRPr="003C2AB6">
        <w:t>Skarr, Doug, and Kristin Szakaly-Moore. 2007. “Understanding Interest Rate Swap Math &amp; Pricing.” California Debt and Investment Advisory Commission. https://www.treasurer.ca.gov/cdiac/publications/math.pdf.</w:t>
      </w:r>
    </w:p>
    <w:p w14:paraId="73D49F7A" w14:textId="77777777" w:rsidR="003C2AB6" w:rsidRPr="003C2AB6" w:rsidRDefault="003C2AB6" w:rsidP="003C2AB6">
      <w:pPr>
        <w:pStyle w:val="Bibliography"/>
      </w:pPr>
      <w:r w:rsidRPr="003C2AB6">
        <w:lastRenderedPageBreak/>
        <w:t xml:space="preserve">Smith, Clifford W., Charles W. Smithson, and Lee Macdonald Wakeman. 1988. “The Market for Interest Rate Swaps.” </w:t>
      </w:r>
      <w:r w:rsidRPr="003C2AB6">
        <w:rPr>
          <w:i/>
          <w:iCs/>
        </w:rPr>
        <w:t>Financial Management</w:t>
      </w:r>
      <w:r w:rsidRPr="003C2AB6">
        <w:t xml:space="preserve"> 17 (4): 34–44. https://doi.org/10.2307/3665765.</w:t>
      </w:r>
    </w:p>
    <w:p w14:paraId="3EF713D7" w14:textId="77777777" w:rsidR="003C2AB6" w:rsidRPr="003C2AB6" w:rsidRDefault="003C2AB6" w:rsidP="003C2AB6">
      <w:pPr>
        <w:pStyle w:val="Bibliography"/>
      </w:pPr>
      <w:r w:rsidRPr="003C2AB6">
        <w:t xml:space="preserve">Sun, Tong-sheng, Suresh Sundaresan, and Ching Wang. 1993. “Interest Rate Swaps: An Empirical Investigation.” </w:t>
      </w:r>
      <w:r w:rsidRPr="003C2AB6">
        <w:rPr>
          <w:i/>
          <w:iCs/>
        </w:rPr>
        <w:t>Journal of Financial Economics</w:t>
      </w:r>
      <w:r w:rsidRPr="003C2AB6">
        <w:t xml:space="preserve"> 34 (1): 77–99. https://doi.org/10.1016/0304-405X(93)90041-9.</w:t>
      </w:r>
    </w:p>
    <w:p w14:paraId="0490112E" w14:textId="53F30AA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2168" w:name="_Ref181435687"/>
      <w:r>
        <w:lastRenderedPageBreak/>
        <w:t>Contract Characteristics</w:t>
      </w:r>
      <w:bookmarkEnd w:id="2168"/>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
              <w:t>Currency</w:t>
            </w:r>
          </w:p>
        </w:tc>
        <w:tc>
          <w:tcPr>
            <w:tcW w:w="1870" w:type="dxa"/>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
              <w:t>Settlement</w:t>
            </w:r>
          </w:p>
        </w:tc>
        <w:tc>
          <w:tcPr>
            <w:tcW w:w="1870" w:type="dxa"/>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pPr>
              <w:jc w:val="left"/>
            </w:pPr>
            <w:r>
              <w:t>Fixed Leg</w:t>
            </w:r>
          </w:p>
        </w:tc>
      </w:tr>
      <w:tr w:rsidR="00260ADF" w14:paraId="20AF48FD"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
              <w:t>Day Count Convention</w:t>
            </w:r>
          </w:p>
        </w:tc>
        <w:tc>
          <w:tcPr>
            <w:tcW w:w="1870" w:type="dxa"/>
            <w:tcBorders>
              <w:top w:val="single" w:sz="4" w:space="0" w:color="auto"/>
            </w:tcBorders>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
              <w:t>Payment Frequency</w:t>
            </w:r>
          </w:p>
        </w:tc>
        <w:tc>
          <w:tcPr>
            <w:tcW w:w="1870" w:type="dxa"/>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
              <w:t>Business Day Adjustment Convention</w:t>
            </w:r>
          </w:p>
        </w:tc>
        <w:tc>
          <w:tcPr>
            <w:tcW w:w="1870" w:type="dxa"/>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
              <w:t>Adjustment Type</w:t>
            </w:r>
          </w:p>
        </w:tc>
        <w:tc>
          <w:tcPr>
            <w:tcW w:w="1870" w:type="dxa"/>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
              <w:t>Roll Convention</w:t>
            </w:r>
          </w:p>
        </w:tc>
        <w:tc>
          <w:tcPr>
            <w:tcW w:w="1870" w:type="dxa"/>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
              <w:t>Accrual Calculation Calendar</w:t>
            </w:r>
          </w:p>
        </w:tc>
        <w:tc>
          <w:tcPr>
            <w:tcW w:w="1870" w:type="dxa"/>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
              <w:t>Pay Delay</w:t>
            </w:r>
          </w:p>
        </w:tc>
        <w:tc>
          <w:tcPr>
            <w:tcW w:w="1870" w:type="dxa"/>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pPr>
              <w:jc w:val="left"/>
            </w:pPr>
            <w:r>
              <w:t>Floating Leg</w:t>
            </w:r>
          </w:p>
        </w:tc>
      </w:tr>
      <w:tr w:rsidR="00260ADF" w14:paraId="15C7CA4F"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
              <w:t>Day Count Convention</w:t>
            </w:r>
          </w:p>
        </w:tc>
        <w:tc>
          <w:tcPr>
            <w:tcW w:w="1870" w:type="dxa"/>
            <w:tcBorders>
              <w:top w:val="single" w:sz="4" w:space="0" w:color="auto"/>
            </w:tcBorders>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
              <w:t>Payment Frequency</w:t>
            </w:r>
          </w:p>
        </w:tc>
        <w:tc>
          <w:tcPr>
            <w:tcW w:w="1870" w:type="dxa"/>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
              <w:lastRenderedPageBreak/>
              <w:t>Reference Index</w:t>
            </w:r>
          </w:p>
        </w:tc>
        <w:tc>
          <w:tcPr>
            <w:tcW w:w="1870" w:type="dxa"/>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
              <w:t>Reset Frequency</w:t>
            </w:r>
          </w:p>
        </w:tc>
        <w:tc>
          <w:tcPr>
            <w:tcW w:w="1870" w:type="dxa"/>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
              <w:t>Business Day Adjustment</w:t>
            </w:r>
          </w:p>
        </w:tc>
        <w:tc>
          <w:tcPr>
            <w:tcW w:w="1870" w:type="dxa"/>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
              <w:t>Adjustment Type</w:t>
            </w:r>
          </w:p>
        </w:tc>
        <w:tc>
          <w:tcPr>
            <w:tcW w:w="1870" w:type="dxa"/>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
              <w:t>Roll Convention</w:t>
            </w:r>
          </w:p>
        </w:tc>
        <w:tc>
          <w:tcPr>
            <w:tcW w:w="1870" w:type="dxa"/>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
              <w:t>Calculation Calendar</w:t>
            </w:r>
          </w:p>
        </w:tc>
        <w:tc>
          <w:tcPr>
            <w:tcW w:w="1870" w:type="dxa"/>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
              <w:t>Fixing Calendar</w:t>
            </w:r>
          </w:p>
        </w:tc>
        <w:tc>
          <w:tcPr>
            <w:tcW w:w="1870" w:type="dxa"/>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
              <w:t>Fixing Lag</w:t>
            </w:r>
          </w:p>
        </w:tc>
        <w:tc>
          <w:tcPr>
            <w:tcW w:w="1870" w:type="dxa"/>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
              <w:t>Pay Delay</w:t>
            </w:r>
          </w:p>
        </w:tc>
        <w:tc>
          <w:tcPr>
            <w:tcW w:w="1870" w:type="dxa"/>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
              <w:t>Reset Position</w:t>
            </w:r>
          </w:p>
        </w:tc>
        <w:tc>
          <w:tcPr>
            <w:tcW w:w="1870" w:type="dxa"/>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lastRenderedPageBreak/>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lastRenderedPageBreak/>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lastRenderedPageBreak/>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3B782DDB" w:rsidR="00260ADF" w:rsidRDefault="002651C1" w:rsidP="00485C34">
      <w:pPr>
        <w:pStyle w:val="Heading1"/>
        <w:numPr>
          <w:ilvl w:val="0"/>
          <w:numId w:val="11"/>
        </w:numPr>
        <w:rPr>
          <w:rFonts w:eastAsiaTheme="minorEastAsia"/>
        </w:rPr>
      </w:pPr>
      <w:r>
        <w:rPr>
          <w:rFonts w:eastAsiaTheme="minorEastAsia"/>
        </w:rPr>
        <w:lastRenderedPageBreak/>
        <w:t>Results from unfiltered dataset</w:t>
      </w:r>
    </w:p>
    <w:p w14:paraId="4B603D04" w14:textId="06630741"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rsidR="00A2102A">
        <w:t xml:space="preserve">Table </w:t>
      </w:r>
      <w:r w:rsidR="00A2102A">
        <w:rPr>
          <w:noProof/>
        </w:rPr>
        <w:t>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rsidR="00A2102A">
        <w:t xml:space="preserve">Table </w:t>
      </w:r>
      <w:r w:rsidR="00A2102A">
        <w:rPr>
          <w:noProof/>
        </w:rPr>
        <w:t>9</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trPr>
          <w:tblCellSpacing w:w="15" w:type="dxa"/>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trPr>
          <w:tblCellSpacing w:w="15" w:type="dxa"/>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trPr>
          <w:tblCellSpacing w:w="15" w:type="dxa"/>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trPr>
          <w:tblCellSpacing w:w="15" w:type="dxa"/>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trPr>
          <w:tblCellSpacing w:w="15" w:type="dxa"/>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trPr>
          <w:tblCellSpacing w:w="15" w:type="dxa"/>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trPr>
          <w:tblCellSpacing w:w="15" w:type="dxa"/>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trPr>
          <w:tblCellSpacing w:w="15" w:type="dxa"/>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trPr>
          <w:tblCellSpacing w:w="15" w:type="dxa"/>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trPr>
          <w:tblCellSpacing w:w="15" w:type="dxa"/>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trPr>
          <w:tblCellSpacing w:w="15" w:type="dxa"/>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trPr>
          <w:tblCellSpacing w:w="15" w:type="dxa"/>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trPr>
          <w:tblCellSpacing w:w="15" w:type="dxa"/>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trPr>
          <w:tblCellSpacing w:w="15" w:type="dxa"/>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trPr>
          <w:tblCellSpacing w:w="15" w:type="dxa"/>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trPr>
          <w:tblCellSpacing w:w="15" w:type="dxa"/>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trPr>
          <w:tblCellSpacing w:w="15" w:type="dxa"/>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trPr>
          <w:tblCellSpacing w:w="15" w:type="dxa"/>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trPr>
          <w:tblCellSpacing w:w="15" w:type="dxa"/>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trPr>
          <w:tblCellSpacing w:w="15" w:type="dxa"/>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trPr>
          <w:tblCellSpacing w:w="15" w:type="dxa"/>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trPr>
          <w:tblCellSpacing w:w="15" w:type="dxa"/>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trPr>
          <w:tblCellSpacing w:w="15" w:type="dxa"/>
        </w:trPr>
        <w:tc>
          <w:tcPr>
            <w:tcW w:w="0" w:type="auto"/>
            <w:vAlign w:val="center"/>
            <w:hideMark/>
          </w:tcPr>
          <w:p w14:paraId="6FC9F4AE" w14:textId="77777777" w:rsidR="002651C1" w:rsidRDefault="002651C1">
            <w:pPr>
              <w:rPr>
                <w:rFonts w:eastAsia="Times New Roman"/>
              </w:rPr>
            </w:pPr>
            <w:r>
              <w:rPr>
                <w:rFonts w:eastAsia="Times New Roman"/>
              </w:rPr>
              <w:lastRenderedPageBreak/>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trPr>
          <w:tblCellSpacing w:w="15" w:type="dxa"/>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trPr>
          <w:tblCellSpacing w:w="15" w:type="dxa"/>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trPr>
          <w:tblCellSpacing w:w="15" w:type="dxa"/>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trPr>
          <w:tblCellSpacing w:w="15" w:type="dxa"/>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trPr>
          <w:tblCellSpacing w:w="15" w:type="dxa"/>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trPr>
          <w:tblCellSpacing w:w="15" w:type="dxa"/>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trPr>
          <w:tblCellSpacing w:w="15" w:type="dxa"/>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trPr>
          <w:tblCellSpacing w:w="15" w:type="dxa"/>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trPr>
          <w:tblCellSpacing w:w="15" w:type="dxa"/>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trPr>
          <w:tblCellSpacing w:w="15" w:type="dxa"/>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trPr>
          <w:tblCellSpacing w:w="15" w:type="dxa"/>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trPr>
          <w:tblCellSpacing w:w="15" w:type="dxa"/>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trPr>
          <w:tblCellSpacing w:w="15" w:type="dxa"/>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trPr>
          <w:tblCellSpacing w:w="15" w:type="dxa"/>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trPr>
          <w:tblCellSpacing w:w="15" w:type="dxa"/>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trPr>
          <w:tblCellSpacing w:w="15" w:type="dxa"/>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trPr>
          <w:tblCellSpacing w:w="15" w:type="dxa"/>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trPr>
          <w:tblCellSpacing w:w="15" w:type="dxa"/>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trPr>
          <w:tblCellSpacing w:w="15" w:type="dxa"/>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trPr>
          <w:tblCellSpacing w:w="15" w:type="dxa"/>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trPr>
          <w:tblCellSpacing w:w="15" w:type="dxa"/>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4CD8B3A5" w:rsidR="00714654" w:rsidRPr="00F260BC" w:rsidRDefault="00714654" w:rsidP="00485C34">
      <w:pPr>
        <w:pStyle w:val="Heading1"/>
        <w:numPr>
          <w:ilvl w:val="0"/>
          <w:numId w:val="11"/>
        </w:numPr>
      </w:pPr>
      <w:r w:rsidRPr="00F260BC">
        <w:lastRenderedPageBreak/>
        <w:t>Info-Metrics based Difference-in-Difference Estimator</w:t>
      </w:r>
    </w:p>
    <w:p w14:paraId="67551C84" w14:textId="2E658389"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493D713" w:rsidR="007A3E13" w:rsidRDefault="007A3E13" w:rsidP="00485C34">
      <w:pPr>
        <w:pStyle w:val="ListParagraph"/>
        <w:numPr>
          <w:ilvl w:val="0"/>
          <w:numId w:val="12"/>
        </w:numPr>
        <w:spacing w:line="276" w:lineRule="auto"/>
        <w:jc w:val="left"/>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proofErr w:type="gramStart"/>
      <w:r w:rsidR="00485C34">
        <w:t>trends</w:t>
      </w:r>
      <w:proofErr w:type="gramEnd"/>
      <w:r w:rsidR="00485C34">
        <w:t xml:space="preserve"> </w:t>
      </w:r>
      <w:r w:rsidR="00206CEC">
        <w:t>assumption could be due to:</w:t>
      </w:r>
    </w:p>
    <w:p w14:paraId="2454ADD8" w14:textId="66E38F2F" w:rsidR="00544AA1" w:rsidRDefault="00A3628A" w:rsidP="00485C34">
      <w:pPr>
        <w:pStyle w:val="ListParagraph"/>
        <w:numPr>
          <w:ilvl w:val="1"/>
          <w:numId w:val="12"/>
        </w:numPr>
        <w:spacing w:line="276" w:lineRule="auto"/>
        <w:jc w:val="left"/>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rsidP="00485C34">
      <w:pPr>
        <w:pStyle w:val="ListParagraph"/>
        <w:numPr>
          <w:ilvl w:val="1"/>
          <w:numId w:val="12"/>
        </w:numPr>
        <w:spacing w:line="276" w:lineRule="auto"/>
        <w:jc w:val="left"/>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rsidP="00485C34">
      <w:pPr>
        <w:pStyle w:val="ListParagraph"/>
        <w:numPr>
          <w:ilvl w:val="1"/>
          <w:numId w:val="12"/>
        </w:numPr>
        <w:spacing w:line="276" w:lineRule="auto"/>
        <w:jc w:val="left"/>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rsidP="00485C34">
      <w:pPr>
        <w:pStyle w:val="ListParagraph"/>
        <w:numPr>
          <w:ilvl w:val="0"/>
          <w:numId w:val="12"/>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485C34">
      <w:pPr>
        <w:pStyle w:val="ListParagraph"/>
        <w:numPr>
          <w:ilvl w:val="0"/>
          <w:numId w:val="12"/>
        </w:numPr>
        <w:spacing w:line="276" w:lineRule="auto"/>
        <w:jc w:val="left"/>
      </w:pPr>
      <w:r>
        <w:t>Spillover effects: The intervention might indirectly affect the control group, which would bias the results.</w:t>
      </w:r>
    </w:p>
    <w:p w14:paraId="213A2750" w14:textId="77777777" w:rsidR="007A3E13" w:rsidRDefault="007A3E13" w:rsidP="00485C34">
      <w:pPr>
        <w:pStyle w:val="ListParagraph"/>
        <w:numPr>
          <w:ilvl w:val="0"/>
          <w:numId w:val="12"/>
        </w:numPr>
        <w:spacing w:line="276" w:lineRule="auto"/>
        <w:jc w:val="left"/>
      </w:pPr>
      <w:r>
        <w:t>Staggered treatment timing: if the treatment is rolled out in several phases, the standard two-period DiD may not be appropriate.</w:t>
      </w:r>
    </w:p>
    <w:p w14:paraId="40199BDA" w14:textId="15981CA0" w:rsidR="007A3E13" w:rsidRDefault="007A3E13" w:rsidP="007A3E13">
      <w:pPr>
        <w:spacing w:line="276" w:lineRule="auto"/>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xml:space="preserve">. However, if the treatment effect varies with characteristics of the treatment </w:t>
      </w:r>
      <w:r>
        <w:rPr>
          <w:rFonts w:eastAsiaTheme="minorEastAsia"/>
        </w:rPr>
        <w:lastRenderedPageBreak/>
        <w:t>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2169"/>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2169"/>
      <w:r w:rsidR="00C43B6C">
        <w:rPr>
          <w:rStyle w:val="CommentReference"/>
        </w:rPr>
        <w:commentReference w:id="2169"/>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000000"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β</m:t>
              </m:r>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000000"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ijh</m:t>
                      </m:r>
                    </m:sub>
                    <m:sup/>
                    <m:e>
                      <m:sSub>
                        <m:sSubPr>
                          <m:ctrlPr>
                            <w:rPr>
                              <w:rFonts w:ascii="Cambria Math" w:hAnsi="Cambria Math"/>
                              <w:i/>
                            </w:rPr>
                          </m:ctrlPr>
                        </m:sSubPr>
                        <m:e>
                          <m:r>
                            <w:rPr>
                              <w:rFonts w:ascii="Cambria Math" w:hAnsi="Cambria Math"/>
                            </w:rPr>
                            <m:t>w</m:t>
                          </m:r>
                        </m:e>
                        <m:sub>
                          <m:r>
                            <w:rPr>
                              <w:rFonts w:ascii="Cambria Math" w:hAnsi="Cambria Math"/>
                            </w:rPr>
                            <m:t>ijh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000000"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000000"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000000"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ih</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000000"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000000"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000000" w:rsidP="00577085">
      <m:oMathPara>
        <m:oMath>
          <m:sSub>
            <m:sSubPr>
              <m:ctrlPr>
                <w:rPr>
                  <w:rFonts w:ascii="Cambria Math" w:hAnsi="Cambria Math"/>
                  <w:i/>
                </w:rPr>
              </m:ctrlPr>
            </m:sSubPr>
            <m:e>
              <m:r>
                <w:rPr>
                  <w:rFonts w:ascii="Cambria Math" w:hAnsi="Cambria Math"/>
                </w:rPr>
                <m:t>ρ</m:t>
              </m:r>
            </m:e>
            <m:sub>
              <m:r>
                <w:rPr>
                  <w:rFonts w:ascii="Cambria Math" w:hAnsi="Cambria Math"/>
                </w:rPr>
                <m:t>0i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321503A5" w:rsidR="007E2EC2" w:rsidRDefault="007E2EC2" w:rsidP="007E2EC2">
      <w:proofErr w:type="gramStart"/>
      <w:r>
        <w:lastRenderedPageBreak/>
        <w:t>Thus</w:t>
      </w:r>
      <w:proofErr w:type="gramEnd"/>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0A91805" w:rsidR="007E2EC2" w:rsidRPr="00A17574" w:rsidRDefault="007E2EC2" w:rsidP="007E2EC2">
      <w:pPr>
        <w:rPr>
          <w:highlight w:val="yellow"/>
        </w:rPr>
      </w:pPr>
      <w:commentRangeStart w:id="2170"/>
      <w:r w:rsidRPr="00A17574">
        <w:rPr>
          <w:highlight w:val="yellow"/>
        </w:rPr>
        <w:t>I</w:t>
      </w:r>
      <w:r w:rsidR="003D6B32" w:rsidRPr="00A17574">
        <w:rPr>
          <w:highlight w:val="yellow"/>
        </w:rPr>
        <w:t>nstead of formally deriving the properties of this estimator, I</w:t>
      </w:r>
      <w:r w:rsidRPr="00A17574">
        <w:rPr>
          <w:highlight w:val="yellow"/>
        </w:rPr>
        <w:t xml:space="preserve"> compare the performance of this method</w:t>
      </w:r>
      <w:r w:rsidR="00260318" w:rsidRPr="00A17574">
        <w:rPr>
          <w:highlight w:val="yellow"/>
        </w:rPr>
        <w:t>ology</w:t>
      </w:r>
      <w:r w:rsidRPr="00A17574">
        <w:rPr>
          <w:highlight w:val="yellow"/>
        </w:rPr>
        <w:t xml:space="preserve"> against: (1) </w:t>
      </w:r>
      <w:r w:rsidR="0032551E" w:rsidRPr="00A17574">
        <w:rPr>
          <w:highlight w:val="yellow"/>
        </w:rPr>
        <w:t xml:space="preserve">the simple </w:t>
      </w:r>
      <w:r w:rsidRPr="00A17574">
        <w:rPr>
          <w:highlight w:val="yellow"/>
        </w:rPr>
        <w:t xml:space="preserve">difference-in-differences </w:t>
      </w:r>
      <w:r w:rsidR="0032551E" w:rsidRPr="00A17574">
        <w:rPr>
          <w:highlight w:val="yellow"/>
        </w:rPr>
        <w:t>estimator</w:t>
      </w:r>
      <w:r w:rsidR="00DB0BB7" w:rsidRPr="00A17574">
        <w:rPr>
          <w:highlight w:val="yellow"/>
        </w:rPr>
        <w:t xml:space="preserve"> </w:t>
      </w:r>
      <w:r w:rsidRPr="00A17574">
        <w:rPr>
          <w:highlight w:val="yellow"/>
        </w:rPr>
        <w:t xml:space="preserve">that does not </w:t>
      </w:r>
      <w:r w:rsidR="000F346B" w:rsidRPr="00A17574">
        <w:rPr>
          <w:highlight w:val="yellow"/>
        </w:rPr>
        <w:t>consider</w:t>
      </w:r>
      <w:r w:rsidRPr="00A17574">
        <w:rPr>
          <w:highlight w:val="yellow"/>
        </w:rPr>
        <w:t xml:space="preserve"> </w:t>
      </w:r>
      <w:r w:rsidR="008A29C0" w:rsidRPr="00A17574">
        <w:rPr>
          <w:highlight w:val="yellow"/>
        </w:rPr>
        <w:t xml:space="preserve">any </w:t>
      </w:r>
      <w:r w:rsidRPr="00A17574">
        <w:rPr>
          <w:highlight w:val="yellow"/>
        </w:rPr>
        <w:t xml:space="preserve">selection </w:t>
      </w:r>
      <w:r w:rsidR="008A29C0" w:rsidRPr="00A17574">
        <w:rPr>
          <w:highlight w:val="yellow"/>
        </w:rPr>
        <w:t xml:space="preserve">effects </w:t>
      </w:r>
      <w:r w:rsidRPr="00A17574">
        <w:rPr>
          <w:highlight w:val="yellow"/>
        </w:rPr>
        <w:t xml:space="preserve">and (2) a </w:t>
      </w:r>
      <w:r w:rsidR="00952975" w:rsidRPr="00A17574">
        <w:rPr>
          <w:highlight w:val="yellow"/>
        </w:rPr>
        <w:t>model t</w:t>
      </w:r>
      <w:r w:rsidR="000B6559" w:rsidRPr="00A17574">
        <w:rPr>
          <w:highlight w:val="yellow"/>
        </w:rPr>
        <w:t xml:space="preserve">hat uses </w:t>
      </w:r>
      <w:r w:rsidR="00746E45" w:rsidRPr="00A17574">
        <w:rPr>
          <w:highlight w:val="yellow"/>
        </w:rPr>
        <w:t xml:space="preserve">logistic regression for the first </w:t>
      </w:r>
      <w:r w:rsidR="00C503F6" w:rsidRPr="00A17574">
        <w:rPr>
          <w:highlight w:val="yellow"/>
        </w:rPr>
        <w:t>stage</w:t>
      </w:r>
      <w:r w:rsidR="00746E45" w:rsidRPr="00A17574">
        <w:rPr>
          <w:highlight w:val="yellow"/>
        </w:rPr>
        <w:t xml:space="preserve"> and </w:t>
      </w:r>
      <w:r w:rsidR="00C503F6" w:rsidRPr="00A17574">
        <w:rPr>
          <w:highlight w:val="yellow"/>
        </w:rPr>
        <w:t>OLS for the second stage.</w:t>
      </w:r>
    </w:p>
    <w:p w14:paraId="5F717B5C" w14:textId="644715C1" w:rsidR="00C76D50" w:rsidRPr="00A17574" w:rsidRDefault="00D654F4" w:rsidP="007E2EC2">
      <w:pPr>
        <w:rPr>
          <w:highlight w:val="yellow"/>
        </w:rPr>
      </w:pPr>
      <w:r w:rsidRPr="00A17574">
        <w:rPr>
          <w:highlight w:val="yellow"/>
        </w:rPr>
        <w:t xml:space="preserve">Simulation 1: </w:t>
      </w:r>
      <w:r w:rsidR="004F52DA" w:rsidRPr="00A17574">
        <w:rPr>
          <w:highlight w:val="yellow"/>
        </w:rPr>
        <w:t xml:space="preserve">100 observations, repeat 500 times. Report </w:t>
      </w:r>
      <w:r w:rsidR="00056BA8" w:rsidRPr="00A17574">
        <w:rPr>
          <w:highlight w:val="yellow"/>
        </w:rPr>
        <w:t xml:space="preserve">bias and </w:t>
      </w:r>
      <w:r w:rsidR="00784B17" w:rsidRPr="00A17574">
        <w:rPr>
          <w:highlight w:val="yellow"/>
        </w:rPr>
        <w:t>variance of all three estimators.</w:t>
      </w:r>
    </w:p>
    <w:p w14:paraId="125BDD3B" w14:textId="3E514980" w:rsidR="00784B17" w:rsidRPr="00A17574" w:rsidRDefault="00784B17" w:rsidP="007E2EC2">
      <w:pPr>
        <w:rPr>
          <w:highlight w:val="yellow"/>
        </w:rPr>
      </w:pPr>
      <w:r w:rsidRPr="00A17574">
        <w:rPr>
          <w:highlight w:val="yellow"/>
        </w:rPr>
        <w:t>Simulation 2: Small sample properties. 20 observations Repeat 500 times. Report bias and variance of all three estimators.</w:t>
      </w:r>
    </w:p>
    <w:p w14:paraId="1E92D50E" w14:textId="5CB89ACB" w:rsidR="00784B17" w:rsidRPr="00A17574" w:rsidRDefault="00784B17" w:rsidP="007E2EC2">
      <w:pPr>
        <w:rPr>
          <w:highlight w:val="yellow"/>
        </w:rPr>
      </w:pPr>
      <w:r w:rsidRPr="00A17574">
        <w:rPr>
          <w:highlight w:val="yellow"/>
        </w:rPr>
        <w:t xml:space="preserve">Simulation 3: </w:t>
      </w:r>
      <w:r w:rsidR="006C7A78" w:rsidRPr="00A17574">
        <w:rPr>
          <w:highlight w:val="yellow"/>
        </w:rPr>
        <w:t>Ill-conditioned data. 100 observations</w:t>
      </w:r>
      <w:r w:rsidR="00DF3047" w:rsidRPr="00A17574">
        <w:rPr>
          <w:highlight w:val="yellow"/>
        </w:rPr>
        <w:t xml:space="preserve">, repeat 500 times. </w:t>
      </w:r>
      <w:r w:rsidR="007F6602" w:rsidRPr="00A17574">
        <w:rPr>
          <w:highlight w:val="yellow"/>
        </w:rPr>
        <w:t>The design</w:t>
      </w:r>
      <w:r w:rsidR="00DF3047" w:rsidRPr="00A17574">
        <w:rPr>
          <w:highlight w:val="yellow"/>
        </w:rPr>
        <w:t xml:space="preserve"> matrix is </w:t>
      </w:r>
      <w:r w:rsidR="006F4A8C" w:rsidRPr="00A17574">
        <w:rPr>
          <w:highlight w:val="yellow"/>
        </w:rPr>
        <w:t>highly collinear/</w:t>
      </w:r>
      <w:r w:rsidR="00EC5F6C" w:rsidRPr="00A17574">
        <w:rPr>
          <w:highlight w:val="yellow"/>
        </w:rPr>
        <w:t>ill-conditioned. Report bias and variance of all three estimators.</w:t>
      </w:r>
    </w:p>
    <w:p w14:paraId="407C64DF" w14:textId="6805C37F" w:rsidR="00EC5F6C" w:rsidRPr="00A17574" w:rsidRDefault="00EC5F6C" w:rsidP="007E2EC2">
      <w:pPr>
        <w:rPr>
          <w:highlight w:val="yellow"/>
        </w:rPr>
      </w:pPr>
      <w:r w:rsidRPr="00A17574">
        <w:rPr>
          <w:highlight w:val="yellow"/>
        </w:rPr>
        <w:t xml:space="preserve">Simulation 4: </w:t>
      </w:r>
      <w:r w:rsidR="007F6602" w:rsidRPr="00A17574">
        <w:rPr>
          <w:highlight w:val="yellow"/>
        </w:rPr>
        <w:t>Non-normal errors. 100 observations, repeat 500 times. Use Cauchy or Laplace errors. Report bias and variance of all three estimators.</w:t>
      </w:r>
    </w:p>
    <w:p w14:paraId="5687D1B8" w14:textId="77777777" w:rsidR="007F6602" w:rsidRPr="00A17574" w:rsidRDefault="007F6602" w:rsidP="007E2EC2">
      <w:pPr>
        <w:rPr>
          <w:highlight w:val="yellow"/>
        </w:rPr>
      </w:pPr>
    </w:p>
    <w:p w14:paraId="20D39D76" w14:textId="4BE4357C" w:rsidR="007F6602" w:rsidRPr="00A17574" w:rsidRDefault="007F6602" w:rsidP="007E2EC2">
      <w:pPr>
        <w:rPr>
          <w:highlight w:val="yellow"/>
        </w:rPr>
      </w:pPr>
      <w:r w:rsidRPr="00A17574">
        <w:rPr>
          <w:highlight w:val="yellow"/>
        </w:rPr>
        <w:t>Real World Data</w:t>
      </w:r>
    </w:p>
    <w:p w14:paraId="3F80E381" w14:textId="0555A8C4" w:rsidR="007F6602" w:rsidRPr="009F7BD0" w:rsidRDefault="007F6602" w:rsidP="007E2EC2">
      <w:r w:rsidRPr="00A17574">
        <w:rPr>
          <w:highlight w:val="yellow"/>
        </w:rPr>
        <w:t xml:space="preserve">LaLonde’s study </w:t>
      </w:r>
      <w:r w:rsidR="00F52F86" w:rsidRPr="00A17574">
        <w:rPr>
          <w:highlight w:val="yellow"/>
        </w:rPr>
        <w:t xml:space="preserve">National Supported Work (NSW) demonstration and </w:t>
      </w:r>
      <w:r w:rsidR="00A74762" w:rsidRPr="00A17574">
        <w:rPr>
          <w:highlight w:val="yellow"/>
        </w:rPr>
        <w:t xml:space="preserve">follow-up 1999 study </w:t>
      </w:r>
      <w:r w:rsidR="00DB48D9" w:rsidRPr="00A17574">
        <w:rPr>
          <w:highlight w:val="yellow"/>
        </w:rPr>
        <w:t xml:space="preserve">by </w:t>
      </w:r>
      <w:r w:rsidR="00DB4B46" w:rsidRPr="00A17574">
        <w:rPr>
          <w:highlight w:val="yellow"/>
        </w:rPr>
        <w:t>Dehejia-</w:t>
      </w:r>
      <w:proofErr w:type="spellStart"/>
      <w:r w:rsidR="00DB4B46" w:rsidRPr="00A17574">
        <w:rPr>
          <w:highlight w:val="yellow"/>
        </w:rPr>
        <w:t>Wahha</w:t>
      </w:r>
      <w:proofErr w:type="spellEnd"/>
      <w:r w:rsidR="00DB4B46" w:rsidRPr="00A17574">
        <w:rPr>
          <w:highlight w:val="yellow"/>
        </w:rPr>
        <w:t xml:space="preserve">. </w:t>
      </w:r>
      <w:r w:rsidR="003E4F9B" w:rsidRPr="00A17574">
        <w:rPr>
          <w:highlight w:val="yellow"/>
        </w:rPr>
        <w:t xml:space="preserve">The NSW program </w:t>
      </w:r>
      <w:r w:rsidR="00981E74" w:rsidRPr="00A17574">
        <w:rPr>
          <w:highlight w:val="yellow"/>
        </w:rPr>
        <w:t>was an RCT type</w:t>
      </w:r>
      <w:r w:rsidR="00613E8E" w:rsidRPr="00A17574">
        <w:rPr>
          <w:highlight w:val="yellow"/>
        </w:rPr>
        <w:t xml:space="preserve"> program</w:t>
      </w:r>
      <w:r w:rsidR="00981E74" w:rsidRPr="00A17574">
        <w:rPr>
          <w:highlight w:val="yellow"/>
        </w:rPr>
        <w:t>, so the “ground truth” of the effect of the program is known</w:t>
      </w:r>
      <w:r w:rsidR="00BA5514" w:rsidRPr="00A17574">
        <w:rPr>
          <w:highlight w:val="yellow"/>
        </w:rPr>
        <w:t xml:space="preserve"> (by looking at the difference in outcome variable </w:t>
      </w:r>
      <w:r w:rsidR="006E0DE8" w:rsidRPr="00A17574">
        <w:rPr>
          <w:highlight w:val="yellow"/>
        </w:rPr>
        <w:t xml:space="preserve">between control and treatment </w:t>
      </w:r>
      <w:r w:rsidR="000E51C7" w:rsidRPr="00A17574">
        <w:rPr>
          <w:highlight w:val="yellow"/>
        </w:rPr>
        <w:t>groups)</w:t>
      </w:r>
      <w:r w:rsidR="00981E74" w:rsidRPr="00A17574">
        <w:rPr>
          <w:highlight w:val="yellow"/>
        </w:rPr>
        <w:t>.</w:t>
      </w:r>
      <w:r w:rsidR="000E51C7" w:rsidRPr="00A17574">
        <w:rPr>
          <w:highlight w:val="yellow"/>
        </w:rPr>
        <w:t xml:space="preserve"> LaLonde </w:t>
      </w:r>
      <w:r w:rsidR="00BF5892" w:rsidRPr="00A17574">
        <w:rPr>
          <w:highlight w:val="yellow"/>
        </w:rPr>
        <w:t>created artificial</w:t>
      </w:r>
      <w:r w:rsidR="000365A0" w:rsidRPr="00A17574">
        <w:rPr>
          <w:highlight w:val="yellow"/>
        </w:rPr>
        <w:t xml:space="preserve"> control </w:t>
      </w:r>
      <w:r w:rsidR="00EB0720" w:rsidRPr="00A17574">
        <w:rPr>
          <w:highlight w:val="yellow"/>
        </w:rPr>
        <w:t xml:space="preserve">groups </w:t>
      </w:r>
      <w:r w:rsidR="001D58AF" w:rsidRPr="00A17574">
        <w:rPr>
          <w:highlight w:val="yellow"/>
        </w:rPr>
        <w:t xml:space="preserve">from the Panel Study of Income Dynamics (PSID) or </w:t>
      </w:r>
      <w:proofErr w:type="spellStart"/>
      <w:r w:rsidR="00CA3CE1" w:rsidRPr="00A17574">
        <w:rPr>
          <w:highlight w:val="yellow"/>
        </w:rPr>
        <w:t>Westat</w:t>
      </w:r>
      <w:proofErr w:type="spellEnd"/>
      <w:r w:rsidR="00CA3CE1" w:rsidRPr="00A17574">
        <w:rPr>
          <w:highlight w:val="yellow"/>
        </w:rPr>
        <w:t xml:space="preserve"> Matched Current Population Survey</w:t>
      </w:r>
      <w:r w:rsidR="000365A0" w:rsidRPr="00A17574">
        <w:rPr>
          <w:highlight w:val="yellow"/>
        </w:rPr>
        <w:t xml:space="preserve"> to replace the control group </w:t>
      </w:r>
      <w:r w:rsidR="00B95905" w:rsidRPr="00A17574">
        <w:rPr>
          <w:highlight w:val="yellow"/>
        </w:rPr>
        <w:t>from</w:t>
      </w:r>
      <w:r w:rsidR="000365A0" w:rsidRPr="00A17574">
        <w:rPr>
          <w:highlight w:val="yellow"/>
        </w:rPr>
        <w:t xml:space="preserve"> the study. He </w:t>
      </w:r>
      <w:r w:rsidR="00DF7D6E" w:rsidRPr="00A17574">
        <w:rPr>
          <w:highlight w:val="yellow"/>
        </w:rPr>
        <w:t xml:space="preserve">looked at how various estimators </w:t>
      </w:r>
      <w:r w:rsidR="00481059" w:rsidRPr="00A17574">
        <w:rPr>
          <w:highlight w:val="yellow"/>
        </w:rPr>
        <w:t>(</w:t>
      </w:r>
      <w:r w:rsidR="00481088" w:rsidRPr="00A17574">
        <w:rPr>
          <w:highlight w:val="yellow"/>
        </w:rPr>
        <w:t xml:space="preserve">e.g. </w:t>
      </w:r>
      <w:r w:rsidR="00B95905" w:rsidRPr="00A17574">
        <w:rPr>
          <w:highlight w:val="yellow"/>
        </w:rPr>
        <w:t xml:space="preserve">simple </w:t>
      </w:r>
      <w:r w:rsidR="00481088" w:rsidRPr="00A17574">
        <w:rPr>
          <w:highlight w:val="yellow"/>
        </w:rPr>
        <w:t xml:space="preserve">difference </w:t>
      </w:r>
      <w:r w:rsidR="009D704C" w:rsidRPr="00A17574">
        <w:rPr>
          <w:highlight w:val="yellow"/>
        </w:rPr>
        <w:t xml:space="preserve">in </w:t>
      </w:r>
      <w:r w:rsidR="007A22A1" w:rsidRPr="00A17574">
        <w:rPr>
          <w:highlight w:val="yellow"/>
        </w:rPr>
        <w:t>post-treatment period outcome</w:t>
      </w:r>
      <w:r w:rsidR="00B95905" w:rsidRPr="00A17574">
        <w:rPr>
          <w:highlight w:val="yellow"/>
        </w:rPr>
        <w:t xml:space="preserve"> for </w:t>
      </w:r>
      <w:r w:rsidR="00456EF4" w:rsidRPr="00A17574">
        <w:rPr>
          <w:highlight w:val="yellow"/>
        </w:rPr>
        <w:t xml:space="preserve">treatment and artificial control group, </w:t>
      </w:r>
      <w:r w:rsidR="0090734E" w:rsidRPr="00A17574">
        <w:rPr>
          <w:highlight w:val="yellow"/>
        </w:rPr>
        <w:t xml:space="preserve">difference with controls for demographic characteristics, </w:t>
      </w:r>
      <w:r w:rsidR="00456EF4" w:rsidRPr="00A17574">
        <w:rPr>
          <w:highlight w:val="yellow"/>
        </w:rPr>
        <w:t>difference-in-differences, Heckman correction)</w:t>
      </w:r>
      <w:r w:rsidR="00EF2182" w:rsidRPr="00A17574">
        <w:rPr>
          <w:highlight w:val="yellow"/>
        </w:rPr>
        <w:t xml:space="preserve"> performed</w:t>
      </w:r>
      <w:r w:rsidR="001D15B3" w:rsidRPr="00A17574">
        <w:rPr>
          <w:highlight w:val="yellow"/>
        </w:rPr>
        <w:t>.</w:t>
      </w:r>
      <w:r w:rsidR="002365B6" w:rsidRPr="00A17574">
        <w:rPr>
          <w:highlight w:val="yellow"/>
        </w:rPr>
        <w:t xml:space="preserve"> He found t</w:t>
      </w:r>
      <w:r w:rsidR="001D15B3" w:rsidRPr="00A17574">
        <w:rPr>
          <w:highlight w:val="yellow"/>
        </w:rPr>
        <w:t xml:space="preserve">hat no </w:t>
      </w:r>
      <w:r w:rsidR="00466E19" w:rsidRPr="00A17574">
        <w:rPr>
          <w:highlight w:val="yellow"/>
        </w:rPr>
        <w:t xml:space="preserve">estimator performed well </w:t>
      </w:r>
      <w:r w:rsidR="002401BF" w:rsidRPr="00A17574">
        <w:rPr>
          <w:highlight w:val="yellow"/>
        </w:rPr>
        <w:t>consistently.</w:t>
      </w:r>
      <w:r w:rsidR="006A2E7C" w:rsidRPr="00A17574">
        <w:rPr>
          <w:highlight w:val="yellow"/>
        </w:rPr>
        <w:t xml:space="preserve"> Dehejia-</w:t>
      </w:r>
      <w:proofErr w:type="spellStart"/>
      <w:r w:rsidR="006A2E7C" w:rsidRPr="00A17574">
        <w:rPr>
          <w:highlight w:val="yellow"/>
        </w:rPr>
        <w:t>Wahha</w:t>
      </w:r>
      <w:proofErr w:type="spellEnd"/>
      <w:r w:rsidR="006A2E7C" w:rsidRPr="00A17574">
        <w:rPr>
          <w:highlight w:val="yellow"/>
        </w:rPr>
        <w:t xml:space="preserve"> revisit this</w:t>
      </w:r>
      <w:r w:rsidR="00C8086F" w:rsidRPr="00A17574">
        <w:rPr>
          <w:highlight w:val="yellow"/>
        </w:rPr>
        <w:t>, looking at a subset of LaLonde</w:t>
      </w:r>
      <w:r w:rsidR="00EE4B1C" w:rsidRPr="00A17574">
        <w:rPr>
          <w:highlight w:val="yellow"/>
        </w:rPr>
        <w:t xml:space="preserve">’s data for which </w:t>
      </w:r>
      <w:r w:rsidR="00E43F8F" w:rsidRPr="00A17574">
        <w:rPr>
          <w:highlight w:val="yellow"/>
        </w:rPr>
        <w:t xml:space="preserve">the pre-treatment outcome variable was available for </w:t>
      </w:r>
      <w:r w:rsidR="00150B9C" w:rsidRPr="00A17574">
        <w:rPr>
          <w:highlight w:val="yellow"/>
        </w:rPr>
        <w:t>2 periods prior to the start of the program.</w:t>
      </w:r>
      <w:r w:rsidR="00D97E99" w:rsidRPr="00A17574">
        <w:rPr>
          <w:highlight w:val="yellow"/>
        </w:rPr>
        <w:t xml:space="preserve"> They </w:t>
      </w:r>
      <w:r w:rsidR="00DD78AA" w:rsidRPr="00A17574">
        <w:rPr>
          <w:highlight w:val="yellow"/>
        </w:rPr>
        <w:t xml:space="preserve">also implemented new </w:t>
      </w:r>
      <w:r w:rsidR="00BC102E" w:rsidRPr="00A17574">
        <w:rPr>
          <w:highlight w:val="yellow"/>
        </w:rPr>
        <w:t xml:space="preserve">(propensity score matching) estimators </w:t>
      </w:r>
      <w:r w:rsidR="00747A7F" w:rsidRPr="00A17574">
        <w:rPr>
          <w:highlight w:val="yellow"/>
        </w:rPr>
        <w:t xml:space="preserve">that </w:t>
      </w:r>
      <w:r w:rsidR="00C91793" w:rsidRPr="00A17574">
        <w:rPr>
          <w:highlight w:val="yellow"/>
        </w:rPr>
        <w:t xml:space="preserve">seem to perform well. Since this is a well-known dataset (readily available in multiple software packages) and </w:t>
      </w:r>
      <w:r w:rsidR="00A17574" w:rsidRPr="00A17574">
        <w:rPr>
          <w:highlight w:val="yellow"/>
        </w:rPr>
        <w:t>what the result should be is known, it would be a good test of how the method performs.</w:t>
      </w:r>
      <w:commentRangeEnd w:id="2170"/>
      <w:r w:rsidR="00A17574">
        <w:rPr>
          <w:rStyle w:val="CommentReference"/>
        </w:rPr>
        <w:commentReference w:id="2170"/>
      </w:r>
    </w:p>
    <w:sectPr w:rsidR="007F6602"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0"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12"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14"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15"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16"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22" w:author="Arnob Alam" w:date="2025-01-14T21:24:00Z" w:initials="AA">
    <w:p w14:paraId="194D893D" w14:textId="77777777" w:rsidR="00F10BEF" w:rsidRDefault="00F10BEF" w:rsidP="00F10BEF">
      <w:pPr>
        <w:pStyle w:val="CommentText"/>
        <w:ind w:firstLine="0"/>
        <w:jc w:val="left"/>
      </w:pPr>
      <w:r>
        <w:rPr>
          <w:rStyle w:val="CommentReference"/>
        </w:rPr>
        <w:annotationRef/>
      </w:r>
      <w:r>
        <w:t>Updated figures</w:t>
      </w:r>
    </w:p>
  </w:comment>
  <w:comment w:id="43"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46"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49" w:author="Arnob Alam" w:date="2025-01-14T21:24:00Z" w:initials="AA">
    <w:p w14:paraId="29FDDEF3" w14:textId="77777777" w:rsidR="008A65C5" w:rsidRDefault="008A65C5" w:rsidP="008A65C5">
      <w:pPr>
        <w:pStyle w:val="CommentText"/>
        <w:ind w:firstLine="0"/>
        <w:jc w:val="left"/>
      </w:pPr>
      <w:r>
        <w:rPr>
          <w:rStyle w:val="CommentReference"/>
        </w:rPr>
        <w:annotationRef/>
      </w:r>
      <w:r>
        <w:t>Updated figures</w:t>
      </w:r>
    </w:p>
  </w:comment>
  <w:comment w:id="57" w:author="Arnob Alam" w:date="2025-01-18T16:53:00Z" w:initials="AA">
    <w:p w14:paraId="3C4771FE" w14:textId="77777777" w:rsidR="007D258F" w:rsidRDefault="007D258F" w:rsidP="007D258F">
      <w:pPr>
        <w:jc w:val="left"/>
      </w:pPr>
      <w:r>
        <w:rPr>
          <w:rStyle w:val="CommentReference"/>
        </w:rPr>
        <w:annotationRef/>
      </w:r>
      <w:r>
        <w:rPr>
          <w:color w:val="000000"/>
        </w:rPr>
        <w:t>Slightly edited for better flow.</w:t>
      </w:r>
    </w:p>
  </w:comment>
  <w:comment w:id="58" w:author="Arnob Alam" w:date="2025-01-18T17:07:00Z" w:initials="AA">
    <w:p w14:paraId="0DFF3AB3" w14:textId="77777777" w:rsidR="0083247D" w:rsidRDefault="0083247D" w:rsidP="0083247D">
      <w:pPr>
        <w:jc w:val="left"/>
      </w:pPr>
      <w:r>
        <w:rPr>
          <w:rStyle w:val="CommentReference"/>
        </w:rPr>
        <w:annotationRef/>
      </w:r>
      <w:r>
        <w:rPr>
          <w:color w:val="000000"/>
        </w:rPr>
        <w:t>Revised with more background on voluntary clearing.</w:t>
      </w:r>
    </w:p>
  </w:comment>
  <w:comment w:id="105" w:author="Arnob Alam" w:date="2025-01-18T18:14:00Z" w:initials="AA">
    <w:p w14:paraId="49D2B5B0" w14:textId="77777777" w:rsidR="00A047F1" w:rsidRDefault="00A047F1" w:rsidP="00A047F1">
      <w:pPr>
        <w:jc w:val="left"/>
      </w:pPr>
      <w:r>
        <w:rPr>
          <w:rStyle w:val="CommentReference"/>
        </w:rPr>
        <w:annotationRef/>
      </w:r>
      <w:r>
        <w:rPr>
          <w:color w:val="000000"/>
        </w:rPr>
        <w:t>Revised</w:t>
      </w:r>
    </w:p>
  </w:comment>
  <w:comment w:id="2169" w:author="Arnob Alam" w:date="2025-01-14T21:28:00Z" w:initials="AA">
    <w:p w14:paraId="60856FB7" w14:textId="1B9BEFD9" w:rsidR="00C43B6C" w:rsidRDefault="00C43B6C" w:rsidP="00C43B6C">
      <w:pPr>
        <w:pStyle w:val="CommentText"/>
        <w:ind w:firstLine="0"/>
        <w:jc w:val="left"/>
      </w:pPr>
      <w:r>
        <w:rPr>
          <w:rStyle w:val="CommentReference"/>
        </w:rPr>
        <w:annotationRef/>
      </w:r>
      <w:r>
        <w:t>New content starts here</w:t>
      </w:r>
    </w:p>
  </w:comment>
  <w:comment w:id="2170" w:author="Arnob Alam" w:date="2025-01-14T21:49:00Z" w:initials="AA">
    <w:p w14:paraId="5E7699E5" w14:textId="77777777" w:rsidR="00A17574" w:rsidRDefault="00A17574" w:rsidP="00A17574">
      <w:pPr>
        <w:pStyle w:val="CommentText"/>
        <w:ind w:firstLine="0"/>
        <w:jc w:val="left"/>
      </w:pPr>
      <w:r>
        <w:rPr>
          <w:rStyle w:val="CommentReference"/>
        </w:rPr>
        <w:annotationRef/>
      </w:r>
      <w:r>
        <w:t>Work pending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13EA54" w15:done="0"/>
  <w15:commentEx w15:paraId="538AF865" w15:done="0"/>
  <w15:commentEx w15:paraId="54645D0C" w15:done="0"/>
  <w15:commentEx w15:paraId="44A1FF8E" w15:done="0"/>
  <w15:commentEx w15:paraId="12B8DC82" w15:done="0"/>
  <w15:commentEx w15:paraId="2B3FD4FD" w15:done="0"/>
  <w15:commentEx w15:paraId="194D893D" w15:done="0"/>
  <w15:commentEx w15:paraId="67C68543" w15:done="0"/>
  <w15:commentEx w15:paraId="0DC4BF3D" w15:done="0"/>
  <w15:commentEx w15:paraId="29FDDEF3" w15:done="0"/>
  <w15:commentEx w15:paraId="3C4771FE" w15:done="0"/>
  <w15:commentEx w15:paraId="0DFF3AB3" w15:done="0"/>
  <w15:commentEx w15:paraId="49D2B5B0" w15:done="0"/>
  <w15:commentEx w15:paraId="60856FB7" w15:done="0"/>
  <w15:commentEx w15:paraId="5E769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67774443" w16cex:dateUtc="2025-01-15T02:24:00Z"/>
  <w16cex:commentExtensible w16cex:durableId="35146DBF" w16cex:dateUtc="2025-01-15T02:24:00Z"/>
  <w16cex:commentExtensible w16cex:durableId="64B70E33" w16cex:dateUtc="2025-01-15T02:24:00Z"/>
  <w16cex:commentExtensible w16cex:durableId="3F8FBCB5" w16cex:dateUtc="2025-01-15T02:24:00Z"/>
  <w16cex:commentExtensible w16cex:durableId="7494F902" w16cex:dateUtc="2025-01-18T21:53:00Z"/>
  <w16cex:commentExtensible w16cex:durableId="193D55CE" w16cex:dateUtc="2025-01-18T22:07:00Z"/>
  <w16cex:commentExtensible w16cex:durableId="2771DA54" w16cex:dateUtc="2025-01-18T23:14:00Z"/>
  <w16cex:commentExtensible w16cex:durableId="6D6EA64C" w16cex:dateUtc="2025-01-15T02:28:00Z"/>
  <w16cex:commentExtensible w16cex:durableId="4A3A2941" w16cex:dateUtc="2025-01-15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194D893D" w16cid:durableId="67774443"/>
  <w16cid:commentId w16cid:paraId="67C68543" w16cid:durableId="35146DBF"/>
  <w16cid:commentId w16cid:paraId="0DC4BF3D" w16cid:durableId="64B70E33"/>
  <w16cid:commentId w16cid:paraId="29FDDEF3" w16cid:durableId="3F8FBCB5"/>
  <w16cid:commentId w16cid:paraId="3C4771FE" w16cid:durableId="7494F902"/>
  <w16cid:commentId w16cid:paraId="0DFF3AB3" w16cid:durableId="193D55CE"/>
  <w16cid:commentId w16cid:paraId="49D2B5B0" w16cid:durableId="2771DA54"/>
  <w16cid:commentId w16cid:paraId="60856FB7" w16cid:durableId="6D6EA64C"/>
  <w16cid:commentId w16cid:paraId="5E7699E5" w16cid:durableId="4A3A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56F423" w14:textId="77777777" w:rsidR="00CC3E5D" w:rsidRDefault="00CC3E5D" w:rsidP="00916B59">
      <w:pPr>
        <w:spacing w:line="240" w:lineRule="auto"/>
      </w:pPr>
      <w:r>
        <w:separator/>
      </w:r>
    </w:p>
  </w:endnote>
  <w:endnote w:type="continuationSeparator" w:id="0">
    <w:p w14:paraId="644A20CD" w14:textId="77777777" w:rsidR="00CC3E5D" w:rsidRDefault="00CC3E5D" w:rsidP="00916B59">
      <w:pPr>
        <w:spacing w:line="240" w:lineRule="auto"/>
      </w:pPr>
      <w:r>
        <w:continuationSeparator/>
      </w:r>
    </w:p>
  </w:endnote>
  <w:endnote w:type="continuationNotice" w:id="1">
    <w:p w14:paraId="4E6B1F2F" w14:textId="77777777" w:rsidR="00CC3E5D" w:rsidRDefault="00CC3E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E73C2" w14:textId="77777777" w:rsidR="00CC3E5D" w:rsidRDefault="00CC3E5D" w:rsidP="00916B59">
      <w:pPr>
        <w:spacing w:line="240" w:lineRule="auto"/>
      </w:pPr>
      <w:r>
        <w:separator/>
      </w:r>
    </w:p>
  </w:footnote>
  <w:footnote w:type="continuationSeparator" w:id="0">
    <w:p w14:paraId="79F1FB0F" w14:textId="77777777" w:rsidR="00CC3E5D" w:rsidRDefault="00CC3E5D" w:rsidP="00916B59">
      <w:pPr>
        <w:spacing w:line="240" w:lineRule="auto"/>
      </w:pPr>
      <w:r>
        <w:continuationSeparator/>
      </w:r>
    </w:p>
  </w:footnote>
  <w:footnote w:type="continuationNotice" w:id="1">
    <w:p w14:paraId="5E1485E1" w14:textId="77777777" w:rsidR="00CC3E5D" w:rsidRDefault="00CC3E5D">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54B4"/>
    <w:rsid w:val="0000551C"/>
    <w:rsid w:val="00015EA9"/>
    <w:rsid w:val="00022DE8"/>
    <w:rsid w:val="000238D2"/>
    <w:rsid w:val="00034D08"/>
    <w:rsid w:val="000365A0"/>
    <w:rsid w:val="00036F9C"/>
    <w:rsid w:val="000410D0"/>
    <w:rsid w:val="000525FC"/>
    <w:rsid w:val="00056BA8"/>
    <w:rsid w:val="00057C26"/>
    <w:rsid w:val="000623F9"/>
    <w:rsid w:val="00062476"/>
    <w:rsid w:val="00062B19"/>
    <w:rsid w:val="0006327F"/>
    <w:rsid w:val="000649B7"/>
    <w:rsid w:val="00073B00"/>
    <w:rsid w:val="00075277"/>
    <w:rsid w:val="00076D05"/>
    <w:rsid w:val="000811B5"/>
    <w:rsid w:val="000817B0"/>
    <w:rsid w:val="000831E5"/>
    <w:rsid w:val="00084FCC"/>
    <w:rsid w:val="00090999"/>
    <w:rsid w:val="000930EC"/>
    <w:rsid w:val="000A0237"/>
    <w:rsid w:val="000B06C9"/>
    <w:rsid w:val="000B1C59"/>
    <w:rsid w:val="000B6289"/>
    <w:rsid w:val="000B62EF"/>
    <w:rsid w:val="000B6559"/>
    <w:rsid w:val="000D28F5"/>
    <w:rsid w:val="000D49EA"/>
    <w:rsid w:val="000D4DB9"/>
    <w:rsid w:val="000E35F2"/>
    <w:rsid w:val="000E4B25"/>
    <w:rsid w:val="000E51C7"/>
    <w:rsid w:val="000E7A31"/>
    <w:rsid w:val="000F346B"/>
    <w:rsid w:val="000F4367"/>
    <w:rsid w:val="000F58CF"/>
    <w:rsid w:val="00100DFE"/>
    <w:rsid w:val="00101AC3"/>
    <w:rsid w:val="0010357F"/>
    <w:rsid w:val="00113231"/>
    <w:rsid w:val="00120494"/>
    <w:rsid w:val="001238DA"/>
    <w:rsid w:val="00127942"/>
    <w:rsid w:val="00127F49"/>
    <w:rsid w:val="001310E6"/>
    <w:rsid w:val="001330D3"/>
    <w:rsid w:val="0013380F"/>
    <w:rsid w:val="00136322"/>
    <w:rsid w:val="0013756C"/>
    <w:rsid w:val="00137E30"/>
    <w:rsid w:val="00150B9C"/>
    <w:rsid w:val="00151179"/>
    <w:rsid w:val="001544D7"/>
    <w:rsid w:val="00156A9D"/>
    <w:rsid w:val="00160B28"/>
    <w:rsid w:val="00163864"/>
    <w:rsid w:val="00167482"/>
    <w:rsid w:val="001723E9"/>
    <w:rsid w:val="00172624"/>
    <w:rsid w:val="00176E23"/>
    <w:rsid w:val="00184C80"/>
    <w:rsid w:val="0018533F"/>
    <w:rsid w:val="00190A09"/>
    <w:rsid w:val="00193119"/>
    <w:rsid w:val="001A1822"/>
    <w:rsid w:val="001C0500"/>
    <w:rsid w:val="001D15B3"/>
    <w:rsid w:val="001D58AF"/>
    <w:rsid w:val="001E0B34"/>
    <w:rsid w:val="001F4209"/>
    <w:rsid w:val="00206CEC"/>
    <w:rsid w:val="00211831"/>
    <w:rsid w:val="002126BB"/>
    <w:rsid w:val="00212D43"/>
    <w:rsid w:val="002155C4"/>
    <w:rsid w:val="00216F42"/>
    <w:rsid w:val="0022132A"/>
    <w:rsid w:val="00226BB0"/>
    <w:rsid w:val="002365B6"/>
    <w:rsid w:val="002401BF"/>
    <w:rsid w:val="00244123"/>
    <w:rsid w:val="00246805"/>
    <w:rsid w:val="00246DE5"/>
    <w:rsid w:val="00252689"/>
    <w:rsid w:val="00254288"/>
    <w:rsid w:val="00260318"/>
    <w:rsid w:val="002609B0"/>
    <w:rsid w:val="00260ADF"/>
    <w:rsid w:val="00263E05"/>
    <w:rsid w:val="002651C1"/>
    <w:rsid w:val="00267114"/>
    <w:rsid w:val="00267864"/>
    <w:rsid w:val="00273AE0"/>
    <w:rsid w:val="002833CE"/>
    <w:rsid w:val="0028734C"/>
    <w:rsid w:val="00296C48"/>
    <w:rsid w:val="002975CF"/>
    <w:rsid w:val="00297A3F"/>
    <w:rsid w:val="002A62E7"/>
    <w:rsid w:val="002B0FB0"/>
    <w:rsid w:val="002C10DE"/>
    <w:rsid w:val="002C47DB"/>
    <w:rsid w:val="002C4EA4"/>
    <w:rsid w:val="002D0170"/>
    <w:rsid w:val="002D2B3D"/>
    <w:rsid w:val="002D3D87"/>
    <w:rsid w:val="002E6207"/>
    <w:rsid w:val="002E6BD5"/>
    <w:rsid w:val="002E71CF"/>
    <w:rsid w:val="00302D61"/>
    <w:rsid w:val="00310460"/>
    <w:rsid w:val="00311CF5"/>
    <w:rsid w:val="00312CA8"/>
    <w:rsid w:val="003130C5"/>
    <w:rsid w:val="0031310F"/>
    <w:rsid w:val="00322790"/>
    <w:rsid w:val="0032551E"/>
    <w:rsid w:val="00325A94"/>
    <w:rsid w:val="00327919"/>
    <w:rsid w:val="00330AE8"/>
    <w:rsid w:val="00331A1A"/>
    <w:rsid w:val="00334CFA"/>
    <w:rsid w:val="00337EDA"/>
    <w:rsid w:val="00343B2B"/>
    <w:rsid w:val="00344D98"/>
    <w:rsid w:val="00345470"/>
    <w:rsid w:val="0035643A"/>
    <w:rsid w:val="00356A39"/>
    <w:rsid w:val="003639B3"/>
    <w:rsid w:val="00364992"/>
    <w:rsid w:val="00364F63"/>
    <w:rsid w:val="003666CD"/>
    <w:rsid w:val="003677D8"/>
    <w:rsid w:val="00372C08"/>
    <w:rsid w:val="0037511E"/>
    <w:rsid w:val="00386F96"/>
    <w:rsid w:val="00387917"/>
    <w:rsid w:val="0039099C"/>
    <w:rsid w:val="0039100D"/>
    <w:rsid w:val="00395A8E"/>
    <w:rsid w:val="00396EDF"/>
    <w:rsid w:val="003B1D0B"/>
    <w:rsid w:val="003B32F2"/>
    <w:rsid w:val="003B527D"/>
    <w:rsid w:val="003C11A8"/>
    <w:rsid w:val="003C2223"/>
    <w:rsid w:val="003C2AB6"/>
    <w:rsid w:val="003C3B08"/>
    <w:rsid w:val="003C5626"/>
    <w:rsid w:val="003D0EA5"/>
    <w:rsid w:val="003D15B5"/>
    <w:rsid w:val="003D1958"/>
    <w:rsid w:val="003D1C71"/>
    <w:rsid w:val="003D6B32"/>
    <w:rsid w:val="003E34E2"/>
    <w:rsid w:val="003E4F9B"/>
    <w:rsid w:val="003E5D9E"/>
    <w:rsid w:val="003F38DD"/>
    <w:rsid w:val="003F4404"/>
    <w:rsid w:val="004014AF"/>
    <w:rsid w:val="004044E0"/>
    <w:rsid w:val="00407933"/>
    <w:rsid w:val="004079FB"/>
    <w:rsid w:val="00413873"/>
    <w:rsid w:val="004142D0"/>
    <w:rsid w:val="00420825"/>
    <w:rsid w:val="00422C48"/>
    <w:rsid w:val="0043272A"/>
    <w:rsid w:val="00432C9C"/>
    <w:rsid w:val="004347DF"/>
    <w:rsid w:val="00434B8C"/>
    <w:rsid w:val="00436BF3"/>
    <w:rsid w:val="00442DE2"/>
    <w:rsid w:val="00444FE6"/>
    <w:rsid w:val="00456EF4"/>
    <w:rsid w:val="004652DE"/>
    <w:rsid w:val="00465CB6"/>
    <w:rsid w:val="00466E19"/>
    <w:rsid w:val="00466EAB"/>
    <w:rsid w:val="0047070D"/>
    <w:rsid w:val="00471876"/>
    <w:rsid w:val="00472EC4"/>
    <w:rsid w:val="00481059"/>
    <w:rsid w:val="00481088"/>
    <w:rsid w:val="00481F09"/>
    <w:rsid w:val="004838E9"/>
    <w:rsid w:val="00485C34"/>
    <w:rsid w:val="004909CE"/>
    <w:rsid w:val="0049516A"/>
    <w:rsid w:val="004B1105"/>
    <w:rsid w:val="004B282D"/>
    <w:rsid w:val="004C61B8"/>
    <w:rsid w:val="004E4B2E"/>
    <w:rsid w:val="004E53DD"/>
    <w:rsid w:val="004E5D89"/>
    <w:rsid w:val="004E70B5"/>
    <w:rsid w:val="004F1BCE"/>
    <w:rsid w:val="004F3245"/>
    <w:rsid w:val="004F52DA"/>
    <w:rsid w:val="00505AC1"/>
    <w:rsid w:val="005116D2"/>
    <w:rsid w:val="005172B2"/>
    <w:rsid w:val="00524266"/>
    <w:rsid w:val="00524440"/>
    <w:rsid w:val="00525974"/>
    <w:rsid w:val="00536572"/>
    <w:rsid w:val="00544AA1"/>
    <w:rsid w:val="00561299"/>
    <w:rsid w:val="0056142C"/>
    <w:rsid w:val="00561948"/>
    <w:rsid w:val="00565535"/>
    <w:rsid w:val="00574F24"/>
    <w:rsid w:val="00575066"/>
    <w:rsid w:val="00577085"/>
    <w:rsid w:val="00577B93"/>
    <w:rsid w:val="00582349"/>
    <w:rsid w:val="00590C7A"/>
    <w:rsid w:val="005A5795"/>
    <w:rsid w:val="005A7F0C"/>
    <w:rsid w:val="005B2CFB"/>
    <w:rsid w:val="005C32AB"/>
    <w:rsid w:val="005C7134"/>
    <w:rsid w:val="005D2017"/>
    <w:rsid w:val="005E6B1A"/>
    <w:rsid w:val="005F1ECB"/>
    <w:rsid w:val="00600ACA"/>
    <w:rsid w:val="00601226"/>
    <w:rsid w:val="00603CC8"/>
    <w:rsid w:val="00606F43"/>
    <w:rsid w:val="00610F5D"/>
    <w:rsid w:val="00612436"/>
    <w:rsid w:val="00613274"/>
    <w:rsid w:val="00613E8E"/>
    <w:rsid w:val="006171DA"/>
    <w:rsid w:val="0062179B"/>
    <w:rsid w:val="006236C0"/>
    <w:rsid w:val="0062393B"/>
    <w:rsid w:val="00630316"/>
    <w:rsid w:val="00631417"/>
    <w:rsid w:val="00632BC9"/>
    <w:rsid w:val="00633477"/>
    <w:rsid w:val="00635CD0"/>
    <w:rsid w:val="0063624E"/>
    <w:rsid w:val="00646DB7"/>
    <w:rsid w:val="006561E8"/>
    <w:rsid w:val="00657B7D"/>
    <w:rsid w:val="00666456"/>
    <w:rsid w:val="00667B32"/>
    <w:rsid w:val="0067034A"/>
    <w:rsid w:val="00670633"/>
    <w:rsid w:val="00673EA8"/>
    <w:rsid w:val="00677C96"/>
    <w:rsid w:val="00681DD4"/>
    <w:rsid w:val="00684349"/>
    <w:rsid w:val="00690FF0"/>
    <w:rsid w:val="00697CBF"/>
    <w:rsid w:val="006A136B"/>
    <w:rsid w:val="006A2E7C"/>
    <w:rsid w:val="006A6C1C"/>
    <w:rsid w:val="006B0CE0"/>
    <w:rsid w:val="006C70C1"/>
    <w:rsid w:val="006C7A78"/>
    <w:rsid w:val="006D0303"/>
    <w:rsid w:val="006D07C7"/>
    <w:rsid w:val="006E0DE8"/>
    <w:rsid w:val="006E16E3"/>
    <w:rsid w:val="006E2801"/>
    <w:rsid w:val="006E55D8"/>
    <w:rsid w:val="006F2394"/>
    <w:rsid w:val="006F259D"/>
    <w:rsid w:val="006F4A8C"/>
    <w:rsid w:val="0070106C"/>
    <w:rsid w:val="00706597"/>
    <w:rsid w:val="00710C1E"/>
    <w:rsid w:val="00711493"/>
    <w:rsid w:val="007115E8"/>
    <w:rsid w:val="007136FE"/>
    <w:rsid w:val="00714654"/>
    <w:rsid w:val="00717712"/>
    <w:rsid w:val="00721654"/>
    <w:rsid w:val="00722B77"/>
    <w:rsid w:val="007239CB"/>
    <w:rsid w:val="00727D7F"/>
    <w:rsid w:val="00741567"/>
    <w:rsid w:val="00746E45"/>
    <w:rsid w:val="00747A7F"/>
    <w:rsid w:val="00765A98"/>
    <w:rsid w:val="00766ED4"/>
    <w:rsid w:val="00767205"/>
    <w:rsid w:val="00771FA8"/>
    <w:rsid w:val="00773D11"/>
    <w:rsid w:val="00775801"/>
    <w:rsid w:val="00776F74"/>
    <w:rsid w:val="00780E79"/>
    <w:rsid w:val="00784B17"/>
    <w:rsid w:val="00787F0C"/>
    <w:rsid w:val="00787F96"/>
    <w:rsid w:val="00792D2D"/>
    <w:rsid w:val="007A22A1"/>
    <w:rsid w:val="007A3315"/>
    <w:rsid w:val="007A3E13"/>
    <w:rsid w:val="007A580A"/>
    <w:rsid w:val="007B021F"/>
    <w:rsid w:val="007B5957"/>
    <w:rsid w:val="007C5A92"/>
    <w:rsid w:val="007C73C5"/>
    <w:rsid w:val="007D258F"/>
    <w:rsid w:val="007D3AE1"/>
    <w:rsid w:val="007D76ED"/>
    <w:rsid w:val="007E0211"/>
    <w:rsid w:val="007E19CB"/>
    <w:rsid w:val="007E1BA7"/>
    <w:rsid w:val="007E2EC2"/>
    <w:rsid w:val="007E43E6"/>
    <w:rsid w:val="007E5335"/>
    <w:rsid w:val="007F6602"/>
    <w:rsid w:val="00800953"/>
    <w:rsid w:val="0080536F"/>
    <w:rsid w:val="008067F7"/>
    <w:rsid w:val="00811986"/>
    <w:rsid w:val="00813F24"/>
    <w:rsid w:val="00822C59"/>
    <w:rsid w:val="0083247D"/>
    <w:rsid w:val="00832EDF"/>
    <w:rsid w:val="008339E4"/>
    <w:rsid w:val="00836A0B"/>
    <w:rsid w:val="00840030"/>
    <w:rsid w:val="00840D4C"/>
    <w:rsid w:val="00841F34"/>
    <w:rsid w:val="008472C0"/>
    <w:rsid w:val="008507D9"/>
    <w:rsid w:val="0085449D"/>
    <w:rsid w:val="008551E2"/>
    <w:rsid w:val="0086424C"/>
    <w:rsid w:val="00864734"/>
    <w:rsid w:val="008678A2"/>
    <w:rsid w:val="00870477"/>
    <w:rsid w:val="00872BB9"/>
    <w:rsid w:val="00881C91"/>
    <w:rsid w:val="00894D4A"/>
    <w:rsid w:val="008961A1"/>
    <w:rsid w:val="008A1713"/>
    <w:rsid w:val="008A29C0"/>
    <w:rsid w:val="008A3BA7"/>
    <w:rsid w:val="008A5C92"/>
    <w:rsid w:val="008A6507"/>
    <w:rsid w:val="008A65C5"/>
    <w:rsid w:val="008A7AC7"/>
    <w:rsid w:val="008B2215"/>
    <w:rsid w:val="008B2472"/>
    <w:rsid w:val="008B2BAB"/>
    <w:rsid w:val="008B2BAF"/>
    <w:rsid w:val="008B3241"/>
    <w:rsid w:val="008B3865"/>
    <w:rsid w:val="008C5765"/>
    <w:rsid w:val="008C6EE1"/>
    <w:rsid w:val="008D14FB"/>
    <w:rsid w:val="008D289A"/>
    <w:rsid w:val="008D540C"/>
    <w:rsid w:val="008D5B5F"/>
    <w:rsid w:val="008D5CCE"/>
    <w:rsid w:val="008E1B0A"/>
    <w:rsid w:val="008E704C"/>
    <w:rsid w:val="008F335A"/>
    <w:rsid w:val="008F3A03"/>
    <w:rsid w:val="008F7950"/>
    <w:rsid w:val="0090734E"/>
    <w:rsid w:val="00914187"/>
    <w:rsid w:val="00916B59"/>
    <w:rsid w:val="009227A1"/>
    <w:rsid w:val="00923F59"/>
    <w:rsid w:val="009262F1"/>
    <w:rsid w:val="009275E4"/>
    <w:rsid w:val="00930217"/>
    <w:rsid w:val="00932E6B"/>
    <w:rsid w:val="009358B9"/>
    <w:rsid w:val="0093619C"/>
    <w:rsid w:val="009375D6"/>
    <w:rsid w:val="009452AA"/>
    <w:rsid w:val="00950094"/>
    <w:rsid w:val="00950EFE"/>
    <w:rsid w:val="00951EB8"/>
    <w:rsid w:val="00952975"/>
    <w:rsid w:val="00954B44"/>
    <w:rsid w:val="009559FF"/>
    <w:rsid w:val="009572A9"/>
    <w:rsid w:val="00964440"/>
    <w:rsid w:val="00967952"/>
    <w:rsid w:val="00971608"/>
    <w:rsid w:val="00972AF2"/>
    <w:rsid w:val="009764A4"/>
    <w:rsid w:val="00980325"/>
    <w:rsid w:val="0098035B"/>
    <w:rsid w:val="009811A1"/>
    <w:rsid w:val="00981E74"/>
    <w:rsid w:val="00982991"/>
    <w:rsid w:val="00982B0A"/>
    <w:rsid w:val="00985F39"/>
    <w:rsid w:val="00987F2C"/>
    <w:rsid w:val="00995868"/>
    <w:rsid w:val="009977CD"/>
    <w:rsid w:val="009A4CC2"/>
    <w:rsid w:val="009B1E57"/>
    <w:rsid w:val="009B3614"/>
    <w:rsid w:val="009C0FEC"/>
    <w:rsid w:val="009C75BF"/>
    <w:rsid w:val="009D35EB"/>
    <w:rsid w:val="009D36CE"/>
    <w:rsid w:val="009D704C"/>
    <w:rsid w:val="009E791F"/>
    <w:rsid w:val="009F16B5"/>
    <w:rsid w:val="009F7BD0"/>
    <w:rsid w:val="00A047F1"/>
    <w:rsid w:val="00A14345"/>
    <w:rsid w:val="00A144BA"/>
    <w:rsid w:val="00A158D7"/>
    <w:rsid w:val="00A17574"/>
    <w:rsid w:val="00A2102A"/>
    <w:rsid w:val="00A21DC8"/>
    <w:rsid w:val="00A24B4A"/>
    <w:rsid w:val="00A2647D"/>
    <w:rsid w:val="00A27460"/>
    <w:rsid w:val="00A336D5"/>
    <w:rsid w:val="00A35565"/>
    <w:rsid w:val="00A3628A"/>
    <w:rsid w:val="00A3797B"/>
    <w:rsid w:val="00A37BB1"/>
    <w:rsid w:val="00A436D5"/>
    <w:rsid w:val="00A44835"/>
    <w:rsid w:val="00A44B0A"/>
    <w:rsid w:val="00A459DA"/>
    <w:rsid w:val="00A46355"/>
    <w:rsid w:val="00A50363"/>
    <w:rsid w:val="00A5140A"/>
    <w:rsid w:val="00A5161C"/>
    <w:rsid w:val="00A624FE"/>
    <w:rsid w:val="00A70B15"/>
    <w:rsid w:val="00A70D47"/>
    <w:rsid w:val="00A712D2"/>
    <w:rsid w:val="00A735A4"/>
    <w:rsid w:val="00A74762"/>
    <w:rsid w:val="00A76BA5"/>
    <w:rsid w:val="00A80598"/>
    <w:rsid w:val="00A811A3"/>
    <w:rsid w:val="00A81AA1"/>
    <w:rsid w:val="00A91AAA"/>
    <w:rsid w:val="00A923D5"/>
    <w:rsid w:val="00A92C54"/>
    <w:rsid w:val="00A93705"/>
    <w:rsid w:val="00A9498C"/>
    <w:rsid w:val="00A94C0E"/>
    <w:rsid w:val="00AA0366"/>
    <w:rsid w:val="00AA1407"/>
    <w:rsid w:val="00AB4A7C"/>
    <w:rsid w:val="00AB72A0"/>
    <w:rsid w:val="00AB72A3"/>
    <w:rsid w:val="00AB73C9"/>
    <w:rsid w:val="00AC6FB7"/>
    <w:rsid w:val="00AD2150"/>
    <w:rsid w:val="00AD6A41"/>
    <w:rsid w:val="00AE2E08"/>
    <w:rsid w:val="00AF1057"/>
    <w:rsid w:val="00AF5C18"/>
    <w:rsid w:val="00B07BB1"/>
    <w:rsid w:val="00B11F4B"/>
    <w:rsid w:val="00B160FC"/>
    <w:rsid w:val="00B17CFE"/>
    <w:rsid w:val="00B22A05"/>
    <w:rsid w:val="00B2363A"/>
    <w:rsid w:val="00B2415B"/>
    <w:rsid w:val="00B24F57"/>
    <w:rsid w:val="00B27F6E"/>
    <w:rsid w:val="00B338A4"/>
    <w:rsid w:val="00B5286A"/>
    <w:rsid w:val="00B538D9"/>
    <w:rsid w:val="00B57C8C"/>
    <w:rsid w:val="00B60585"/>
    <w:rsid w:val="00B66829"/>
    <w:rsid w:val="00B67E6D"/>
    <w:rsid w:val="00B70186"/>
    <w:rsid w:val="00B74D7D"/>
    <w:rsid w:val="00B80AF0"/>
    <w:rsid w:val="00B936EE"/>
    <w:rsid w:val="00B947DD"/>
    <w:rsid w:val="00B95905"/>
    <w:rsid w:val="00B96FD0"/>
    <w:rsid w:val="00BA5514"/>
    <w:rsid w:val="00BA653F"/>
    <w:rsid w:val="00BB1C3C"/>
    <w:rsid w:val="00BB2726"/>
    <w:rsid w:val="00BB58E9"/>
    <w:rsid w:val="00BC08DD"/>
    <w:rsid w:val="00BC102E"/>
    <w:rsid w:val="00BC7D12"/>
    <w:rsid w:val="00BD0C23"/>
    <w:rsid w:val="00BD4127"/>
    <w:rsid w:val="00BF00D3"/>
    <w:rsid w:val="00BF5892"/>
    <w:rsid w:val="00BF61CF"/>
    <w:rsid w:val="00C021E5"/>
    <w:rsid w:val="00C024F6"/>
    <w:rsid w:val="00C03A39"/>
    <w:rsid w:val="00C074BF"/>
    <w:rsid w:val="00C07967"/>
    <w:rsid w:val="00C07EA6"/>
    <w:rsid w:val="00C13230"/>
    <w:rsid w:val="00C219A2"/>
    <w:rsid w:val="00C222B8"/>
    <w:rsid w:val="00C22A78"/>
    <w:rsid w:val="00C22DDD"/>
    <w:rsid w:val="00C25DD7"/>
    <w:rsid w:val="00C26194"/>
    <w:rsid w:val="00C3688F"/>
    <w:rsid w:val="00C40D8B"/>
    <w:rsid w:val="00C41434"/>
    <w:rsid w:val="00C415A8"/>
    <w:rsid w:val="00C419CF"/>
    <w:rsid w:val="00C430B1"/>
    <w:rsid w:val="00C43B6C"/>
    <w:rsid w:val="00C44400"/>
    <w:rsid w:val="00C45C8D"/>
    <w:rsid w:val="00C503F6"/>
    <w:rsid w:val="00C54591"/>
    <w:rsid w:val="00C55A7A"/>
    <w:rsid w:val="00C6027D"/>
    <w:rsid w:val="00C617DF"/>
    <w:rsid w:val="00C63386"/>
    <w:rsid w:val="00C7357E"/>
    <w:rsid w:val="00C75B0C"/>
    <w:rsid w:val="00C76C02"/>
    <w:rsid w:val="00C76D50"/>
    <w:rsid w:val="00C77059"/>
    <w:rsid w:val="00C802D3"/>
    <w:rsid w:val="00C8086F"/>
    <w:rsid w:val="00C816CC"/>
    <w:rsid w:val="00C830D1"/>
    <w:rsid w:val="00C8363A"/>
    <w:rsid w:val="00C83A7E"/>
    <w:rsid w:val="00C83CFF"/>
    <w:rsid w:val="00C86EA3"/>
    <w:rsid w:val="00C91793"/>
    <w:rsid w:val="00CA3CE1"/>
    <w:rsid w:val="00CA4D18"/>
    <w:rsid w:val="00CB126D"/>
    <w:rsid w:val="00CC33A1"/>
    <w:rsid w:val="00CC3E5D"/>
    <w:rsid w:val="00CC5348"/>
    <w:rsid w:val="00CD3FAA"/>
    <w:rsid w:val="00CE14BA"/>
    <w:rsid w:val="00CE1DFC"/>
    <w:rsid w:val="00CE683D"/>
    <w:rsid w:val="00CF0EDF"/>
    <w:rsid w:val="00CF1751"/>
    <w:rsid w:val="00CF1968"/>
    <w:rsid w:val="00CF46DD"/>
    <w:rsid w:val="00D019D2"/>
    <w:rsid w:val="00D0387A"/>
    <w:rsid w:val="00D1247B"/>
    <w:rsid w:val="00D1305E"/>
    <w:rsid w:val="00D13694"/>
    <w:rsid w:val="00D20BF4"/>
    <w:rsid w:val="00D26C7C"/>
    <w:rsid w:val="00D27DA3"/>
    <w:rsid w:val="00D27F39"/>
    <w:rsid w:val="00D3347C"/>
    <w:rsid w:val="00D3655C"/>
    <w:rsid w:val="00D407D0"/>
    <w:rsid w:val="00D50F5D"/>
    <w:rsid w:val="00D5434C"/>
    <w:rsid w:val="00D555AB"/>
    <w:rsid w:val="00D572DF"/>
    <w:rsid w:val="00D62943"/>
    <w:rsid w:val="00D63878"/>
    <w:rsid w:val="00D63C6D"/>
    <w:rsid w:val="00D654F4"/>
    <w:rsid w:val="00D71756"/>
    <w:rsid w:val="00D74507"/>
    <w:rsid w:val="00D76A8D"/>
    <w:rsid w:val="00D77369"/>
    <w:rsid w:val="00D773DB"/>
    <w:rsid w:val="00D81AB0"/>
    <w:rsid w:val="00D855A9"/>
    <w:rsid w:val="00D86B46"/>
    <w:rsid w:val="00D90B4E"/>
    <w:rsid w:val="00D956EA"/>
    <w:rsid w:val="00D97E99"/>
    <w:rsid w:val="00DA007A"/>
    <w:rsid w:val="00DA0248"/>
    <w:rsid w:val="00DA4753"/>
    <w:rsid w:val="00DB0BB7"/>
    <w:rsid w:val="00DB48D9"/>
    <w:rsid w:val="00DB4B46"/>
    <w:rsid w:val="00DB56C3"/>
    <w:rsid w:val="00DB7A4D"/>
    <w:rsid w:val="00DC013C"/>
    <w:rsid w:val="00DC6458"/>
    <w:rsid w:val="00DD00F7"/>
    <w:rsid w:val="00DD0CFE"/>
    <w:rsid w:val="00DD1D54"/>
    <w:rsid w:val="00DD78AA"/>
    <w:rsid w:val="00DE0A4C"/>
    <w:rsid w:val="00DE2886"/>
    <w:rsid w:val="00DE40BC"/>
    <w:rsid w:val="00DE49CE"/>
    <w:rsid w:val="00DF3047"/>
    <w:rsid w:val="00DF6185"/>
    <w:rsid w:val="00DF7D6E"/>
    <w:rsid w:val="00E00B5B"/>
    <w:rsid w:val="00E010E0"/>
    <w:rsid w:val="00E162B2"/>
    <w:rsid w:val="00E17A27"/>
    <w:rsid w:val="00E203C9"/>
    <w:rsid w:val="00E20C97"/>
    <w:rsid w:val="00E30B7B"/>
    <w:rsid w:val="00E32B7C"/>
    <w:rsid w:val="00E33F8A"/>
    <w:rsid w:val="00E37643"/>
    <w:rsid w:val="00E43F8F"/>
    <w:rsid w:val="00E471EB"/>
    <w:rsid w:val="00E551E0"/>
    <w:rsid w:val="00E602A2"/>
    <w:rsid w:val="00E76661"/>
    <w:rsid w:val="00E76811"/>
    <w:rsid w:val="00E860D4"/>
    <w:rsid w:val="00E92F48"/>
    <w:rsid w:val="00E97FFE"/>
    <w:rsid w:val="00EA11B1"/>
    <w:rsid w:val="00EA1936"/>
    <w:rsid w:val="00EA3B26"/>
    <w:rsid w:val="00EA6141"/>
    <w:rsid w:val="00EB0720"/>
    <w:rsid w:val="00EB0C36"/>
    <w:rsid w:val="00EB3234"/>
    <w:rsid w:val="00EC196B"/>
    <w:rsid w:val="00EC20E0"/>
    <w:rsid w:val="00EC36AC"/>
    <w:rsid w:val="00EC4163"/>
    <w:rsid w:val="00EC5F6C"/>
    <w:rsid w:val="00EC6FEF"/>
    <w:rsid w:val="00ED42A4"/>
    <w:rsid w:val="00ED4522"/>
    <w:rsid w:val="00EE00FB"/>
    <w:rsid w:val="00EE0253"/>
    <w:rsid w:val="00EE4B1C"/>
    <w:rsid w:val="00EE4FFB"/>
    <w:rsid w:val="00EF2182"/>
    <w:rsid w:val="00EF21F0"/>
    <w:rsid w:val="00EF3C9B"/>
    <w:rsid w:val="00EF5AA7"/>
    <w:rsid w:val="00F01239"/>
    <w:rsid w:val="00F05CD3"/>
    <w:rsid w:val="00F10BEF"/>
    <w:rsid w:val="00F11A53"/>
    <w:rsid w:val="00F14EBA"/>
    <w:rsid w:val="00F1603A"/>
    <w:rsid w:val="00F161EE"/>
    <w:rsid w:val="00F211BF"/>
    <w:rsid w:val="00F22283"/>
    <w:rsid w:val="00F2535D"/>
    <w:rsid w:val="00F260BC"/>
    <w:rsid w:val="00F26DF0"/>
    <w:rsid w:val="00F32331"/>
    <w:rsid w:val="00F33966"/>
    <w:rsid w:val="00F52F86"/>
    <w:rsid w:val="00F54200"/>
    <w:rsid w:val="00F61D89"/>
    <w:rsid w:val="00F66971"/>
    <w:rsid w:val="00F70FD2"/>
    <w:rsid w:val="00F74116"/>
    <w:rsid w:val="00F91796"/>
    <w:rsid w:val="00F921E4"/>
    <w:rsid w:val="00F92AF3"/>
    <w:rsid w:val="00F92EC5"/>
    <w:rsid w:val="00F97D2E"/>
    <w:rsid w:val="00FA33F7"/>
    <w:rsid w:val="00FA56B7"/>
    <w:rsid w:val="00FC0630"/>
    <w:rsid w:val="00FC3085"/>
    <w:rsid w:val="00FC39DA"/>
    <w:rsid w:val="00FC6143"/>
    <w:rsid w:val="00FC7154"/>
    <w:rsid w:val="00FD1487"/>
    <w:rsid w:val="00FD2267"/>
    <w:rsid w:val="00FD5519"/>
    <w:rsid w:val="00FD5A79"/>
    <w:rsid w:val="00FE1576"/>
    <w:rsid w:val="00FE2679"/>
    <w:rsid w:val="00FE4120"/>
    <w:rsid w:val="00FE68A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3.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1079</TotalTime>
  <Pages>91</Pages>
  <Words>30330</Words>
  <Characters>172883</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383</cp:revision>
  <cp:lastPrinted>2025-01-18T23:03:00Z</cp:lastPrinted>
  <dcterms:created xsi:type="dcterms:W3CDTF">2024-10-22T04:28:00Z</dcterms:created>
  <dcterms:modified xsi:type="dcterms:W3CDTF">2025-01-31T02:11:00Z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id="1f5tIi8h"/&gt;&lt;style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