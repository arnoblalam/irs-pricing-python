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26CC1F6"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559FF">
        <w:t>dissertation</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w:t>
      </w:r>
      <w:r w:rsidR="00254288">
        <w:t>contracts denominated in other currencies</w:t>
      </w:r>
      <w:r w:rsidRPr="000A41CF">
        <w:t xml:space="preserve">, this </w:t>
      </w:r>
      <w:r w:rsidR="009559FF">
        <w:t>dissertation</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37DAFBA4" w:rsidR="00916B59" w:rsidRDefault="00916B59" w:rsidP="00916B59">
      <w:r w:rsidRPr="006875A1">
        <w:t xml:space="preserve">The </w:t>
      </w:r>
      <w:r w:rsidR="00C25DD7">
        <w:t>dissertation</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932F26">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932F26">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932F26">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932F26">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932F26">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932F26">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792DB65D"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 Vanilla fixed-for-floating swaps are the most prevalent</w:t>
      </w:r>
      <w:r>
        <w:t>.</w:t>
      </w:r>
      <w:r w:rsidRPr="005A0C96">
        <w:t xml:space="preserve"> </w:t>
      </w:r>
      <w:r>
        <w:t>In this type of swap,</w:t>
      </w:r>
      <w:r w:rsidRPr="005A0C96">
        <w:t xml:space="preserve"> one party exchanges fixed-rate coupon payments for floating-rate payments on a notional principal.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1B33C97A"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w:t>
      </w:r>
      <w:r w:rsidR="009559FF">
        <w:t>studied in this dissertation</w:t>
      </w:r>
      <w:r>
        <w:t xml:space="preserve">,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932F26">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fldChar w:fldCharType="begin"/>
      </w:r>
      <w:r w:rsidR="00FC3085">
        <w:instrText xml:space="preserve"> REF _Ref181435687 \r \h </w:instrText>
      </w:r>
      <w:r w:rsidR="00FC3085">
        <w:fldChar w:fldCharType="separate"/>
      </w:r>
      <w:r w:rsidR="00932F26">
        <w:t>Appendix A</w:t>
      </w:r>
      <w:r w:rsidR="00FC3085">
        <w:fldChar w:fldCharType="end"/>
      </w:r>
      <w:r>
        <w:t xml:space="preserve">. </w:t>
      </w:r>
      <w:r w:rsidR="00DC013C">
        <w:t>The</w:t>
      </w:r>
      <w:r>
        <w:t xml:space="preserve"> </w:t>
      </w:r>
      <w:r w:rsidR="00DC013C">
        <w:lastRenderedPageBreak/>
        <w:t xml:space="preserve">CAD- </w:t>
      </w:r>
      <w:r>
        <w:t xml:space="preserve">and </w:t>
      </w:r>
      <w:r w:rsidR="00DC013C">
        <w:t>USD-</w:t>
      </w:r>
      <w:r>
        <w:t>denominated standard contracts use</w:t>
      </w:r>
      <w:r w:rsidR="00DC013C">
        <w:t xml:space="preserve"> </w:t>
      </w:r>
      <w:r>
        <w:t>the ISDA master agreement, which detail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932F26">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69363C63"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 For this purpose, CCPs practice risk-control measures and have additional resources to make a counterparty whole in case of default</w:t>
      </w:r>
      <w:r w:rsidR="00172624">
        <w:rPr>
          <w:rStyle w:val="FootnoteReference"/>
        </w:rPr>
        <w:footnoteReference w:id="3"/>
      </w:r>
      <w:r>
        <w:t xml:space="preserve">. When counterparties clear their trade through a </w:t>
      </w:r>
      <w:r>
        <w:lastRenderedPageBreak/>
        <w:t>clearinghouse, they must put up collateral (initial margin) and contribute to a default fund. In case the risk position of the counterparty changes, it can be required to put up additional collateral (variation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7F9A2E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1872E806"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C55A7A">
        <w:t xml:space="preserve">These obligations will usually arise because firms will demand collateral from each other to protect against </w:t>
      </w:r>
      <w:r w:rsidR="007A3315">
        <w:t>default</w:t>
      </w:r>
      <w:r w:rsidR="00C55A7A">
        <w:t xml:space="preserve">, as they </w:t>
      </w:r>
      <w:r w:rsidR="00297A3F">
        <w:t>enter</w:t>
      </w:r>
      <w:r w:rsidR="00C55A7A">
        <w:t xml:space="preserve"> swaps contracts with each other. This </w:t>
      </w:r>
      <w:r w:rsidR="00472EC4">
        <w:t xml:space="preserve">initial set of obligations is visualized in </w:t>
      </w:r>
      <w:r w:rsidR="00472EC4">
        <w:fldChar w:fldCharType="begin"/>
      </w:r>
      <w:r w:rsidR="00472EC4">
        <w:instrText xml:space="preserve"> REF _Ref169916310 \h </w:instrText>
      </w:r>
      <w:r w:rsidR="00472EC4">
        <w:fldChar w:fldCharType="separate"/>
      </w:r>
      <w:r w:rsidR="00932F26">
        <w:rPr>
          <w:b/>
          <w:bCs/>
        </w:rPr>
        <w:t xml:space="preserve">Error! Reference source not </w:t>
      </w:r>
      <w:proofErr w:type="spellStart"/>
      <w:r w:rsidR="00932F26">
        <w:rPr>
          <w:b/>
          <w:bCs/>
        </w:rPr>
        <w:t>found.</w:t>
      </w:r>
      <w:r w:rsidR="00472EC4">
        <w:fldChar w:fldCharType="end"/>
      </w:r>
      <w:r w:rsidR="00C55A7A">
        <w:t>a</w:t>
      </w:r>
      <w:proofErr w:type="spellEnd"/>
      <w:r w:rsidR="00C55A7A">
        <w:t>,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C25DD7">
        <w:fldChar w:fldCharType="begin"/>
      </w:r>
      <w:r w:rsidR="00C25DD7">
        <w:instrText xml:space="preserve"> REF _Ref169916310 \h </w:instrText>
      </w:r>
      <w:r w:rsidR="00C25DD7">
        <w:fldChar w:fldCharType="separate"/>
      </w:r>
      <w:r w:rsidR="00932F26">
        <w:rPr>
          <w:b/>
          <w:bCs/>
        </w:rPr>
        <w:t xml:space="preserve">Error! Reference source not </w:t>
      </w:r>
      <w:proofErr w:type="spellStart"/>
      <w:r w:rsidR="00932F26">
        <w:rPr>
          <w:b/>
          <w:bCs/>
        </w:rPr>
        <w:t>found.</w:t>
      </w:r>
      <w:r w:rsidR="00C25DD7">
        <w:fldChar w:fldCharType="end"/>
      </w:r>
      <w:r w:rsidR="00C25DD7">
        <w:t>b</w:t>
      </w:r>
      <w:proofErr w:type="spellEnd"/>
      <w:r>
        <w:t xml:space="preserve">. In a bilateral netting regime, 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t>
      </w:r>
      <w:r>
        <w:lastRenderedPageBreak/>
        <w:t xml:space="preserve">would pay firm C ($150 - $100) = $50 million. The total collateral demand would be $200 million. </w:t>
      </w:r>
      <w:r w:rsidR="007A3315">
        <w:t xml:space="preserve">As shown in the figure, under this arrangement, firm B acts like a pass-through entity that collects a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97A3F">
        <w:t>, which should be much better capitalized,</w:t>
      </w:r>
      <w:r w:rsidR="007A3315">
        <w:t xml:space="preserve"> 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932F26">
        <w:rPr>
          <w:b/>
          <w:bCs/>
        </w:rPr>
        <w:t xml:space="preserve">Error! Reference source not </w:t>
      </w:r>
      <w:proofErr w:type="spellStart"/>
      <w:r w:rsidR="00932F26">
        <w:rPr>
          <w:b/>
          <w:bCs/>
        </w:rPr>
        <w:t>found.</w:t>
      </w:r>
      <w:r w:rsidR="002A62E7">
        <w:fldChar w:fldCharType="end"/>
      </w:r>
      <w:r w:rsidR="00C25DD7">
        <w:t>c</w:t>
      </w:r>
      <w:proofErr w:type="spellEnd"/>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0DC89144" w:rsidR="00034D08" w:rsidRDefault="00034D08" w:rsidP="006A6C1C">
      <w:pPr>
        <w:pStyle w:val="Caption"/>
        <w:keepNext/>
        <w:rPr>
          <w:noProof/>
        </w:rPr>
      </w:pPr>
      <w:r>
        <w:t xml:space="preserve">Figure </w:t>
      </w:r>
      <w:r w:rsidR="00A717F9">
        <w:fldChar w:fldCharType="begin"/>
      </w:r>
      <w:r w:rsidR="00A717F9">
        <w:instrText xml:space="preserve"> SEQ Figure \* ARABIC </w:instrText>
      </w:r>
      <w:r w:rsidR="00A717F9">
        <w:fldChar w:fldCharType="separate"/>
      </w:r>
      <w:r w:rsidR="00932F26">
        <w:rPr>
          <w:noProof/>
        </w:rPr>
        <w:t>1</w:t>
      </w:r>
      <w:r w:rsidR="00A717F9">
        <w:rPr>
          <w:noProof/>
        </w:rPr>
        <w:fldChar w:fldCharType="end"/>
      </w:r>
      <w:r w:rsidR="00792D2D" w:rsidRPr="00792D2D">
        <w:rPr>
          <w:noProof/>
        </w:rPr>
        <w:t xml:space="preserve"> </w:t>
      </w:r>
      <w:r w:rsidR="00792D2D">
        <w:rPr>
          <w:noProof/>
        </w:rPr>
        <w:t>Example of obligations between three firms (a) without any netting (b) with bilateral netting (c) with multilateral netting. Arrows indicate the direction of obligations (for example in (a) firm C owes firm B $100 million and firm C owes firm B $150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5B913CD6" w:rsidR="00916B59" w:rsidRDefault="00916B59" w:rsidP="00916B59">
      <w:r w:rsidRPr="0025043C">
        <w:lastRenderedPageBreak/>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6D977D34" w:rsidR="00916B59" w:rsidRDefault="00916B59" w:rsidP="00D407D0">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lastRenderedPageBreak/>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932F26">
        <w:t xml:space="preserve">Table </w:t>
      </w:r>
      <w:r w:rsidR="00932F26">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46FA1E02" w14:textId="467AB728" w:rsidR="003130C5" w:rsidRDefault="00524440" w:rsidP="00297A3F">
      <w:commentRangeStart w:id="1"/>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(this is discussed further in the </w:t>
      </w:r>
      <w:r w:rsidR="003130C5">
        <w:fldChar w:fldCharType="begin"/>
      </w:r>
      <w:r w:rsidR="003130C5">
        <w:instrText xml:space="preserve"> REF _Ref169916041 \h </w:instrText>
      </w:r>
      <w:r w:rsidR="003130C5">
        <w:fldChar w:fldCharType="separate"/>
      </w:r>
      <w:r w:rsidR="00932F26">
        <w:t>Identification Strategy</w:t>
      </w:r>
      <w:r w:rsidR="003130C5">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932F26">
        <w:t xml:space="preserve">Table </w:t>
      </w:r>
      <w:r w:rsidR="00932F26">
        <w:rPr>
          <w:noProof/>
        </w:rPr>
        <w:t>1</w:t>
      </w:r>
      <w:r w:rsidR="00D407D0">
        <w:fldChar w:fldCharType="end"/>
      </w:r>
      <w:r w:rsidR="00D407D0">
        <w:t xml:space="preserve"> could impact trading. </w:t>
      </w:r>
      <w:r w:rsidR="003130C5">
        <w:t>One of the earliest provisions of the DFA that the CFTC implemented was the data</w:t>
      </w:r>
      <w:r w:rsidR="00787F0C">
        <w:t>-reporting</w:t>
      </w:r>
      <w:r w:rsidR="003130C5">
        <w:t xml:space="preserve">/record-keeping requirement. This required that certain characteristics of swaps trades (such as the agreed upon </w:t>
      </w:r>
      <w:r w:rsidR="00297A3F">
        <w:t>rates and prices</w:t>
      </w:r>
      <w:r w:rsidR="003130C5">
        <w:t xml:space="preserve">) </w:t>
      </w:r>
      <w:r w:rsidR="00297A3F">
        <w:t xml:space="preserve">to </w:t>
      </w:r>
      <w:r w:rsidR="003130C5">
        <w:t xml:space="preserve">be reported in near real-time through </w:t>
      </w:r>
      <w:r w:rsidR="00D019D2">
        <w:t>SDRs</w:t>
      </w:r>
      <w:r w:rsidR="003130C5">
        <w:t xml:space="preserve">. The OTC interest rate swaps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p>
    <w:p w14:paraId="34A5BB4B" w14:textId="15B7DE28" w:rsidR="00787F0C" w:rsidRDefault="00787F0C" w:rsidP="00916B59">
      <w:r>
        <w:t>The CFTC also encouraged standardization of swaps contracts (by requiring parties to put up additional collateral for non-standard contracts)</w:t>
      </w:r>
      <w:r w:rsidR="00D019D2">
        <w:t xml:space="preserve"> and for standardized </w:t>
      </w:r>
      <w:r>
        <w:t xml:space="preserve">contracts to be traded on (electronic) swaps execution facilities (SEF)/exchanges. SEFs are likely to increase competition (as request for quotes are transmitted to multiple dealers simultaneously) increase pricing transparency (giving market participants access to price history, market depth and other market </w:t>
      </w:r>
      <w:r w:rsidR="00DD1D54">
        <w:t>statistics</w:t>
      </w:r>
      <w:r>
        <w:t>)</w:t>
      </w:r>
      <w:r w:rsidR="00DD1D54">
        <w:t xml:space="preserve"> and increase </w:t>
      </w:r>
      <w:r w:rsidR="00D407D0">
        <w:t>liquidity (by allowing more participants, both dealers and end-users to participate in the market).</w:t>
      </w:r>
    </w:p>
    <w:p w14:paraId="12119C61" w14:textId="5A1CCA63" w:rsidR="00D407D0" w:rsidRDefault="00D407D0" w:rsidP="00916B59">
      <w:r>
        <w:t xml:space="preserve">CFTC rulemaking also targeted </w:t>
      </w:r>
      <w:r w:rsidR="00297A3F">
        <w:t xml:space="preserve">the business conduct of </w:t>
      </w:r>
      <w:r>
        <w:t xml:space="preserve">swaps dealers and major swaps participants. This included requiring such entities to register with the CFTC, develop and maintain internal business conduct standards, set-aside capital or require margining for trades they enter, segregate customer funds and have plans for unwinding trades in case of bankruptcy. These </w:t>
      </w:r>
      <w:r w:rsidR="00D019D2">
        <w:t xml:space="preserve">regulations are likely to reduce the risk/impact of a dealer default </w:t>
      </w:r>
      <w:r w:rsidR="00297A3F">
        <w:t xml:space="preserve">(counterparty risk) </w:t>
      </w:r>
      <w:r w:rsidR="00D019D2">
        <w:t>and is likely to affect pricing and volatility.</w:t>
      </w:r>
      <w:commentRangeEnd w:id="1"/>
      <w:r w:rsidR="000D4DB9">
        <w:rPr>
          <w:rStyle w:val="CommentReference"/>
        </w:rPr>
        <w:commentReference w:id="1"/>
      </w:r>
    </w:p>
    <w:p w14:paraId="59F2B912" w14:textId="7076688F" w:rsidR="0098035B" w:rsidRDefault="0098035B">
      <w:pPr>
        <w:spacing w:line="240" w:lineRule="auto"/>
        <w:ind w:firstLine="0"/>
        <w:jc w:val="left"/>
      </w:pPr>
      <w:r>
        <w:br w:type="page"/>
      </w:r>
    </w:p>
    <w:p w14:paraId="6F415CFC" w14:textId="56871D30" w:rsidR="009F16B5" w:rsidRDefault="009F16B5" w:rsidP="009F16B5">
      <w:pPr>
        <w:pStyle w:val="Caption"/>
        <w:keepNext/>
      </w:pPr>
      <w:bookmarkStart w:id="2" w:name="_Ref169916240"/>
      <w:r>
        <w:lastRenderedPageBreak/>
        <w:t xml:space="preserve">Table </w:t>
      </w:r>
      <w:ins w:id="3" w:author="Arnob Alam" w:date="2025-02-05T20:50:00Z" w16du:dateUtc="2025-02-06T01:50:00Z">
        <w:r w:rsidR="00FE38B0">
          <w:fldChar w:fldCharType="begin"/>
        </w:r>
        <w:r w:rsidR="00FE38B0">
          <w:instrText xml:space="preserve"> SEQ Table \* ARABIC </w:instrText>
        </w:r>
      </w:ins>
      <w:r w:rsidR="00FE38B0">
        <w:fldChar w:fldCharType="separate"/>
      </w:r>
      <w:ins w:id="4" w:author="Arnob Alam" w:date="2025-02-06T14:36:00Z" w16du:dateUtc="2025-02-06T19:36:00Z">
        <w:r w:rsidR="00932F26">
          <w:rPr>
            <w:noProof/>
          </w:rPr>
          <w:t>1</w:t>
        </w:r>
      </w:ins>
      <w:ins w:id="5" w:author="Arnob Alam" w:date="2025-02-05T20:50:00Z" w16du:dateUtc="2025-02-06T01:50:00Z">
        <w:r w:rsidR="00FE38B0">
          <w:fldChar w:fldCharType="end"/>
        </w:r>
      </w:ins>
      <w:del w:id="6"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1</w:delText>
        </w:r>
        <w:r w:rsidR="00A717F9" w:rsidDel="00FE38B0">
          <w:rPr>
            <w:noProof/>
          </w:rPr>
          <w:fldChar w:fldCharType="end"/>
        </w:r>
      </w:del>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p>
    <w:tbl>
      <w:tblPr>
        <w:tblStyle w:val="GridTable1Light"/>
        <w:tblW w:w="0" w:type="auto"/>
        <w:tblLook w:val="06A0" w:firstRow="1" w:lastRow="0" w:firstColumn="1" w:lastColumn="0" w:noHBand="1" w:noVBand="1"/>
      </w:tblPr>
      <w:tblGrid>
        <w:gridCol w:w="3751"/>
        <w:gridCol w:w="5599"/>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pPr>
              <w:spacing w:line="240" w:lineRule="auto"/>
              <w:jc w:val="left"/>
            </w:pPr>
            <w:r>
              <w:t>Rulemaking Area</w:t>
            </w:r>
          </w:p>
        </w:tc>
        <w:tc>
          <w:tcPr>
            <w:tcW w:w="0" w:type="auto"/>
          </w:tcPr>
          <w:p w14:paraId="2219CC8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45DF6159"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932F26">
        <w:t xml:space="preserve">Table </w:t>
      </w:r>
      <w:r w:rsidR="00932F26">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932F26">
        <w:t xml:space="preserve">Table </w:t>
      </w:r>
      <w:r w:rsidR="00932F26">
        <w:rPr>
          <w:noProof/>
        </w:rPr>
        <w:t>1</w:t>
      </w:r>
      <w:r w:rsidR="00D019D2">
        <w:fldChar w:fldCharType="end"/>
      </w:r>
      <w:r w:rsidR="00D019D2">
        <w:t xml:space="preserve"> for the US) were </w:t>
      </w:r>
      <w:r w:rsidR="0028734C">
        <w:t xml:space="preserve">also </w:t>
      </w:r>
      <w:r w:rsidR="00D019D2">
        <w:t>enacted internationally as well.</w:t>
      </w:r>
    </w:p>
    <w:p w14:paraId="35F0BFE7" w14:textId="45E7891D" w:rsidR="00D019D2" w:rsidRDefault="00D019D2" w:rsidP="00916B59">
      <w:r>
        <w:t xml:space="preserve">The US and EU acted nearly simultaneously in enacting the central clearing requirement. As then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local currency. Other financial centers, such as Hong Kong, Singapore and Switzerland enacted central clearing requirements around the 2016-2017 period. Importantly, Canada implemented a central clearing requirement in May 2017, creating a period where interest rate swaps contracts denominated in Canadian dollars did not need to be cleared</w:t>
      </w:r>
      <w:r w:rsidR="0028734C">
        <w:t xml:space="preserve"> either in the US or in Canada</w:t>
      </w:r>
      <w:r w:rsidR="00322790">
        <w:t>.</w:t>
      </w:r>
    </w:p>
    <w:p w14:paraId="35228905" w14:textId="08EF4E1A" w:rsidR="0098035B" w:rsidRDefault="0098035B">
      <w:pPr>
        <w:spacing w:line="240" w:lineRule="auto"/>
        <w:ind w:firstLine="0"/>
        <w:jc w:val="left"/>
      </w:pPr>
      <w:r>
        <w:br w:type="page"/>
      </w:r>
    </w:p>
    <w:p w14:paraId="395ABD8F" w14:textId="046DFA91" w:rsidR="009F16B5" w:rsidRDefault="009F16B5" w:rsidP="0028734C">
      <w:pPr>
        <w:pStyle w:val="Caption"/>
        <w:keepNext/>
      </w:pPr>
      <w:bookmarkStart w:id="7" w:name="_Ref169916258"/>
      <w:r>
        <w:lastRenderedPageBreak/>
        <w:t xml:space="preserve">Table </w:t>
      </w:r>
      <w:ins w:id="8" w:author="Arnob Alam" w:date="2025-02-05T20:50:00Z" w16du:dateUtc="2025-02-06T01:50:00Z">
        <w:r w:rsidR="00FE38B0">
          <w:fldChar w:fldCharType="begin"/>
        </w:r>
        <w:r w:rsidR="00FE38B0">
          <w:instrText xml:space="preserve"> SEQ Table \* ARABIC </w:instrText>
        </w:r>
      </w:ins>
      <w:r w:rsidR="00FE38B0">
        <w:fldChar w:fldCharType="separate"/>
      </w:r>
      <w:ins w:id="9" w:author="Arnob Alam" w:date="2025-02-06T14:36:00Z" w16du:dateUtc="2025-02-06T19:36:00Z">
        <w:r w:rsidR="00932F26">
          <w:rPr>
            <w:noProof/>
          </w:rPr>
          <w:t>2</w:t>
        </w:r>
      </w:ins>
      <w:ins w:id="10" w:author="Arnob Alam" w:date="2025-02-05T20:50:00Z" w16du:dateUtc="2025-02-06T01:50:00Z">
        <w:r w:rsidR="00FE38B0">
          <w:fldChar w:fldCharType="end"/>
        </w:r>
      </w:ins>
      <w:del w:id="11"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2</w:delText>
        </w:r>
        <w:r w:rsidR="00A717F9" w:rsidDel="00FE38B0">
          <w:rPr>
            <w:noProof/>
          </w:rPr>
          <w:fldChar w:fldCharType="end"/>
        </w:r>
      </w:del>
      <w:bookmarkEnd w:id="7"/>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 xml:space="preserve">and AUD-denomianted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pPr>
              <w:spacing w:line="240" w:lineRule="auto"/>
              <w:jc w:val="left"/>
            </w:pPr>
            <w:r>
              <w:t>Jurisdiction</w:t>
            </w:r>
          </w:p>
        </w:tc>
        <w:tc>
          <w:tcPr>
            <w:tcW w:w="3629" w:type="pct"/>
          </w:tcPr>
          <w:p w14:paraId="07A0779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pPr>
              <w:spacing w:line="240" w:lineRule="auto"/>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pPr>
              <w:spacing w:line="240" w:lineRule="auto"/>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pPr>
              <w:spacing w:line="240" w:lineRule="auto"/>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33A0D4F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780FE90A"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932F26">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25DB301"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 xml:space="preserve">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5692185F"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12" w:name="_Ref169916015"/>
      <w:r>
        <w:t>Theory</w:t>
      </w:r>
      <w:bookmarkEnd w:id="12"/>
    </w:p>
    <w:p w14:paraId="2E288927" w14:textId="72313BBC" w:rsidR="00E33F8A" w:rsidRDefault="00E33F8A" w:rsidP="00076D05">
      <w:pPr>
        <w:pStyle w:val="Heading2"/>
      </w:pPr>
      <w:bookmarkStart w:id="13" w:name="_Ref169916176"/>
      <w:r>
        <w:t>Pricing Without Credit Risks</w:t>
      </w:r>
      <w:bookmarkEnd w:id="13"/>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42FDB149"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w:t>
            </w:r>
            <w:r w:rsidR="00A717F9">
              <w:rPr>
                <w:noProof/>
              </w:rPr>
              <w:fldChar w:fldCharType="end"/>
            </w:r>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1AAF6BE2"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w:t>
            </w:r>
            <w:r w:rsidR="00A717F9">
              <w:rPr>
                <w:noProof/>
              </w:rPr>
              <w:fldChar w:fldCharType="end"/>
            </w:r>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1B5E88DF" w:rsidR="00916B59" w:rsidRDefault="00916B59">
            <w:pPr>
              <w:pStyle w:val="Caption"/>
              <w:keepNext/>
              <w:jc w:val="right"/>
            </w:pPr>
            <w:bookmarkStart w:id="14" w:name="_Ref167361621"/>
            <w:r>
              <w:t>(</w:t>
            </w:r>
            <w:r w:rsidR="00A717F9">
              <w:fldChar w:fldCharType="begin"/>
            </w:r>
            <w:r w:rsidR="00A717F9">
              <w:instrText xml:space="preserve"> SEQ Equation \* ARABIC </w:instrText>
            </w:r>
            <w:r w:rsidR="00A717F9">
              <w:fldChar w:fldCharType="separate"/>
            </w:r>
            <w:r w:rsidR="00932F26">
              <w:rPr>
                <w:noProof/>
              </w:rPr>
              <w:t>3</w:t>
            </w:r>
            <w:r w:rsidR="00A717F9">
              <w:rPr>
                <w:noProof/>
              </w:rPr>
              <w:fldChar w:fldCharType="end"/>
            </w:r>
            <w:r>
              <w:t>)</w:t>
            </w:r>
            <w:bookmarkEnd w:id="14"/>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6ED8A28D"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w:t>
      </w:r>
      <w:r>
        <w:lastRenderedPageBreak/>
        <w:t>term instruments like forward rate agreements and existing swaps, is used. At the outset of the contract, its value (</w:t>
      </w:r>
      <m:oMath>
        <m:r>
          <w:rPr>
            <w:rFonts w:ascii="Cambria Math" w:hAnsi="Cambria Math"/>
          </w:rPr>
          <m:t>PV</m:t>
        </m:r>
      </m:oMath>
      <w:r>
        <w:t>) is zero. This is achieved by determining the present value of the floating leg using the forecasted payments (using the LIBOR yield curve</w:t>
      </w:r>
      <w:proofErr w:type="gramStart"/>
      <w:r>
        <w:t>), and</w:t>
      </w:r>
      <w:proofErr w:type="gramEnd"/>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932F26">
        <w:t>(</w:t>
      </w:r>
      <w:r w:rsidR="00932F26">
        <w:rPr>
          <w:noProof/>
        </w:rPr>
        <w:t>3</w:t>
      </w:r>
      <w:r w:rsidR="00932F26">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295E08D2"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932F26">
        <w:t xml:space="preserve">Figure </w:t>
      </w:r>
      <w:r w:rsidR="00932F26">
        <w:rPr>
          <w:noProof/>
        </w:rPr>
        <w:t>2</w:t>
      </w:r>
      <w:r w:rsidR="002A62E7">
        <w:fldChar w:fldCharType="end"/>
      </w:r>
      <w:r w:rsidR="002A62E7">
        <w:t xml:space="preserve"> </w:t>
      </w:r>
      <w:r>
        <w:t>depicts a hypothetical network model of such a market.</w:t>
      </w:r>
    </w:p>
    <w:p w14:paraId="66879F21" w14:textId="11F3E5BF" w:rsidR="009F16B5" w:rsidRDefault="009F16B5" w:rsidP="00601226">
      <w:pPr>
        <w:pStyle w:val="Caption"/>
        <w:keepNext/>
      </w:pPr>
      <w:bookmarkStart w:id="15" w:name="_Ref169916362"/>
      <w:r>
        <w:t xml:space="preserve">Figure </w:t>
      </w:r>
      <w:r w:rsidR="00A717F9">
        <w:fldChar w:fldCharType="begin"/>
      </w:r>
      <w:r w:rsidR="00A717F9">
        <w:instrText xml:space="preserve"> SEQ Figure \* ARABIC </w:instrText>
      </w:r>
      <w:r w:rsidR="00A717F9">
        <w:fldChar w:fldCharType="separate"/>
      </w:r>
      <w:r w:rsidR="00932F26">
        <w:rPr>
          <w:noProof/>
        </w:rPr>
        <w:t>2</w:t>
      </w:r>
      <w:r w:rsidR="00A717F9">
        <w:rPr>
          <w:noProof/>
        </w:rPr>
        <w:fldChar w:fldCharType="end"/>
      </w:r>
      <w:bookmarkEnd w:id="15"/>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5"/>
                    <a:stretch>
                      <a:fillRect/>
                    </a:stretch>
                  </pic:blipFill>
                  <pic:spPr>
                    <a:xfrm>
                      <a:off x="0" y="0"/>
                      <a:ext cx="3009900" cy="2857500"/>
                    </a:xfrm>
                    <a:prstGeom prst="rect">
                      <a:avLst/>
                    </a:prstGeom>
                  </pic:spPr>
                </pic:pic>
              </a:graphicData>
            </a:graphic>
          </wp:inline>
        </w:drawing>
      </w:r>
    </w:p>
    <w:p w14:paraId="4FC00149" w14:textId="7710CFE2" w:rsidR="00916B59" w:rsidRDefault="00916B59" w:rsidP="00916B59">
      <w:r>
        <w:t xml:space="preserve">In the figure, three dealers (D) each engage with their set of clients (C). Note that dealers might engage in interdealer trading (indicated by </w:t>
      </w:r>
      <w:r w:rsidR="00E010E0">
        <w:t xml:space="preserve">thicker </w:t>
      </w:r>
      <w:r>
        <w:t xml:space="preserve">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w:t>
      </w:r>
      <w:r>
        <w:lastRenderedPageBreak/>
        <w:t>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4832D372"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4</w:t>
            </w:r>
            <w:r w:rsidR="00A717F9">
              <w:rPr>
                <w:noProof/>
              </w:rPr>
              <w:fldChar w:fldCharType="end"/>
            </w:r>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474A3969"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932F26">
        <w:t xml:space="preserve">Figure </w:t>
      </w:r>
      <w:r w:rsidR="00932F26">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1EBC48BC" w:rsidR="009F16B5" w:rsidRDefault="009F16B5" w:rsidP="00601226">
      <w:pPr>
        <w:pStyle w:val="Caption"/>
        <w:keepNext/>
      </w:pPr>
      <w:bookmarkStart w:id="16" w:name="_Ref169916763"/>
      <w:r>
        <w:lastRenderedPageBreak/>
        <w:t xml:space="preserve">Figure </w:t>
      </w:r>
      <w:r w:rsidR="00A717F9">
        <w:fldChar w:fldCharType="begin"/>
      </w:r>
      <w:r w:rsidR="00A717F9">
        <w:instrText xml:space="preserve"> SEQ Figure \* ARABIC </w:instrText>
      </w:r>
      <w:r w:rsidR="00A717F9">
        <w:fldChar w:fldCharType="separate"/>
      </w:r>
      <w:r w:rsidR="00932F26">
        <w:rPr>
          <w:noProof/>
        </w:rPr>
        <w:t>3</w:t>
      </w:r>
      <w:r w:rsidR="00A717F9">
        <w:rPr>
          <w:noProof/>
        </w:rPr>
        <w:fldChar w:fldCharType="end"/>
      </w:r>
      <w:bookmarkEnd w:id="16"/>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is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6"/>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7" w:name="_Ref169917084"/>
      <w:r>
        <w:t>Model of Liquidity (Bid-Ask Spreads)</w:t>
      </w:r>
      <w:bookmarkEnd w:id="17"/>
    </w:p>
    <w:p w14:paraId="6ED39CE3" w14:textId="5A5E39CD" w:rsidR="00E162B2" w:rsidRPr="00E162B2" w:rsidRDefault="00E162B2" w:rsidP="00076D05">
      <w:pPr>
        <w:pStyle w:val="Heading3"/>
      </w:pPr>
      <w:r>
        <w:t>Liquidity with no Counterparty Risk</w:t>
      </w:r>
    </w:p>
    <w:p w14:paraId="381AA484" w14:textId="3481DDED"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w:t>
      </w:r>
      <w:commentRangeStart w:id="18"/>
      <w:r w:rsidR="009977CD">
        <w:t>I preserve the essential relationships between risk-aversion, volatility, dealers’ inventory levels and the observed bid-ask spread, but</w:t>
      </w:r>
      <w:r>
        <w:t xml:space="preserve"> </w:t>
      </w:r>
      <w:r w:rsidR="009977CD">
        <w:t xml:space="preserve">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w:t>
      </w:r>
      <w:proofErr w:type="spellStart"/>
      <w:r w:rsidR="009977CD">
        <w:t>backoffice</w:t>
      </w:r>
      <w:proofErr w:type="spellEnd"/>
      <w:r w:rsidR="009977CD">
        <w:t xml:space="preserv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However, this aspect Biais’ model is not consequential to the fundamental relationship between the bid and ask prices quoted by dealers and the volatility of underlying prices.</w:t>
      </w:r>
      <w:r w:rsidR="00472EC4">
        <w:t xml:space="preserve"> </w:t>
      </w:r>
      <w:r w:rsidR="00771FA8">
        <w:t>To simplify exposition, I modify the sequential game to involve exactly 2 dealers and one liquidity trader (that is, players no longer choose their type but are predetermined to be either be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 quotes.</w:t>
      </w:r>
      <w:commentRangeEnd w:id="18"/>
      <w:r w:rsidR="00A50363">
        <w:rPr>
          <w:rStyle w:val="CommentReference"/>
        </w:rPr>
        <w:commentReference w:id="18"/>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5E6BCEB0"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5</w:t>
            </w:r>
            <w:r w:rsidR="00A717F9">
              <w:rPr>
                <w:noProof/>
              </w:rPr>
              <w:fldChar w:fldCharType="end"/>
            </w:r>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00000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1794E95D"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6</w:t>
            </w:r>
            <w:r w:rsidR="00A717F9">
              <w:rPr>
                <w:noProof/>
              </w:rPr>
              <w:fldChar w:fldCharType="end"/>
            </w:r>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35577C31"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7</w:t>
            </w:r>
            <w:r w:rsidR="00A717F9">
              <w:rPr>
                <w:noProof/>
              </w:rPr>
              <w:fldChar w:fldCharType="end"/>
            </w:r>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4733C4C8"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8</w:t>
            </w:r>
            <w:r w:rsidR="00A717F9">
              <w:rPr>
                <w:noProof/>
              </w:rPr>
              <w:fldChar w:fldCharType="end"/>
            </w:r>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2C711B5D"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9</w:t>
            </w:r>
            <w:r w:rsidR="00A717F9">
              <w:rPr>
                <w:noProof/>
              </w:rPr>
              <w:fldChar w:fldCharType="end"/>
            </w:r>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5F34DB21"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10</w:t>
            </w:r>
            <w:r w:rsidR="00A717F9">
              <w:rPr>
                <w:noProof/>
              </w:rPr>
              <w:fldChar w:fldCharType="end"/>
            </w:r>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021AD811"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11</w:t>
            </w:r>
            <w:r w:rsidR="00A717F9">
              <w:rPr>
                <w:noProof/>
              </w:rPr>
              <w:fldChar w:fldCharType="end"/>
            </w:r>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78572F8F"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12</w:t>
            </w:r>
            <w:r w:rsidR="00A717F9">
              <w:rPr>
                <w:noProof/>
              </w:rPr>
              <w:fldChar w:fldCharType="end"/>
            </w:r>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2F405F20"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13</w:t>
            </w:r>
            <w:r w:rsidR="00A717F9">
              <w:rPr>
                <w:noProof/>
              </w:rPr>
              <w:fldChar w:fldCharType="end"/>
            </w:r>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58BE8CD" w:rsidR="00916B59" w:rsidRDefault="00916B59">
            <w:pPr>
              <w:pStyle w:val="Caption"/>
              <w:keepNext/>
              <w:jc w:val="right"/>
            </w:pPr>
            <w:bookmarkStart w:id="19" w:name="_Ref167364187"/>
            <w:r>
              <w:t>(</w:t>
            </w:r>
            <w:r w:rsidR="00A717F9">
              <w:fldChar w:fldCharType="begin"/>
            </w:r>
            <w:r w:rsidR="00A717F9">
              <w:instrText xml:space="preserve"> SEQ Equation \* ARABIC </w:instrText>
            </w:r>
            <w:r w:rsidR="00A717F9">
              <w:fldChar w:fldCharType="separate"/>
            </w:r>
            <w:r w:rsidR="00932F26">
              <w:rPr>
                <w:noProof/>
              </w:rPr>
              <w:t>14</w:t>
            </w:r>
            <w:r w:rsidR="00A717F9">
              <w:rPr>
                <w:noProof/>
              </w:rPr>
              <w:fldChar w:fldCharType="end"/>
            </w:r>
            <w:r>
              <w:t>)</w:t>
            </w:r>
            <w:bookmarkEnd w:id="19"/>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237A4B91"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15</w:t>
            </w:r>
            <w:r w:rsidR="00A717F9">
              <w:rPr>
                <w:noProof/>
              </w:rPr>
              <w:fldChar w:fldCharType="end"/>
            </w:r>
            <w:r>
              <w:t>)</w:t>
            </w:r>
          </w:p>
        </w:tc>
      </w:tr>
    </w:tbl>
    <w:p w14:paraId="1746F076" w14:textId="7B18DBE6" w:rsidR="00916B59" w:rsidRDefault="004142D0" w:rsidP="00916B59">
      <w:r>
        <w:t>Note</w:t>
      </w:r>
      <w:r w:rsidR="00916B59">
        <w:t xml:space="preserve">: Under competition with many dealers, the second term on the RHS of </w:t>
      </w:r>
      <w:r w:rsidR="00916B59">
        <w:fldChar w:fldCharType="begin"/>
      </w:r>
      <w:r w:rsidR="00916B59">
        <w:instrText xml:space="preserve"> REF _Ref167364187 \h </w:instrText>
      </w:r>
      <w:r w:rsidR="00916B59">
        <w:fldChar w:fldCharType="separate"/>
      </w:r>
      <w:r w:rsidR="00932F26">
        <w:t>(</w:t>
      </w:r>
      <w:r w:rsidR="00932F26">
        <w:rPr>
          <w:noProof/>
        </w:rPr>
        <w:t>14</w:t>
      </w:r>
      <w:r w:rsidR="00932F26">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13756C">
      <w:pPr>
        <w:pStyle w:val="Heading4"/>
        <w:numPr>
          <w:ilvl w:val="0"/>
          <w:numId w:val="0"/>
        </w:numPr>
      </w:pPr>
      <w:commentRangeStart w:id="20"/>
      <w:r>
        <w:t>Se</w:t>
      </w:r>
      <w:r w:rsidR="008A3BA7">
        <w:t xml:space="preserve">nsitivity to Specification of </w:t>
      </w:r>
      <w:r w:rsidR="00CF0EDF">
        <w:t>Utility Function</w:t>
      </w:r>
    </w:p>
    <w:p w14:paraId="6A0B9BBA" w14:textId="3E6DBE20" w:rsidR="003666CD" w:rsidRDefault="003666CD" w:rsidP="00766ED4">
      <w:r>
        <w:t xml:space="preserve">In the </w:t>
      </w:r>
      <w:r w:rsidR="00CF0EDF">
        <w:t>above</w:t>
      </w:r>
      <w:r>
        <w:t>, I derive</w:t>
      </w:r>
      <w:r w:rsidR="00CF0EDF">
        <w:t>d</w:t>
      </w:r>
      <w:r>
        <w:t xml:space="preserve"> expressions for 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p w14:paraId="008CF76E" w14:textId="77777777" w:rsidR="003666CD" w:rsidRDefault="003666CD" w:rsidP="003666CD">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3AFCE09F" w14:textId="77777777" w:rsidR="003666CD" w:rsidRPr="008A792C" w:rsidRDefault="003666CD" w:rsidP="003666CD">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p w14:paraId="0B052A9A" w14:textId="77777777" w:rsidR="003666CD" w:rsidRPr="008A792C" w:rsidRDefault="003666CD" w:rsidP="003666CD">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60401170" w14:textId="77777777" w:rsidR="003666CD" w:rsidRDefault="003666CD" w:rsidP="003666CD">
      <w:pPr>
        <w:rPr>
          <w:rFonts w:eastAsiaTheme="minorEastAsia"/>
        </w:rPr>
      </w:pPr>
      <w:r>
        <w:rPr>
          <w:rFonts w:eastAsiaTheme="minorEastAsia"/>
        </w:rPr>
        <w:t>Then</w:t>
      </w:r>
    </w:p>
    <w:p w14:paraId="14E9D812" w14:textId="77777777" w:rsidR="003666CD" w:rsidRPr="008A792C" w:rsidRDefault="003666CD" w:rsidP="003666CD">
      <w:pPr>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6A12F0F8" w14:textId="77777777" w:rsidR="003666CD" w:rsidRDefault="003666CD" w:rsidP="003666CD">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4120785A" w14:textId="77777777" w:rsidR="003666CD" w:rsidRPr="00CB4128"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15B5F522" w14:textId="41982224"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the</w:t>
      </w:r>
      <w:proofErr w:type="spellStart"/>
      <w:r w:rsidR="00950EFE">
        <w:rPr>
          <w:rFonts w:eastAsiaTheme="minorEastAsia"/>
        </w:rPr>
        <w:t>ir</w:t>
      </w:r>
      <w:proofErr w:type="spellEnd"/>
      <w:r>
        <w:rPr>
          <w:rFonts w:eastAsiaTheme="minorEastAsia"/>
        </w:rPr>
        <w:t xml:space="preserve"> order quantity. To find the optimal order quantity, we can set the derivative of the expected utility to zero:</w:t>
      </w:r>
    </w:p>
    <w:p w14:paraId="0089C411" w14:textId="77777777" w:rsidR="003666CD" w:rsidRPr="00CB4128" w:rsidRDefault="003666CD" w:rsidP="003666CD">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p w14:paraId="0E3C7E20" w14:textId="77777777" w:rsidR="003666CD" w:rsidRPr="00CB4128" w:rsidRDefault="00000000"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41BF3F7B" w14:textId="77777777" w:rsidR="003666CD" w:rsidRDefault="003666CD" w:rsidP="003666CD">
      <w:pPr>
        <w:rPr>
          <w:rFonts w:eastAsiaTheme="minorEastAsia"/>
        </w:rPr>
      </w:pPr>
      <w:r>
        <w:rPr>
          <w:rFonts w:eastAsiaTheme="minorEastAsia"/>
        </w:rPr>
        <w:t>This is like the optimal order quantity we derived under CARA</w:t>
      </w:r>
    </w:p>
    <w:p w14:paraId="60F331D1" w14:textId="77777777" w:rsidR="003666CD" w:rsidRPr="00CB4128" w:rsidRDefault="00000000" w:rsidP="003666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6CCAFA7C" w14:textId="77777777" w:rsidR="003666CD" w:rsidRDefault="003666CD" w:rsidP="003666CD">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77777777" w:rsidR="003666CD" w:rsidRDefault="003666CD" w:rsidP="003666CD">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xml:space="preserve">. If they </w:t>
      </w:r>
      <w:proofErr w:type="gramStart"/>
      <w:r>
        <w:rPr>
          <w:rFonts w:eastAsiaTheme="minorEastAsia"/>
        </w:rPr>
        <w:t>posts</w:t>
      </w:r>
      <w:proofErr w:type="gramEnd"/>
      <w:r>
        <w:rPr>
          <w:rFonts w:eastAsiaTheme="minorEastAsia"/>
        </w:rPr>
        <w:t xml:space="preserve"> the best bid price, their wealth at the end of the period is:</w:t>
      </w:r>
    </w:p>
    <w:p w14:paraId="0DE74BF7" w14:textId="77777777" w:rsidR="003666CD" w:rsidRPr="00BB4819" w:rsidRDefault="003666CD" w:rsidP="003666CD">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7D5A0616" w14:textId="18D23120"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trade, their wealth will be:</w:t>
      </w:r>
    </w:p>
    <w:p w14:paraId="01A88583" w14:textId="77777777" w:rsidR="003666CD" w:rsidRPr="00BB4819" w:rsidRDefault="00000000"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3916AE75" w14:textId="77777777"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479A4DB" w14:textId="77777777" w:rsidR="003666CD" w:rsidRPr="00E40A22" w:rsidRDefault="003666CD" w:rsidP="003666CD">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09B63C2E" w14:textId="77777777" w:rsidR="003666CD" w:rsidRDefault="003666CD" w:rsidP="003666CD">
      <w:pPr>
        <w:rPr>
          <w:rFonts w:eastAsiaTheme="minorEastAsia"/>
        </w:rPr>
      </w:pPr>
      <w:r>
        <w:rPr>
          <w:rFonts w:eastAsiaTheme="minorEastAsia"/>
        </w:rPr>
        <w:lastRenderedPageBreak/>
        <w:t>Taking expectations:</w:t>
      </w:r>
    </w:p>
    <w:p w14:paraId="2F2F634A"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6384AFDF"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p w14:paraId="05CA5176" w14:textId="77777777" w:rsidR="003666CD" w:rsidRPr="00AB0240"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50D4AEF3" w14:textId="77777777" w:rsidR="003666CD" w:rsidRPr="00AB0240" w:rsidRDefault="00000000" w:rsidP="003666C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6188F01C"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similar to the CARA utility case, except quantities and spreads are sensitive to the level of expected wealth of the players.</w:t>
      </w:r>
      <w:commentRangeEnd w:id="20"/>
      <w:r w:rsidR="00FD2267">
        <w:rPr>
          <w:rStyle w:val="CommentReference"/>
        </w:rPr>
        <w:commentReference w:id="20"/>
      </w:r>
    </w:p>
    <w:p w14:paraId="0C3BD090" w14:textId="4EA39BC3" w:rsidR="003666CD" w:rsidRDefault="003666CD" w:rsidP="00916B59"/>
    <w:p w14:paraId="0D30C13A" w14:textId="38E3D6DE" w:rsidR="00E162B2" w:rsidRDefault="00E162B2" w:rsidP="00076D05">
      <w:pPr>
        <w:pStyle w:val="Heading3"/>
      </w:pPr>
      <w:r>
        <w:t>Liquidity with Counterparty Risk</w:t>
      </w:r>
    </w:p>
    <w:p w14:paraId="5F4A2F99" w14:textId="38F730F6"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00000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29CAB486"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16</w:t>
            </w:r>
            <w:r w:rsidR="00A717F9">
              <w:rPr>
                <w:noProof/>
              </w:rPr>
              <w:fldChar w:fldCharType="end"/>
            </w:r>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00000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6D5CAE51"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17</w:t>
            </w:r>
            <w:r w:rsidR="00A717F9">
              <w:rPr>
                <w:noProof/>
              </w:rPr>
              <w:fldChar w:fldCharType="end"/>
            </w:r>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7E503C1F"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18</w:t>
            </w:r>
            <w:r w:rsidR="00A717F9">
              <w:rPr>
                <w:noProof/>
              </w:rPr>
              <w:fldChar w:fldCharType="end"/>
            </w:r>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030F6BAF"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19</w:t>
            </w:r>
            <w:r w:rsidR="00A717F9">
              <w:rPr>
                <w:noProof/>
              </w:rPr>
              <w:fldChar w:fldCharType="end"/>
            </w:r>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003610EA"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20</w:t>
            </w:r>
            <w:r w:rsidR="00A717F9">
              <w:rPr>
                <w:noProof/>
              </w:rPr>
              <w:fldChar w:fldCharType="end"/>
            </w:r>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77777777" w:rsidR="00667B32" w:rsidRPr="00667B32" w:rsidRDefault="00667B32" w:rsidP="00667B32"/>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77777777"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07543B0F"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21</w:t>
            </w:r>
            <w:r w:rsidR="00A717F9">
              <w:rPr>
                <w:noProof/>
              </w:rPr>
              <w:fldChar w:fldCharType="end"/>
            </w:r>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00000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7FE99BC5"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22</w:t>
            </w:r>
            <w:r w:rsidR="00A717F9">
              <w:rPr>
                <w:noProof/>
              </w:rPr>
              <w:fldChar w:fldCharType="end"/>
            </w:r>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5BDA9EA1"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23</w:t>
            </w:r>
            <w:r w:rsidR="00A717F9">
              <w:rPr>
                <w:noProof/>
              </w:rPr>
              <w:fldChar w:fldCharType="end"/>
            </w:r>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lastRenderedPageBreak/>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37236534"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24</w:t>
            </w:r>
            <w:r w:rsidR="00A717F9">
              <w:rPr>
                <w:noProof/>
              </w:rPr>
              <w:fldChar w:fldCharType="end"/>
            </w:r>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1C08EB34"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25</w:t>
            </w:r>
            <w:r w:rsidR="00A717F9">
              <w:rPr>
                <w:noProof/>
              </w:rPr>
              <w:fldChar w:fldCharType="end"/>
            </w:r>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3EC064AB"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26</w:t>
            </w:r>
            <w:r w:rsidR="00A717F9">
              <w:rPr>
                <w:noProof/>
              </w:rPr>
              <w:fldChar w:fldCharType="end"/>
            </w:r>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754C6BF"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27</w:t>
            </w:r>
            <w:r w:rsidR="00A717F9">
              <w:rPr>
                <w:noProof/>
              </w:rPr>
              <w:fldChar w:fldCharType="end"/>
            </w:r>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056DE64F"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28</w:t>
            </w:r>
            <w:r w:rsidR="00A717F9">
              <w:rPr>
                <w:noProof/>
              </w:rPr>
              <w:fldChar w:fldCharType="end"/>
            </w:r>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proofErr w:type="spellStart"/>
      <w:r w:rsidRPr="00E45497">
        <w:rPr>
          <w:vertAlign w:val="superscript"/>
        </w:rPr>
        <w:t>rd</w:t>
      </w:r>
      <w:proofErr w:type="spellEnd"/>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21" w:name="_Ref169916041"/>
      <w:r>
        <w:t>Identification Strategy</w:t>
      </w:r>
      <w:bookmarkEnd w:id="21"/>
    </w:p>
    <w:p w14:paraId="77B1FAB3" w14:textId="2532FCE3" w:rsidR="008F335A" w:rsidRDefault="008F335A" w:rsidP="008F335A">
      <w:commentRangeStart w:id="22"/>
      <w:r>
        <w:t>This dissertation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Let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the outcome 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(ATE),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m:t>
                </m:r>
              </m:e>
            </m:d>
            <m:r>
              <w:rPr>
                <w:rFonts w:ascii="Cambria Math" w:hAnsi="Cambria Math"/>
              </w:rPr>
              <m:t>-Y</m:t>
            </m:r>
            <m:d>
              <m:dPr>
                <m:ctrlPr>
                  <w:rPr>
                    <w:rFonts w:ascii="Cambria Math" w:hAnsi="Cambria Math"/>
                    <w:i/>
                  </w:rPr>
                </m:ctrlPr>
              </m:dPr>
              <m:e>
                <m:r>
                  <w:rPr>
                    <w:rFonts w:ascii="Cambria Math" w:hAnsi="Cambria Math"/>
                  </w:rPr>
                  <m:t>0</m:t>
                </m:r>
              </m:e>
            </m:d>
          </m:e>
        </m:d>
      </m:oMath>
      <w:r>
        <w:t xml:space="preserve">, by identifying an appropriate control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0AC3FFCD" w:rsidR="008F335A" w:rsidRDefault="008F335A" w:rsidP="008F335A">
      <w:r>
        <w:lastRenderedPageBreak/>
        <w:t xml:space="preserve">Modern causal inference offers several methods to estimate this average treatment effect, including randomized control trials, natural experiments, regression discontinuity designs, instrumental variables, matching, and difference-in-differences. I discuss the challenges of applying </w:t>
      </w:r>
      <w:r w:rsidR="00343B2B">
        <w:t xml:space="preserve">some of </w:t>
      </w:r>
      <w:r>
        <w:t>these methods to the research question.</w:t>
      </w:r>
    </w:p>
    <w:p w14:paraId="49878AA9" w14:textId="6C747956" w:rsidR="008F335A" w:rsidRDefault="008F335A" w:rsidP="008F335A">
      <w:r>
        <w:t xml:space="preserve">In a </w:t>
      </w:r>
      <w:r w:rsidRPr="008F335A">
        <w:rPr>
          <w:rStyle w:val="Strong"/>
          <w:b w:val="0"/>
          <w:bCs w:val="0"/>
        </w:rPr>
        <w:t>Regression Discontinuity Design (RDD)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the threshold, </w:t>
      </w:r>
      <w:r>
        <w:t xml:space="preserve">allowing for causal inference. However, in the context of the clearing mandate, the </w:t>
      </w:r>
      <w:del w:id="23" w:author="Arnob Alam" w:date="2025-02-04T13:47:00Z" w16du:dateUtc="2025-02-04T18:47:00Z">
        <w:r w:rsidDel="00D45876">
          <w:delText xml:space="preserve">CFTC requirements </w:delText>
        </w:r>
      </w:del>
      <w:ins w:id="24" w:author="Arnob Alam" w:date="2025-02-04T13:47:00Z" w16du:dateUtc="2025-02-04T18:47:00Z">
        <w:r w:rsidR="00D45876">
          <w:t xml:space="preserve">contract characteristics </w:t>
        </w:r>
      </w:ins>
      <w:r>
        <w:t>(e.g., currency, notional value, floating rate index, tenor) can be precisely controlled by market participants. Thus, the assumptions necessary for RDD are not met.</w:t>
      </w:r>
    </w:p>
    <w:p w14:paraId="6FDF59F3" w14:textId="77777777" w:rsidR="008F335A" w:rsidRDefault="008F335A" w:rsidP="008F335A">
      <w:r>
        <w:t xml:space="preserve">The </w:t>
      </w:r>
      <w:r w:rsidRPr="008F335A">
        <w:rPr>
          <w:rStyle w:val="Strong"/>
          <w:b w:val="0"/>
          <w:bCs w:val="0"/>
        </w:rPr>
        <w:t>Instrumental Variable (IV)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 This approach is also unsuitable here, as CFTC-defined criteria determine clearing, and no external instrument influences clearing likelihood.</w:t>
      </w:r>
    </w:p>
    <w:p w14:paraId="668AA6FA" w14:textId="024E73DC" w:rsidR="008F335A" w:rsidRDefault="008F335A" w:rsidP="008F335A">
      <w:r>
        <w:t xml:space="preserve">The approach adopted in this dissertation is the </w:t>
      </w:r>
      <w:del w:id="25" w:author="Arnob Alam" w:date="2025-02-04T13:47:00Z" w16du:dateUtc="2025-02-04T18:47:00Z">
        <w:r w:rsidRPr="008F335A" w:rsidDel="00E97C69">
          <w:rPr>
            <w:rStyle w:val="Strong"/>
            <w:b w:val="0"/>
            <w:bCs w:val="0"/>
          </w:rPr>
          <w:delText>Difference</w:delText>
        </w:r>
      </w:del>
      <w:ins w:id="26" w:author="Arnob Alam" w:date="2025-02-04T13:47:00Z" w16du:dateUtc="2025-02-04T18:47:00Z">
        <w:r w:rsidR="00E97C69">
          <w:rPr>
            <w:rStyle w:val="Strong"/>
            <w:b w:val="0"/>
            <w:bCs w:val="0"/>
          </w:rPr>
          <w:t>d</w:t>
        </w:r>
        <w:r w:rsidR="00E97C69" w:rsidRPr="008F335A">
          <w:rPr>
            <w:rStyle w:val="Strong"/>
            <w:b w:val="0"/>
            <w:bCs w:val="0"/>
          </w:rPr>
          <w:t>ifference</w:t>
        </w:r>
      </w:ins>
      <w:r w:rsidRPr="008F335A">
        <w:rPr>
          <w:rStyle w:val="Strong"/>
          <w:b w:val="0"/>
          <w:bCs w:val="0"/>
        </w:rPr>
        <w:t>-in-</w:t>
      </w:r>
      <w:ins w:id="27" w:author="Arnob Alam" w:date="2025-02-04T13:47:00Z" w16du:dateUtc="2025-02-04T18:47:00Z">
        <w:r w:rsidR="00E97C69">
          <w:rPr>
            <w:rStyle w:val="Strong"/>
            <w:b w:val="0"/>
            <w:bCs w:val="0"/>
          </w:rPr>
          <w:t>d</w:t>
        </w:r>
      </w:ins>
      <w:del w:id="28" w:author="Arnob Alam" w:date="2025-02-04T13:47:00Z" w16du:dateUtc="2025-02-04T18:47:00Z">
        <w:r w:rsidRPr="008F335A" w:rsidDel="00E97C69">
          <w:rPr>
            <w:rStyle w:val="Strong"/>
            <w:b w:val="0"/>
            <w:bCs w:val="0"/>
          </w:rPr>
          <w:delText>D</w:delText>
        </w:r>
      </w:del>
      <w:r w:rsidRPr="008F335A">
        <w:rPr>
          <w:rStyle w:val="Strong"/>
          <w:b w:val="0"/>
          <w:bCs w:val="0"/>
        </w:rPr>
        <w:t>ifferences (DiD) method</w:t>
      </w:r>
      <w:r>
        <w:t>. In this method, an appropriate control group (e.g., Canadian Dollar-denominated contracts) is selected, though it may differ from the treatment group. Initially, a pre-treatment difference between the control and treatment groups is calculated. This difference is then compared to the difference after treatment to estimate the causal effect. A key assumption in DiD is that of parallel trends—that, in the absence of treatment, both groups would have followed similar trends. Generally, this is not true for Canadian and U.S. swaps markets, given Canada’s export-oriented economy, distinct market participants, and unique monetary and fiscal policies, all of which influence pricing, volatility, and liquidity.</w:t>
      </w:r>
    </w:p>
    <w:p w14:paraId="7034ADA4" w14:textId="6E17E26A" w:rsidR="008F335A" w:rsidRDefault="008F335A" w:rsidP="008F335A">
      <w:r>
        <w:t xml:space="preserve">However, I argue that for short periods (e.g., the 20 trading-day windows studied in this dissertation), the U.S. and Canadian swaps markets are highly coupled. This is supported by evidence of parallel pre-treatment trends </w:t>
      </w:r>
      <w:r w:rsidR="003677D8">
        <w:t xml:space="preserve">(verified visually and through statistical methods) </w:t>
      </w:r>
      <w:r>
        <w:t>in pricing, volatility, and liquidity over short periods, as well as formal parallel trends tests.</w:t>
      </w:r>
      <w:commentRangeEnd w:id="22"/>
      <w:r w:rsidR="00A50363">
        <w:rPr>
          <w:rStyle w:val="CommentReference"/>
        </w:rPr>
        <w:commentReference w:id="22"/>
      </w:r>
    </w:p>
    <w:p w14:paraId="6482980E" w14:textId="079AB0CC" w:rsidR="00E162B2" w:rsidRPr="00E162B2" w:rsidRDefault="00E162B2" w:rsidP="00076D05">
      <w:pPr>
        <w:pStyle w:val="Heading2"/>
      </w:pPr>
      <w:r>
        <w:lastRenderedPageBreak/>
        <w:t>Pricing</w:t>
      </w:r>
    </w:p>
    <w:p w14:paraId="095C4E16" w14:textId="1A18166D"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932F26">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00000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7DB67BDA"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29</w:t>
            </w:r>
            <w:r w:rsidR="00A717F9">
              <w:rPr>
                <w:noProof/>
              </w:rPr>
              <w:fldChar w:fldCharType="end"/>
            </w:r>
            <w:r>
              <w:t>)</w:t>
            </w:r>
          </w:p>
        </w:tc>
      </w:tr>
    </w:tbl>
    <w:p w14:paraId="1715AF9E" w14:textId="6C6359C0"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47EF8626" w:rsidR="00A94C0E" w:rsidRDefault="00D81AB0" w:rsidP="00A94C0E">
      <w:commentRangeStart w:id="29"/>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xml:space="preserve">, the logarithm of the notional amount, whether the variable rate is capped, and the tenor of the contract (measured in months). The trading day variable is included because there is some discussion in the asset pricing literature of pricing differences on certain days (e.g. the “Monday effect” for </w:t>
      </w:r>
      <w:r>
        <w:lastRenderedPageBreak/>
        <w:t xml:space="preserve">equities). Trading time is also similarly included to account for differences in pricing behavior </w:t>
      </w:r>
      <w:r w:rsidR="00A92C54">
        <w:t xml:space="preserve">during certain trading sessions during the day. For example, trading is often concentrated to the morning and afternoon sessions, with less trading activity happening mid-day and off-hours sessions. The lack of liquidity during those sessions can affect pricing. The logarithm of the notional value is included, as there is some discussion in the literature that market participants prefer larger contracts (perhaps to economize over fixed costs) and due to the higher liquidity of these larger contracts, they may be priced differently than smaller contracts. If the variable rate is “capped”, the payer of the variable leg faces less (no) risk of the variable rate increasing beyond a specified threshold (the variable rate receiver now bears this risk). This is likely to influence the pricing of the swap. Finally, the tenor (length of the contract) is included as some tenors (e.g. </w:t>
      </w:r>
      <w:proofErr w:type="gramStart"/>
      <w:r w:rsidR="00A92C54">
        <w:t>10 year</w:t>
      </w:r>
      <w:proofErr w:type="gramEnd"/>
      <w:r w:rsidR="00A92C54">
        <w:t xml:space="preserve"> contracts) have more liquidity than others.</w:t>
      </w:r>
      <w:commentRangeEnd w:id="29"/>
      <w:r w:rsidR="00964440">
        <w:rPr>
          <w:rStyle w:val="CommentReference"/>
        </w:rPr>
        <w:commentReference w:id="29"/>
      </w:r>
    </w:p>
    <w:p w14:paraId="1063CB72" w14:textId="37D5A305"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the pre-treatment trends of swap premiums for both treatment and control groups and conducting placebo tests</w:t>
      </w:r>
      <w:commentRangeStart w:id="30"/>
      <w:r>
        <w:t>.</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period of study for phase 1 (that is, from Jan 28, 2013 to Feb 22, 2012). I also include some controls for contract characteristic (a subset of the control variables discussed earlier). I run the regression</w:t>
      </w:r>
    </w:p>
    <w:p w14:paraId="083D2BAF" w14:textId="00B5106C" w:rsidR="00561948" w:rsidRPr="00561948" w:rsidRDefault="00000000"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1D4C4C42" w14:textId="0579A4DC" w:rsidR="00561948" w:rsidRDefault="00561948" w:rsidP="00561948">
      <w:pPr>
        <w:ind w:firstLine="0"/>
      </w:pPr>
      <w:r>
        <w:t xml:space="preserve">where: </w:t>
      </w:r>
      <m:oMath>
        <m:r>
          <w:rPr>
            <w:rFonts w:ascii="Cambria Math" w:hAnsi="Cambria Math"/>
          </w:rPr>
          <m:t>Treatment</m:t>
        </m:r>
      </m:oMath>
      <w:r>
        <w:t xml:space="preserve"> is an indicator variable of whether the contract is in the control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932F26">
        <w:t xml:space="preserve">Table </w:t>
      </w:r>
      <w:r w:rsidR="00932F26">
        <w:rPr>
          <w:noProof/>
        </w:rPr>
        <w:t>3</w:t>
      </w:r>
      <w:r w:rsidR="007239CB">
        <w:fldChar w:fldCharType="end"/>
      </w:r>
      <w:r w:rsidR="007239CB">
        <w:t xml:space="preserve"> shows the results of such a regression for the </w:t>
      </w:r>
      <w:r w:rsidR="00EF3C9B">
        <w:t xml:space="preserve">two-year, five-year and </w:t>
      </w:r>
      <w:r w:rsidR="007239CB">
        <w:t>ten-year contracts. The interaction term is not significant, suggesting the two groups were following parallel trends prior to the implementation of the mandatory clearing policy.</w:t>
      </w:r>
      <w:commentRangeEnd w:id="30"/>
      <w:r w:rsidR="00EC36AC">
        <w:rPr>
          <w:rStyle w:val="CommentReference"/>
        </w:rPr>
        <w:commentReference w:id="30"/>
      </w:r>
    </w:p>
    <w:p w14:paraId="6BC34EDB" w14:textId="77777777" w:rsidR="00EF3C9B" w:rsidRDefault="00EF3C9B" w:rsidP="00561948">
      <w:pPr>
        <w:ind w:firstLine="0"/>
      </w:pPr>
    </w:p>
    <w:p w14:paraId="42E941DF" w14:textId="77777777" w:rsidR="00EF3C9B" w:rsidRDefault="00EF3C9B" w:rsidP="00561948">
      <w:pPr>
        <w:ind w:firstLine="0"/>
      </w:pPr>
    </w:p>
    <w:p w14:paraId="1540E4DD" w14:textId="77777777" w:rsidR="00EF3C9B" w:rsidRDefault="00EF3C9B" w:rsidP="00561948">
      <w:pPr>
        <w:ind w:firstLine="0"/>
      </w:pPr>
    </w:p>
    <w:p w14:paraId="7CCB539F" w14:textId="77777777" w:rsidR="00EF3C9B" w:rsidRDefault="00EF3C9B" w:rsidP="00561948">
      <w:pPr>
        <w:ind w:firstLine="0"/>
      </w:pPr>
    </w:p>
    <w:p w14:paraId="7093CCB8" w14:textId="77777777" w:rsidR="00EF3C9B" w:rsidRDefault="00EF3C9B" w:rsidP="00561948">
      <w:pPr>
        <w:ind w:firstLine="0"/>
      </w:pPr>
    </w:p>
    <w:p w14:paraId="559D6C6C" w14:textId="4A7B4FF6" w:rsidR="007239CB" w:rsidRDefault="007239CB" w:rsidP="00561948">
      <w:pPr>
        <w:ind w:firstLine="0"/>
      </w:pPr>
    </w:p>
    <w:p w14:paraId="6439E221" w14:textId="32A3320C" w:rsidR="007239CB" w:rsidRDefault="007239CB" w:rsidP="007239CB">
      <w:pPr>
        <w:pStyle w:val="Caption"/>
        <w:keepNext/>
      </w:pPr>
      <w:bookmarkStart w:id="31" w:name="_Ref187170528"/>
      <w:r>
        <w:t xml:space="preserve">Table </w:t>
      </w:r>
      <w:ins w:id="32" w:author="Arnob Alam" w:date="2025-02-05T20:50:00Z" w16du:dateUtc="2025-02-06T01:50:00Z">
        <w:r w:rsidR="00FE38B0">
          <w:fldChar w:fldCharType="begin"/>
        </w:r>
        <w:r w:rsidR="00FE38B0">
          <w:instrText xml:space="preserve"> SEQ Table \* ARABIC </w:instrText>
        </w:r>
      </w:ins>
      <w:r w:rsidR="00FE38B0">
        <w:fldChar w:fldCharType="separate"/>
      </w:r>
      <w:ins w:id="33" w:author="Arnob Alam" w:date="2025-02-06T14:36:00Z" w16du:dateUtc="2025-02-06T19:36:00Z">
        <w:r w:rsidR="00932F26">
          <w:rPr>
            <w:noProof/>
          </w:rPr>
          <w:t>3</w:t>
        </w:r>
      </w:ins>
      <w:ins w:id="34" w:author="Arnob Alam" w:date="2025-02-05T20:50:00Z" w16du:dateUtc="2025-02-06T01:50:00Z">
        <w:r w:rsidR="00FE38B0">
          <w:fldChar w:fldCharType="end"/>
        </w:r>
      </w:ins>
      <w:del w:id="35"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3</w:delText>
        </w:r>
        <w:r w:rsidR="00A717F9" w:rsidDel="00FE38B0">
          <w:rPr>
            <w:noProof/>
          </w:rPr>
          <w:fldChar w:fldCharType="end"/>
        </w:r>
      </w:del>
      <w:bookmarkEnd w:id="31"/>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to be not statistically significant.</w:t>
      </w:r>
    </w:p>
    <w:tbl>
      <w:tblPr>
        <w:tblW w:w="6380" w:type="dxa"/>
        <w:jc w:val="center"/>
        <w:tblLook w:val="04A0" w:firstRow="1" w:lastRow="0" w:firstColumn="1" w:lastColumn="0" w:noHBand="0" w:noVBand="1"/>
      </w:tblPr>
      <w:tblGrid>
        <w:gridCol w:w="1960"/>
        <w:gridCol w:w="1440"/>
        <w:gridCol w:w="1440"/>
        <w:gridCol w:w="1540"/>
      </w:tblGrid>
      <w:tr w:rsidR="00EF3C9B" w:rsidRPr="00EF3C9B" w14:paraId="03BF8741" w14:textId="77777777" w:rsidTr="00413873">
        <w:trPr>
          <w:trHeight w:val="320"/>
          <w:jc w:val="center"/>
        </w:trPr>
        <w:tc>
          <w:tcPr>
            <w:tcW w:w="6380" w:type="dxa"/>
            <w:gridSpan w:val="4"/>
            <w:tcBorders>
              <w:top w:val="nil"/>
              <w:left w:val="nil"/>
              <w:bottom w:val="nil"/>
              <w:right w:val="nil"/>
            </w:tcBorders>
            <w:shd w:val="clear" w:color="auto" w:fill="auto"/>
            <w:noWrap/>
            <w:vAlign w:val="bottom"/>
            <w:hideMark/>
          </w:tcPr>
          <w:p w14:paraId="345D8B8E" w14:textId="77777777" w:rsidR="00EF3C9B" w:rsidRPr="00EF3C9B" w:rsidRDefault="00EF3C9B" w:rsidP="00EF3C9B">
            <w:pPr>
              <w:spacing w:line="240" w:lineRule="auto"/>
              <w:ind w:firstLine="0"/>
              <w:jc w:val="center"/>
              <w:rPr>
                <w:rFonts w:ascii="Aptos Narrow" w:eastAsia="Times New Roman" w:hAnsi="Aptos Narrow"/>
                <w:b/>
                <w:bCs/>
                <w:color w:val="000000"/>
                <w:sz w:val="20"/>
                <w:szCs w:val="20"/>
              </w:rPr>
            </w:pPr>
            <w:r w:rsidRPr="00EF3C9B">
              <w:rPr>
                <w:rFonts w:ascii="Aptos Narrow" w:eastAsia="Times New Roman" w:hAnsi="Aptos Narrow"/>
                <w:b/>
                <w:bCs/>
                <w:color w:val="000000"/>
                <w:sz w:val="20"/>
                <w:szCs w:val="20"/>
              </w:rPr>
              <w:t>Pre-trend Analysis</w:t>
            </w:r>
          </w:p>
        </w:tc>
      </w:tr>
      <w:tr w:rsidR="00EF3C9B" w:rsidRPr="00EF3C9B" w14:paraId="56A20031"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5B472B9"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071B55A" w14:textId="77777777" w:rsidTr="00413873">
        <w:trPr>
          <w:trHeight w:val="320"/>
          <w:jc w:val="center"/>
        </w:trPr>
        <w:tc>
          <w:tcPr>
            <w:tcW w:w="1960" w:type="dxa"/>
            <w:tcBorders>
              <w:top w:val="nil"/>
              <w:left w:val="nil"/>
              <w:bottom w:val="nil"/>
              <w:right w:val="nil"/>
            </w:tcBorders>
            <w:shd w:val="clear" w:color="auto" w:fill="auto"/>
            <w:vAlign w:val="bottom"/>
            <w:hideMark/>
          </w:tcPr>
          <w:p w14:paraId="1FEE419A"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125776B5"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r w:rsidRPr="00EF3C9B">
              <w:rPr>
                <w:rFonts w:ascii="Aptos Narrow" w:eastAsia="Times New Roman" w:hAnsi="Aptos Narrow"/>
                <w:i/>
                <w:iCs/>
                <w:color w:val="000000"/>
                <w:sz w:val="20"/>
                <w:szCs w:val="20"/>
              </w:rPr>
              <w:t>Dependent variable:</w:t>
            </w:r>
          </w:p>
        </w:tc>
      </w:tr>
      <w:tr w:rsidR="00EF3C9B" w:rsidRPr="00EF3C9B" w14:paraId="77E204E7" w14:textId="77777777" w:rsidTr="00413873">
        <w:trPr>
          <w:trHeight w:val="340"/>
          <w:jc w:val="center"/>
        </w:trPr>
        <w:tc>
          <w:tcPr>
            <w:tcW w:w="1960" w:type="dxa"/>
            <w:tcBorders>
              <w:top w:val="nil"/>
              <w:left w:val="nil"/>
              <w:bottom w:val="nil"/>
              <w:right w:val="nil"/>
            </w:tcBorders>
            <w:shd w:val="clear" w:color="auto" w:fill="auto"/>
            <w:vAlign w:val="bottom"/>
            <w:hideMark/>
          </w:tcPr>
          <w:p w14:paraId="65470EFE"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p>
        </w:tc>
        <w:tc>
          <w:tcPr>
            <w:tcW w:w="4420" w:type="dxa"/>
            <w:gridSpan w:val="3"/>
            <w:tcBorders>
              <w:top w:val="nil"/>
              <w:left w:val="nil"/>
              <w:bottom w:val="single" w:sz="8" w:space="0" w:color="000000"/>
              <w:right w:val="nil"/>
            </w:tcBorders>
            <w:shd w:val="clear" w:color="auto" w:fill="auto"/>
            <w:vAlign w:val="bottom"/>
            <w:hideMark/>
          </w:tcPr>
          <w:p w14:paraId="7217032F"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E52D943" w14:textId="77777777" w:rsidTr="00413873">
        <w:trPr>
          <w:trHeight w:val="320"/>
          <w:jc w:val="center"/>
        </w:trPr>
        <w:tc>
          <w:tcPr>
            <w:tcW w:w="1960" w:type="dxa"/>
            <w:tcBorders>
              <w:top w:val="nil"/>
              <w:left w:val="nil"/>
              <w:bottom w:val="nil"/>
              <w:right w:val="nil"/>
            </w:tcBorders>
            <w:shd w:val="clear" w:color="auto" w:fill="auto"/>
            <w:vAlign w:val="bottom"/>
            <w:hideMark/>
          </w:tcPr>
          <w:p w14:paraId="34E3023D"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03D99C6E"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r w:rsidRPr="00EF3C9B">
              <w:rPr>
                <w:rFonts w:ascii="Aptos Narrow" w:eastAsia="Times New Roman" w:hAnsi="Aptos Narrow"/>
                <w:color w:val="000000"/>
                <w:sz w:val="20"/>
                <w:szCs w:val="20"/>
              </w:rPr>
              <w:t>Fixed Rate</w:t>
            </w:r>
          </w:p>
        </w:tc>
      </w:tr>
      <w:tr w:rsidR="00EF3C9B" w:rsidRPr="00EF3C9B" w14:paraId="1BC4A747" w14:textId="77777777" w:rsidTr="00413873">
        <w:trPr>
          <w:trHeight w:val="320"/>
          <w:jc w:val="center"/>
        </w:trPr>
        <w:tc>
          <w:tcPr>
            <w:tcW w:w="1960" w:type="dxa"/>
            <w:tcBorders>
              <w:top w:val="nil"/>
              <w:left w:val="nil"/>
              <w:bottom w:val="nil"/>
              <w:right w:val="nil"/>
            </w:tcBorders>
            <w:shd w:val="clear" w:color="auto" w:fill="auto"/>
            <w:vAlign w:val="bottom"/>
            <w:hideMark/>
          </w:tcPr>
          <w:p w14:paraId="5B65CD1C"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7A88FB"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2-year contracts</w:t>
            </w:r>
          </w:p>
        </w:tc>
        <w:tc>
          <w:tcPr>
            <w:tcW w:w="1440" w:type="dxa"/>
            <w:tcBorders>
              <w:top w:val="nil"/>
              <w:left w:val="nil"/>
              <w:bottom w:val="nil"/>
              <w:right w:val="nil"/>
            </w:tcBorders>
            <w:shd w:val="clear" w:color="auto" w:fill="auto"/>
            <w:vAlign w:val="bottom"/>
            <w:hideMark/>
          </w:tcPr>
          <w:p w14:paraId="56E5EEE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5-year contracts</w:t>
            </w:r>
          </w:p>
        </w:tc>
        <w:tc>
          <w:tcPr>
            <w:tcW w:w="1540" w:type="dxa"/>
            <w:tcBorders>
              <w:top w:val="nil"/>
              <w:left w:val="nil"/>
              <w:bottom w:val="nil"/>
              <w:right w:val="nil"/>
            </w:tcBorders>
            <w:shd w:val="clear" w:color="auto" w:fill="auto"/>
            <w:vAlign w:val="bottom"/>
            <w:hideMark/>
          </w:tcPr>
          <w:p w14:paraId="4E0B1F82"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10-year contracts</w:t>
            </w:r>
          </w:p>
        </w:tc>
      </w:tr>
      <w:tr w:rsidR="00EF3C9B" w:rsidRPr="00EF3C9B" w14:paraId="02F97708"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2521B9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515D01A0" w14:textId="77777777" w:rsidTr="00413873">
        <w:trPr>
          <w:trHeight w:val="320"/>
          <w:jc w:val="center"/>
        </w:trPr>
        <w:tc>
          <w:tcPr>
            <w:tcW w:w="1960" w:type="dxa"/>
            <w:tcBorders>
              <w:top w:val="nil"/>
              <w:left w:val="nil"/>
              <w:bottom w:val="nil"/>
              <w:right w:val="nil"/>
            </w:tcBorders>
            <w:shd w:val="clear" w:color="auto" w:fill="auto"/>
            <w:vAlign w:val="bottom"/>
            <w:hideMark/>
          </w:tcPr>
          <w:p w14:paraId="3758151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w:t>
            </w:r>
          </w:p>
        </w:tc>
        <w:tc>
          <w:tcPr>
            <w:tcW w:w="1440" w:type="dxa"/>
            <w:tcBorders>
              <w:top w:val="nil"/>
              <w:left w:val="nil"/>
              <w:bottom w:val="nil"/>
              <w:right w:val="nil"/>
            </w:tcBorders>
            <w:shd w:val="clear" w:color="auto" w:fill="auto"/>
            <w:vAlign w:val="bottom"/>
            <w:hideMark/>
          </w:tcPr>
          <w:p w14:paraId="492E137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-28.79</w:t>
            </w:r>
          </w:p>
        </w:tc>
        <w:tc>
          <w:tcPr>
            <w:tcW w:w="1440" w:type="dxa"/>
            <w:tcBorders>
              <w:top w:val="nil"/>
              <w:left w:val="nil"/>
              <w:bottom w:val="nil"/>
              <w:right w:val="nil"/>
            </w:tcBorders>
            <w:shd w:val="clear" w:color="auto" w:fill="auto"/>
            <w:vAlign w:val="bottom"/>
            <w:hideMark/>
          </w:tcPr>
          <w:p w14:paraId="07AE5DC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-50.311</w:t>
            </w:r>
          </w:p>
        </w:tc>
        <w:tc>
          <w:tcPr>
            <w:tcW w:w="1540" w:type="dxa"/>
            <w:tcBorders>
              <w:top w:val="nil"/>
              <w:left w:val="nil"/>
              <w:bottom w:val="nil"/>
              <w:right w:val="nil"/>
            </w:tcBorders>
            <w:shd w:val="clear" w:color="auto" w:fill="auto"/>
            <w:vAlign w:val="bottom"/>
            <w:hideMark/>
          </w:tcPr>
          <w:p w14:paraId="474F898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-13.741</w:t>
            </w:r>
          </w:p>
        </w:tc>
      </w:tr>
      <w:tr w:rsidR="00EF3C9B" w:rsidRPr="00EF3C9B" w14:paraId="5DAC32F4" w14:textId="77777777" w:rsidTr="00413873">
        <w:trPr>
          <w:trHeight w:val="320"/>
          <w:jc w:val="center"/>
        </w:trPr>
        <w:tc>
          <w:tcPr>
            <w:tcW w:w="1960" w:type="dxa"/>
            <w:tcBorders>
              <w:top w:val="nil"/>
              <w:left w:val="nil"/>
              <w:bottom w:val="nil"/>
              <w:right w:val="nil"/>
            </w:tcBorders>
            <w:shd w:val="clear" w:color="auto" w:fill="auto"/>
            <w:vAlign w:val="bottom"/>
            <w:hideMark/>
          </w:tcPr>
          <w:p w14:paraId="7814265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80F17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-41.081</w:t>
            </w:r>
          </w:p>
        </w:tc>
        <w:tc>
          <w:tcPr>
            <w:tcW w:w="1440" w:type="dxa"/>
            <w:tcBorders>
              <w:top w:val="nil"/>
              <w:left w:val="nil"/>
              <w:bottom w:val="nil"/>
              <w:right w:val="nil"/>
            </w:tcBorders>
            <w:shd w:val="clear" w:color="auto" w:fill="auto"/>
            <w:vAlign w:val="bottom"/>
            <w:hideMark/>
          </w:tcPr>
          <w:p w14:paraId="360F9D5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-28.185</w:t>
            </w:r>
          </w:p>
        </w:tc>
        <w:tc>
          <w:tcPr>
            <w:tcW w:w="1540" w:type="dxa"/>
            <w:tcBorders>
              <w:top w:val="nil"/>
              <w:left w:val="nil"/>
              <w:bottom w:val="nil"/>
              <w:right w:val="nil"/>
            </w:tcBorders>
            <w:shd w:val="clear" w:color="auto" w:fill="auto"/>
            <w:vAlign w:val="bottom"/>
            <w:hideMark/>
          </w:tcPr>
          <w:p w14:paraId="1013ABA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-23.332</w:t>
            </w:r>
          </w:p>
        </w:tc>
      </w:tr>
      <w:tr w:rsidR="00EF3C9B" w:rsidRPr="00EF3C9B" w14:paraId="3BFE79C6" w14:textId="77777777" w:rsidTr="00413873">
        <w:trPr>
          <w:trHeight w:val="320"/>
          <w:jc w:val="center"/>
        </w:trPr>
        <w:tc>
          <w:tcPr>
            <w:tcW w:w="1960" w:type="dxa"/>
            <w:tcBorders>
              <w:top w:val="nil"/>
              <w:left w:val="nil"/>
              <w:bottom w:val="nil"/>
              <w:right w:val="nil"/>
            </w:tcBorders>
            <w:shd w:val="clear" w:color="auto" w:fill="auto"/>
            <w:vAlign w:val="bottom"/>
            <w:hideMark/>
          </w:tcPr>
          <w:p w14:paraId="322B90F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C64EA6F"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56827F96"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7658078"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8BD5265" w14:textId="77777777" w:rsidTr="00413873">
        <w:trPr>
          <w:trHeight w:val="320"/>
          <w:jc w:val="center"/>
        </w:trPr>
        <w:tc>
          <w:tcPr>
            <w:tcW w:w="1960" w:type="dxa"/>
            <w:tcBorders>
              <w:top w:val="nil"/>
              <w:left w:val="nil"/>
              <w:bottom w:val="nil"/>
              <w:right w:val="nil"/>
            </w:tcBorders>
            <w:shd w:val="clear" w:color="auto" w:fill="auto"/>
            <w:vAlign w:val="bottom"/>
            <w:hideMark/>
          </w:tcPr>
          <w:p w14:paraId="2C927646"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Trade Date</w:t>
            </w:r>
          </w:p>
        </w:tc>
        <w:tc>
          <w:tcPr>
            <w:tcW w:w="1440" w:type="dxa"/>
            <w:tcBorders>
              <w:top w:val="nil"/>
              <w:left w:val="nil"/>
              <w:bottom w:val="nil"/>
              <w:right w:val="nil"/>
            </w:tcBorders>
            <w:shd w:val="clear" w:color="auto" w:fill="auto"/>
            <w:vAlign w:val="bottom"/>
            <w:hideMark/>
          </w:tcPr>
          <w:p w14:paraId="09D031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12F4911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4B6FBD4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3C5258" w14:textId="77777777" w:rsidTr="00413873">
        <w:trPr>
          <w:trHeight w:val="320"/>
          <w:jc w:val="center"/>
        </w:trPr>
        <w:tc>
          <w:tcPr>
            <w:tcW w:w="1960" w:type="dxa"/>
            <w:tcBorders>
              <w:top w:val="nil"/>
              <w:left w:val="nil"/>
              <w:bottom w:val="nil"/>
              <w:right w:val="nil"/>
            </w:tcBorders>
            <w:shd w:val="clear" w:color="auto" w:fill="auto"/>
            <w:vAlign w:val="bottom"/>
            <w:hideMark/>
          </w:tcPr>
          <w:p w14:paraId="320E9B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55D0C3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440" w:type="dxa"/>
            <w:tcBorders>
              <w:top w:val="nil"/>
              <w:left w:val="nil"/>
              <w:bottom w:val="nil"/>
              <w:right w:val="nil"/>
            </w:tcBorders>
            <w:shd w:val="clear" w:color="auto" w:fill="auto"/>
            <w:vAlign w:val="bottom"/>
            <w:hideMark/>
          </w:tcPr>
          <w:p w14:paraId="0DAA832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540" w:type="dxa"/>
            <w:tcBorders>
              <w:top w:val="nil"/>
              <w:left w:val="nil"/>
              <w:bottom w:val="nil"/>
              <w:right w:val="nil"/>
            </w:tcBorders>
            <w:shd w:val="clear" w:color="auto" w:fill="auto"/>
            <w:vAlign w:val="bottom"/>
            <w:hideMark/>
          </w:tcPr>
          <w:p w14:paraId="6177567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936F4DF" w14:textId="77777777" w:rsidTr="00413873">
        <w:trPr>
          <w:trHeight w:val="320"/>
          <w:jc w:val="center"/>
        </w:trPr>
        <w:tc>
          <w:tcPr>
            <w:tcW w:w="1960" w:type="dxa"/>
            <w:tcBorders>
              <w:top w:val="nil"/>
              <w:left w:val="nil"/>
              <w:bottom w:val="nil"/>
              <w:right w:val="nil"/>
            </w:tcBorders>
            <w:shd w:val="clear" w:color="auto" w:fill="auto"/>
            <w:vAlign w:val="bottom"/>
            <w:hideMark/>
          </w:tcPr>
          <w:p w14:paraId="372FC84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F22D1CA"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35D6FA3D"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134AD7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0027A78B" w14:textId="77777777" w:rsidTr="00413873">
        <w:trPr>
          <w:trHeight w:val="320"/>
          <w:jc w:val="center"/>
        </w:trPr>
        <w:tc>
          <w:tcPr>
            <w:tcW w:w="1960" w:type="dxa"/>
            <w:tcBorders>
              <w:top w:val="nil"/>
              <w:left w:val="nil"/>
              <w:bottom w:val="nil"/>
              <w:right w:val="nil"/>
            </w:tcBorders>
            <w:shd w:val="clear" w:color="auto" w:fill="auto"/>
            <w:vAlign w:val="bottom"/>
            <w:hideMark/>
          </w:tcPr>
          <w:p w14:paraId="0C5CD00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Log Notional</w:t>
            </w:r>
          </w:p>
        </w:tc>
        <w:tc>
          <w:tcPr>
            <w:tcW w:w="1440" w:type="dxa"/>
            <w:tcBorders>
              <w:top w:val="nil"/>
              <w:left w:val="nil"/>
              <w:bottom w:val="nil"/>
              <w:right w:val="nil"/>
            </w:tcBorders>
            <w:shd w:val="clear" w:color="auto" w:fill="auto"/>
            <w:vAlign w:val="bottom"/>
            <w:hideMark/>
          </w:tcPr>
          <w:p w14:paraId="5FA64FA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w:t>
            </w:r>
          </w:p>
        </w:tc>
        <w:tc>
          <w:tcPr>
            <w:tcW w:w="1440" w:type="dxa"/>
            <w:tcBorders>
              <w:top w:val="nil"/>
              <w:left w:val="nil"/>
              <w:bottom w:val="nil"/>
              <w:right w:val="nil"/>
            </w:tcBorders>
            <w:shd w:val="clear" w:color="auto" w:fill="auto"/>
            <w:vAlign w:val="bottom"/>
            <w:hideMark/>
          </w:tcPr>
          <w:p w14:paraId="0A4B683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c>
          <w:tcPr>
            <w:tcW w:w="1540" w:type="dxa"/>
            <w:tcBorders>
              <w:top w:val="nil"/>
              <w:left w:val="nil"/>
              <w:bottom w:val="nil"/>
              <w:right w:val="nil"/>
            </w:tcBorders>
            <w:shd w:val="clear" w:color="auto" w:fill="auto"/>
            <w:vAlign w:val="bottom"/>
            <w:hideMark/>
          </w:tcPr>
          <w:p w14:paraId="09EA64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0.024</w:t>
            </w:r>
          </w:p>
        </w:tc>
      </w:tr>
      <w:tr w:rsidR="00EF3C9B" w:rsidRPr="00EF3C9B" w14:paraId="5A727F73" w14:textId="77777777" w:rsidTr="00413873">
        <w:trPr>
          <w:trHeight w:val="320"/>
          <w:jc w:val="center"/>
        </w:trPr>
        <w:tc>
          <w:tcPr>
            <w:tcW w:w="1960" w:type="dxa"/>
            <w:tcBorders>
              <w:top w:val="nil"/>
              <w:left w:val="nil"/>
              <w:bottom w:val="nil"/>
              <w:right w:val="nil"/>
            </w:tcBorders>
            <w:shd w:val="clear" w:color="auto" w:fill="auto"/>
            <w:vAlign w:val="bottom"/>
            <w:hideMark/>
          </w:tcPr>
          <w:p w14:paraId="0C531CC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84726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-0.009</w:t>
            </w:r>
          </w:p>
        </w:tc>
        <w:tc>
          <w:tcPr>
            <w:tcW w:w="1440" w:type="dxa"/>
            <w:tcBorders>
              <w:top w:val="nil"/>
              <w:left w:val="nil"/>
              <w:bottom w:val="nil"/>
              <w:right w:val="nil"/>
            </w:tcBorders>
            <w:shd w:val="clear" w:color="auto" w:fill="auto"/>
            <w:vAlign w:val="bottom"/>
            <w:hideMark/>
          </w:tcPr>
          <w:p w14:paraId="5326061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w:t>
            </w:r>
          </w:p>
        </w:tc>
        <w:tc>
          <w:tcPr>
            <w:tcW w:w="1540" w:type="dxa"/>
            <w:tcBorders>
              <w:top w:val="nil"/>
              <w:left w:val="nil"/>
              <w:bottom w:val="nil"/>
              <w:right w:val="nil"/>
            </w:tcBorders>
            <w:shd w:val="clear" w:color="auto" w:fill="auto"/>
            <w:vAlign w:val="bottom"/>
            <w:hideMark/>
          </w:tcPr>
          <w:p w14:paraId="74C591A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r>
      <w:tr w:rsidR="00EF3C9B" w:rsidRPr="00EF3C9B" w14:paraId="5E9D5740" w14:textId="77777777" w:rsidTr="00413873">
        <w:trPr>
          <w:trHeight w:val="320"/>
          <w:jc w:val="center"/>
        </w:trPr>
        <w:tc>
          <w:tcPr>
            <w:tcW w:w="1960" w:type="dxa"/>
            <w:tcBorders>
              <w:top w:val="nil"/>
              <w:left w:val="nil"/>
              <w:bottom w:val="nil"/>
              <w:right w:val="nil"/>
            </w:tcBorders>
            <w:shd w:val="clear" w:color="auto" w:fill="auto"/>
            <w:vAlign w:val="bottom"/>
            <w:hideMark/>
          </w:tcPr>
          <w:p w14:paraId="7590444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A9942E5"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24A82DE0"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2F4A651"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246263FE" w14:textId="77777777" w:rsidTr="00413873">
        <w:trPr>
          <w:trHeight w:val="320"/>
          <w:jc w:val="center"/>
        </w:trPr>
        <w:tc>
          <w:tcPr>
            <w:tcW w:w="1960" w:type="dxa"/>
            <w:tcBorders>
              <w:top w:val="nil"/>
              <w:left w:val="nil"/>
              <w:bottom w:val="nil"/>
              <w:right w:val="nil"/>
            </w:tcBorders>
            <w:shd w:val="clear" w:color="auto" w:fill="auto"/>
            <w:vAlign w:val="bottom"/>
            <w:hideMark/>
          </w:tcPr>
          <w:p w14:paraId="55292CAF"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Cleared</w:t>
            </w:r>
          </w:p>
        </w:tc>
        <w:tc>
          <w:tcPr>
            <w:tcW w:w="1440" w:type="dxa"/>
            <w:tcBorders>
              <w:top w:val="nil"/>
              <w:left w:val="nil"/>
              <w:bottom w:val="nil"/>
              <w:right w:val="nil"/>
            </w:tcBorders>
            <w:shd w:val="clear" w:color="auto" w:fill="auto"/>
            <w:vAlign w:val="bottom"/>
            <w:hideMark/>
          </w:tcPr>
          <w:p w14:paraId="27A407C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-0.063</w:t>
            </w:r>
          </w:p>
        </w:tc>
        <w:tc>
          <w:tcPr>
            <w:tcW w:w="1440" w:type="dxa"/>
            <w:tcBorders>
              <w:top w:val="nil"/>
              <w:left w:val="nil"/>
              <w:bottom w:val="nil"/>
              <w:right w:val="nil"/>
            </w:tcBorders>
            <w:shd w:val="clear" w:color="auto" w:fill="auto"/>
            <w:vAlign w:val="bottom"/>
            <w:hideMark/>
          </w:tcPr>
          <w:p w14:paraId="5ACAF4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-0.147</w:t>
            </w:r>
          </w:p>
        </w:tc>
        <w:tc>
          <w:tcPr>
            <w:tcW w:w="1540" w:type="dxa"/>
            <w:tcBorders>
              <w:top w:val="nil"/>
              <w:left w:val="nil"/>
              <w:bottom w:val="nil"/>
              <w:right w:val="nil"/>
            </w:tcBorders>
            <w:shd w:val="clear" w:color="auto" w:fill="auto"/>
            <w:vAlign w:val="bottom"/>
            <w:hideMark/>
          </w:tcPr>
          <w:p w14:paraId="370DB84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-0.077</w:t>
            </w:r>
          </w:p>
        </w:tc>
      </w:tr>
      <w:tr w:rsidR="00EF3C9B" w:rsidRPr="00EF3C9B" w14:paraId="461056B6" w14:textId="77777777" w:rsidTr="00413873">
        <w:trPr>
          <w:trHeight w:val="320"/>
          <w:jc w:val="center"/>
        </w:trPr>
        <w:tc>
          <w:tcPr>
            <w:tcW w:w="1960" w:type="dxa"/>
            <w:tcBorders>
              <w:top w:val="nil"/>
              <w:left w:val="nil"/>
              <w:bottom w:val="nil"/>
              <w:right w:val="nil"/>
            </w:tcBorders>
            <w:shd w:val="clear" w:color="auto" w:fill="auto"/>
            <w:vAlign w:val="bottom"/>
            <w:hideMark/>
          </w:tcPr>
          <w:p w14:paraId="6DA2BA9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16DD69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-0.062</w:t>
            </w:r>
          </w:p>
        </w:tc>
        <w:tc>
          <w:tcPr>
            <w:tcW w:w="1440" w:type="dxa"/>
            <w:tcBorders>
              <w:top w:val="nil"/>
              <w:left w:val="nil"/>
              <w:bottom w:val="nil"/>
              <w:right w:val="nil"/>
            </w:tcBorders>
            <w:shd w:val="clear" w:color="auto" w:fill="auto"/>
            <w:vAlign w:val="bottom"/>
            <w:hideMark/>
          </w:tcPr>
          <w:p w14:paraId="472C19D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-0.035</w:t>
            </w:r>
          </w:p>
        </w:tc>
        <w:tc>
          <w:tcPr>
            <w:tcW w:w="1540" w:type="dxa"/>
            <w:tcBorders>
              <w:top w:val="nil"/>
              <w:left w:val="nil"/>
              <w:bottom w:val="nil"/>
              <w:right w:val="nil"/>
            </w:tcBorders>
            <w:shd w:val="clear" w:color="auto" w:fill="auto"/>
            <w:vAlign w:val="bottom"/>
            <w:hideMark/>
          </w:tcPr>
          <w:p w14:paraId="01E840F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-0.023</w:t>
            </w:r>
          </w:p>
        </w:tc>
      </w:tr>
      <w:tr w:rsidR="00EF3C9B" w:rsidRPr="00EF3C9B" w14:paraId="588219B9" w14:textId="77777777" w:rsidTr="00413873">
        <w:trPr>
          <w:trHeight w:val="320"/>
          <w:jc w:val="center"/>
        </w:trPr>
        <w:tc>
          <w:tcPr>
            <w:tcW w:w="1960" w:type="dxa"/>
            <w:tcBorders>
              <w:top w:val="nil"/>
              <w:left w:val="nil"/>
              <w:bottom w:val="nil"/>
              <w:right w:val="nil"/>
            </w:tcBorders>
            <w:shd w:val="clear" w:color="auto" w:fill="auto"/>
            <w:vAlign w:val="bottom"/>
            <w:hideMark/>
          </w:tcPr>
          <w:p w14:paraId="7BDB52F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2809DBB1"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D3DDD9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96B6803"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67CD76E" w14:textId="77777777" w:rsidTr="00413873">
        <w:trPr>
          <w:trHeight w:val="320"/>
          <w:jc w:val="center"/>
        </w:trPr>
        <w:tc>
          <w:tcPr>
            <w:tcW w:w="1960" w:type="dxa"/>
            <w:tcBorders>
              <w:top w:val="nil"/>
              <w:left w:val="nil"/>
              <w:bottom w:val="nil"/>
              <w:right w:val="nil"/>
            </w:tcBorders>
            <w:shd w:val="clear" w:color="auto" w:fill="auto"/>
            <w:vAlign w:val="bottom"/>
            <w:hideMark/>
          </w:tcPr>
          <w:p w14:paraId="1221B7DC"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Capped</w:t>
            </w:r>
          </w:p>
        </w:tc>
        <w:tc>
          <w:tcPr>
            <w:tcW w:w="1440" w:type="dxa"/>
            <w:tcBorders>
              <w:top w:val="nil"/>
              <w:left w:val="nil"/>
              <w:bottom w:val="nil"/>
              <w:right w:val="nil"/>
            </w:tcBorders>
            <w:shd w:val="clear" w:color="auto" w:fill="auto"/>
            <w:vAlign w:val="bottom"/>
            <w:hideMark/>
          </w:tcPr>
          <w:p w14:paraId="32972A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0.103</w:t>
            </w:r>
          </w:p>
        </w:tc>
        <w:tc>
          <w:tcPr>
            <w:tcW w:w="1440" w:type="dxa"/>
            <w:tcBorders>
              <w:top w:val="nil"/>
              <w:left w:val="nil"/>
              <w:bottom w:val="nil"/>
              <w:right w:val="nil"/>
            </w:tcBorders>
            <w:shd w:val="clear" w:color="auto" w:fill="auto"/>
            <w:vAlign w:val="bottom"/>
            <w:hideMark/>
          </w:tcPr>
          <w:p w14:paraId="6C4FA13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0.045</w:t>
            </w:r>
          </w:p>
        </w:tc>
        <w:tc>
          <w:tcPr>
            <w:tcW w:w="1540" w:type="dxa"/>
            <w:tcBorders>
              <w:top w:val="nil"/>
              <w:left w:val="nil"/>
              <w:bottom w:val="nil"/>
              <w:right w:val="nil"/>
            </w:tcBorders>
            <w:shd w:val="clear" w:color="auto" w:fill="auto"/>
            <w:vAlign w:val="bottom"/>
            <w:hideMark/>
          </w:tcPr>
          <w:p w14:paraId="45E8FE9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0.033</w:t>
            </w:r>
          </w:p>
        </w:tc>
      </w:tr>
      <w:tr w:rsidR="00EF3C9B" w:rsidRPr="00EF3C9B" w14:paraId="48684DC1" w14:textId="77777777" w:rsidTr="00413873">
        <w:trPr>
          <w:trHeight w:val="320"/>
          <w:jc w:val="center"/>
        </w:trPr>
        <w:tc>
          <w:tcPr>
            <w:tcW w:w="1960" w:type="dxa"/>
            <w:tcBorders>
              <w:top w:val="nil"/>
              <w:left w:val="nil"/>
              <w:bottom w:val="nil"/>
              <w:right w:val="nil"/>
            </w:tcBorders>
            <w:shd w:val="clear" w:color="auto" w:fill="auto"/>
            <w:vAlign w:val="bottom"/>
            <w:hideMark/>
          </w:tcPr>
          <w:p w14:paraId="4E615D3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0842FBE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-0.066</w:t>
            </w:r>
          </w:p>
        </w:tc>
        <w:tc>
          <w:tcPr>
            <w:tcW w:w="1440" w:type="dxa"/>
            <w:tcBorders>
              <w:top w:val="nil"/>
              <w:left w:val="nil"/>
              <w:bottom w:val="nil"/>
              <w:right w:val="nil"/>
            </w:tcBorders>
            <w:shd w:val="clear" w:color="auto" w:fill="auto"/>
            <w:vAlign w:val="bottom"/>
            <w:hideMark/>
          </w:tcPr>
          <w:p w14:paraId="0CC681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-0.034</w:t>
            </w:r>
          </w:p>
        </w:tc>
        <w:tc>
          <w:tcPr>
            <w:tcW w:w="1540" w:type="dxa"/>
            <w:tcBorders>
              <w:top w:val="nil"/>
              <w:left w:val="nil"/>
              <w:bottom w:val="nil"/>
              <w:right w:val="nil"/>
            </w:tcBorders>
            <w:shd w:val="clear" w:color="auto" w:fill="auto"/>
            <w:vAlign w:val="bottom"/>
            <w:hideMark/>
          </w:tcPr>
          <w:p w14:paraId="365DD2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-0.017</w:t>
            </w:r>
          </w:p>
        </w:tc>
      </w:tr>
      <w:tr w:rsidR="00EF3C9B" w:rsidRPr="00EF3C9B" w14:paraId="57268890" w14:textId="77777777" w:rsidTr="00413873">
        <w:trPr>
          <w:trHeight w:val="320"/>
          <w:jc w:val="center"/>
        </w:trPr>
        <w:tc>
          <w:tcPr>
            <w:tcW w:w="1960" w:type="dxa"/>
            <w:tcBorders>
              <w:top w:val="nil"/>
              <w:left w:val="nil"/>
              <w:bottom w:val="nil"/>
              <w:right w:val="nil"/>
            </w:tcBorders>
            <w:shd w:val="clear" w:color="auto" w:fill="auto"/>
            <w:vAlign w:val="bottom"/>
            <w:hideMark/>
          </w:tcPr>
          <w:p w14:paraId="647BB83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956B3F3"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0E42644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240E6432"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57364F2F" w14:textId="77777777" w:rsidTr="00413873">
        <w:trPr>
          <w:trHeight w:val="600"/>
          <w:jc w:val="center"/>
        </w:trPr>
        <w:tc>
          <w:tcPr>
            <w:tcW w:w="1960" w:type="dxa"/>
            <w:tcBorders>
              <w:top w:val="nil"/>
              <w:left w:val="nil"/>
              <w:bottom w:val="nil"/>
              <w:right w:val="nil"/>
            </w:tcBorders>
            <w:shd w:val="clear" w:color="auto" w:fill="auto"/>
            <w:vAlign w:val="bottom"/>
            <w:hideMark/>
          </w:tcPr>
          <w:p w14:paraId="7C51D134"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 * Trade Date</w:t>
            </w:r>
          </w:p>
        </w:tc>
        <w:tc>
          <w:tcPr>
            <w:tcW w:w="1440" w:type="dxa"/>
            <w:tcBorders>
              <w:top w:val="nil"/>
              <w:left w:val="nil"/>
              <w:bottom w:val="nil"/>
              <w:right w:val="nil"/>
            </w:tcBorders>
            <w:shd w:val="clear" w:color="auto" w:fill="auto"/>
            <w:vAlign w:val="bottom"/>
            <w:hideMark/>
          </w:tcPr>
          <w:p w14:paraId="69D3B06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440" w:type="dxa"/>
            <w:tcBorders>
              <w:top w:val="nil"/>
              <w:left w:val="nil"/>
              <w:bottom w:val="nil"/>
              <w:right w:val="nil"/>
            </w:tcBorders>
            <w:shd w:val="clear" w:color="auto" w:fill="auto"/>
            <w:vAlign w:val="bottom"/>
            <w:hideMark/>
          </w:tcPr>
          <w:p w14:paraId="79222FB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540" w:type="dxa"/>
            <w:tcBorders>
              <w:top w:val="nil"/>
              <w:left w:val="nil"/>
              <w:bottom w:val="nil"/>
              <w:right w:val="nil"/>
            </w:tcBorders>
            <w:shd w:val="clear" w:color="auto" w:fill="auto"/>
            <w:vAlign w:val="bottom"/>
            <w:hideMark/>
          </w:tcPr>
          <w:p w14:paraId="2F8D34F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7D5658" w14:textId="77777777" w:rsidTr="00413873">
        <w:trPr>
          <w:trHeight w:val="320"/>
          <w:jc w:val="center"/>
        </w:trPr>
        <w:tc>
          <w:tcPr>
            <w:tcW w:w="1960" w:type="dxa"/>
            <w:tcBorders>
              <w:top w:val="nil"/>
              <w:left w:val="nil"/>
              <w:bottom w:val="nil"/>
              <w:right w:val="nil"/>
            </w:tcBorders>
            <w:shd w:val="clear" w:color="auto" w:fill="auto"/>
            <w:vAlign w:val="bottom"/>
            <w:hideMark/>
          </w:tcPr>
          <w:p w14:paraId="59889B4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8BA17D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463232A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0ECF1C4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5E374345" w14:textId="77777777" w:rsidTr="00413873">
        <w:trPr>
          <w:trHeight w:val="320"/>
          <w:jc w:val="center"/>
        </w:trPr>
        <w:tc>
          <w:tcPr>
            <w:tcW w:w="1960" w:type="dxa"/>
            <w:tcBorders>
              <w:top w:val="nil"/>
              <w:left w:val="nil"/>
              <w:bottom w:val="nil"/>
              <w:right w:val="nil"/>
            </w:tcBorders>
            <w:shd w:val="clear" w:color="auto" w:fill="auto"/>
            <w:vAlign w:val="bottom"/>
            <w:hideMark/>
          </w:tcPr>
          <w:p w14:paraId="7566336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CCFC50C"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79C73F23"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BCE2390"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7469E5DE" w14:textId="77777777" w:rsidTr="00413873">
        <w:trPr>
          <w:trHeight w:val="320"/>
          <w:jc w:val="center"/>
        </w:trPr>
        <w:tc>
          <w:tcPr>
            <w:tcW w:w="1960" w:type="dxa"/>
            <w:tcBorders>
              <w:top w:val="nil"/>
              <w:left w:val="nil"/>
              <w:bottom w:val="nil"/>
              <w:right w:val="nil"/>
            </w:tcBorders>
            <w:shd w:val="clear" w:color="auto" w:fill="auto"/>
            <w:vAlign w:val="bottom"/>
            <w:hideMark/>
          </w:tcPr>
          <w:p w14:paraId="091CA6E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Constant</w:t>
            </w:r>
          </w:p>
        </w:tc>
        <w:tc>
          <w:tcPr>
            <w:tcW w:w="1440" w:type="dxa"/>
            <w:tcBorders>
              <w:top w:val="nil"/>
              <w:left w:val="nil"/>
              <w:bottom w:val="nil"/>
              <w:right w:val="nil"/>
            </w:tcBorders>
            <w:shd w:val="clear" w:color="auto" w:fill="auto"/>
            <w:vAlign w:val="bottom"/>
            <w:hideMark/>
          </w:tcPr>
          <w:p w14:paraId="2B3CAB6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41.431</w:t>
            </w:r>
          </w:p>
        </w:tc>
        <w:tc>
          <w:tcPr>
            <w:tcW w:w="1440" w:type="dxa"/>
            <w:tcBorders>
              <w:top w:val="nil"/>
              <w:left w:val="nil"/>
              <w:bottom w:val="nil"/>
              <w:right w:val="nil"/>
            </w:tcBorders>
            <w:shd w:val="clear" w:color="auto" w:fill="auto"/>
            <w:vAlign w:val="bottom"/>
            <w:hideMark/>
          </w:tcPr>
          <w:p w14:paraId="5188C8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26.625</w:t>
            </w:r>
          </w:p>
        </w:tc>
        <w:tc>
          <w:tcPr>
            <w:tcW w:w="1540" w:type="dxa"/>
            <w:tcBorders>
              <w:top w:val="nil"/>
              <w:left w:val="nil"/>
              <w:bottom w:val="nil"/>
              <w:right w:val="nil"/>
            </w:tcBorders>
            <w:shd w:val="clear" w:color="auto" w:fill="auto"/>
            <w:vAlign w:val="bottom"/>
            <w:hideMark/>
          </w:tcPr>
          <w:p w14:paraId="078AD71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-9.856</w:t>
            </w:r>
          </w:p>
        </w:tc>
      </w:tr>
      <w:tr w:rsidR="00EF3C9B" w:rsidRPr="00EF3C9B" w14:paraId="7C2B1DC6" w14:textId="77777777" w:rsidTr="00413873">
        <w:trPr>
          <w:trHeight w:val="320"/>
          <w:jc w:val="center"/>
        </w:trPr>
        <w:tc>
          <w:tcPr>
            <w:tcW w:w="1960" w:type="dxa"/>
            <w:tcBorders>
              <w:top w:val="nil"/>
              <w:left w:val="nil"/>
              <w:bottom w:val="nil"/>
              <w:right w:val="nil"/>
            </w:tcBorders>
            <w:shd w:val="clear" w:color="auto" w:fill="auto"/>
            <w:vAlign w:val="bottom"/>
            <w:hideMark/>
          </w:tcPr>
          <w:p w14:paraId="1DA45A0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51F8DD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-16.254</w:t>
            </w:r>
          </w:p>
        </w:tc>
        <w:tc>
          <w:tcPr>
            <w:tcW w:w="1440" w:type="dxa"/>
            <w:tcBorders>
              <w:top w:val="nil"/>
              <w:left w:val="nil"/>
              <w:bottom w:val="nil"/>
              <w:right w:val="nil"/>
            </w:tcBorders>
            <w:shd w:val="clear" w:color="auto" w:fill="auto"/>
            <w:vAlign w:val="bottom"/>
            <w:hideMark/>
          </w:tcPr>
          <w:p w14:paraId="6691919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-19.798</w:t>
            </w:r>
          </w:p>
        </w:tc>
        <w:tc>
          <w:tcPr>
            <w:tcW w:w="1540" w:type="dxa"/>
            <w:tcBorders>
              <w:top w:val="nil"/>
              <w:left w:val="nil"/>
              <w:bottom w:val="nil"/>
              <w:right w:val="nil"/>
            </w:tcBorders>
            <w:shd w:val="clear" w:color="auto" w:fill="auto"/>
            <w:vAlign w:val="bottom"/>
            <w:hideMark/>
          </w:tcPr>
          <w:p w14:paraId="798B9DA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-15.845</w:t>
            </w:r>
          </w:p>
        </w:tc>
      </w:tr>
      <w:tr w:rsidR="00EF3C9B" w:rsidRPr="00EF3C9B" w14:paraId="57064BF2" w14:textId="77777777" w:rsidTr="00413873">
        <w:trPr>
          <w:trHeight w:val="320"/>
          <w:jc w:val="center"/>
        </w:trPr>
        <w:tc>
          <w:tcPr>
            <w:tcW w:w="1960" w:type="dxa"/>
            <w:tcBorders>
              <w:top w:val="nil"/>
              <w:left w:val="nil"/>
              <w:bottom w:val="nil"/>
              <w:right w:val="nil"/>
            </w:tcBorders>
            <w:shd w:val="clear" w:color="auto" w:fill="auto"/>
            <w:vAlign w:val="bottom"/>
            <w:hideMark/>
          </w:tcPr>
          <w:p w14:paraId="1D22318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3D3314E"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81763B1"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545835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3682140F"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279C695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6DD9756F" w14:textId="77777777" w:rsidTr="00413873">
        <w:trPr>
          <w:trHeight w:val="340"/>
          <w:jc w:val="center"/>
        </w:trPr>
        <w:tc>
          <w:tcPr>
            <w:tcW w:w="6380" w:type="dxa"/>
            <w:gridSpan w:val="4"/>
            <w:tcBorders>
              <w:top w:val="single" w:sz="8" w:space="0" w:color="000000"/>
              <w:left w:val="nil"/>
              <w:bottom w:val="single" w:sz="8" w:space="0" w:color="000000"/>
              <w:right w:val="nil"/>
            </w:tcBorders>
            <w:shd w:val="clear" w:color="auto" w:fill="auto"/>
            <w:vAlign w:val="bottom"/>
            <w:hideMark/>
          </w:tcPr>
          <w:p w14:paraId="37485B0B"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bl>
    <w:p w14:paraId="0F7AF0E7" w14:textId="75018021" w:rsidR="00561948" w:rsidRDefault="00561948" w:rsidP="00561948">
      <w:pPr>
        <w:ind w:firstLine="0"/>
      </w:pPr>
    </w:p>
    <w:p w14:paraId="4791B7D7" w14:textId="77777777" w:rsidR="00EF3C9B" w:rsidRDefault="00EF3C9B" w:rsidP="00916B59"/>
    <w:p w14:paraId="1B498EF1" w14:textId="51850EE5" w:rsidR="00916B59" w:rsidRDefault="00916B59" w:rsidP="00916B59">
      <w:r>
        <w:lastRenderedPageBreak/>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t xml:space="preserve">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932F26">
        <w:t xml:space="preserve">Figure </w:t>
      </w:r>
      <w:r w:rsidR="00932F26">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05A5E221" w:rsidR="000A0237" w:rsidRDefault="000A0237" w:rsidP="000A0237">
      <w:r>
        <w:t xml:space="preserve">Finally, I test the validity of the parallel </w:t>
      </w:r>
      <w:proofErr w:type="gramStart"/>
      <w:r>
        <w:t>trends</w:t>
      </w:r>
      <w:proofErr w:type="gramEnd"/>
      <w:r>
        <w:t xml:space="preserve"> assumption using a placebo difference-in-differences. </w:t>
      </w:r>
      <w:r>
        <w:fldChar w:fldCharType="begin"/>
      </w:r>
      <w:r>
        <w:instrText xml:space="preserve"> REF _Ref170032710 \h </w:instrText>
      </w:r>
      <w:r>
        <w:fldChar w:fldCharType="separate"/>
      </w:r>
      <w:r w:rsidR="00932F26">
        <w:t xml:space="preserve">Table </w:t>
      </w:r>
      <w:r w:rsidR="00932F26">
        <w:rPr>
          <w:noProof/>
        </w:rPr>
        <w:t>4</w:t>
      </w:r>
      <w:r>
        <w:fldChar w:fldCharType="end"/>
      </w:r>
      <w:r>
        <w:t xml:space="preserve"> shows the results from a placebo difference-in-differences regression. I pick the 20 trading days before the </w:t>
      </w:r>
      <w:del w:id="36" w:author="Arnob Alam" w:date="2025-02-04T13:48:00Z" w16du:dateUtc="2025-02-04T18:48:00Z">
        <w:r w:rsidDel="00EF3481">
          <w:delText>periods studied above (60 trading days in total across three phases)</w:delText>
        </w:r>
      </w:del>
      <w:ins w:id="37" w:author="Arnob Alam" w:date="2025-02-04T13:48:00Z" w16du:dateUtc="2025-02-04T18:48:00Z">
        <w:r w:rsidR="00EF3481">
          <w:t>stu</w:t>
        </w:r>
      </w:ins>
      <w:ins w:id="38" w:author="Arnob Alam" w:date="2025-02-04T13:49:00Z" w16du:dateUtc="2025-02-04T18:49:00Z">
        <w:r w:rsidR="00EF3481">
          <w:t>dy period</w:t>
        </w:r>
      </w:ins>
      <w:r>
        <w:t>. I create a “placebo” difference-in-differences, as if there was a transition to clearing mandate on the 11</w:t>
      </w:r>
      <w:r w:rsidRPr="00EE0253">
        <w:rPr>
          <w:vertAlign w:val="superscript"/>
        </w:rPr>
        <w:t>th</w:t>
      </w:r>
      <w:r>
        <w:t xml:space="preserve"> trading day</w:t>
      </w:r>
      <w:del w:id="39" w:author="Arnob Alam" w:date="2025-02-04T13:49:00Z" w16du:dateUtc="2025-02-04T18:49:00Z">
        <w:r w:rsidDel="0020697E">
          <w:delText xml:space="preserve"> (i.e. Feb 11, May 13 and Aug 12)</w:delText>
        </w:r>
      </w:del>
      <w:r>
        <w:t>. The results do not show any effect from this placebo DiD, further strengthening our belief that the increase in premia seen in the actual DiD is real.</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7"/>
          <w:pgSz w:w="12240" w:h="15840"/>
          <w:pgMar w:top="1440" w:right="1440" w:bottom="1440" w:left="1440" w:header="720" w:footer="720" w:gutter="0"/>
          <w:cols w:space="720"/>
          <w:docGrid w:linePitch="360"/>
        </w:sectPr>
      </w:pPr>
    </w:p>
    <w:p w14:paraId="655B9119" w14:textId="69687214" w:rsidR="00C07EA6" w:rsidRDefault="00C07EA6" w:rsidP="00A94C0E">
      <w:pPr>
        <w:pStyle w:val="Caption"/>
        <w:keepNext/>
      </w:pPr>
      <w:bookmarkStart w:id="40" w:name="_Ref169917013"/>
      <w:r>
        <w:lastRenderedPageBreak/>
        <w:t xml:space="preserve">Figure </w:t>
      </w:r>
      <w:r w:rsidR="00A717F9">
        <w:fldChar w:fldCharType="begin"/>
      </w:r>
      <w:r w:rsidR="00A717F9">
        <w:instrText xml:space="preserve"> SEQ Figure \* ARABIC </w:instrText>
      </w:r>
      <w:r w:rsidR="00A717F9">
        <w:fldChar w:fldCharType="separate"/>
      </w:r>
      <w:r w:rsidR="00932F26">
        <w:rPr>
          <w:noProof/>
        </w:rPr>
        <w:t>4</w:t>
      </w:r>
      <w:r w:rsidR="00A717F9">
        <w:rPr>
          <w:noProof/>
        </w:rPr>
        <w:fldChar w:fldCharType="end"/>
      </w:r>
      <w:bookmarkEnd w:id="40"/>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dashed veritcal</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29CAC0DA" w:rsidR="004079FB" w:rsidRDefault="004079FB" w:rsidP="004079FB">
      <w:pPr>
        <w:pStyle w:val="Caption"/>
        <w:keepNext/>
        <w:jc w:val="left"/>
      </w:pPr>
      <w:bookmarkStart w:id="41" w:name="_Ref170032710"/>
      <w:r>
        <w:lastRenderedPageBreak/>
        <w:t xml:space="preserve">Table </w:t>
      </w:r>
      <w:ins w:id="42" w:author="Arnob Alam" w:date="2025-02-05T20:50:00Z" w16du:dateUtc="2025-02-06T01:50:00Z">
        <w:r w:rsidR="00FE38B0">
          <w:fldChar w:fldCharType="begin"/>
        </w:r>
        <w:r w:rsidR="00FE38B0">
          <w:instrText xml:space="preserve"> SEQ Table \* ARABIC </w:instrText>
        </w:r>
      </w:ins>
      <w:r w:rsidR="00FE38B0">
        <w:fldChar w:fldCharType="separate"/>
      </w:r>
      <w:ins w:id="43" w:author="Arnob Alam" w:date="2025-02-06T14:36:00Z" w16du:dateUtc="2025-02-06T19:36:00Z">
        <w:r w:rsidR="00932F26">
          <w:rPr>
            <w:noProof/>
          </w:rPr>
          <w:t>4</w:t>
        </w:r>
      </w:ins>
      <w:ins w:id="44" w:author="Arnob Alam" w:date="2025-02-05T20:50:00Z" w16du:dateUtc="2025-02-06T01:50:00Z">
        <w:r w:rsidR="00FE38B0">
          <w:fldChar w:fldCharType="end"/>
        </w:r>
      </w:ins>
      <w:del w:id="45"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4</w:delText>
        </w:r>
        <w:r w:rsidR="00A717F9" w:rsidDel="00FE38B0">
          <w:rPr>
            <w:noProof/>
          </w:rPr>
          <w:fldChar w:fldCharType="end"/>
        </w:r>
      </w:del>
      <w:bookmarkEnd w:id="41"/>
      <w:r>
        <w:rPr>
          <w:noProof/>
        </w:rPr>
        <w:t xml:space="preserve"> Placebo DiD </w:t>
      </w:r>
      <w:r w:rsidR="00184C80">
        <w:rPr>
          <w:noProof/>
        </w:rPr>
        <w:t>r</w:t>
      </w:r>
      <w:r>
        <w:rPr>
          <w:noProof/>
        </w:rPr>
        <w:t>esults</w:t>
      </w:r>
      <w:r w:rsidR="00184C80">
        <w:rPr>
          <w:noProof/>
        </w:rPr>
        <w:t xml:space="preserve">. The placebo DiD </w:t>
      </w:r>
      <w:r w:rsidR="001544D7">
        <w:rPr>
          <w:noProof/>
        </w:rPr>
        <w:t xml:space="preserve">is </w:t>
      </w:r>
      <w:r w:rsidR="00632BC9">
        <w:rPr>
          <w:noProof/>
        </w:rPr>
        <w:t xml:space="preserve"> </w:t>
      </w:r>
      <w:r w:rsidR="00FC6143">
        <w:rPr>
          <w:noProof/>
        </w:rPr>
        <w:t xml:space="preserve">the same type of </w:t>
      </w:r>
      <w:r w:rsidR="001544D7">
        <w:rPr>
          <w:noProof/>
        </w:rPr>
        <w:t xml:space="preserve">DiD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w:t>
      </w:r>
      <w:del w:id="46" w:author="Arnob Alam" w:date="2025-02-04T13:50:00Z" w16du:dateUtc="2025-02-04T18:50:00Z">
        <w:r w:rsidR="00ED4522" w:rsidDel="00783D69">
          <w:rPr>
            <w:noProof/>
          </w:rPr>
          <w:delText xml:space="preserve">Specifically, this looks </w:delText>
        </w:r>
      </w:del>
      <w:ins w:id="47" w:author="Arnob Alam" w:date="2025-02-04T13:50:00Z" w16du:dateUtc="2025-02-04T18:50:00Z">
        <w:r w:rsidR="00783D69">
          <w:rPr>
            <w:noProof/>
          </w:rPr>
          <w:t>I examine</w:t>
        </w:r>
      </w:ins>
      <w:del w:id="48" w:author="Arnob Alam" w:date="2025-02-04T13:50:00Z" w16du:dateUtc="2025-02-04T18:50:00Z">
        <w:r w:rsidR="00ED4522" w:rsidDel="00783D69">
          <w:rPr>
            <w:noProof/>
          </w:rPr>
          <w:delText>at</w:delText>
        </w:r>
      </w:del>
      <w:r w:rsidR="00ED4522">
        <w:rPr>
          <w:noProof/>
        </w:rPr>
        <w:t xml:space="preserve"> </w:t>
      </w:r>
      <w:r w:rsidR="005F1ECB">
        <w:rPr>
          <w:noProof/>
        </w:rPr>
        <w:t>the 2</w:t>
      </w:r>
      <w:r w:rsidR="00C3688F">
        <w:rPr>
          <w:noProof/>
        </w:rPr>
        <w:t xml:space="preserve">0 </w:t>
      </w:r>
      <w:r w:rsidR="005F1ECB">
        <w:rPr>
          <w:noProof/>
        </w:rPr>
        <w:t xml:space="preserve">trading days before the </w:t>
      </w:r>
      <w:del w:id="49" w:author="Arnob Alam" w:date="2025-02-04T13:50:00Z" w16du:dateUtc="2025-02-04T18:50:00Z">
        <w:r w:rsidR="005F1ECB" w:rsidDel="00783D69">
          <w:rPr>
            <w:noProof/>
          </w:rPr>
          <w:delText>“</w:delText>
        </w:r>
      </w:del>
      <w:r w:rsidR="005F1ECB">
        <w:rPr>
          <w:noProof/>
        </w:rPr>
        <w:t>study period</w:t>
      </w:r>
      <w:del w:id="50" w:author="Arnob Alam" w:date="2025-02-04T13:50:00Z" w16du:dateUtc="2025-02-04T18:50:00Z">
        <w:r w:rsidR="005F1ECB" w:rsidDel="00783D69">
          <w:rPr>
            <w:noProof/>
          </w:rPr>
          <w:delText>”</w:delText>
        </w:r>
      </w:del>
      <w:r w:rsidR="005F1ECB">
        <w:rPr>
          <w:noProof/>
        </w:rPr>
        <w:t xml:space="preserve"> of each phase </w:t>
      </w:r>
      <w:r w:rsidR="00B947DD">
        <w:rPr>
          <w:noProof/>
        </w:rPr>
        <w:t xml:space="preserve">and </w:t>
      </w:r>
      <w:r w:rsidR="00057C26">
        <w:rPr>
          <w:noProof/>
        </w:rPr>
        <w:t>perform</w:t>
      </w:r>
      <w:del w:id="51" w:author="Arnob Alam" w:date="2025-02-04T13:50:00Z" w16du:dateUtc="2025-02-04T18:50:00Z">
        <w:r w:rsidR="00057C26" w:rsidDel="00783D69">
          <w:rPr>
            <w:noProof/>
          </w:rPr>
          <w:delText>s</w:delText>
        </w:r>
      </w:del>
      <w:r w:rsidR="00057C26">
        <w:rPr>
          <w:noProof/>
        </w:rPr>
        <w:t xml:space="preserve"> a “placebo” analysis as if the central clearing mandate </w:t>
      </w:r>
      <w:r w:rsidR="00B338A4">
        <w:rPr>
          <w:noProof/>
        </w:rPr>
        <w:t xml:space="preserve">had been implented on the </w:t>
      </w:r>
      <w:r w:rsidR="00057C26">
        <w:rPr>
          <w:noProof/>
        </w:rPr>
        <w:t xml:space="preserve">the </w:t>
      </w:r>
      <w:del w:id="52" w:author="Arnob Alam" w:date="2025-02-04T13:50:00Z" w16du:dateUtc="2025-02-04T18:50:00Z">
        <w:r w:rsidR="00057C26" w:rsidDel="00783D69">
          <w:rPr>
            <w:noProof/>
          </w:rPr>
          <w:delText xml:space="preserve">tenth </w:delText>
        </w:r>
      </w:del>
      <w:ins w:id="53" w:author="Arnob Alam" w:date="2025-02-04T13:50:00Z" w16du:dateUtc="2025-02-04T18:50:00Z">
        <w:r w:rsidR="00783D69">
          <w:rPr>
            <w:noProof/>
          </w:rPr>
          <w:t xml:space="preserve">eleventh </w:t>
        </w:r>
      </w:ins>
      <w:r w:rsidR="00057C26">
        <w:rPr>
          <w:noProof/>
        </w:rPr>
        <w:t>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77777777" w:rsidR="004079FB" w:rsidRPr="00AD6A41" w:rsidRDefault="004079FB" w:rsidP="00AD290E">
            <w:pPr>
              <w:spacing w:line="240" w:lineRule="auto"/>
              <w:ind w:firstLine="0"/>
              <w:jc w:val="center"/>
              <w:rPr>
                <w:rFonts w:eastAsia="Times New Roman"/>
              </w:rPr>
            </w:pPr>
            <w:r>
              <w:rPr>
                <w:rFonts w:eastAsia="Times New Roman"/>
                <w:b/>
                <w:bCs/>
              </w:rPr>
              <w:t>Placebo Difference-in-Difference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77777777" w:rsidR="004079FB" w:rsidRPr="00AD6A41" w:rsidRDefault="004079FB" w:rsidP="00AD290E">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lastRenderedPageBreak/>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r>
        <w:t>Liquidity</w:t>
      </w:r>
    </w:p>
    <w:p w14:paraId="48955599" w14:textId="0BF0EBFF"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4C5DFF7F"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932F26">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08DB1795"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30</w:t>
            </w:r>
            <w:r w:rsidR="00A717F9">
              <w:rPr>
                <w:noProof/>
              </w:rPr>
              <w:fldChar w:fldCharType="end"/>
            </w:r>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01E8D140" w:rsidR="00916B59" w:rsidDel="00F54CE6" w:rsidRDefault="00916B59" w:rsidP="00916B59">
      <w:pPr>
        <w:rPr>
          <w:del w:id="54" w:author="Arnob Alam" w:date="2025-02-04T13:51:00Z" w16du:dateUtc="2025-02-04T18:51:00Z"/>
        </w:rPr>
      </w:pPr>
      <w:r>
        <w:t xml:space="preserve">The bid-ask spread measure is “low frequency” </w:t>
      </w:r>
      <w:r w:rsidR="00A436D5">
        <w:t xml:space="preserve">(collected at the end of day) </w:t>
      </w:r>
      <w:r>
        <w:t xml:space="preserve">and does not necessarily reflect the costs traders may face throughout the trading session. To estimate the intraday liquidity that traders may experience, I use </w:t>
      </w:r>
      <w:del w:id="55" w:author="Arnob Alam" w:date="2025-02-04T13:50:00Z" w16du:dateUtc="2025-02-04T18:50:00Z">
        <w:r w:rsidDel="00C050D8">
          <w:delText xml:space="preserve">two </w:delText>
        </w:r>
      </w:del>
      <w:ins w:id="56" w:author="Arnob Alam" w:date="2025-02-04T13:50:00Z" w16du:dateUtc="2025-02-04T18:50:00Z">
        <w:r w:rsidR="00C050D8">
          <w:t xml:space="preserve">a </w:t>
        </w:r>
      </w:ins>
      <w:del w:id="57" w:author="Arnob Alam" w:date="2025-02-04T13:51:00Z" w16du:dateUtc="2025-02-04T18:51:00Z">
        <w:r w:rsidDel="00C050D8">
          <w:delText xml:space="preserve">proxies </w:delText>
        </w:r>
      </w:del>
      <w:ins w:id="58" w:author="Arnob Alam" w:date="2025-02-04T13:51:00Z" w16du:dateUtc="2025-02-04T18:51:00Z">
        <w:r w:rsidR="00C050D8">
          <w:t xml:space="preserve">proxy </w:t>
        </w:r>
      </w:ins>
      <w:r>
        <w:t>common in the literature: the Roll measure</w:t>
      </w:r>
      <w:del w:id="59" w:author="Arnob Alam" w:date="2025-02-04T13:51:00Z" w16du:dateUtc="2025-02-04T18:51:00Z">
        <w:r w:rsidDel="00C050D8">
          <w:delText xml:space="preserve"> and the Amihud Illiquidity (price impact) measure</w:delText>
        </w:r>
      </w:del>
      <w:r>
        <w:t>.</w:t>
      </w:r>
      <w:ins w:id="60" w:author="Arnob Alam" w:date="2025-02-04T13:51:00Z" w16du:dateUtc="2025-02-04T18:51:00Z">
        <w:r w:rsidR="00F54CE6">
          <w:t xml:space="preserve"> </w:t>
        </w:r>
      </w:ins>
    </w:p>
    <w:p w14:paraId="17D2B693" w14:textId="5D5FB5CD" w:rsidR="00916B59" w:rsidRDefault="00916B59" w:rsidP="00F54CE6">
      <w:r>
        <w:t xml:space="preserve">The </w:t>
      </w:r>
      <w:del w:id="61" w:author="Arnob Alam" w:date="2025-02-04T13:51:00Z" w16du:dateUtc="2025-02-04T18:51:00Z">
        <w:r w:rsidDel="00F54CE6">
          <w:delText xml:space="preserve">first </w:delText>
        </w:r>
      </w:del>
      <w:r>
        <w:t>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51FD7489"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31</w:t>
            </w:r>
            <w:r w:rsidR="00A717F9">
              <w:rPr>
                <w:noProof/>
              </w:rPr>
              <w:fldChar w:fldCharType="end"/>
            </w:r>
            <w:r>
              <w:t>)</w:t>
            </w:r>
          </w:p>
        </w:tc>
      </w:tr>
    </w:tbl>
    <w:p w14:paraId="3C0E064A" w14:textId="2C4FDC2F" w:rsidR="00916B59" w:rsidRDefault="00916B59" w:rsidP="00916B59">
      <w:pPr>
        <w:ind w:firstLine="0"/>
      </w:pPr>
      <w:r>
        <w:t xml:space="preserve">where </w:t>
      </w:r>
      <m:oMath>
        <m:r>
          <w:ins w:id="62" w:author="Arnob Alam" w:date="2025-02-04T13:51:00Z" w16du:dateUtc="2025-02-04T18:51:00Z">
            <w:rPr>
              <w:rFonts w:ascii="Cambria Math" w:hAnsi="Cambria Math"/>
            </w:rPr>
            <m:t>cov</m:t>
          </w:ins>
        </m:r>
        <m:d>
          <m:dPr>
            <m:ctrlPr>
              <w:ins w:id="63" w:author="Arnob Alam" w:date="2025-02-04T13:51:00Z" w16du:dateUtc="2025-02-04T18:51:00Z">
                <w:rPr>
                  <w:rFonts w:ascii="Cambria Math" w:hAnsi="Cambria Math"/>
                  <w:i/>
                </w:rPr>
              </w:ins>
            </m:ctrlPr>
          </m:dPr>
          <m:e>
            <m:r>
              <m:rPr>
                <m:sty m:val="p"/>
              </m:rPr>
              <w:rPr>
                <w:rFonts w:ascii="Cambria Math" w:hAnsi="Cambria Math"/>
              </w:rPr>
              <m:t>Δ</m:t>
            </m:r>
            <m:r>
              <w:rPr>
                <w:rFonts w:ascii="Cambria Math" w:hAnsi="Cambria Math"/>
              </w:rPr>
              <m:t>p</m:t>
            </m:r>
          </m:e>
        </m:d>
      </m:oMath>
      <w:r>
        <w:t xml:space="preserve"> is the first-order serial covariance of price changes. </w:t>
      </w:r>
      <w:r w:rsidR="00F66971">
        <w:t>I group the contracts by tenor and calculate the Roll measure for each trade date. I focus the analysis on 2-year, 5-year and 10-</w:t>
      </w:r>
      <w:r w:rsidR="00F66971">
        <w:lastRenderedPageBreak/>
        <w:t xml:space="preserve">year contracts (the most actively traded contacts). </w:t>
      </w:r>
      <w:r>
        <w:t>For some trading days and tenors, the quantity under the radical is negative. These observations are excluded from the dataset. I also exclude any days where the number of contracts traded is less than five.</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7F870582"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32</w:t>
            </w:r>
            <w:r w:rsidR="00A717F9">
              <w:rPr>
                <w:noProof/>
              </w:rPr>
              <w:fldChar w:fldCharType="end"/>
            </w:r>
            <w:r>
              <w:t>)</w:t>
            </w:r>
          </w:p>
        </w:tc>
      </w:tr>
    </w:tbl>
    <w:p w14:paraId="5DDE49E6" w14:textId="3AFDF8BB"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Amihud liquidity measure, which normalizes inter-period price changes by the market size (volume) is a measure of how much prices move, scaled by the trade size. I calculate </w:t>
      </w:r>
      <w:del w:id="64" w:author="Arnob Alam" w:date="2025-02-04T13:52:00Z" w16du:dateUtc="2025-02-04T18:52:00Z">
        <w:r w:rsidDel="004F1B45">
          <w:delText xml:space="preserve">the </w:delText>
        </w:r>
      </w:del>
      <w:ins w:id="65" w:author="Arnob Alam" w:date="2025-02-04T13:52:00Z" w16du:dateUtc="2025-02-04T18:52:00Z">
        <w:r w:rsidR="004F1B45">
          <w:t xml:space="preserve">a </w:t>
        </w:r>
      </w:ins>
      <w:r>
        <w:t xml:space="preserve">daily Amihud </w:t>
      </w:r>
      <w:ins w:id="66" w:author="Arnob Alam" w:date="2025-02-04T13:52:00Z" w16du:dateUtc="2025-02-04T18:52:00Z">
        <w:r w:rsidR="004F1B45">
          <w:t>il</w:t>
        </w:r>
      </w:ins>
      <w:r>
        <w:t xml:space="preserve">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w:t>
      </w:r>
      <w:del w:id="67" w:author="Arnob Alam" w:date="2025-02-04T13:52:00Z" w16du:dateUtc="2025-02-04T18:52:00Z">
        <w:r w:rsidR="00FE68A6" w:rsidDel="004F1B45">
          <w:delText xml:space="preserve">calculating average daily returns </w:delText>
        </w:r>
        <w:r w:rsidR="00444FE6" w:rsidDel="004F1B45">
          <w:delText xml:space="preserve">using </w:delText>
        </w:r>
        <w:r w:rsidR="00FE68A6" w:rsidDel="004F1B45">
          <w:delText>price changes from trade to trade</w:delText>
        </w:r>
        <w:r w:rsidR="00444FE6" w:rsidDel="004F1B45">
          <w:delText xml:space="preserve"> within a day</w:delText>
        </w:r>
        <w:r w:rsidR="005B2CFB" w:rsidDel="004F1B45">
          <w:delText>. I use the total notional amount on a given day as the volume measure in the denominator</w:delText>
        </w:r>
      </w:del>
      <w:ins w:id="68" w:author="Arnob Alam" w:date="2025-02-04T13:52:00Z" w16du:dateUtc="2025-02-04T18:52:00Z">
        <w:r w:rsidR="004F1B45">
          <w:t>using the contract</w:t>
        </w:r>
      </w:ins>
      <w:ins w:id="69" w:author="Arnob Alam" w:date="2025-02-04T13:53:00Z" w16du:dateUtc="2025-02-04T18:53:00Z">
        <w:r w:rsidR="004F1B45">
          <w:t xml:space="preserve"> notional as </w:t>
        </w:r>
        <w:r w:rsidR="000368F9">
          <w:t xml:space="preserve">the swap equivalent of the volume and using the 1-period difference in the </w:t>
        </w:r>
        <w:r w:rsidR="00E07C5A">
          <w:t>fixed rate of co</w:t>
        </w:r>
      </w:ins>
      <w:ins w:id="70" w:author="Arnob Alam" w:date="2025-02-04T13:54:00Z" w16du:dateUtc="2025-02-04T18:54:00Z">
        <w:r w:rsidR="00E07C5A">
          <w:t>ntracts with same characteristics as the return on the asset</w:t>
        </w:r>
      </w:ins>
      <w:r w:rsidR="00FE68A6">
        <w:t>)</w:t>
      </w:r>
      <w:r>
        <w:t>.</w:t>
      </w:r>
    </w:p>
    <w:p w14:paraId="33C5D1D3" w14:textId="3D3801E6" w:rsidR="00916B59" w:rsidRDefault="00916B59" w:rsidP="00916B59">
      <w:r>
        <w:t>For each liquidity measure discussed above, I run a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4D02706D"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r>
                  <w:ins w:id="71" w:author="Arnob Alam" w:date="2025-02-04T13:54:00Z" w16du:dateUtc="2025-02-04T18:54:00Z">
                    <m:rPr>
                      <m:sty m:val="p"/>
                    </m:rPr>
                    <w:rPr>
                      <w:rFonts w:ascii="Cambria Math" w:hAnsi="Cambria Math"/>
                    </w:rPr>
                    <m:t>Γ</m:t>
                  </w:ins>
                </m:r>
                <m:sSub>
                  <m:sSubPr>
                    <m:ctrlPr>
                      <w:ins w:id="72" w:author="Arnob Alam" w:date="2025-02-04T13:54:00Z" w16du:dateUtc="2025-02-04T18:54:00Z">
                        <w:rPr>
                          <w:rFonts w:ascii="Cambria Math" w:hAnsi="Cambria Math"/>
                          <w:i/>
                        </w:rPr>
                      </w:ins>
                    </m:ctrlPr>
                  </m:sSubPr>
                  <m:e>
                    <m:r>
                      <w:ins w:id="73" w:author="Arnob Alam" w:date="2025-02-04T13:54:00Z" w16du:dateUtc="2025-02-04T18:54:00Z">
                        <w:rPr>
                          <w:rFonts w:ascii="Cambria Math" w:hAnsi="Cambria Math"/>
                        </w:rPr>
                        <m:t>X</m:t>
                      </w:ins>
                    </m:r>
                  </m:e>
                  <m:sub>
                    <m:r>
                      <w:ins w:id="74" w:author="Arnob Alam" w:date="2025-02-04T13:54:00Z" w16du:dateUtc="2025-02-04T18:54:00Z">
                        <w:rPr>
                          <w:rFonts w:ascii="Cambria Math" w:hAnsi="Cambria Math"/>
                        </w:rPr>
                        <m:t>i,t</m:t>
                      </w:ins>
                    </m:r>
                  </m:sub>
                </m:sSub>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5FDFED36"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33</w:t>
            </w:r>
            <w:r w:rsidR="00A717F9">
              <w:rPr>
                <w:noProof/>
              </w:rPr>
              <w:fldChar w:fldCharType="end"/>
            </w:r>
            <w:r>
              <w:t>)</w:t>
            </w:r>
          </w:p>
        </w:tc>
      </w:tr>
    </w:tbl>
    <w:p w14:paraId="323DAB38" w14:textId="133839DF"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ins w:id="75" w:author="Arnob Alam" w:date="2025-02-04T13:55:00Z" w16du:dateUtc="2025-02-04T18:55:00Z">
        <w:r w:rsidR="00D963F0">
          <w:t xml:space="preserve"> and </w:t>
        </w:r>
      </w:ins>
      <m:oMath>
        <m:sSub>
          <m:sSubPr>
            <m:ctrlPr>
              <w:ins w:id="76" w:author="Arnob Alam" w:date="2025-02-04T13:55:00Z" w16du:dateUtc="2025-02-04T18:55:00Z">
                <w:rPr>
                  <w:rFonts w:ascii="Cambria Math" w:hAnsi="Cambria Math"/>
                  <w:i/>
                </w:rPr>
              </w:ins>
            </m:ctrlPr>
          </m:sSubPr>
          <m:e>
            <m:r>
              <w:ins w:id="77" w:author="Arnob Alam" w:date="2025-02-04T13:55:00Z" w16du:dateUtc="2025-02-04T18:55:00Z">
                <w:rPr>
                  <w:rFonts w:ascii="Cambria Math" w:hAnsi="Cambria Math"/>
                </w:rPr>
                <m:t>X</m:t>
              </w:ins>
            </m:r>
          </m:e>
          <m:sub>
            <m:r>
              <w:ins w:id="78" w:author="Arnob Alam" w:date="2025-02-04T13:55:00Z" w16du:dateUtc="2025-02-04T18:55:00Z">
                <w:rPr>
                  <w:rFonts w:ascii="Cambria Math" w:hAnsi="Cambria Math"/>
                </w:rPr>
                <m:t>i,t</m:t>
              </w:ins>
            </m:r>
          </m:sub>
        </m:sSub>
      </m:oMath>
      <w:ins w:id="79" w:author="Arnob Alam" w:date="2025-02-04T13:55:00Z" w16du:dateUtc="2025-02-04T18:55:00Z">
        <w:r w:rsidR="00D963F0">
          <w:t xml:space="preserve"> are </w:t>
        </w:r>
      </w:ins>
      <w:ins w:id="80" w:author="Arnob Alam" w:date="2025-02-04T13:56:00Z" w16du:dateUtc="2025-02-04T18:56:00Z">
        <w:r w:rsidR="00A86B4A">
          <w:t xml:space="preserve">control variables (return on equities and </w:t>
        </w:r>
      </w:ins>
      <w:ins w:id="81" w:author="Arnob Alam" w:date="2025-02-04T13:57:00Z" w16du:dateUtc="2025-02-04T18:57:00Z">
        <w:r w:rsidR="00A86B4A">
          <w:t>equity market volatility)</w:t>
        </w:r>
      </w:ins>
      <w:r>
        <w:t>.</w:t>
      </w:r>
    </w:p>
    <w:p w14:paraId="02DE3EB1" w14:textId="56EBD7A6"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ins w:id="82" w:author="Arnob Alam" w:date="2025-02-06T14:36:00Z" w16du:dateUtc="2025-02-06T19:36:00Z">
        <w:r w:rsidR="00932F26">
          <w:t xml:space="preserve">Figure </w:t>
        </w:r>
        <w:r w:rsidR="00932F26">
          <w:rPr>
            <w:i/>
            <w:iCs/>
            <w:noProof/>
          </w:rPr>
          <w:t>5</w:t>
        </w:r>
      </w:ins>
      <w:del w:id="83" w:author="Arnob Alam" w:date="2025-02-02T20:10:00Z" w16du:dateUtc="2025-02-03T01:10:00Z">
        <w:r w:rsidR="00A2102A" w:rsidDel="00A717F9">
          <w:delText xml:space="preserve">Figure </w:delText>
        </w:r>
        <w:r w:rsidR="00A2102A" w:rsidDel="00A717F9">
          <w:rPr>
            <w:noProof/>
          </w:rPr>
          <w:delText>5</w:delText>
        </w:r>
      </w:del>
      <w:r w:rsidR="00DD00F7">
        <w:fldChar w:fldCharType="end"/>
      </w:r>
      <w:r w:rsidR="00DD00F7">
        <w:t xml:space="preserve"> </w:t>
      </w:r>
      <w:r>
        <w:t xml:space="preserve">shows the path of the relative spread measure for </w:t>
      </w:r>
      <w:del w:id="84" w:author="Arnob Alam" w:date="2025-02-04T14:00:00Z" w16du:dateUtc="2025-02-04T19:00:00Z">
        <w:r w:rsidDel="00BD50E3">
          <w:delText>5</w:delText>
        </w:r>
      </w:del>
      <w:ins w:id="85" w:author="Arnob Alam" w:date="2025-02-04T14:00:00Z" w16du:dateUtc="2025-02-04T19:00:00Z">
        <w:r w:rsidR="00BD50E3">
          <w:t>2</w:t>
        </w:r>
      </w:ins>
      <w:r>
        <w:t xml:space="preserve">-year contracts </w:t>
      </w:r>
      <w:ins w:id="86" w:author="Arnob Alam" w:date="2025-02-04T14:00:00Z" w16du:dateUtc="2025-02-04T19:00:00Z">
        <w:r w:rsidR="00BD50E3">
          <w:t xml:space="preserve">and 10-year contracts in phase 1 and phase 2 respectively </w:t>
        </w:r>
      </w:ins>
      <w:del w:id="87" w:author="Arnob Alam" w:date="2025-02-04T14:00:00Z" w16du:dateUtc="2025-02-04T19:00:00Z">
        <w:r w:rsidDel="00BD50E3">
          <w:delText xml:space="preserve">for the USD and CAD denominated markets </w:delText>
        </w:r>
      </w:del>
      <w:r>
        <w:t xml:space="preserve">(other </w:t>
      </w:r>
      <w:r w:rsidR="00F66971">
        <w:t xml:space="preserve">contract </w:t>
      </w:r>
      <w:r>
        <w:t xml:space="preserve">tenors show a similar trend). As in the case for the price premium, the </w:t>
      </w:r>
      <w:r w:rsidR="000623F9">
        <w:t>relative bid-ask spread measure</w:t>
      </w:r>
      <w:r>
        <w:t xml:space="preserve"> in the US and Canadian contracts generally </w:t>
      </w:r>
      <w:r>
        <w:lastRenderedPageBreak/>
        <w:t xml:space="preserve">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ins w:id="88" w:author="Arnob Alam" w:date="2025-02-06T14:36:00Z" w16du:dateUtc="2025-02-06T19:36:00Z">
        <w:r w:rsidR="00932F26">
          <w:t xml:space="preserve">Figure </w:t>
        </w:r>
        <w:r w:rsidR="00932F26">
          <w:rPr>
            <w:i/>
            <w:iCs/>
            <w:noProof/>
          </w:rPr>
          <w:t>6</w:t>
        </w:r>
      </w:ins>
      <w:del w:id="89" w:author="Arnob Alam" w:date="2025-02-02T20:10:00Z" w16du:dateUtc="2025-02-03T01:10:00Z">
        <w:r w:rsidR="00A2102A" w:rsidDel="00A717F9">
          <w:delText xml:space="preserve">Figure </w:delText>
        </w:r>
        <w:r w:rsidR="00A2102A" w:rsidDel="00A717F9">
          <w:rPr>
            <w:noProof/>
          </w:rPr>
          <w:delText>6</w:delText>
        </w:r>
      </w:del>
      <w:r w:rsidR="006B0CE0">
        <w:fldChar w:fldCharType="end"/>
      </w:r>
      <w:r w:rsidR="006B0CE0">
        <w:t xml:space="preserve"> </w:t>
      </w:r>
      <w:r>
        <w:t xml:space="preserve">shows the Roll measure </w:t>
      </w:r>
      <w:r w:rsidR="00FE68A6">
        <w:t xml:space="preserve">for the </w:t>
      </w:r>
      <w:del w:id="90" w:author="Arnob Alam" w:date="2025-02-04T14:00:00Z" w16du:dateUtc="2025-02-04T19:00:00Z">
        <w:r w:rsidDel="00BD50E3">
          <w:delText>5</w:delText>
        </w:r>
      </w:del>
      <w:ins w:id="91" w:author="Arnob Alam" w:date="2025-02-04T14:00:00Z" w16du:dateUtc="2025-02-04T19:00:00Z">
        <w:r w:rsidR="00BD50E3">
          <w:t>2</w:t>
        </w:r>
      </w:ins>
      <w:r>
        <w:t xml:space="preserve">-year </w:t>
      </w:r>
      <w:ins w:id="92" w:author="Arnob Alam" w:date="2025-02-04T14:00:00Z" w16du:dateUtc="2025-02-04T19:00:00Z">
        <w:r w:rsidR="00BD50E3">
          <w:t xml:space="preserve">and 10-year </w:t>
        </w:r>
      </w:ins>
      <w:r>
        <w:t xml:space="preserve">USD and CAD interest rate swaps contracts </w:t>
      </w:r>
      <w:ins w:id="93" w:author="Arnob Alam" w:date="2025-02-04T14:01:00Z" w16du:dateUtc="2025-02-04T19:01:00Z">
        <w:r w:rsidR="002C0988">
          <w:t xml:space="preserve">for phase 1 and 2 respectively </w:t>
        </w:r>
      </w:ins>
      <w:r>
        <w:t xml:space="preserve">(other tenors show similar trends). Note that due to the limitation </w:t>
      </w:r>
      <w:ins w:id="94" w:author="Arnob Alam" w:date="2025-02-04T13:58:00Z" w16du:dateUtc="2025-02-04T18:58:00Z">
        <w:r w:rsidR="005D0ED2">
          <w:t xml:space="preserve">previously </w:t>
        </w:r>
      </w:ins>
      <w:r>
        <w:t>discussed</w:t>
      </w:r>
      <w:ins w:id="95" w:author="Arnob Alam" w:date="2025-02-04T13:58:00Z" w16du:dateUtc="2025-02-04T18:58:00Z">
        <w:r w:rsidR="005D0ED2">
          <w:t xml:space="preserve"> (negative covar</w:t>
        </w:r>
        <w:r w:rsidR="00897141">
          <w:t>iance or days with limited trading volume)</w:t>
        </w:r>
      </w:ins>
      <w:del w:id="96" w:author="Arnob Alam" w:date="2025-02-04T13:57:00Z" w16du:dateUtc="2025-02-04T18:57:00Z">
        <w:r w:rsidDel="005D0ED2">
          <w:delText xml:space="preserve"> above</w:delText>
        </w:r>
      </w:del>
      <w:r>
        <w:t xml:space="preser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932F26">
        <w:t xml:space="preserve">Figure </w:t>
      </w:r>
      <w:r w:rsidR="00932F26">
        <w:rPr>
          <w:noProof/>
        </w:rPr>
        <w:t>7</w:t>
      </w:r>
      <w:r w:rsidR="006B0CE0">
        <w:fldChar w:fldCharType="end"/>
      </w:r>
      <w:r>
        <w:t xml:space="preserve"> shows the Amihud illiquidity measure </w:t>
      </w:r>
      <w:ins w:id="97" w:author="Arnob Alam" w:date="2025-02-04T14:01:00Z" w16du:dateUtc="2025-02-04T19:01:00Z">
        <w:r w:rsidR="002C0988">
          <w:t xml:space="preserve">again </w:t>
        </w:r>
      </w:ins>
      <w:r>
        <w:t xml:space="preserve">for </w:t>
      </w:r>
      <w:ins w:id="98" w:author="Arnob Alam" w:date="2025-02-04T14:01:00Z" w16du:dateUtc="2025-02-04T19:01:00Z">
        <w:r w:rsidR="002C0988">
          <w:t xml:space="preserve">2-year and 10-year </w:t>
        </w:r>
      </w:ins>
      <w:del w:id="99" w:author="Arnob Alam" w:date="2025-02-04T14:01:00Z" w16du:dateUtc="2025-02-04T19:01:00Z">
        <w:r w:rsidDel="002C0988">
          <w:delText xml:space="preserve">5-year </w:delText>
        </w:r>
      </w:del>
      <w:r>
        <w:t>USD and CAD interest rate swaps contracts</w:t>
      </w:r>
      <w:ins w:id="100" w:author="Arnob Alam" w:date="2025-02-04T14:01:00Z" w16du:dateUtc="2025-02-04T19:01:00Z">
        <w:r w:rsidR="002C0988">
          <w:t xml:space="preserve"> in phase 1 and phase 2 respectively</w:t>
        </w:r>
      </w:ins>
      <w:r>
        <w:t xml:space="preserve">. As </w:t>
      </w:r>
      <w:r w:rsidR="002B0FB0">
        <w:t>expected,</w:t>
      </w:r>
      <w:r w:rsidR="00B2363A">
        <w:t xml:space="preserve"> </w:t>
      </w:r>
      <w:r w:rsidR="002B0FB0">
        <w:t xml:space="preserve">the Amihud measure is larger (indicating less liquidity) for the Canadian market, due to its smaller size. As is the case with the Roll measure, </w:t>
      </w:r>
      <w:ins w:id="101" w:author="Arnob Alam" w:date="2025-02-04T13:58:00Z" w16du:dateUtc="2025-02-04T18:58:00Z">
        <w:r w:rsidR="00897141">
          <w:t xml:space="preserve">the </w:t>
        </w:r>
      </w:ins>
      <w:ins w:id="102" w:author="Arnob Alam" w:date="2025-02-04T13:59:00Z" w16du:dateUtc="2025-02-04T18:59:00Z">
        <w:r w:rsidR="00897141">
          <w:t xml:space="preserve">Amihud </w:t>
        </w:r>
      </w:ins>
      <w:ins w:id="103" w:author="Arnob Alam" w:date="2025-02-04T14:02:00Z" w16du:dateUtc="2025-02-04T19:02:00Z">
        <w:r w:rsidR="001C7DD5">
          <w:t>liquidity</w:t>
        </w:r>
      </w:ins>
      <w:ins w:id="104" w:author="Arnob Alam" w:date="2025-02-04T13:58:00Z" w16du:dateUtc="2025-02-04T18:58:00Z">
        <w:r w:rsidR="00897141">
          <w:t xml:space="preserve"> measure is not computable for each tenor for each day (for example, if there are less than </w:t>
        </w:r>
      </w:ins>
      <w:ins w:id="105" w:author="Arnob Alam" w:date="2025-02-04T13:59:00Z" w16du:dateUtc="2025-02-04T18:59:00Z">
        <w:r w:rsidR="00897141">
          <w:t xml:space="preserve">5 observations </w:t>
        </w:r>
        <w:r w:rsidR="00BB360A">
          <w:t xml:space="preserve">for a given contract specification </w:t>
        </w:r>
        <w:r w:rsidR="00897141">
          <w:t xml:space="preserve">on a given day). </w:t>
        </w:r>
      </w:ins>
      <w:del w:id="106" w:author="Arnob Alam" w:date="2025-02-04T13:59:00Z" w16du:dateUtc="2025-02-04T18:59:00Z">
        <w:r w:rsidR="002B0FB0" w:rsidDel="00BB360A">
          <w:delText xml:space="preserve">there </w:delText>
        </w:r>
      </w:del>
      <w:ins w:id="107" w:author="Arnob Alam" w:date="2025-02-04T13:59:00Z" w16du:dateUtc="2025-02-04T18:59:00Z">
        <w:r w:rsidR="00BB360A">
          <w:t xml:space="preserve">There </w:t>
        </w:r>
      </w:ins>
      <w:r w:rsidR="002B0FB0">
        <w:t>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6E8D6075" w14:textId="5DD0B940" w:rsidR="00DD00F7" w:rsidDel="00F10BEF" w:rsidRDefault="00DD00F7" w:rsidP="00F10BEF">
      <w:pPr>
        <w:pStyle w:val="Caption"/>
        <w:keepNext/>
        <w:jc w:val="center"/>
        <w:rPr>
          <w:del w:id="108" w:author="Arnob Alam" w:date="2025-01-30T21:08:00Z" w16du:dateUtc="2025-01-31T02:08:00Z"/>
        </w:rPr>
      </w:pPr>
      <w:bookmarkStart w:id="109" w:name="_Ref169958555"/>
      <w:r>
        <w:lastRenderedPageBreak/>
        <w:t xml:space="preserve">Figure </w:t>
      </w:r>
      <w:r w:rsidR="00A2102A">
        <w:fldChar w:fldCharType="begin"/>
      </w:r>
      <w:r w:rsidR="00A2102A">
        <w:rPr>
          <w:i w:val="0"/>
          <w:iCs w:val="0"/>
        </w:rPr>
        <w:instrText xml:space="preserve"> SEQ Figure \* ARABIC </w:instrText>
      </w:r>
      <w:r w:rsidR="00A2102A">
        <w:fldChar w:fldCharType="separate"/>
      </w:r>
      <w:ins w:id="110" w:author="Arnob Alam" w:date="2025-02-06T14:36:00Z" w16du:dateUtc="2025-02-06T19:36:00Z">
        <w:r w:rsidR="00932F26">
          <w:rPr>
            <w:i w:val="0"/>
            <w:iCs w:val="0"/>
            <w:noProof/>
          </w:rPr>
          <w:t>5</w:t>
        </w:r>
      </w:ins>
      <w:del w:id="111" w:author="Arnob Alam" w:date="2025-02-02T17:31:00Z" w16du:dateUtc="2025-02-02T22:31:00Z">
        <w:r w:rsidR="00A2102A" w:rsidDel="00AE596C">
          <w:rPr>
            <w:noProof/>
          </w:rPr>
          <w:delText>5</w:delText>
        </w:r>
      </w:del>
      <w:r w:rsidR="00A2102A">
        <w:rPr>
          <w:noProof/>
        </w:rPr>
        <w:fldChar w:fldCharType="end"/>
      </w:r>
      <w:bookmarkEnd w:id="109"/>
      <w:r>
        <w:rPr>
          <w:noProof/>
        </w:rPr>
        <w:t xml:space="preserve"> </w:t>
      </w:r>
      <w:commentRangeStart w:id="112"/>
      <w:ins w:id="113" w:author="Arnob Alam" w:date="2025-01-30T21:08:00Z" w16du:dateUtc="2025-01-31T02:08:00Z">
        <w:r w:rsidR="00F10BEF">
          <w:rPr>
            <w:noProof/>
          </w:rPr>
          <w:t xml:space="preserve">Pre-trends for </w:t>
        </w:r>
      </w:ins>
      <w:ins w:id="114" w:author="Arnob Alam" w:date="2025-01-30T21:09:00Z" w16du:dateUtc="2025-01-31T02:09:00Z">
        <w:r w:rsidR="00F10BEF">
          <w:rPr>
            <w:noProof/>
          </w:rPr>
          <w:t xml:space="preserve">Relative bid-ask spreads </w:t>
        </w:r>
      </w:ins>
      <w:ins w:id="115" w:author="Arnob Alam" w:date="2025-01-30T21:08:00Z" w16du:dateUtc="2025-01-31T02:08:00Z">
        <w:r w:rsidR="00F10BEF">
          <w:rPr>
            <w:noProof/>
          </w:rPr>
          <w:t>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112"/>
        <w:r w:rsidR="00F10BEF">
          <w:rPr>
            <w:rStyle w:val="CommentReference"/>
            <w:i w:val="0"/>
            <w:iCs w:val="0"/>
            <w:color w:val="auto"/>
          </w:rPr>
          <w:commentReference w:id="112"/>
        </w:r>
      </w:ins>
      <w:del w:id="116" w:author="Arnob Alam" w:date="2025-01-30T21:08:00Z" w16du:dateUtc="2025-01-31T02:08:00Z">
        <w:r w:rsidDel="00F10BEF">
          <w:rPr>
            <w:noProof/>
          </w:rPr>
          <w:delText xml:space="preserve">Relative Bid-Ask Spread </w:delText>
        </w:r>
        <w:r w:rsidR="00302D61" w:rsidDel="00F10BEF">
          <w:rPr>
            <w:noProof/>
          </w:rPr>
          <w:delText>for five year contracts (</w:delText>
        </w:r>
        <w:r w:rsidDel="00F10BEF">
          <w:rPr>
            <w:noProof/>
          </w:rPr>
          <w:delText>Pre-Trend</w:delText>
        </w:r>
        <w:r w:rsidR="00302D61" w:rsidDel="00F10BEF">
          <w:rPr>
            <w:noProof/>
          </w:rPr>
          <w:delText xml:space="preserve"> of ten trading days before study period)</w:delText>
        </w:r>
      </w:del>
    </w:p>
    <w:p w14:paraId="7FEC45A8" w14:textId="76B57B32" w:rsidR="00DD00F7" w:rsidDel="00F10BEF" w:rsidRDefault="00EA1936">
      <w:pPr>
        <w:pStyle w:val="Caption"/>
        <w:keepNext/>
        <w:jc w:val="center"/>
        <w:rPr>
          <w:del w:id="117" w:author="Arnob Alam" w:date="2025-01-30T21:08:00Z" w16du:dateUtc="2025-01-31T02:08:00Z"/>
        </w:rPr>
        <w:pPrChange w:id="118" w:author="Arnob Alam" w:date="2025-01-30T21:08:00Z" w16du:dateUtc="2025-01-31T02:08:00Z">
          <w:pPr>
            <w:spacing w:line="240" w:lineRule="auto"/>
            <w:ind w:firstLine="0"/>
            <w:jc w:val="center"/>
          </w:pPr>
        </w:pPrChange>
      </w:pPr>
      <w:del w:id="119" w:author="Arnob Alam" w:date="2025-01-30T21:07:00Z" w16du:dateUtc="2025-01-31T02:07:00Z">
        <w:r w:rsidDel="0039099C">
          <w:rPr>
            <w:noProof/>
          </w:rPr>
          <w:drawing>
            <wp:inline distT="0" distB="0" distL="0" distR="0" wp14:anchorId="48ACCBFA" wp14:editId="386F3303">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w14:paraId="7DC1CDC8" w14:textId="77777777" w:rsidR="00DD00F7" w:rsidRDefault="00DD00F7">
      <w:pPr>
        <w:pStyle w:val="Caption"/>
        <w:keepNext/>
        <w:jc w:val="center"/>
        <w:pPrChange w:id="120" w:author="Arnob Alam" w:date="2025-01-30T21:08:00Z" w16du:dateUtc="2025-01-31T02:08:00Z">
          <w:pPr>
            <w:spacing w:line="240" w:lineRule="auto"/>
            <w:ind w:firstLine="0"/>
            <w:jc w:val="left"/>
          </w:pPr>
        </w:pPrChange>
      </w:pPr>
    </w:p>
    <w:p w14:paraId="06032F58" w14:textId="73D5EBA8" w:rsidR="00DD00F7" w:rsidDel="008C6EE1" w:rsidRDefault="00EA1936" w:rsidP="00DD00F7">
      <w:pPr>
        <w:spacing w:line="240" w:lineRule="auto"/>
        <w:ind w:firstLine="0"/>
        <w:jc w:val="center"/>
        <w:rPr>
          <w:del w:id="121" w:author="Arnob Alam" w:date="2025-01-30T21:09:00Z" w16du:dateUtc="2025-01-31T02:09:00Z"/>
        </w:rPr>
      </w:pPr>
      <w:del w:id="122" w:author="Arnob Alam" w:date="2025-01-30T21:07:00Z" w16du:dateUtc="2025-01-31T02:07:00Z">
        <w:r w:rsidDel="0039099C">
          <w:rPr>
            <w:noProof/>
            <w14:ligatures w14:val="standardContextual"/>
          </w:rPr>
          <w:drawing>
            <wp:inline distT="0" distB="0" distL="0" distR="0" wp14:anchorId="6CDDA5F9" wp14:editId="1D04C1E0">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id="123" w:author="Arnob Alam" w:date="2025-01-30T21:07:00Z" w16du:dateUtc="2025-01-31T02:07:00Z">
        <w:r w:rsidR="0039099C" w:rsidRPr="0039099C">
          <w:rPr>
            <w:noProof/>
          </w:rPr>
          <w:drawing>
            <wp:inline distT="0" distB="0" distL="0" distR="0" wp14:anchorId="336381DD" wp14:editId="78E71D7C">
              <wp:extent cx="5934710" cy="353187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22"/>
                      <a:stretch>
                        <a:fillRect/>
                      </a:stretch>
                    </pic:blipFill>
                    <pic:spPr>
                      <a:xfrm>
                        <a:off x="0" y="0"/>
                        <a:ext cx="5934710" cy="3531870"/>
                      </a:xfrm>
                      <a:prstGeom prst="rect">
                        <a:avLst/>
                      </a:prstGeom>
                    </pic:spPr>
                  </pic:pic>
                </a:graphicData>
              </a:graphic>
            </wp:inline>
          </w:drawing>
        </w:r>
      </w:ins>
      <w:ins w:id="124" w:author="Arnob Alam" w:date="2025-01-30T21:08:00Z" w16du:dateUtc="2025-01-31T02:08:00Z">
        <w:r w:rsidR="00F10BEF" w:rsidRPr="00F10BEF">
          <w:rPr>
            <w:noProof/>
          </w:rPr>
          <w:drawing>
            <wp:inline distT="0" distB="0" distL="0" distR="0" wp14:anchorId="70BE711B" wp14:editId="7922A4C8">
              <wp:extent cx="5934710" cy="353187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23"/>
                      <a:stretch>
                        <a:fillRect/>
                      </a:stretch>
                    </pic:blipFill>
                    <pic:spPr>
                      <a:xfrm>
                        <a:off x="0" y="0"/>
                        <a:ext cx="5934710" cy="3531870"/>
                      </a:xfrm>
                      <a:prstGeom prst="rect">
                        <a:avLst/>
                      </a:prstGeom>
                    </pic:spPr>
                  </pic:pic>
                </a:graphicData>
              </a:graphic>
            </wp:inline>
          </w:drawing>
        </w:r>
      </w:ins>
    </w:p>
    <w:p w14:paraId="70BD4A50" w14:textId="77777777" w:rsidR="00DD00F7" w:rsidDel="008C6EE1" w:rsidRDefault="00DD00F7">
      <w:pPr>
        <w:spacing w:line="240" w:lineRule="auto"/>
        <w:ind w:firstLine="0"/>
        <w:jc w:val="left"/>
        <w:rPr>
          <w:del w:id="125" w:author="Arnob Alam" w:date="2025-01-30T21:09:00Z" w16du:dateUtc="2025-01-31T02:09:00Z"/>
        </w:rPr>
      </w:pPr>
    </w:p>
    <w:p w14:paraId="78FFB655" w14:textId="6FD8D5E2" w:rsidR="00EA1936" w:rsidDel="008C6EE1" w:rsidRDefault="00EA1936">
      <w:pPr>
        <w:spacing w:line="240" w:lineRule="auto"/>
        <w:ind w:firstLine="0"/>
        <w:rPr>
          <w:del w:id="126" w:author="Arnob Alam" w:date="2025-01-30T21:09:00Z" w16du:dateUtc="2025-01-31T02:09:00Z"/>
        </w:rPr>
        <w:pPrChange w:id="127" w:author="Arnob Alam" w:date="2025-01-30T21:09:00Z" w16du:dateUtc="2025-01-31T02:09:00Z">
          <w:pPr>
            <w:spacing w:line="240" w:lineRule="auto"/>
            <w:ind w:firstLine="0"/>
            <w:jc w:val="center"/>
          </w:pPr>
        </w:pPrChange>
      </w:pPr>
      <w:del w:id="128" w:author="Arnob Alam" w:date="2025-01-30T21:07:00Z" w16du:dateUtc="2025-01-31T02:07:00Z">
        <w:r w:rsidDel="0039099C">
          <w:rPr>
            <w:noProof/>
            <w14:ligatures w14:val="standardContextual"/>
          </w:rPr>
          <w:drawing>
            <wp:inline distT="0" distB="0" distL="0" distR="0" wp14:anchorId="44485D4D" wp14:editId="5A8E624D">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14:paraId="574E40D0" w14:textId="77777777" w:rsidR="00EA1936" w:rsidRDefault="00EA1936">
      <w:pPr>
        <w:spacing w:line="240" w:lineRule="auto"/>
        <w:ind w:firstLine="0"/>
        <w:jc w:val="center"/>
        <w:pPrChange w:id="129" w:author="Arnob Alam" w:date="2025-01-30T21:09:00Z" w16du:dateUtc="2025-01-31T02:09:00Z">
          <w:pPr>
            <w:spacing w:line="240" w:lineRule="auto"/>
            <w:ind w:firstLine="0"/>
            <w:jc w:val="left"/>
          </w:pPr>
        </w:pPrChange>
      </w:pPr>
      <w:del w:id="130" w:author="Arnob Alam" w:date="2025-01-30T21:09:00Z" w16du:dateUtc="2025-01-31T02:09:00Z">
        <w:r w:rsidDel="008C6EE1">
          <w:br w:type="page"/>
        </w:r>
      </w:del>
    </w:p>
    <w:p w14:paraId="212C82FB" w14:textId="5714C008" w:rsidR="006B0CE0" w:rsidDel="008C6EE1" w:rsidRDefault="006B0CE0" w:rsidP="006B0CE0">
      <w:pPr>
        <w:pStyle w:val="Caption"/>
        <w:keepNext/>
        <w:jc w:val="center"/>
        <w:rPr>
          <w:del w:id="131" w:author="Arnob Alam" w:date="2025-01-30T21:10:00Z" w16du:dateUtc="2025-01-31T02:10:00Z"/>
        </w:rPr>
      </w:pPr>
      <w:bookmarkStart w:id="132" w:name="_Ref169960502"/>
      <w:r>
        <w:lastRenderedPageBreak/>
        <w:t xml:space="preserve">Figure </w:t>
      </w:r>
      <w:r w:rsidR="00A2102A">
        <w:fldChar w:fldCharType="begin"/>
      </w:r>
      <w:r w:rsidR="00A2102A">
        <w:rPr>
          <w:i w:val="0"/>
          <w:iCs w:val="0"/>
        </w:rPr>
        <w:instrText xml:space="preserve"> SEQ Figure \* ARABIC </w:instrText>
      </w:r>
      <w:r w:rsidR="00A2102A">
        <w:fldChar w:fldCharType="separate"/>
      </w:r>
      <w:ins w:id="133" w:author="Arnob Alam" w:date="2025-02-06T14:36:00Z" w16du:dateUtc="2025-02-06T19:36:00Z">
        <w:r w:rsidR="00932F26">
          <w:rPr>
            <w:i w:val="0"/>
            <w:iCs w:val="0"/>
            <w:noProof/>
          </w:rPr>
          <w:t>6</w:t>
        </w:r>
      </w:ins>
      <w:del w:id="134" w:author="Arnob Alam" w:date="2025-02-02T17:31:00Z" w16du:dateUtc="2025-02-02T22:31:00Z">
        <w:r w:rsidR="00A2102A" w:rsidDel="00AE596C">
          <w:rPr>
            <w:noProof/>
          </w:rPr>
          <w:delText>6</w:delText>
        </w:r>
      </w:del>
      <w:r w:rsidR="00A2102A">
        <w:rPr>
          <w:noProof/>
        </w:rPr>
        <w:fldChar w:fldCharType="end"/>
      </w:r>
      <w:bookmarkEnd w:id="132"/>
      <w:r>
        <w:rPr>
          <w:noProof/>
        </w:rPr>
        <w:t xml:space="preserve"> </w:t>
      </w:r>
      <w:commentRangeStart w:id="135"/>
      <w:r w:rsidR="001723E9">
        <w:rPr>
          <w:noProof/>
        </w:rPr>
        <w:t>Pre-trends for Roll’s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135"/>
      <w:r w:rsidR="00EC20E0">
        <w:rPr>
          <w:rStyle w:val="CommentReference"/>
          <w:i w:val="0"/>
          <w:iCs w:val="0"/>
          <w:color w:val="auto"/>
        </w:rPr>
        <w:commentReference w:id="135"/>
      </w:r>
    </w:p>
    <w:p w14:paraId="2D9E32E3" w14:textId="75C1EBAB" w:rsidR="00EA1936" w:rsidRDefault="00EA1936">
      <w:pPr>
        <w:pStyle w:val="Caption"/>
        <w:keepNext/>
        <w:jc w:val="center"/>
        <w:pPrChange w:id="136" w:author="Arnob Alam" w:date="2025-01-30T21:10:00Z" w16du:dateUtc="2025-01-31T02:10:00Z">
          <w:pPr>
            <w:spacing w:line="240" w:lineRule="auto"/>
            <w:ind w:firstLine="0"/>
          </w:pPr>
        </w:pPrChange>
      </w:pPr>
    </w:p>
    <w:p w14:paraId="5CE55657" w14:textId="6060B9EF" w:rsidR="001723E9" w:rsidRDefault="00787F96" w:rsidP="00787F96">
      <w:pPr>
        <w:spacing w:line="240" w:lineRule="auto"/>
        <w:ind w:firstLine="0"/>
        <w:jc w:val="center"/>
      </w:pPr>
      <w:r>
        <w:rPr>
          <w:noProof/>
          <w14:ligatures w14:val="standardContextual"/>
        </w:rPr>
        <w:drawing>
          <wp:inline distT="0" distB="0" distL="0" distR="0" wp14:anchorId="79C9E9DA" wp14:editId="011F43CA">
            <wp:extent cx="5934710" cy="3538855"/>
            <wp:effectExtent l="0" t="0" r="0" b="4445"/>
            <wp:docPr id="800756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699" name="Picture 1" descr="A graph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BB0F2B6" w14:textId="09FE546A" w:rsidR="00787F96" w:rsidRDefault="00787F96" w:rsidP="00787F96">
      <w:pPr>
        <w:spacing w:line="240" w:lineRule="auto"/>
        <w:ind w:firstLine="0"/>
        <w:jc w:val="center"/>
      </w:pPr>
      <w:r>
        <w:rPr>
          <w:noProof/>
          <w14:ligatures w14:val="standardContextual"/>
        </w:rPr>
        <w:drawing>
          <wp:inline distT="0" distB="0" distL="0" distR="0" wp14:anchorId="7CF9175C" wp14:editId="4B463405">
            <wp:extent cx="5934710" cy="3543935"/>
            <wp:effectExtent l="0" t="0" r="0" b="0"/>
            <wp:docPr id="386563204" name="Picture 2"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3204" name="Picture 2" descr="A graph with blue and green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p>
    <w:p w14:paraId="7A1AF404" w14:textId="55F698E4" w:rsidR="00B2363A" w:rsidRDefault="00B2363A" w:rsidP="00DD00F7">
      <w:pPr>
        <w:spacing w:line="240" w:lineRule="auto"/>
        <w:ind w:firstLine="0"/>
        <w:jc w:val="center"/>
      </w:pPr>
      <w:r>
        <w:br w:type="page"/>
      </w:r>
    </w:p>
    <w:p w14:paraId="34F1F347" w14:textId="376BA59E" w:rsidR="000E35F2" w:rsidRDefault="00302D61" w:rsidP="00E92F48">
      <w:pPr>
        <w:pStyle w:val="Caption"/>
        <w:keepNext/>
      </w:pPr>
      <w:bookmarkStart w:id="137" w:name="_Ref169960521"/>
      <w:r>
        <w:lastRenderedPageBreak/>
        <w:t xml:space="preserve">Figure </w:t>
      </w:r>
      <w:r w:rsidR="00A717F9">
        <w:fldChar w:fldCharType="begin"/>
      </w:r>
      <w:r w:rsidR="00A717F9">
        <w:instrText xml:space="preserve"> SEQ Figure \* ARABIC </w:instrText>
      </w:r>
      <w:r w:rsidR="00A717F9">
        <w:fldChar w:fldCharType="separate"/>
      </w:r>
      <w:r w:rsidR="00932F26">
        <w:rPr>
          <w:noProof/>
        </w:rPr>
        <w:t>7</w:t>
      </w:r>
      <w:r w:rsidR="00A717F9">
        <w:rPr>
          <w:noProof/>
        </w:rPr>
        <w:fldChar w:fldCharType="end"/>
      </w:r>
      <w:bookmarkEnd w:id="137"/>
      <w:r>
        <w:rPr>
          <w:noProof/>
        </w:rPr>
        <w:t xml:space="preserve"> </w:t>
      </w:r>
      <w:commentRangeStart w:id="138"/>
      <w:r w:rsidR="00E92F48">
        <w:rPr>
          <w:noProof/>
        </w:rPr>
        <w:t>Pre-trends for Amihud Illiquidty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138"/>
      <w:r w:rsidR="00EC20E0">
        <w:rPr>
          <w:rStyle w:val="CommentReference"/>
          <w:i w:val="0"/>
          <w:iCs w:val="0"/>
          <w:color w:val="auto"/>
        </w:rPr>
        <w:commentReference w:id="138"/>
      </w:r>
      <w:r w:rsidR="00E92F48">
        <w:rPr>
          <w:noProof/>
        </w:rPr>
        <w:t>.</w:t>
      </w:r>
    </w:p>
    <w:p w14:paraId="6F7D624E" w14:textId="6DAC3F8D" w:rsidR="000E35F2" w:rsidRDefault="000E35F2" w:rsidP="00C83CFF">
      <w:pPr>
        <w:spacing w:line="240" w:lineRule="auto"/>
        <w:ind w:firstLine="0"/>
        <w:jc w:val="center"/>
      </w:pPr>
    </w:p>
    <w:p w14:paraId="06F162D9" w14:textId="56F66746" w:rsidR="000E35F2" w:rsidRDefault="000E35F2" w:rsidP="000E35F2">
      <w:pPr>
        <w:spacing w:line="240" w:lineRule="auto"/>
        <w:ind w:firstLine="0"/>
        <w:jc w:val="center"/>
      </w:pPr>
    </w:p>
    <w:p w14:paraId="7A119736" w14:textId="250E6A59" w:rsidR="000E35F2" w:rsidRDefault="00345470" w:rsidP="00345470">
      <w:pPr>
        <w:spacing w:line="240" w:lineRule="auto"/>
        <w:ind w:firstLine="0"/>
        <w:jc w:val="center"/>
      </w:pPr>
      <w:r>
        <w:rPr>
          <w:noProof/>
          <w14:ligatures w14:val="standardContextual"/>
        </w:rPr>
        <w:drawing>
          <wp:inline distT="0" distB="0" distL="0" distR="0" wp14:anchorId="3512A67C" wp14:editId="5DE6FF02">
            <wp:extent cx="5934710" cy="3538855"/>
            <wp:effectExtent l="0" t="0" r="0" b="4445"/>
            <wp:docPr id="200053721" name="Picture 3"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721" name="Picture 3" descr="A graph with blue and red line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5EEDE35" w14:textId="20C0C855" w:rsidR="000E35F2" w:rsidRDefault="00345470" w:rsidP="00345470">
      <w:pPr>
        <w:spacing w:line="240" w:lineRule="auto"/>
        <w:ind w:firstLine="0"/>
        <w:jc w:val="center"/>
      </w:pPr>
      <w:r>
        <w:rPr>
          <w:noProof/>
          <w14:ligatures w14:val="standardContextual"/>
        </w:rPr>
        <w:drawing>
          <wp:inline distT="0" distB="0" distL="0" distR="0" wp14:anchorId="2FADBF4E" wp14:editId="2FF0D6AC">
            <wp:extent cx="5934710" cy="3543935"/>
            <wp:effectExtent l="0" t="0" r="0" b="0"/>
            <wp:docPr id="57050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02071" name="Picture 570502071"/>
                    <pic:cNvPicPr/>
                  </pic:nvPicPr>
                  <pic:blipFill>
                    <a:blip r:embed="rId28">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r w:rsidR="000E35F2">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71D67549"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34</w:t>
            </w:r>
            <w:r w:rsidR="00A717F9">
              <w:rPr>
                <w:noProof/>
              </w:rPr>
              <w:fldChar w:fldCharType="end"/>
            </w:r>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23F55881" w:rsidR="00916B59" w:rsidRPr="008652DB" w:rsidRDefault="00A82687">
            <w:pPr>
              <w:ind w:firstLine="0"/>
            </w:pPr>
            <m:oMathPara>
              <m:oMathParaPr>
                <m:jc m:val="center"/>
              </m:oMathParaPr>
              <m:oMath>
                <m:r>
                  <w:rPr>
                    <w:rFonts w:ascii="Cambria Math" w:hAnsi="Cambria Math"/>
                  </w:rPr>
                  <m:t>R</m:t>
                </m:r>
                <m:sSub>
                  <m:sSubPr>
                    <m:ctrlPr>
                      <w:ins w:id="139" w:author="Arnob Alam" w:date="2025-02-04T14:05:00Z" w16du:dateUtc="2025-02-04T19:05:00Z">
                        <w:rPr>
                          <w:rFonts w:ascii="Cambria Math" w:hAnsi="Cambria Math"/>
                          <w:i/>
                        </w:rPr>
                      </w:ins>
                    </m:ctrlPr>
                  </m:sSubPr>
                  <m:e>
                    <m:r>
                      <w:rPr>
                        <w:rFonts w:ascii="Cambria Math" w:hAnsi="Cambria Math"/>
                      </w:rPr>
                      <m:t>V</m:t>
                    </m:r>
                  </m:e>
                  <m:sub>
                    <m:r>
                      <w:ins w:id="140" w:author="Arnob Alam" w:date="2025-02-04T14:05:00Z" w16du:dateUtc="2025-02-04T19:05:00Z">
                        <w:rPr>
                          <w:rFonts w:ascii="Cambria Math" w:hAnsi="Cambria Math"/>
                        </w:rPr>
                        <m:t>t</m:t>
                      </w:ins>
                    </m:r>
                  </m:sub>
                </m:sSub>
                <m:r>
                  <w:rPr>
                    <w:rFonts w:ascii="Cambria Math" w:hAnsi="Cambria Math"/>
                  </w:rPr>
                  <m:t>= ∑</m:t>
                </m:r>
                <m:sSup>
                  <m:sSupPr>
                    <m:ctrlPr>
                      <w:rPr>
                        <w:rFonts w:ascii="Cambria Math" w:hAnsi="Cambria Math"/>
                        <w:i/>
                      </w:rPr>
                    </m:ctrlPr>
                  </m:sSupPr>
                  <m:e>
                    <m:r>
                      <w:ins w:id="141" w:author="Arnob Alam" w:date="2025-02-04T14:05:00Z" w16du:dateUtc="2025-02-04T19:05:00Z">
                        <w:rPr>
                          <w:rFonts w:ascii="Cambria Math" w:hAnsi="Cambria Math"/>
                        </w:rPr>
                        <m:t>252⋅</m:t>
                      </w:ins>
                    </m:r>
                    <m:f>
                      <m:fPr>
                        <m:ctrlPr>
                          <w:del w:id="142" w:author="Arnob Alam" w:date="2025-02-04T14:05:00Z" w16du:dateUtc="2025-02-04T19:05:00Z">
                            <w:rPr>
                              <w:rFonts w:ascii="Cambria Math" w:hAnsi="Cambria Math"/>
                              <w:i/>
                            </w:rPr>
                          </w:del>
                        </m:ctrlPr>
                      </m:fPr>
                      <m:num>
                        <m:r>
                          <w:del w:id="143" w:author="Arnob Alam" w:date="2025-02-04T14:05:00Z" w16du:dateUtc="2025-02-04T19:05:00Z">
                            <w:rPr>
                              <w:rFonts w:ascii="Cambria Math" w:hAnsi="Cambria Math"/>
                            </w:rPr>
                            <m:t>252</m:t>
                          </w:del>
                        </m:r>
                      </m:num>
                      <m:den>
                        <m:r>
                          <w:del w:id="144" w:author="Arnob Alam" w:date="2025-02-04T14:05:00Z" w16du:dateUtc="2025-02-04T19:05:00Z">
                            <w:rPr>
                              <w:rFonts w:ascii="Cambria Math" w:hAnsi="Cambria Math"/>
                            </w:rPr>
                            <m:t>n</m:t>
                          </w:del>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39059B86"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35</w:t>
            </w:r>
            <w:r w:rsidR="00A717F9">
              <w:rPr>
                <w:noProof/>
              </w:rPr>
              <w:fldChar w:fldCharType="end"/>
            </w:r>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451B8828"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w:t>
      </w:r>
      <w:del w:id="145" w:author="Arnob Alam" w:date="2025-02-04T14:03:00Z" w16du:dateUtc="2025-02-04T19:03:00Z">
        <w:r w:rsidDel="002637B3">
          <w:delText>the Memorial Day and Labor Day holidays as too few contracts are traded on those days to calculate realized volatility</w:delText>
        </w:r>
      </w:del>
      <w:ins w:id="146" w:author="Arnob Alam" w:date="2025-02-04T14:04:00Z" w16du:dateUtc="2025-02-04T19:04:00Z">
        <w:r w:rsidR="00C413B8">
          <w:t xml:space="preserve">observations </w:t>
        </w:r>
      </w:ins>
      <w:ins w:id="147" w:author="Arnob Alam" w:date="2025-02-04T14:03:00Z" w16du:dateUtc="2025-02-04T19:03:00Z">
        <w:r w:rsidR="002637B3">
          <w:t xml:space="preserve">when less than 5 contracts </w:t>
        </w:r>
        <w:r w:rsidR="00C413B8">
          <w:t xml:space="preserve">with a </w:t>
        </w:r>
      </w:ins>
      <w:ins w:id="148" w:author="Arnob Alam" w:date="2025-02-04T14:04:00Z" w16du:dateUtc="2025-02-04T19:04:00Z">
        <w:r w:rsidR="00C413B8">
          <w:t xml:space="preserve">given specification </w:t>
        </w:r>
      </w:ins>
      <w:ins w:id="149" w:author="Arnob Alam" w:date="2025-02-04T14:03:00Z" w16du:dateUtc="2025-02-04T19:03:00Z">
        <w:r w:rsidR="00C413B8">
          <w:t>are traded on a given</w:t>
        </w:r>
      </w:ins>
      <w:ins w:id="150" w:author="Arnob Alam" w:date="2025-02-04T14:04:00Z" w16du:dateUtc="2025-02-04T19:04:00Z">
        <w:r w:rsidR="00C413B8">
          <w:t xml:space="preserve"> day</w:t>
        </w:r>
      </w:ins>
      <w:r>
        <w:t xml:space="preserve">). The filtered dataset captures 90% of Canadian contracts traded during the period </w:t>
      </w:r>
      <w:r w:rsidR="006A136B">
        <w:t>studied in the dissertation</w:t>
      </w:r>
      <w:r>
        <w:t>, and I can calculate volatility of several tenors for each trading day</w:t>
      </w:r>
      <w:r>
        <w:rPr>
          <w:rStyle w:val="FootnoteReference"/>
        </w:rPr>
        <w:footnoteReference w:id="4"/>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w:t>
      </w:r>
      <w:ins w:id="151" w:author="Arnob Alam" w:date="2025-02-04T14:06:00Z" w16du:dateUtc="2025-02-04T19:06:00Z">
        <w:r w:rsidR="00805065">
          <w:t>60</w:t>
        </w:r>
      </w:ins>
      <w:del w:id="152" w:author="Arnob Alam" w:date="2025-02-04T14:06:00Z" w16du:dateUtc="2025-02-04T19:06:00Z">
        <w:r w:rsidDel="00805065">
          <w:delText>58</w:delText>
        </w:r>
      </w:del>
      <w:r>
        <w:t xml:space="preserve">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50F01617"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del w:id="153" w:author="Arnob Alam" w:date="2025-02-04T14:06:00Z" w16du:dateUtc="2025-02-04T19:06:00Z">
                    <w:rPr>
                      <w:rFonts w:ascii="Cambria Math" w:hAnsi="Cambria Math"/>
                    </w:rPr>
                    <m:t>+</m:t>
                  </w:del>
                </m:r>
                <m:sSub>
                  <m:sSubPr>
                    <m:ctrlPr>
                      <w:rPr>
                        <w:rFonts w:ascii="Cambria Math" w:hAnsi="Cambria Math"/>
                        <w:i/>
                      </w:rPr>
                    </m:ctrlPr>
                  </m:sSubPr>
                  <m:e>
                    <m:r>
                      <w:ins w:id="154" w:author="Arnob Alam" w:date="2025-02-04T14:06:00Z" w16du:dateUtc="2025-02-04T19:06:00Z">
                        <w:rPr>
                          <w:rFonts w:ascii="Cambria Math" w:hAnsi="Cambria Math"/>
                        </w:rPr>
                        <m:t>+</m:t>
                      </w:ins>
                    </m:r>
                    <m:sSub>
                      <m:sSubPr>
                        <m:ctrlPr>
                          <w:ins w:id="155" w:author="Arnob Alam" w:date="2025-02-04T14:06:00Z" w16du:dateUtc="2025-02-04T19:06:00Z">
                            <w:rPr>
                              <w:rFonts w:ascii="Cambria Math" w:hAnsi="Cambria Math"/>
                              <w:i/>
                            </w:rPr>
                          </w:ins>
                        </m:ctrlPr>
                      </m:sSubPr>
                      <m:e>
                        <m:r>
                          <w:ins w:id="156" w:author="Arnob Alam" w:date="2025-02-04T14:06:00Z" w16du:dateUtc="2025-02-04T19:06:00Z">
                            <w:rPr>
                              <w:rFonts w:ascii="Cambria Math" w:hAnsi="Cambria Math"/>
                            </w:rPr>
                            <m:t>X'</m:t>
                          </w:ins>
                        </m:r>
                      </m:e>
                      <m:sub>
                        <m:r>
                          <w:ins w:id="157" w:author="Arnob Alam" w:date="2025-02-04T14:06:00Z" w16du:dateUtc="2025-02-04T19:06:00Z">
                            <w:rPr>
                              <w:rFonts w:ascii="Cambria Math" w:hAnsi="Cambria Math"/>
                            </w:rPr>
                            <m:t>i,t</m:t>
                          </w:ins>
                        </m:r>
                      </m:sub>
                    </m:sSub>
                    <m:r>
                      <w:ins w:id="158" w:author="Arnob Alam" w:date="2025-02-04T14:07:00Z" w16du:dateUtc="2025-02-04T19:07:00Z">
                        <m:rPr>
                          <m:sty m:val="p"/>
                        </m:rPr>
                        <w:rPr>
                          <w:rFonts w:ascii="Cambria Math" w:hAnsi="Cambria Math"/>
                        </w:rPr>
                        <m:t>Γ</m:t>
                      </w:ins>
                    </m:r>
                    <m:r>
                      <w:ins w:id="159" w:author="Arnob Alam" w:date="2025-02-04T14:06:00Z" w16du:dateUtc="2025-02-04T19:06:00Z">
                        <w:rPr>
                          <w:rFonts w:ascii="Cambria Math" w:hAnsi="Cambria Math"/>
                        </w:rPr>
                        <m:t>+</m:t>
                      </w:ins>
                    </m:r>
                    <m:r>
                      <w:rPr>
                        <w:rFonts w:ascii="Cambria Math" w:hAnsi="Cambria Math"/>
                      </w:rPr>
                      <m:t>ϵ</m:t>
                    </m:r>
                  </m:e>
                  <m:sub>
                    <m:r>
                      <w:rPr>
                        <w:rFonts w:ascii="Cambria Math" w:hAnsi="Cambria Math"/>
                      </w:rPr>
                      <m:t>i,t</m:t>
                    </m:r>
                  </m:sub>
                </m:sSub>
              </m:oMath>
            </m:oMathPara>
          </w:p>
        </w:tc>
        <w:tc>
          <w:tcPr>
            <w:tcW w:w="350" w:type="pct"/>
          </w:tcPr>
          <w:p w14:paraId="187993E7" w14:textId="13807EE3" w:rsidR="00916B59" w:rsidRDefault="00916B59">
            <w:pPr>
              <w:pStyle w:val="Caption"/>
              <w:keepNext/>
              <w:jc w:val="right"/>
            </w:pPr>
            <w:r>
              <w:t>(</w:t>
            </w:r>
            <w:r w:rsidR="00A717F9">
              <w:fldChar w:fldCharType="begin"/>
            </w:r>
            <w:r w:rsidR="00A717F9">
              <w:instrText xml:space="preserve"> SEQ Equation \* ARABIC </w:instrText>
            </w:r>
            <w:r w:rsidR="00A717F9">
              <w:fldChar w:fldCharType="separate"/>
            </w:r>
            <w:r w:rsidR="00932F26">
              <w:rPr>
                <w:noProof/>
              </w:rPr>
              <w:t>36</w:t>
            </w:r>
            <w:r w:rsidR="00A717F9">
              <w:rPr>
                <w:noProof/>
              </w:rPr>
              <w:fldChar w:fldCharType="end"/>
            </w:r>
            <w:r>
              <w:t>)</w:t>
            </w:r>
          </w:p>
        </w:tc>
      </w:tr>
    </w:tbl>
    <w:p w14:paraId="299DF1B9" w14:textId="45E64553"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ins w:id="160" w:author="Arnob Alam" w:date="2025-02-04T14:07:00Z" w16du:dateUtc="2025-02-04T19:07:00Z">
        <w:r w:rsidR="00A04B06">
          <w:t xml:space="preserve"> I use the same controls (equity market returns and equity market </w:t>
        </w:r>
      </w:ins>
      <w:ins w:id="161" w:author="Arnob Alam" w:date="2025-02-04T14:08:00Z" w16du:dateUtc="2025-02-04T19:08:00Z">
        <w:r w:rsidR="00A04B06">
          <w:t>volatility) as in the liquidity section.</w:t>
        </w:r>
      </w:ins>
    </w:p>
    <w:p w14:paraId="2B4F1AA7" w14:textId="0DE6F3D8"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932F26">
        <w:t xml:space="preserve">Figure </w:t>
      </w:r>
      <w:r w:rsidR="00932F26">
        <w:rPr>
          <w:noProof/>
        </w:rPr>
        <w:t>8</w:t>
      </w:r>
      <w:r w:rsidR="003D15B5">
        <w:fldChar w:fldCharType="end"/>
      </w:r>
      <w:r>
        <w:t xml:space="preserve">) of the realized volatility measure for the 2-year, </w:t>
      </w:r>
      <w:del w:id="162" w:author="Arnob Alam" w:date="2025-02-04T14:08:00Z" w16du:dateUtc="2025-02-04T19:08:00Z">
        <w:r w:rsidDel="00FD6043">
          <w:delText xml:space="preserve">5-year </w:delText>
        </w:r>
      </w:del>
      <w:r>
        <w:t>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418A9278" w:rsidR="003D15B5" w:rsidRDefault="003D15B5" w:rsidP="00AE596C">
      <w:pPr>
        <w:pStyle w:val="Caption"/>
        <w:keepNext/>
      </w:pPr>
      <w:bookmarkStart w:id="163" w:name="_Ref170051212"/>
      <w:r>
        <w:lastRenderedPageBreak/>
        <w:t xml:space="preserve">Figure </w:t>
      </w:r>
      <w:r w:rsidR="00A717F9">
        <w:fldChar w:fldCharType="begin"/>
      </w:r>
      <w:r w:rsidR="00A717F9">
        <w:instrText xml:space="preserve"> SEQ Figure \* ARABIC </w:instrText>
      </w:r>
      <w:r w:rsidR="00A717F9">
        <w:fldChar w:fldCharType="separate"/>
      </w:r>
      <w:r w:rsidR="00932F26">
        <w:rPr>
          <w:noProof/>
        </w:rPr>
        <w:t>8</w:t>
      </w:r>
      <w:r w:rsidR="00A717F9">
        <w:rPr>
          <w:noProof/>
        </w:rPr>
        <w:fldChar w:fldCharType="end"/>
      </w:r>
      <w:bookmarkEnd w:id="163"/>
      <w:r>
        <w:rPr>
          <w:noProof/>
        </w:rPr>
        <w:t xml:space="preserve"> </w:t>
      </w:r>
      <w:commentRangeStart w:id="164"/>
      <w:ins w:id="165" w:author="Arnob Alam" w:date="2025-01-30T21:11:00Z" w16du:dateUtc="2025-01-31T02:11:00Z">
        <w:r w:rsidR="008A65C5">
          <w:rPr>
            <w:noProof/>
          </w:rPr>
          <w:t>Pre-trends for Realized Volatility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164"/>
        <w:r w:rsidR="008A65C5">
          <w:rPr>
            <w:rStyle w:val="CommentReference"/>
            <w:i w:val="0"/>
            <w:iCs w:val="0"/>
            <w:color w:val="auto"/>
          </w:rPr>
          <w:commentReference w:id="164"/>
        </w:r>
        <w:r w:rsidR="008A65C5">
          <w:rPr>
            <w:noProof/>
          </w:rPr>
          <w:t>.</w:t>
        </w:r>
      </w:ins>
      <w:del w:id="166" w:author="Arnob Alam" w:date="2025-01-30T21:11:00Z" w16du:dateUtc="2025-01-31T02:11:00Z">
        <w:r w:rsidDel="008A65C5">
          <w:rPr>
            <w:noProof/>
          </w:rPr>
          <w:delText>Realized Volatility Pre-Trend</w:delText>
        </w:r>
      </w:del>
    </w:p>
    <w:p w14:paraId="2E85A0C9" w14:textId="77777777" w:rsidR="008A65C5" w:rsidRDefault="00646DB7" w:rsidP="009A4CC2">
      <w:pPr>
        <w:spacing w:line="240" w:lineRule="auto"/>
        <w:ind w:firstLine="0"/>
        <w:jc w:val="left"/>
        <w:rPr>
          <w:ins w:id="167" w:author="Arnob Alam" w:date="2025-01-30T21:11:00Z" w16du:dateUtc="2025-01-31T02:11:00Z"/>
        </w:rPr>
      </w:pPr>
      <w:del w:id="168" w:author="Arnob Alam" w:date="2025-01-30T21:10:00Z" w16du:dateUtc="2025-01-31T02:10:00Z">
        <w:r w:rsidRPr="00646DB7" w:rsidDel="00AC6FB7">
          <w:rPr>
            <w:noProof/>
          </w:rPr>
          <w:drawing>
            <wp:inline distT="0" distB="0" distL="0" distR="0" wp14:anchorId="49E34705" wp14:editId="700B15B7">
              <wp:extent cx="5934710" cy="2947670"/>
              <wp:effectExtent l="0" t="0" r="0" b="0"/>
              <wp:docPr id="9048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936" name=""/>
                      <pic:cNvPicPr/>
                    </pic:nvPicPr>
                    <pic:blipFill>
                      <a:blip r:embed="rId29"/>
                      <a:stretch>
                        <a:fillRect/>
                      </a:stretch>
                    </pic:blipFill>
                    <pic:spPr>
                      <a:xfrm>
                        <a:off x="0" y="0"/>
                        <a:ext cx="5934710" cy="2947670"/>
                      </a:xfrm>
                      <a:prstGeom prst="rect">
                        <a:avLst/>
                      </a:prstGeom>
                    </pic:spPr>
                  </pic:pic>
                </a:graphicData>
              </a:graphic>
            </wp:inline>
          </w:drawing>
        </w:r>
      </w:del>
      <w:ins w:id="169" w:author="Arnob Alam" w:date="2025-01-30T21:11:00Z" w16du:dateUtc="2025-01-31T02:11:00Z">
        <w:r w:rsidR="00AC6FB7" w:rsidRPr="00AC6FB7">
          <w:rPr>
            <w:noProof/>
          </w:rPr>
          <w:drawing>
            <wp:inline distT="0" distB="0" distL="0" distR="0" wp14:anchorId="2F41CD56" wp14:editId="514B7B9F">
              <wp:extent cx="5934710" cy="3531870"/>
              <wp:effectExtent l="0" t="0" r="0" b="0"/>
              <wp:docPr id="14283630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304" name="Picture 1" descr="A graph with blue and green lines&#10;&#10;AI-generated content may be incorrect."/>
                      <pic:cNvPicPr/>
                    </pic:nvPicPr>
                    <pic:blipFill>
                      <a:blip r:embed="rId30"/>
                      <a:stretch>
                        <a:fillRect/>
                      </a:stretch>
                    </pic:blipFill>
                    <pic:spPr>
                      <a:xfrm>
                        <a:off x="0" y="0"/>
                        <a:ext cx="5934710" cy="3531870"/>
                      </a:xfrm>
                      <a:prstGeom prst="rect">
                        <a:avLst/>
                      </a:prstGeom>
                    </pic:spPr>
                  </pic:pic>
                </a:graphicData>
              </a:graphic>
            </wp:inline>
          </w:drawing>
        </w:r>
      </w:ins>
    </w:p>
    <w:p w14:paraId="4C5CFF85" w14:textId="26818E7D" w:rsidR="009A4CC2" w:rsidRDefault="008A65C5" w:rsidP="009A4CC2">
      <w:pPr>
        <w:spacing w:line="240" w:lineRule="auto"/>
        <w:ind w:firstLine="0"/>
        <w:jc w:val="left"/>
      </w:pPr>
      <w:ins w:id="170" w:author="Arnob Alam" w:date="2025-01-30T21:11:00Z" w16du:dateUtc="2025-01-31T02:11:00Z">
        <w:r w:rsidRPr="008A65C5">
          <w:rPr>
            <w:noProof/>
          </w:rPr>
          <w:drawing>
            <wp:inline distT="0" distB="0" distL="0" distR="0" wp14:anchorId="534411C6" wp14:editId="06A2A77C">
              <wp:extent cx="5934710" cy="3531870"/>
              <wp:effectExtent l="0" t="0" r="0" b="0"/>
              <wp:docPr id="906270375"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70375" name="Picture 1" descr="A graph with blue and green lines&#10;&#10;AI-generated content may be incorrect."/>
                      <pic:cNvPicPr/>
                    </pic:nvPicPr>
                    <pic:blipFill>
                      <a:blip r:embed="rId31"/>
                      <a:stretch>
                        <a:fillRect/>
                      </a:stretch>
                    </pic:blipFill>
                    <pic:spPr>
                      <a:xfrm>
                        <a:off x="0" y="0"/>
                        <a:ext cx="5934710" cy="3531870"/>
                      </a:xfrm>
                      <a:prstGeom prst="rect">
                        <a:avLst/>
                      </a:prstGeom>
                    </pic:spPr>
                  </pic:pic>
                </a:graphicData>
              </a:graphic>
            </wp:inline>
          </w:drawing>
        </w:r>
      </w:ins>
      <w:r w:rsidR="009A4CC2">
        <w:br w:type="page"/>
      </w:r>
    </w:p>
    <w:p w14:paraId="7EF2838E" w14:textId="0C99C40C" w:rsidR="00E162B2" w:rsidRPr="00F05299" w:rsidRDefault="00E162B2" w:rsidP="00076D05">
      <w:pPr>
        <w:pStyle w:val="Heading1"/>
      </w:pPr>
      <w:bookmarkStart w:id="171" w:name="_Ref169916057"/>
      <w:r>
        <w:lastRenderedPageBreak/>
        <w:t>Data</w:t>
      </w:r>
      <w:bookmarkEnd w:id="171"/>
    </w:p>
    <w:p w14:paraId="58CF9B57" w14:textId="6910DF84" w:rsidR="00310460" w:rsidRDefault="00916B59" w:rsidP="00916B59">
      <w:commentRangeStart w:id="172"/>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 xml:space="preserve">unless </w:t>
      </w:r>
      <w:r w:rsidR="00BF00D3">
        <w:t xml:space="preserve">specifically </w:t>
      </w:r>
      <w:r w:rsidRPr="00935E65">
        <w:t>exempted</w:t>
      </w:r>
      <w:r>
        <w:t>, for example if the swap user is a non-financial entity that uses swaps to hedge commercial risk)</w:t>
      </w:r>
      <w:r w:rsidRPr="00935E65">
        <w:t xml:space="preserve">. </w:t>
      </w:r>
      <w:r w:rsidR="00310460">
        <w:t xml:space="preserve">I </w:t>
      </w:r>
      <w:r w:rsidR="00310460" w:rsidRPr="0004387C">
        <w:t xml:space="preserve">compare prices, price volatility, and </w:t>
      </w:r>
      <w:r w:rsidR="00310460">
        <w:t xml:space="preserve">liquidity </w:t>
      </w:r>
      <w:r w:rsidR="00310460" w:rsidRPr="0004387C">
        <w:t xml:space="preserve">before </w:t>
      </w:r>
      <w:r w:rsidR="00310460">
        <w:t xml:space="preserve">and after each of the three phases, comparing </w:t>
      </w:r>
      <w:r w:rsidR="00310460" w:rsidRPr="0004387C">
        <w:t xml:space="preserve">USD and CAD denominated swaps – the largest regulated and unregulated markets, respectively. To minimize the impact of interest rate policy and other macroeconomic variables, I analyze </w:t>
      </w:r>
      <w:r w:rsidR="00310460">
        <w:t xml:space="preserve">a small </w:t>
      </w:r>
      <w:r w:rsidR="003B1D0B">
        <w:t>twenty</w:t>
      </w:r>
      <w:r w:rsidR="00310460" w:rsidRPr="0004387C">
        <w:t>-day</w:t>
      </w:r>
      <w:r w:rsidR="00310460">
        <w:t xml:space="preserve"> </w:t>
      </w:r>
      <w:r w:rsidR="00310460" w:rsidRPr="0004387C">
        <w:t xml:space="preserve">trading </w:t>
      </w:r>
      <w:r w:rsidR="00310460">
        <w:t xml:space="preserve">window </w:t>
      </w:r>
      <w:r w:rsidR="003B1D0B">
        <w:t xml:space="preserve">around </w:t>
      </w:r>
      <w:r w:rsidR="00AB72A0">
        <w:t xml:space="preserve">the implementation of </w:t>
      </w:r>
      <w:r w:rsidR="003B1D0B">
        <w:t>each phase</w:t>
      </w:r>
      <w:r w:rsidR="00310460" w:rsidRPr="0004387C">
        <w:t xml:space="preserve"> (Feb 25 – Mar </w:t>
      </w:r>
      <w:r w:rsidR="003B1D0B">
        <w:t>22</w:t>
      </w:r>
      <w:r w:rsidR="008472C0">
        <w:t xml:space="preserve"> for phase 1</w:t>
      </w:r>
      <w:r w:rsidR="00310460">
        <w:t xml:space="preserve">, May 27 – Jun </w:t>
      </w:r>
      <w:r w:rsidR="00AB72A0">
        <w:t>21</w:t>
      </w:r>
      <w:r w:rsidR="00310460">
        <w:t xml:space="preserve"> </w:t>
      </w:r>
      <w:r w:rsidR="008472C0">
        <w:t xml:space="preserve">for phase 2 </w:t>
      </w:r>
      <w:r w:rsidR="00310460">
        <w:t xml:space="preserve">and Aug 26 – Sep </w:t>
      </w:r>
      <w:r w:rsidR="00AB72A0">
        <w:t>20</w:t>
      </w:r>
      <w:r w:rsidR="008472C0">
        <w:t xml:space="preserve"> for phase 3</w:t>
      </w:r>
      <w:commentRangeEnd w:id="172"/>
      <w:r w:rsidR="007D258F">
        <w:rPr>
          <w:rStyle w:val="CommentReference"/>
        </w:rPr>
        <w:commentReference w:id="172"/>
      </w:r>
      <w:r w:rsidR="00310460" w:rsidRPr="0004387C">
        <w:t>).</w:t>
      </w:r>
    </w:p>
    <w:p w14:paraId="53B82FDF" w14:textId="22FB547D" w:rsidR="00916B59" w:rsidRDefault="00916B59" w:rsidP="00916B59">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w:t>
      </w:r>
      <w:r w:rsidR="00B67E6D">
        <w:t xml:space="preserve">for USD, GBP and JPY denominated contracts, </w:t>
      </w:r>
      <w:r>
        <w:t>or EURIBOR</w:t>
      </w:r>
      <w:r w:rsidR="00B67E6D">
        <w:t xml:space="preserve"> for EUD denominated contracts</w:t>
      </w:r>
      <w:r>
        <w:t xml:space="preserve">). It also specified “negative” characteristics, </w:t>
      </w:r>
      <w:r w:rsidR="00A624FE">
        <w:t xml:space="preserve">where </w:t>
      </w:r>
      <w:r>
        <w:t xml:space="preserve">swaps having the </w:t>
      </w:r>
      <w:r w:rsidR="00DC6458">
        <w:t>specified</w:t>
      </w:r>
      <w:r w:rsidR="00A624FE">
        <w:t xml:space="preserve"> </w:t>
      </w:r>
      <w:r>
        <w:t>characteristics do not need to be cleared</w:t>
      </w:r>
      <w:r w:rsidR="00DC6458">
        <w:t>. These characteristics</w:t>
      </w:r>
      <w:r>
        <w:t xml:space="preserve"> </w:t>
      </w:r>
      <w:r w:rsidR="00DC6458">
        <w:t xml:space="preserve">included </w:t>
      </w:r>
      <w:r>
        <w:t xml:space="preserve">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3D1B61CD" w:rsidR="00916B59" w:rsidRDefault="00916B59" w:rsidP="00916B59">
      <w:pPr>
        <w:rPr>
          <w:color w:val="000000" w:themeColor="text1"/>
        </w:rPr>
      </w:pPr>
      <w:r>
        <w:t xml:space="preserve">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w:t>
      </w:r>
      <w:r w:rsidR="00836A0B">
        <w:t>unobserved</w:t>
      </w:r>
      <w:r>
        <w:t xml:space="preserve"> characteristics</w:t>
      </w:r>
      <w:r w:rsidR="00836A0B">
        <w:t xml:space="preserve">, </w:t>
      </w:r>
      <w:r>
        <w:t>such as early termination clauses, conditional notional amounts, etc. In an appendix, I show that my results are robust to including these outliers.</w:t>
      </w:r>
    </w:p>
    <w:p w14:paraId="1EE5C912" w14:textId="014DFB3D" w:rsidR="00916B59" w:rsidRPr="00655B55" w:rsidRDefault="006E55D8" w:rsidP="00916B59">
      <w:commentRangeStart w:id="173"/>
      <w:r>
        <w:t xml:space="preserve">As discussed in the background section, clearinghouses </w:t>
      </w:r>
      <w:r w:rsidR="00914187">
        <w:t xml:space="preserve">originated organically </w:t>
      </w:r>
      <w:r w:rsidR="00B2415B">
        <w:t>in equities trading</w:t>
      </w:r>
      <w:r w:rsidR="00980325">
        <w:t xml:space="preserve">. Several clearinghouses were already </w:t>
      </w:r>
      <w:r w:rsidR="00CC33A1">
        <w:t xml:space="preserve">operating in the </w:t>
      </w:r>
      <w:r w:rsidR="00690FF0">
        <w:t xml:space="preserve">interest rate swaps </w:t>
      </w:r>
      <w:r w:rsidR="00CC33A1">
        <w:t xml:space="preserve">space </w:t>
      </w:r>
      <w:r w:rsidR="00D27F39">
        <w:t xml:space="preserve">prior </w:t>
      </w:r>
      <w:r w:rsidR="004F3245">
        <w:t xml:space="preserve">to the </w:t>
      </w:r>
      <w:r w:rsidR="00EF21F0">
        <w:t>implementation of the CFTC mandate (</w:t>
      </w:r>
      <w:r w:rsidR="00690FF0">
        <w:t>for example,</w:t>
      </w:r>
      <w:r w:rsidR="00EF21F0">
        <w:t xml:space="preserve"> </w:t>
      </w:r>
      <w:proofErr w:type="spellStart"/>
      <w:r w:rsidR="00EF21F0">
        <w:t>LCH.Clearnet</w:t>
      </w:r>
      <w:proofErr w:type="spellEnd"/>
      <w:r w:rsidR="00AA0366">
        <w:t xml:space="preserve"> </w:t>
      </w:r>
      <w:proofErr w:type="spellStart"/>
      <w:r w:rsidR="00EF21F0">
        <w:t>SwapClear</w:t>
      </w:r>
      <w:proofErr w:type="spellEnd"/>
      <w:r w:rsidR="00EF21F0">
        <w:t xml:space="preserve"> </w:t>
      </w:r>
      <w:r w:rsidR="00841F34">
        <w:t xml:space="preserve">launched in 1999, </w:t>
      </w:r>
      <w:r w:rsidR="00EF21F0">
        <w:lastRenderedPageBreak/>
        <w:t xml:space="preserve">and </w:t>
      </w:r>
      <w:r w:rsidR="00690FF0">
        <w:t xml:space="preserve">Japan Securities </w:t>
      </w:r>
      <w:r w:rsidR="00841F34">
        <w:t xml:space="preserve">Clearing Corporation offered </w:t>
      </w:r>
      <w:r w:rsidR="00CC33A1">
        <w:t xml:space="preserve">limited </w:t>
      </w:r>
      <w:r w:rsidR="00841F34">
        <w:t xml:space="preserve">interest rate swaps clearing services as well). </w:t>
      </w:r>
      <w:r w:rsidR="00B66829">
        <w:t xml:space="preserve">Prior to the 2008 financial crisis, there was limited use of </w:t>
      </w:r>
      <w:r w:rsidR="008A6507">
        <w:t xml:space="preserve">these </w:t>
      </w:r>
      <w:r w:rsidR="00B66829">
        <w:t xml:space="preserve">clearinghouses, and risks were </w:t>
      </w:r>
      <w:r w:rsidR="008A6507">
        <w:t xml:space="preserve">usually </w:t>
      </w:r>
      <w:r w:rsidR="0035643A">
        <w:t xml:space="preserve">managed bilaterally. Following the 2008 financial crisis, </w:t>
      </w:r>
      <w:r w:rsidR="004E5D89">
        <w:t>many swaps market participants moved to voluntary central clearing</w:t>
      </w:r>
      <w:r w:rsidR="008A6507">
        <w:t xml:space="preserve"> regime</w:t>
      </w:r>
      <w:r w:rsidR="004E5D89">
        <w:t xml:space="preserve">. </w:t>
      </w:r>
      <w:r w:rsidR="00610F5D">
        <w:t>B</w:t>
      </w:r>
      <w:r w:rsidR="00916B59">
        <w:t xml:space="preserve">efore the regulation is passed, voluntary clearing in USD-denominated swaps is </w:t>
      </w:r>
      <w:del w:id="174" w:author="Arnob Alam" w:date="2025-02-04T14:09:00Z" w16du:dateUtc="2025-02-04T19:09:00Z">
        <w:r w:rsidR="00916B59" w:rsidDel="00051F3D">
          <w:delText xml:space="preserve">a little less than </w:delText>
        </w:r>
      </w:del>
      <w:ins w:id="175" w:author="Arnob Alam" w:date="2025-02-04T14:09:00Z" w16du:dateUtc="2025-02-04T19:09:00Z">
        <w:r w:rsidR="00051F3D">
          <w:t xml:space="preserve">around </w:t>
        </w:r>
      </w:ins>
      <w:r w:rsidR="00916B59">
        <w:t xml:space="preserve">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w:t>
      </w:r>
      <w:r w:rsidR="003D15B5">
        <w:t>C</w:t>
      </w:r>
      <w:r w:rsidR="00916B59">
        <w:t xml:space="preserve">learing </w:t>
      </w:r>
      <w:r w:rsidR="003D15B5">
        <w:t xml:space="preserve">for </w:t>
      </w:r>
      <w:r w:rsidR="00916B59">
        <w:t>CAD denominated swaps is voluntary.</w:t>
      </w:r>
      <w:commentRangeEnd w:id="173"/>
      <w:r w:rsidR="0083247D">
        <w:rPr>
          <w:rStyle w:val="CommentReference"/>
        </w:rPr>
        <w:commentReference w:id="173"/>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3BC38300" w:rsidR="00916B59" w:rsidRDefault="00667B32" w:rsidP="00916B59">
      <w:r>
        <w:fldChar w:fldCharType="begin"/>
      </w:r>
      <w:r>
        <w:instrText xml:space="preserve"> REF _Ref169917152 \h </w:instrText>
      </w:r>
      <w:r>
        <w:fldChar w:fldCharType="separate"/>
      </w:r>
      <w:r w:rsidR="00932F26">
        <w:t xml:space="preserve">Table </w:t>
      </w:r>
      <w:r w:rsidR="00932F26">
        <w:rPr>
          <w:noProof/>
        </w:rPr>
        <w:t>5</w:t>
      </w:r>
      <w:r>
        <w:fldChar w:fldCharType="end"/>
      </w:r>
      <w:r>
        <w:t xml:space="preserve"> </w:t>
      </w:r>
      <w:r w:rsidR="00916B59">
        <w:t xml:space="preserve">shows sample data for CAD and USD yield curves on September 11, 2013. Note that futures rates need to have a convexity adjustment applied </w:t>
      </w:r>
      <w:ins w:id="176" w:author="Arnob Alam" w:date="2025-02-04T14:09:00Z" w16du:dateUtc="2025-02-04T19:09:00Z">
        <w:r w:rsidR="00EE0063">
          <w:t xml:space="preserve">to them </w:t>
        </w:r>
      </w:ins>
      <w:r w:rsidR="00916B59">
        <w:t>since futures payoffs differ from payoffs for other instruments. The values reported in the table have this convexity adjustment applied. Values between the “pillars” (</w:t>
      </w:r>
      <w:r w:rsidR="0063624E">
        <w:t xml:space="preserve">observed </w:t>
      </w:r>
      <w:r w:rsidR="00916B59">
        <w:t>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6149A9CF" w14:textId="77777777" w:rsidR="002126BB" w:rsidRDefault="002126BB" w:rsidP="00916B59"/>
    <w:p w14:paraId="5B53A70B" w14:textId="77777777" w:rsidR="002126BB" w:rsidRDefault="002126BB" w:rsidP="00916B59"/>
    <w:p w14:paraId="6274BD35" w14:textId="17120957" w:rsidR="002126BB" w:rsidRDefault="002126BB" w:rsidP="002126BB">
      <w:pPr>
        <w:pStyle w:val="Caption"/>
        <w:keepNext/>
      </w:pPr>
      <w:bookmarkStart w:id="177" w:name="_Ref169917152"/>
      <w:r>
        <w:lastRenderedPageBreak/>
        <w:t xml:space="preserve">Table </w:t>
      </w:r>
      <w:ins w:id="178" w:author="Arnob Alam" w:date="2025-02-05T20:50:00Z" w16du:dateUtc="2025-02-06T01:50:00Z">
        <w:r w:rsidR="00FE38B0">
          <w:fldChar w:fldCharType="begin"/>
        </w:r>
        <w:r w:rsidR="00FE38B0">
          <w:instrText xml:space="preserve"> SEQ Table \* ARABIC </w:instrText>
        </w:r>
      </w:ins>
      <w:r w:rsidR="00FE38B0">
        <w:fldChar w:fldCharType="separate"/>
      </w:r>
      <w:ins w:id="179" w:author="Arnob Alam" w:date="2025-02-06T14:36:00Z" w16du:dateUtc="2025-02-06T19:36:00Z">
        <w:r w:rsidR="00932F26">
          <w:rPr>
            <w:noProof/>
          </w:rPr>
          <w:t>5</w:t>
        </w:r>
      </w:ins>
      <w:ins w:id="180" w:author="Arnob Alam" w:date="2025-02-05T20:50:00Z" w16du:dateUtc="2025-02-06T01:50:00Z">
        <w:r w:rsidR="00FE38B0">
          <w:fldChar w:fldCharType="end"/>
        </w:r>
      </w:ins>
      <w:del w:id="181"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5</w:delText>
        </w:r>
        <w:r w:rsidR="00A717F9" w:rsidDel="00FE38B0">
          <w:rPr>
            <w:noProof/>
          </w:rPr>
          <w:fldChar w:fldCharType="end"/>
        </w:r>
      </w:del>
      <w:bookmarkEnd w:id="177"/>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interest rate swaps.</w:t>
      </w:r>
    </w:p>
    <w:tbl>
      <w:tblPr>
        <w:tblStyle w:val="PlainTable2"/>
        <w:tblW w:w="8411" w:type="dxa"/>
        <w:tblLook w:val="06A0" w:firstRow="1" w:lastRow="0" w:firstColumn="1" w:lastColumn="0" w:noHBand="1" w:noVBand="1"/>
      </w:tblPr>
      <w:tblGrid>
        <w:gridCol w:w="1100"/>
        <w:gridCol w:w="2151"/>
        <w:gridCol w:w="1720"/>
        <w:gridCol w:w="1720"/>
        <w:gridCol w:w="1720"/>
      </w:tblGrid>
      <w:tr w:rsidR="002126BB" w:rsidRPr="001D0E7E" w14:paraId="7DDAEC3E"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38B725F" w14:textId="77777777" w:rsidR="002126BB" w:rsidRPr="001D0E7E" w:rsidRDefault="002126BB" w:rsidP="00AD290E">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07AF715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709CE83B"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4E860B68"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077064E2"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2126BB" w:rsidRPr="001D0E7E" w14:paraId="577758D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A604E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4617E26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1D56196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0B19924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0CC1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5FC606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970FB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76418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4B6C7B1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1BBA18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D3DC6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6F0F7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0BED3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A97687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5D8F53C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5E8DDC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42818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2A13AD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B0839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22B566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243338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C0D55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6973A3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BABF8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AB19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685C520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38C31A9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FE053C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BFB886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4C9FA2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F5D021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0E25C5C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5A206D0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29049A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09AFC3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D4E4A0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38FA5C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08D6BE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314F33A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467CDF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FA022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AE6038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7C21B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1826B5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2002ADE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21D5AC1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36D0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CC36C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21C1B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3B11260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1BECBC4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63FEB7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DD9F6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CA98D7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5F567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3A845C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02ED160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5C73245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84726D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D7AF43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A446F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1C43A2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69B79BF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43E6A9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1090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5162D0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0F6C8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683535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27221BA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628AF1A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764E79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1ED81A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EC9575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0D2814C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55B2A3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4137A46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AB6F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F00EF68"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F9511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44D9EA8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77060D55"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3E3A781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41E71C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52AD38B"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ED677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6BA7DFE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244A0C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3DD94E5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9FE54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C21F26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0248A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DAACBC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3C5823E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1C6524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2366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DBE7F1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5E639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29206F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5C5BB59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4551638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64027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18C8A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01D9D1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1B208D7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DFEFB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0BFBFF0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D733D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116CDF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6D5D30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440DAE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5BDDE1C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A2AAB0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0772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C1A25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2E806D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7A5B914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25E272A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7B55E46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928654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41A14E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87EC09F"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11B070C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38E2393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59B8AC3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CB2D8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47A17EA5" w14:textId="77777777" w:rsidR="002126BB" w:rsidRDefault="002126BB" w:rsidP="002126BB">
      <w:pPr>
        <w:ind w:firstLine="0"/>
      </w:pPr>
    </w:p>
    <w:p w14:paraId="198462C6" w14:textId="77777777" w:rsidR="002126BB" w:rsidRDefault="002126BB" w:rsidP="002126BB">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2126BB" w:rsidRPr="001D0E7E" w14:paraId="69545F4F"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CE0FD0" w14:textId="77777777" w:rsidR="002126BB" w:rsidRPr="001D0E7E" w:rsidRDefault="002126BB" w:rsidP="00AD290E">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2A4155C9"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2784D4D7"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2DE60743"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6CB14FE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2126BB" w:rsidRPr="001D0E7E" w14:paraId="00D2FB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D951A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001E92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2FF32E4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1F42FE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83629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8BC95F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0059D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5D82AFB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799D0B4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18C580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BDC97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3F407B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D21A2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841C9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7ECD6F4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2A328F1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0A779A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71BA31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D9BD5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341B1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3A3363D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608A40F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2EC1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5F8056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A4CCFFE"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1FD4424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2CFF73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EEDFB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AD2D9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26078B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F3D68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3799C8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7B77F78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4460179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575C7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106C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02AD1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3B6105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5A9D95B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6A84C1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D64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75F98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18AF4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3409229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5D81C97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571B7BD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6A4F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BE951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F20C8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3DD76D2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C82A63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0B3070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C63CE2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458268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0DC8B2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67D36CF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350783F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7C5D69F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6B762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704F7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CAE10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1626ED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6E5F330D"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553664F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2CB6F0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1F3E79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CA4765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4C5CF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5356AE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0D53E1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60AA8A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03F8B4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07F05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C9CB9D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03930ED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3BADAA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0747F2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95CF68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0D024C1"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4C1EA5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4EBD31F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4B32E79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EA4B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35E2C9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69A59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4601FC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55323DE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037D9E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33E82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E2BAB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EE1391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15886A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1C3226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4AFC166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F44AB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0EE02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2140A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6CBA99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4D94BC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5E126AE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9B04A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8D0590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EBADFD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1229E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6C486C2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316AA28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2E93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15B92A7"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F52A1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675D14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78DE5E7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5DB1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1958D5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A18135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115E0E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F625F7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0BF4B4F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45CE462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567619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500A0F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AA7B2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F4411E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01700A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423EC9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BD5F5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BE7F4B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2D164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30BB77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22DAE8E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326D7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413852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B7B95F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CA32E1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2B2C62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60C503E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0133E1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C4AB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F3411B9" w14:textId="77777777" w:rsidR="002126BB" w:rsidRDefault="002126BB" w:rsidP="002126BB">
      <w:pPr>
        <w:spacing w:line="240" w:lineRule="auto"/>
        <w:ind w:firstLine="0"/>
        <w:jc w:val="left"/>
      </w:pPr>
    </w:p>
    <w:p w14:paraId="2569AF3F" w14:textId="77777777" w:rsidR="002126BB" w:rsidRDefault="002126BB" w:rsidP="00916B59"/>
    <w:p w14:paraId="2BDEB71F" w14:textId="77777777" w:rsidR="002126BB" w:rsidRDefault="002126BB" w:rsidP="00916B59"/>
    <w:p w14:paraId="7041947F" w14:textId="77777777" w:rsidR="002126BB" w:rsidRPr="0004387C" w:rsidRDefault="002126BB" w:rsidP="00916B59"/>
    <w:p w14:paraId="09F0B26C" w14:textId="6C797AB7" w:rsidR="00916B59" w:rsidRDefault="00916B59" w:rsidP="00916B59">
      <w:r w:rsidRPr="0004387C">
        <w:lastRenderedPageBreak/>
        <w:t xml:space="preserve">The </w:t>
      </w:r>
      <w:r>
        <w:t xml:space="preserve">contract characteristics reported in the DTCC SDR </w:t>
      </w:r>
      <w:r w:rsidRPr="0004387C">
        <w:t>include swap currency, trade date and time, effective date, maturity date, fixed rate, payment frequencies, clearing status, notional value, and capped notional indicator. For USD swaps, USD LIBOR is the floating rate index for 98% of swaps</w:t>
      </w:r>
      <w:r w:rsidR="00C13230">
        <w:t xml:space="preserve"> (other reference rate indexes included the Federal Funds Rate </w:t>
      </w:r>
      <w:r w:rsidR="00C219A2">
        <w:t>T-Bill Rate, and FIFMA rate)</w:t>
      </w:r>
      <w:r w:rsidRPr="0004387C">
        <w:t xml:space="preserve">, while for CAD swaps, CDOR is the index for 99% of swaps. I exclude </w:t>
      </w:r>
      <w:r>
        <w:t xml:space="preserve">certain </w:t>
      </w:r>
      <w:r w:rsidRPr="0004387C">
        <w:t>swaps that make a single payment at maturity (i.e., payment frequency is 1T</w:t>
      </w:r>
      <w:r>
        <w:t>),</w:t>
      </w:r>
      <w:del w:id="182" w:author="Arnob Alam" w:date="2025-02-04T14:10:00Z" w16du:dateUtc="2025-02-04T19:10:00Z">
        <w:r w:rsidDel="001E276D">
          <w:delText xml:space="preserve"> </w:delText>
        </w:r>
      </w:del>
      <w:ins w:id="183" w:author="Arnob Alam" w:date="2025-02-04T14:10:00Z" w16du:dateUtc="2025-02-04T19:10:00Z">
        <w:r w:rsidR="001E276D">
          <w:t xml:space="preserve"> which are priced differently than the most standardized </w:t>
        </w:r>
      </w:ins>
      <w:ins w:id="184" w:author="Arnob Alam" w:date="2025-02-04T14:11:00Z" w16du:dateUtc="2025-02-04T19:11:00Z">
        <w:r w:rsidR="00355068">
          <w:t>contracts</w:t>
        </w:r>
      </w:ins>
      <w:del w:id="185" w:author="Arnob Alam" w:date="2025-02-04T14:10:00Z" w16du:dateUtc="2025-02-04T19:10:00Z">
        <w:r w:rsidDel="001E276D">
          <w:delText>which</w:delText>
        </w:r>
      </w:del>
      <w:r w:rsidRPr="0004387C">
        <w:t xml:space="preserve">. </w:t>
      </w:r>
      <w:r w:rsidR="00667B32">
        <w:fldChar w:fldCharType="begin"/>
      </w:r>
      <w:r w:rsidR="00667B32">
        <w:instrText xml:space="preserve"> REF _Ref169917203 \h </w:instrText>
      </w:r>
      <w:r w:rsidR="00667B32">
        <w:fldChar w:fldCharType="separate"/>
      </w:r>
      <w:r w:rsidR="00932F26">
        <w:t xml:space="preserve">Table </w:t>
      </w:r>
      <w:r w:rsidR="00932F26">
        <w:rPr>
          <w:noProof/>
        </w:rPr>
        <w:t>6</w:t>
      </w:r>
      <w:r w:rsidR="00667B32">
        <w:fldChar w:fldCharType="end"/>
      </w:r>
      <w:r w:rsidR="00472EC4">
        <w:t xml:space="preserve"> </w:t>
      </w:r>
      <w:r w:rsidRPr="0004387C">
        <w:t>shows the notional value and number of trades captured in my data</w:t>
      </w:r>
      <w:r>
        <w:t>, by clearing status and reference floating leg rate</w:t>
      </w:r>
      <w:r w:rsidRPr="0004387C">
        <w:t>.</w:t>
      </w:r>
    </w:p>
    <w:p w14:paraId="71F995EC" w14:textId="0A8DED42" w:rsidR="00916B59" w:rsidRDefault="00667B32" w:rsidP="00916B59">
      <w:r>
        <w:fldChar w:fldCharType="begin"/>
      </w:r>
      <w:r>
        <w:instrText xml:space="preserve"> REF _Ref169917219 \h </w:instrText>
      </w:r>
      <w:r>
        <w:fldChar w:fldCharType="separate"/>
      </w:r>
      <w:r w:rsidR="00932F26">
        <w:t xml:space="preserve">Table </w:t>
      </w:r>
      <w:r w:rsidR="00932F26">
        <w:rPr>
          <w:noProof/>
        </w:rPr>
        <w:t>7</w:t>
      </w:r>
      <w:r>
        <w:fldChar w:fldCharType="end"/>
      </w:r>
      <w:r>
        <w:t xml:space="preserve"> </w:t>
      </w:r>
      <w:r w:rsidR="00916B59">
        <w:t>shows summary statistics of the control variables used in the regression. Only contracts using LIBOR as the floating reference leg are included. Additionally, contracts that were “voluntarily cleared” prior to the mandate or “exempt from clearing” after the mandate are excluded</w:t>
      </w:r>
      <w:ins w:id="186" w:author="Arnob Alam" w:date="2025-02-04T14:12:00Z" w16du:dateUtc="2025-02-04T19:12:00Z">
        <w:r w:rsidR="001B3661">
          <w:rPr>
            <w:rStyle w:val="FootnoteReference"/>
          </w:rPr>
          <w:footnoteReference w:id="5"/>
        </w:r>
      </w:ins>
      <w:del w:id="188" w:author="Arnob Alam" w:date="2025-02-04T14:12:00Z" w16du:dateUtc="2025-02-04T19:12:00Z">
        <w:r w:rsidR="008507D9" w:rsidDel="002726FF">
          <w:delText xml:space="preserve"> (this is ~39% of </w:delText>
        </w:r>
        <w:r w:rsidR="00603CC8" w:rsidDel="002726FF">
          <w:delText xml:space="preserve">USD </w:delText>
        </w:r>
        <w:r w:rsidR="008507D9" w:rsidDel="002726FF">
          <w:delText>contracts in phase 1,</w:delText>
        </w:r>
        <w:r w:rsidR="00FA56B7" w:rsidDel="002726FF">
          <w:delText xml:space="preserve"> 22% of </w:delText>
        </w:r>
        <w:r w:rsidR="00603CC8" w:rsidDel="002726FF">
          <w:delText xml:space="preserve">USD </w:delText>
        </w:r>
        <w:r w:rsidR="00FA56B7" w:rsidDel="002726FF">
          <w:delText xml:space="preserve">contracts in phase 2, and </w:delText>
        </w:r>
        <w:r w:rsidR="00603CC8" w:rsidDel="002726FF">
          <w:delText xml:space="preserve">11% of contracts in phase 3; it is also </w:delText>
        </w:r>
        <w:r w:rsidR="00422C48" w:rsidDel="002726FF">
          <w:delText>52% of CAD contracts in phase 1 and 3 and 44% of CAD contracts in phase 2</w:delText>
        </w:r>
        <w:r w:rsidR="00603CC8" w:rsidDel="002726FF">
          <w:delText>)</w:delText>
        </w:r>
      </w:del>
      <w:r w:rsidR="00916B59">
        <w:t xml:space="preserve">. The leftmost column shows the statistics </w:t>
      </w:r>
      <w:r w:rsidR="003639B3">
        <w:t>of</w:t>
      </w:r>
      <w:r w:rsidR="00916B59">
        <w:t xml:space="preserve"> this dataset. For the main part of the </w:t>
      </w:r>
      <w:r w:rsidR="00BD0C23">
        <w:t>dissertation</w:t>
      </w:r>
      <w:r w:rsidR="00916B59">
        <w:t>, I further filter this data to swaps whose fixed rate is within 50 bps of the Bloomberg calculated fixed rate</w:t>
      </w:r>
      <w:r w:rsidR="00B74D7D">
        <w:t xml:space="preserve"> (as described earlier)</w:t>
      </w:r>
      <w:r w:rsidR="00916B59">
        <w:t xml:space="preserv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3ADE49A0" w:rsidR="00916B59" w:rsidRDefault="00916B59" w:rsidP="00916B59">
      <w:r>
        <w:t xml:space="preserve">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w:t>
      </w:r>
      <w:r w:rsidR="00971608">
        <w:t>fixed</w:t>
      </w:r>
      <w:r>
        <w:t xml:space="preserve"> rate). When receiving the fixed rate (and paying the floating leg), the dealer is likely to require a </w:t>
      </w:r>
      <w:r>
        <w:lastRenderedPageBreak/>
        <w:t xml:space="preserve">premium over the fair price. When paying the fixed rate, the dealer is likely to </w:t>
      </w:r>
      <w:r w:rsidR="004838E9">
        <w:t>require</w:t>
      </w:r>
      <w:r>
        <w:t xml:space="preserve">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17465AE" w14:textId="3063D6A2" w:rsidR="00565535" w:rsidRDefault="00565535">
      <w:pPr>
        <w:spacing w:line="240" w:lineRule="auto"/>
        <w:ind w:firstLine="0"/>
        <w:jc w:val="left"/>
      </w:pPr>
      <w:r>
        <w:br w:type="page"/>
      </w:r>
    </w:p>
    <w:p w14:paraId="67EA1842" w14:textId="48736DD0" w:rsidR="009F16B5" w:rsidRDefault="009F16B5" w:rsidP="009F16B5">
      <w:pPr>
        <w:pStyle w:val="Caption"/>
        <w:keepNext/>
        <w:rPr>
          <w:noProof/>
        </w:rPr>
      </w:pPr>
      <w:bookmarkStart w:id="189" w:name="_Ref169917203"/>
      <w:r>
        <w:lastRenderedPageBreak/>
        <w:t xml:space="preserve">Table </w:t>
      </w:r>
      <w:ins w:id="190" w:author="Arnob Alam" w:date="2025-02-05T20:50:00Z" w16du:dateUtc="2025-02-06T01:50:00Z">
        <w:r w:rsidR="00FE38B0">
          <w:fldChar w:fldCharType="begin"/>
        </w:r>
        <w:r w:rsidR="00FE38B0">
          <w:instrText xml:space="preserve"> SEQ Table \* ARABIC </w:instrText>
        </w:r>
      </w:ins>
      <w:r w:rsidR="00FE38B0">
        <w:fldChar w:fldCharType="separate"/>
      </w:r>
      <w:ins w:id="191" w:author="Arnob Alam" w:date="2025-02-06T14:36:00Z" w16du:dateUtc="2025-02-06T19:36:00Z">
        <w:r w:rsidR="00932F26">
          <w:rPr>
            <w:noProof/>
          </w:rPr>
          <w:t>6</w:t>
        </w:r>
      </w:ins>
      <w:ins w:id="192" w:author="Arnob Alam" w:date="2025-02-05T20:50:00Z" w16du:dateUtc="2025-02-06T01:50:00Z">
        <w:r w:rsidR="00FE38B0">
          <w:fldChar w:fldCharType="end"/>
        </w:r>
      </w:ins>
      <w:del w:id="193"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6</w:delText>
        </w:r>
        <w:r w:rsidR="00A717F9" w:rsidDel="00FE38B0">
          <w:rPr>
            <w:noProof/>
          </w:rPr>
          <w:fldChar w:fldCharType="end"/>
        </w:r>
      </w:del>
      <w:bookmarkEnd w:id="189"/>
      <w:r>
        <w:rPr>
          <w:noProof/>
        </w:rPr>
        <w:t xml:space="preserve"> </w:t>
      </w:r>
      <w:r w:rsidR="00C83A7E">
        <w:rPr>
          <w:noProof/>
        </w:rPr>
        <w:t xml:space="preserve">Number of contracts and notional values by </w:t>
      </w:r>
      <w:r w:rsidR="00E551E0">
        <w:rPr>
          <w:noProof/>
        </w:rPr>
        <w:t>c</w:t>
      </w:r>
      <w:r w:rsidR="00C83A7E">
        <w:rPr>
          <w:noProof/>
        </w:rPr>
        <w:t xml:space="preserve">learing </w:t>
      </w:r>
      <w:r w:rsidR="00E551E0">
        <w:rPr>
          <w:noProof/>
        </w:rPr>
        <w:t>s</w:t>
      </w:r>
      <w:r w:rsidR="00C83A7E">
        <w:rPr>
          <w:noProof/>
        </w:rPr>
        <w:t>tatus and reference rate for USD and CAD IR swaps contracts</w:t>
      </w:r>
      <w:r w:rsidR="00E551E0">
        <w:rPr>
          <w:noProof/>
        </w:rPr>
        <w:t xml:space="preserve"> </w:t>
      </w:r>
      <w:r w:rsidR="0070106C">
        <w:rPr>
          <w:noProof/>
        </w:rPr>
        <w:t>(</w:t>
      </w:r>
      <w:r w:rsidR="00E551E0">
        <w:rPr>
          <w:noProof/>
        </w:rPr>
        <w:t>for entire dataset prior to any filtering</w:t>
      </w:r>
      <w:r w:rsidR="0070106C">
        <w:rPr>
          <w:noProof/>
        </w:rPr>
        <w:t>). Data are presented for each phase and pre- and post- period separately.</w:t>
      </w:r>
      <w:r w:rsidR="002C4EA4">
        <w:rPr>
          <w:noProof/>
        </w:rPr>
        <w:t xml:space="preserve"> Note the increase in </w:t>
      </w:r>
      <w:r w:rsidR="00F22283">
        <w:rPr>
          <w:noProof/>
        </w:rPr>
        <w:t>clearing for USD contracts after the implementation of phase 1 (from 61% to 77%) and phase 2 (from78% to 90%).</w:t>
      </w:r>
    </w:p>
    <w:p w14:paraId="2AC7E2B6" w14:textId="74363C58" w:rsidR="00C83A7E" w:rsidRPr="00C83A7E" w:rsidRDefault="0018533F" w:rsidP="00C83A7E">
      <w:pPr>
        <w:jc w:val="center"/>
      </w:pPr>
      <w:r>
        <w:t>Pre-Phase</w:t>
      </w:r>
      <w:r w:rsidR="00C83A7E">
        <w:t xml:space="preserve"> 1</w:t>
      </w:r>
      <w:ins w:id="194" w:author="Arnob Alam" w:date="2025-02-04T14:13:00Z" w16du:dateUtc="2025-02-04T19:13:00Z">
        <w:r w:rsidR="006E69F4">
          <w:t xml:space="preserve"> (Feb 25- Mar 8)</w:t>
        </w:r>
      </w:ins>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trPr>
          <w:trHeight w:val="56"/>
        </w:trPr>
        <w:tc>
          <w:tcPr>
            <w:tcW w:w="0" w:type="auto"/>
            <w:shd w:val="clear" w:color="auto" w:fill="auto"/>
            <w:noWrap/>
            <w:vAlign w:val="bottom"/>
            <w:hideMark/>
          </w:tcPr>
          <w:p w14:paraId="6244BD9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32A9AFF6" w:rsidR="00C83A7E" w:rsidRDefault="00C83A7E" w:rsidP="00C83A7E">
      <w:pPr>
        <w:spacing w:line="240" w:lineRule="auto"/>
        <w:ind w:firstLine="0"/>
        <w:jc w:val="center"/>
      </w:pPr>
      <w:r>
        <w:t>Post Phase 1</w:t>
      </w:r>
      <w:ins w:id="195" w:author="Arnob Alam" w:date="2025-02-04T14:13:00Z" w16du:dateUtc="2025-02-04T19:13:00Z">
        <w:r w:rsidR="006E69F4">
          <w:t xml:space="preserve"> (Mar 11 – Mar 22)</w:t>
        </w:r>
      </w:ins>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39F3C301" w:rsidR="00565535" w:rsidRDefault="00565535">
      <w:pPr>
        <w:spacing w:line="240" w:lineRule="auto"/>
        <w:ind w:firstLine="0"/>
        <w:jc w:val="left"/>
      </w:pPr>
    </w:p>
    <w:p w14:paraId="6CD70B90" w14:textId="6B0A1E09" w:rsidR="00C83A7E" w:rsidRDefault="0018533F" w:rsidP="00C83A7E">
      <w:pPr>
        <w:spacing w:line="240" w:lineRule="auto"/>
        <w:ind w:firstLine="0"/>
        <w:jc w:val="center"/>
      </w:pPr>
      <w:r>
        <w:t>Pre-Phase</w:t>
      </w:r>
      <w:r w:rsidR="00C83A7E">
        <w:t xml:space="preserve"> 2</w:t>
      </w:r>
      <w:ins w:id="196" w:author="Arnob Alam" w:date="2025-02-04T14:13:00Z" w16du:dateUtc="2025-02-04T19:13:00Z">
        <w:r w:rsidR="006E69F4">
          <w:t xml:space="preserve"> (May 27 – Jun 7)</w:t>
        </w:r>
      </w:ins>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7AE7D395" w:rsidR="00C83A7E" w:rsidRDefault="00C83A7E" w:rsidP="00C83A7E">
      <w:pPr>
        <w:spacing w:line="240" w:lineRule="auto"/>
        <w:ind w:firstLine="0"/>
        <w:jc w:val="center"/>
      </w:pPr>
      <w:r>
        <w:t>Post Phase 2</w:t>
      </w:r>
      <w:ins w:id="197" w:author="Arnob Alam" w:date="2025-02-04T14:13:00Z" w16du:dateUtc="2025-02-04T19:13:00Z">
        <w:r w:rsidR="006E69F4">
          <w:t xml:space="preserve"> (Jun 10 – Jun 21)</w:t>
        </w:r>
      </w:ins>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1D54AD63" w:rsidR="00C83A7E" w:rsidRDefault="0018533F" w:rsidP="00C83A7E">
      <w:pPr>
        <w:spacing w:line="240" w:lineRule="auto"/>
        <w:ind w:firstLine="0"/>
        <w:jc w:val="center"/>
      </w:pPr>
      <w:r>
        <w:lastRenderedPageBreak/>
        <w:t>Pre-Phase</w:t>
      </w:r>
      <w:r w:rsidR="00C83A7E">
        <w:t xml:space="preserve"> 3</w:t>
      </w:r>
      <w:ins w:id="198" w:author="Arnob Alam" w:date="2025-02-04T14:13:00Z" w16du:dateUtc="2025-02-04T19:13:00Z">
        <w:r w:rsidR="00CA2E33">
          <w:t xml:space="preserve"> (Aug 26 – Sep 6)</w:t>
        </w:r>
      </w:ins>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66C1C94F" w:rsidR="00C83A7E" w:rsidRDefault="00C83A7E" w:rsidP="00C83A7E">
      <w:pPr>
        <w:spacing w:line="240" w:lineRule="auto"/>
        <w:ind w:firstLine="0"/>
        <w:jc w:val="center"/>
      </w:pPr>
      <w:r>
        <w:t>Post Phase 3</w:t>
      </w:r>
      <w:ins w:id="199" w:author="Arnob Alam" w:date="2025-02-04T14:14:00Z" w16du:dateUtc="2025-02-04T19:14:00Z">
        <w:r w:rsidR="00CA2E33">
          <w:t xml:space="preserve"> (Sep 9 – Sep 20)</w:t>
        </w:r>
      </w:ins>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2061C076" w:rsidR="009F16B5" w:rsidRDefault="009F16B5" w:rsidP="009F16B5">
      <w:pPr>
        <w:pStyle w:val="Caption"/>
        <w:keepNext/>
      </w:pPr>
      <w:bookmarkStart w:id="200" w:name="_Ref169917219"/>
      <w:r>
        <w:lastRenderedPageBreak/>
        <w:t xml:space="preserve">Table </w:t>
      </w:r>
      <w:ins w:id="201" w:author="Arnob Alam" w:date="2025-02-05T20:50:00Z" w16du:dateUtc="2025-02-06T01:50:00Z">
        <w:r w:rsidR="00FE38B0">
          <w:fldChar w:fldCharType="begin"/>
        </w:r>
        <w:r w:rsidR="00FE38B0">
          <w:instrText xml:space="preserve"> SEQ Table \* ARABIC </w:instrText>
        </w:r>
      </w:ins>
      <w:r w:rsidR="00FE38B0">
        <w:fldChar w:fldCharType="separate"/>
      </w:r>
      <w:ins w:id="202" w:author="Arnob Alam" w:date="2025-02-06T14:36:00Z" w16du:dateUtc="2025-02-06T19:36:00Z">
        <w:r w:rsidR="00932F26">
          <w:rPr>
            <w:noProof/>
          </w:rPr>
          <w:t>7</w:t>
        </w:r>
      </w:ins>
      <w:ins w:id="203" w:author="Arnob Alam" w:date="2025-02-05T20:50:00Z" w16du:dateUtc="2025-02-06T01:50:00Z">
        <w:r w:rsidR="00FE38B0">
          <w:fldChar w:fldCharType="end"/>
        </w:r>
      </w:ins>
      <w:del w:id="204"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7</w:delText>
        </w:r>
        <w:r w:rsidR="00A717F9" w:rsidDel="00FE38B0">
          <w:rPr>
            <w:noProof/>
          </w:rPr>
          <w:fldChar w:fldCharType="end"/>
        </w:r>
      </w:del>
      <w:bookmarkEnd w:id="200"/>
      <w:r>
        <w:rPr>
          <w:noProof/>
        </w:rPr>
        <w:t xml:space="preserve"> </w:t>
      </w:r>
      <w:r w:rsidR="00C83A7E">
        <w:rPr>
          <w:noProof/>
        </w:rPr>
        <w:t xml:space="preserve">Selected </w:t>
      </w:r>
      <w:del w:id="205" w:author="Arnob Alam" w:date="2025-02-04T14:14:00Z" w16du:dateUtc="2025-02-04T19:14:00Z">
        <w:r w:rsidR="00C415A8" w:rsidDel="00CA2E33">
          <w:rPr>
            <w:noProof/>
          </w:rPr>
          <w:delText>c</w:delText>
        </w:r>
        <w:r w:rsidR="00C83A7E" w:rsidDel="00CA2E33">
          <w:rPr>
            <w:noProof/>
          </w:rPr>
          <w:delText xml:space="preserve">haractersitics of </w:delText>
        </w:r>
        <w:r w:rsidR="005116D2" w:rsidDel="00CA2E33">
          <w:rPr>
            <w:noProof/>
          </w:rPr>
          <w:delText>the c</w:delText>
        </w:r>
        <w:r w:rsidR="00C83A7E" w:rsidDel="00CA2E33">
          <w:rPr>
            <w:noProof/>
          </w:rPr>
          <w:delText xml:space="preserve">ontrol </w:delText>
        </w:r>
        <w:r w:rsidR="005116D2" w:rsidDel="00CA2E33">
          <w:rPr>
            <w:noProof/>
          </w:rPr>
          <w:delText>v</w:delText>
        </w:r>
        <w:r w:rsidR="00C83A7E" w:rsidDel="00CA2E33">
          <w:rPr>
            <w:noProof/>
          </w:rPr>
          <w:delText>ariables</w:delText>
        </w:r>
      </w:del>
      <w:ins w:id="206" w:author="Arnob Alam" w:date="2025-02-04T14:14:00Z" w16du:dateUtc="2025-02-04T19:14:00Z">
        <w:r w:rsidR="00CA2E33">
          <w:rPr>
            <w:noProof/>
          </w:rPr>
          <w:t>contarct characteristics</w:t>
        </w:r>
      </w:ins>
      <w:r w:rsidR="005116D2">
        <w:rPr>
          <w:noProof/>
        </w:rPr>
        <w:t xml:space="preserve">. The “Main Dataset” </w:t>
      </w:r>
      <w:r w:rsidR="00C415A8">
        <w:rPr>
          <w:noProof/>
        </w:rPr>
        <w:t xml:space="preserve">reported in column 1 </w:t>
      </w:r>
      <w:r w:rsidR="00F14EBA">
        <w:rPr>
          <w:noProof/>
        </w:rPr>
        <w:t>is the dataset used in the main body of the dissertation.</w:t>
      </w:r>
      <w:r w:rsidR="0085449D">
        <w:rPr>
          <w:noProof/>
        </w:rPr>
        <w:t xml:space="preserve"> This dataset </w:t>
      </w:r>
      <w:r w:rsidR="00B11F4B">
        <w:rPr>
          <w:noProof/>
        </w:rPr>
        <w:t>is</w:t>
      </w:r>
      <w:r w:rsidR="0085449D">
        <w:rPr>
          <w:noProof/>
        </w:rPr>
        <w:t xml:space="preserve"> filtered to only include observations that use USD LIBOR or </w:t>
      </w:r>
      <w:r w:rsidR="00C415A8">
        <w:rPr>
          <w:noProof/>
        </w:rPr>
        <w:t>CAD CDOR as the reference rate, are not voluntarily cleared</w:t>
      </w:r>
      <w:r w:rsidR="00B11F4B">
        <w:rPr>
          <w:noProof/>
        </w:rPr>
        <w:t xml:space="preserve">, </w:t>
      </w:r>
      <w:r w:rsidR="00B24F57">
        <w:rPr>
          <w:noProof/>
        </w:rPr>
        <w:t>are not</w:t>
      </w:r>
      <w:r w:rsidR="00CE14BA">
        <w:rPr>
          <w:noProof/>
        </w:rPr>
        <w:t xml:space="preserve"> zero-coupon swaps</w:t>
      </w:r>
      <w:r w:rsidR="00B11F4B">
        <w:rPr>
          <w:noProof/>
        </w:rPr>
        <w:t xml:space="preserve"> and are within 50-bps of </w:t>
      </w:r>
      <w:r w:rsidR="0043272A">
        <w:rPr>
          <w:noProof/>
        </w:rPr>
        <w:t>“fair rate” for the swap reported by Bloomberg</w:t>
      </w:r>
      <w:r w:rsidR="00B24F57">
        <w:rPr>
          <w:noProof/>
        </w:rPr>
        <w:t>.</w:t>
      </w:r>
      <w:r w:rsidR="00B11F4B">
        <w:rPr>
          <w:noProof/>
        </w:rPr>
        <w:t xml:space="preserve"> Column 2 shows </w:t>
      </w:r>
      <w:r w:rsidR="0043272A">
        <w:rPr>
          <w:noProof/>
        </w:rPr>
        <w:t xml:space="preserve">the same dataset except the 50-bps </w:t>
      </w:r>
      <w:r w:rsidR="00465CB6">
        <w:rPr>
          <w:noProof/>
        </w:rPr>
        <w:t>within Bloomberg reported fair-value is removed.</w:t>
      </w:r>
    </w:p>
    <w:tbl>
      <w:tblPr>
        <w:tblW w:w="4978" w:type="dxa"/>
        <w:jc w:val="center"/>
        <w:tblLook w:val="04A0" w:firstRow="1" w:lastRow="0" w:firstColumn="1" w:lastColumn="0" w:noHBand="0" w:noVBand="1"/>
      </w:tblPr>
      <w:tblGrid>
        <w:gridCol w:w="1378"/>
        <w:gridCol w:w="1800"/>
        <w:gridCol w:w="1800"/>
      </w:tblGrid>
      <w:tr w:rsidR="005116D2" w:rsidRPr="00C61057" w14:paraId="2EAA49D8" w14:textId="7155CA6C" w:rsidTr="001C6B4F">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4EE7D384" w14:textId="77777777" w:rsidR="005116D2" w:rsidRPr="00780E79" w:rsidRDefault="005116D2" w:rsidP="005116D2">
            <w:pPr>
              <w:spacing w:line="240" w:lineRule="auto"/>
              <w:ind w:firstLine="0"/>
              <w:jc w:val="left"/>
              <w:rPr>
                <w:rFonts w:ascii="Aptos Narrow" w:eastAsia="Times New Roman" w:hAnsi="Aptos Narrow"/>
                <w:b/>
                <w:bCs/>
                <w:color w:val="000000"/>
              </w:rPr>
            </w:pPr>
            <w:r w:rsidRPr="00780E79">
              <w:rPr>
                <w:rFonts w:ascii="Aptos Narrow" w:eastAsia="Times New Roman" w:hAnsi="Aptos Narrow"/>
                <w:b/>
                <w:bCs/>
                <w:color w:val="000000"/>
              </w:rPr>
              <w:t>Main Dataset</w:t>
            </w:r>
          </w:p>
        </w:tc>
        <w:tc>
          <w:tcPr>
            <w:tcW w:w="1800" w:type="dxa"/>
            <w:tcBorders>
              <w:top w:val="nil"/>
              <w:left w:val="nil"/>
              <w:bottom w:val="nil"/>
              <w:right w:val="nil"/>
            </w:tcBorders>
            <w:shd w:val="clear" w:color="000000" w:fill="FFFFFF"/>
            <w:vAlign w:val="bottom"/>
          </w:tcPr>
          <w:p w14:paraId="03437D23" w14:textId="00739A58" w:rsidR="005116D2" w:rsidRPr="00780E79" w:rsidRDefault="005116D2" w:rsidP="005116D2">
            <w:pPr>
              <w:spacing w:line="240" w:lineRule="auto"/>
              <w:ind w:firstLine="0"/>
              <w:jc w:val="left"/>
              <w:rPr>
                <w:rFonts w:ascii="Aptos Narrow" w:eastAsia="Times New Roman" w:hAnsi="Aptos Narrow"/>
                <w:b/>
                <w:bCs/>
                <w:color w:val="000000"/>
              </w:rPr>
            </w:pPr>
            <w:r>
              <w:rPr>
                <w:rFonts w:ascii="Aptos Narrow" w:eastAsia="Times New Roman" w:hAnsi="Aptos Narrow"/>
                <w:b/>
                <w:bCs/>
                <w:color w:val="000000"/>
              </w:rPr>
              <w:t>No 50</w:t>
            </w:r>
            <w:r w:rsidR="00F14EBA">
              <w:rPr>
                <w:rFonts w:ascii="Aptos Narrow" w:eastAsia="Times New Roman" w:hAnsi="Aptos Narrow"/>
                <w:b/>
                <w:bCs/>
                <w:color w:val="000000"/>
              </w:rPr>
              <w:t>-</w:t>
            </w:r>
            <w:r>
              <w:rPr>
                <w:rFonts w:ascii="Aptos Narrow" w:eastAsia="Times New Roman" w:hAnsi="Aptos Narrow"/>
                <w:b/>
                <w:bCs/>
                <w:color w:val="000000"/>
              </w:rPr>
              <w:t>bps filter</w:t>
            </w:r>
          </w:p>
        </w:tc>
      </w:tr>
      <w:tr w:rsidR="005116D2" w:rsidRPr="00C61057" w14:paraId="204F3099" w14:textId="51A5C2D7" w:rsidTr="001C6B4F">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vAlign w:val="bottom"/>
          </w:tcPr>
          <w:p w14:paraId="5F30966F" w14:textId="625289B5"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116D2" w:rsidRPr="00C61057" w14:paraId="3081B577" w14:textId="1DA6E3B7" w:rsidTr="001C6B4F">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800" w:type="dxa"/>
            <w:tcBorders>
              <w:top w:val="nil"/>
              <w:left w:val="nil"/>
              <w:bottom w:val="nil"/>
              <w:right w:val="nil"/>
            </w:tcBorders>
            <w:shd w:val="clear" w:color="000000" w:fill="FFFFFF"/>
            <w:noWrap/>
            <w:vAlign w:val="bottom"/>
            <w:hideMark/>
          </w:tcPr>
          <w:p w14:paraId="2C00A9E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c>
          <w:tcPr>
            <w:tcW w:w="1800" w:type="dxa"/>
            <w:tcBorders>
              <w:top w:val="nil"/>
              <w:left w:val="nil"/>
              <w:bottom w:val="nil"/>
              <w:right w:val="nil"/>
            </w:tcBorders>
            <w:shd w:val="clear" w:color="000000" w:fill="FFFFFF"/>
            <w:vAlign w:val="bottom"/>
          </w:tcPr>
          <w:p w14:paraId="267AB4EE" w14:textId="1379DB5E"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r>
      <w:tr w:rsidR="005116D2" w:rsidRPr="00C61057" w14:paraId="012915DF" w14:textId="6BADE77D" w:rsidTr="001C6B4F">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800" w:type="dxa"/>
            <w:tcBorders>
              <w:top w:val="nil"/>
              <w:left w:val="nil"/>
              <w:bottom w:val="nil"/>
              <w:right w:val="nil"/>
            </w:tcBorders>
            <w:shd w:val="clear" w:color="000000" w:fill="FFFFFF"/>
            <w:noWrap/>
            <w:vAlign w:val="bottom"/>
            <w:hideMark/>
          </w:tcPr>
          <w:p w14:paraId="4B4A6C4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c>
          <w:tcPr>
            <w:tcW w:w="1800" w:type="dxa"/>
            <w:tcBorders>
              <w:top w:val="nil"/>
              <w:left w:val="nil"/>
              <w:bottom w:val="nil"/>
              <w:right w:val="nil"/>
            </w:tcBorders>
            <w:shd w:val="clear" w:color="000000" w:fill="FFFFFF"/>
            <w:vAlign w:val="bottom"/>
          </w:tcPr>
          <w:p w14:paraId="0996A352" w14:textId="44E16D3B"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r>
      <w:tr w:rsidR="005116D2" w:rsidRPr="00C61057" w14:paraId="0BA8E561" w14:textId="44D8C5A3" w:rsidTr="001C6B4F">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800" w:type="dxa"/>
            <w:tcBorders>
              <w:top w:val="nil"/>
              <w:left w:val="nil"/>
              <w:bottom w:val="nil"/>
              <w:right w:val="nil"/>
            </w:tcBorders>
            <w:shd w:val="clear" w:color="000000" w:fill="FFFFFF"/>
            <w:noWrap/>
            <w:vAlign w:val="bottom"/>
            <w:hideMark/>
          </w:tcPr>
          <w:p w14:paraId="217B20E0"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c>
          <w:tcPr>
            <w:tcW w:w="1800" w:type="dxa"/>
            <w:tcBorders>
              <w:top w:val="nil"/>
              <w:left w:val="nil"/>
              <w:bottom w:val="nil"/>
              <w:right w:val="nil"/>
            </w:tcBorders>
            <w:shd w:val="clear" w:color="000000" w:fill="FFFFFF"/>
            <w:vAlign w:val="bottom"/>
          </w:tcPr>
          <w:p w14:paraId="4B22CBD8" w14:textId="1728403C"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r>
      <w:tr w:rsidR="005116D2" w:rsidRPr="00C61057" w14:paraId="3FF0BE42" w14:textId="670A4F41" w:rsidTr="001C6B4F">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800" w:type="dxa"/>
            <w:tcBorders>
              <w:top w:val="nil"/>
              <w:left w:val="nil"/>
              <w:bottom w:val="nil"/>
              <w:right w:val="nil"/>
            </w:tcBorders>
            <w:shd w:val="clear" w:color="000000" w:fill="FFFFFF"/>
            <w:noWrap/>
            <w:vAlign w:val="bottom"/>
            <w:hideMark/>
          </w:tcPr>
          <w:p w14:paraId="72083546"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c>
          <w:tcPr>
            <w:tcW w:w="1800" w:type="dxa"/>
            <w:tcBorders>
              <w:top w:val="nil"/>
              <w:left w:val="nil"/>
              <w:bottom w:val="nil"/>
              <w:right w:val="nil"/>
            </w:tcBorders>
            <w:shd w:val="clear" w:color="000000" w:fill="FFFFFF"/>
            <w:vAlign w:val="bottom"/>
          </w:tcPr>
          <w:p w14:paraId="118F613C" w14:textId="7E35026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r>
      <w:tr w:rsidR="005116D2" w:rsidRPr="00C61057" w14:paraId="64AEEA1C" w14:textId="585F8D81" w:rsidTr="001C6B4F">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800" w:type="dxa"/>
            <w:tcBorders>
              <w:top w:val="nil"/>
              <w:left w:val="nil"/>
              <w:bottom w:val="nil"/>
              <w:right w:val="nil"/>
            </w:tcBorders>
            <w:shd w:val="clear" w:color="000000" w:fill="FFFFFF"/>
            <w:noWrap/>
            <w:vAlign w:val="bottom"/>
            <w:hideMark/>
          </w:tcPr>
          <w:p w14:paraId="51D7F3C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c>
          <w:tcPr>
            <w:tcW w:w="1800" w:type="dxa"/>
            <w:tcBorders>
              <w:top w:val="nil"/>
              <w:left w:val="nil"/>
              <w:bottom w:val="nil"/>
              <w:right w:val="nil"/>
            </w:tcBorders>
            <w:shd w:val="clear" w:color="000000" w:fill="FFFFFF"/>
            <w:vAlign w:val="bottom"/>
          </w:tcPr>
          <w:p w14:paraId="64C48393" w14:textId="52AB1E7C"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r>
      <w:tr w:rsidR="005116D2" w:rsidRPr="00C61057" w14:paraId="2FCCDB52" w14:textId="73486D8B" w:rsidTr="001C6B4F">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3C9F59EB" w14:textId="09BD63E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F2661E3" w14:textId="691AEC74" w:rsidTr="001C6B4F">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vAlign w:val="bottom"/>
            <w:hideMark/>
          </w:tcPr>
          <w:p w14:paraId="57D2702D"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tcPr>
          <w:p w14:paraId="48EE199F" w14:textId="41AD4046"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116D2" w:rsidRPr="00C61057" w14:paraId="15211D74" w14:textId="1D48D68C" w:rsidTr="001C6B4F">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800" w:type="dxa"/>
            <w:tcBorders>
              <w:top w:val="nil"/>
              <w:left w:val="nil"/>
              <w:bottom w:val="nil"/>
              <w:right w:val="nil"/>
            </w:tcBorders>
            <w:shd w:val="clear" w:color="000000" w:fill="FFFFFF"/>
            <w:noWrap/>
            <w:vAlign w:val="bottom"/>
            <w:hideMark/>
          </w:tcPr>
          <w:p w14:paraId="25219A1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c>
          <w:tcPr>
            <w:tcW w:w="1800" w:type="dxa"/>
            <w:tcBorders>
              <w:top w:val="nil"/>
              <w:left w:val="nil"/>
              <w:bottom w:val="nil"/>
              <w:right w:val="nil"/>
            </w:tcBorders>
            <w:shd w:val="clear" w:color="000000" w:fill="FFFFFF"/>
            <w:vAlign w:val="bottom"/>
          </w:tcPr>
          <w:p w14:paraId="0E5B7C4C" w14:textId="2E87843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r>
      <w:tr w:rsidR="005116D2" w:rsidRPr="00C61057" w14:paraId="7F2E8F43" w14:textId="1BFA4479" w:rsidTr="001C6B4F">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800" w:type="dxa"/>
            <w:tcBorders>
              <w:top w:val="nil"/>
              <w:left w:val="nil"/>
              <w:bottom w:val="nil"/>
              <w:right w:val="nil"/>
            </w:tcBorders>
            <w:shd w:val="clear" w:color="000000" w:fill="FFFFFF"/>
            <w:noWrap/>
            <w:vAlign w:val="bottom"/>
            <w:hideMark/>
          </w:tcPr>
          <w:p w14:paraId="325B99F8"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c>
          <w:tcPr>
            <w:tcW w:w="1800" w:type="dxa"/>
            <w:tcBorders>
              <w:top w:val="nil"/>
              <w:left w:val="nil"/>
              <w:bottom w:val="nil"/>
              <w:right w:val="nil"/>
            </w:tcBorders>
            <w:shd w:val="clear" w:color="000000" w:fill="FFFFFF"/>
            <w:vAlign w:val="bottom"/>
          </w:tcPr>
          <w:p w14:paraId="6B218C81" w14:textId="1FE8E49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r>
      <w:tr w:rsidR="005116D2" w:rsidRPr="00C61057" w14:paraId="4981361C" w14:textId="22EC5AF5" w:rsidTr="001C6B4F">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800" w:type="dxa"/>
            <w:tcBorders>
              <w:top w:val="nil"/>
              <w:left w:val="nil"/>
              <w:bottom w:val="nil"/>
              <w:right w:val="nil"/>
            </w:tcBorders>
            <w:shd w:val="clear" w:color="000000" w:fill="FFFFFF"/>
            <w:noWrap/>
            <w:vAlign w:val="bottom"/>
            <w:hideMark/>
          </w:tcPr>
          <w:p w14:paraId="511C65F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c>
          <w:tcPr>
            <w:tcW w:w="1800" w:type="dxa"/>
            <w:tcBorders>
              <w:top w:val="nil"/>
              <w:left w:val="nil"/>
              <w:bottom w:val="nil"/>
              <w:right w:val="nil"/>
            </w:tcBorders>
            <w:shd w:val="clear" w:color="000000" w:fill="FFFFFF"/>
            <w:vAlign w:val="bottom"/>
          </w:tcPr>
          <w:p w14:paraId="606A1ED7" w14:textId="449632D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r>
      <w:tr w:rsidR="005116D2" w:rsidRPr="00C61057" w14:paraId="0BC16ED7" w14:textId="03C63054" w:rsidTr="001C6B4F">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800" w:type="dxa"/>
            <w:tcBorders>
              <w:top w:val="nil"/>
              <w:left w:val="nil"/>
              <w:bottom w:val="nil"/>
              <w:right w:val="nil"/>
            </w:tcBorders>
            <w:shd w:val="clear" w:color="000000" w:fill="FFFFFF"/>
            <w:noWrap/>
            <w:vAlign w:val="bottom"/>
            <w:hideMark/>
          </w:tcPr>
          <w:p w14:paraId="5DF499E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c>
          <w:tcPr>
            <w:tcW w:w="1800" w:type="dxa"/>
            <w:tcBorders>
              <w:top w:val="nil"/>
              <w:left w:val="nil"/>
              <w:bottom w:val="nil"/>
              <w:right w:val="nil"/>
            </w:tcBorders>
            <w:shd w:val="clear" w:color="000000" w:fill="FFFFFF"/>
            <w:vAlign w:val="bottom"/>
          </w:tcPr>
          <w:p w14:paraId="6538C12F" w14:textId="512884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r>
      <w:tr w:rsidR="005116D2" w:rsidRPr="00C61057" w14:paraId="72BF0518" w14:textId="128F6108" w:rsidTr="001C6B4F">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218A1C7E" w14:textId="1A6DE14F"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23F2E9AF" w14:textId="7BDDA9DB" w:rsidTr="001C6B4F">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vAlign w:val="bottom"/>
          </w:tcPr>
          <w:p w14:paraId="01CA39C3" w14:textId="046949A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116D2" w:rsidRPr="00C61057" w14:paraId="54352325" w14:textId="12D4AE6B" w:rsidTr="001C6B4F">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800" w:type="dxa"/>
            <w:tcBorders>
              <w:top w:val="nil"/>
              <w:left w:val="nil"/>
              <w:bottom w:val="nil"/>
              <w:right w:val="nil"/>
            </w:tcBorders>
            <w:shd w:val="clear" w:color="000000" w:fill="FFFFFF"/>
            <w:noWrap/>
            <w:vAlign w:val="bottom"/>
            <w:hideMark/>
          </w:tcPr>
          <w:p w14:paraId="41C2409A"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c>
          <w:tcPr>
            <w:tcW w:w="1800" w:type="dxa"/>
            <w:tcBorders>
              <w:top w:val="nil"/>
              <w:left w:val="nil"/>
              <w:bottom w:val="nil"/>
              <w:right w:val="nil"/>
            </w:tcBorders>
            <w:shd w:val="clear" w:color="000000" w:fill="FFFFFF"/>
            <w:vAlign w:val="bottom"/>
          </w:tcPr>
          <w:p w14:paraId="0433E829" w14:textId="563B36C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r>
      <w:tr w:rsidR="005116D2" w:rsidRPr="00C61057" w14:paraId="0D931867" w14:textId="2B56E3C4" w:rsidTr="001C6B4F">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800" w:type="dxa"/>
            <w:tcBorders>
              <w:top w:val="nil"/>
              <w:left w:val="nil"/>
              <w:bottom w:val="nil"/>
              <w:right w:val="nil"/>
            </w:tcBorders>
            <w:shd w:val="clear" w:color="000000" w:fill="FFFFFF"/>
            <w:noWrap/>
            <w:vAlign w:val="bottom"/>
            <w:hideMark/>
          </w:tcPr>
          <w:p w14:paraId="5B52ABB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c>
          <w:tcPr>
            <w:tcW w:w="1800" w:type="dxa"/>
            <w:tcBorders>
              <w:top w:val="nil"/>
              <w:left w:val="nil"/>
              <w:bottom w:val="nil"/>
              <w:right w:val="nil"/>
            </w:tcBorders>
            <w:shd w:val="clear" w:color="000000" w:fill="FFFFFF"/>
            <w:vAlign w:val="bottom"/>
          </w:tcPr>
          <w:p w14:paraId="3F6C8E2D" w14:textId="38B04E99"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r>
      <w:tr w:rsidR="005116D2" w:rsidRPr="00C61057" w14:paraId="0077B08C" w14:textId="4728A82A" w:rsidTr="001C6B4F">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7DC831E4" w14:textId="5EC41E2B"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191E49F5" w14:textId="5900B210" w:rsidTr="001C6B4F">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vAlign w:val="bottom"/>
          </w:tcPr>
          <w:p w14:paraId="0ABC06BA" w14:textId="24C6489D"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116D2" w:rsidRPr="00C61057" w14:paraId="1A31ACCD" w14:textId="42B1D289" w:rsidTr="001C6B4F">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610BBBD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vAlign w:val="bottom"/>
          </w:tcPr>
          <w:p w14:paraId="3AE6AC35" w14:textId="65DC859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116D2" w:rsidRPr="00C61057" w14:paraId="5537AEE3" w14:textId="0EB6F746" w:rsidTr="001C6B4F">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11967CA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vAlign w:val="bottom"/>
          </w:tcPr>
          <w:p w14:paraId="1C38E803" w14:textId="57FD50BC"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116D2" w:rsidRPr="00C61057" w14:paraId="4C4CC9BA" w14:textId="004ECC97" w:rsidTr="001C6B4F">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2CB4CC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vAlign w:val="bottom"/>
          </w:tcPr>
          <w:p w14:paraId="6A0B7FEA" w14:textId="2C0F319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116D2" w:rsidRPr="00C61057" w14:paraId="59379D64" w14:textId="1A60E69C" w:rsidTr="001C6B4F">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079E267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vAlign w:val="bottom"/>
          </w:tcPr>
          <w:p w14:paraId="127B9EDB" w14:textId="5DED1F0D"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116D2" w:rsidRPr="00C61057" w14:paraId="5F07EC49" w14:textId="25794D6C" w:rsidTr="001C6B4F">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26DF49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vAlign w:val="bottom"/>
          </w:tcPr>
          <w:p w14:paraId="399BF57C" w14:textId="6CCD2956"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116D2" w:rsidRPr="00C61057" w14:paraId="6076C2CA" w14:textId="476C7BE8" w:rsidTr="001C6B4F">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AA03DF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vAlign w:val="bottom"/>
          </w:tcPr>
          <w:p w14:paraId="27DA4F38" w14:textId="15B7AC8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116D2" w:rsidRPr="00C61057" w14:paraId="32D5B8D0" w14:textId="0A96BAF6" w:rsidTr="001C6B4F">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538F2C48" w14:textId="42615F5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420FA64" w14:textId="42C9235E" w:rsidTr="001C6B4F">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vAlign w:val="bottom"/>
          </w:tcPr>
          <w:p w14:paraId="395EA989" w14:textId="2C92CF2A"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116D2" w:rsidRPr="00C61057" w14:paraId="0B336191" w14:textId="5625CD82" w:rsidTr="001C6B4F">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4E436981"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vAlign w:val="bottom"/>
          </w:tcPr>
          <w:p w14:paraId="0349E8BE" w14:textId="17225A3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116D2" w:rsidRPr="00C61057" w14:paraId="66A4B3EA" w14:textId="49BE291F" w:rsidTr="001C6B4F">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771473A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c>
          <w:tcPr>
            <w:tcW w:w="1800" w:type="dxa"/>
            <w:tcBorders>
              <w:top w:val="nil"/>
              <w:left w:val="nil"/>
              <w:bottom w:val="nil"/>
              <w:right w:val="nil"/>
            </w:tcBorders>
            <w:shd w:val="clear" w:color="000000" w:fill="FFFFFF"/>
            <w:vAlign w:val="bottom"/>
          </w:tcPr>
          <w:p w14:paraId="1F3C593D" w14:textId="1BEB052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r>
      <w:tr w:rsidR="005116D2" w:rsidRPr="00C61057" w14:paraId="48A8593A" w14:textId="7BC412B4" w:rsidTr="001C6B4F">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84E8DF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vAlign w:val="bottom"/>
          </w:tcPr>
          <w:p w14:paraId="2C0E816C" w14:textId="2230C2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116D2" w:rsidRPr="00C61057" w14:paraId="58068C71" w14:textId="3FE777B0" w:rsidTr="001C6B4F">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3F270C1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vAlign w:val="bottom"/>
          </w:tcPr>
          <w:p w14:paraId="2DE78018" w14:textId="43A041C4"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116D2" w:rsidRPr="00C61057" w14:paraId="552ECB21" w14:textId="14F64A1C" w:rsidTr="001C6B4F">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390A24B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vAlign w:val="bottom"/>
          </w:tcPr>
          <w:p w14:paraId="4785BEE2" w14:textId="7607D87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116D2" w:rsidRPr="00C61057" w14:paraId="61EC5791" w14:textId="13B52A1F" w:rsidTr="001C6B4F">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9955BB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c>
          <w:tcPr>
            <w:tcW w:w="1800" w:type="dxa"/>
            <w:tcBorders>
              <w:top w:val="nil"/>
              <w:left w:val="nil"/>
              <w:bottom w:val="nil"/>
              <w:right w:val="nil"/>
            </w:tcBorders>
            <w:shd w:val="clear" w:color="000000" w:fill="FFFFFF"/>
            <w:vAlign w:val="bottom"/>
          </w:tcPr>
          <w:p w14:paraId="281DA90D" w14:textId="26073188"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r>
    </w:tbl>
    <w:p w14:paraId="3E607767" w14:textId="07E92942" w:rsidR="00E162B2" w:rsidRDefault="00E162B2" w:rsidP="00076D05">
      <w:pPr>
        <w:pStyle w:val="Heading1"/>
      </w:pPr>
      <w:bookmarkStart w:id="207" w:name="_Ref169916076"/>
      <w:r>
        <w:lastRenderedPageBreak/>
        <w:t>Results</w:t>
      </w:r>
      <w:bookmarkEnd w:id="207"/>
    </w:p>
    <w:p w14:paraId="4624B044" w14:textId="07A5C269" w:rsidR="00565535" w:rsidRPr="00565535" w:rsidRDefault="00565535" w:rsidP="00076D05">
      <w:pPr>
        <w:pStyle w:val="Heading2"/>
      </w:pPr>
      <w:r>
        <w:t>Pri</w:t>
      </w:r>
      <w:ins w:id="208" w:author="Arnob Alam" w:date="2025-01-21T14:25:00Z" w16du:dateUtc="2025-01-21T19:25:00Z">
        <w:r w:rsidR="000B6289">
          <w:t>cing</w:t>
        </w:r>
      </w:ins>
      <w:del w:id="209" w:author="Arnob Alam" w:date="2025-01-21T14:25:00Z" w16du:dateUtc="2025-01-21T19:25:00Z">
        <w:r w:rsidDel="000B6289">
          <w:delText>ces</w:delText>
        </w:r>
      </w:del>
    </w:p>
    <w:p w14:paraId="7CE97D71" w14:textId="00C73512" w:rsidR="00916B59" w:rsidRDefault="00916B59" w:rsidP="00916B59">
      <w:r>
        <w:t>For analyzing the impact of the clearing mandate on prices, I compare USD</w:t>
      </w:r>
      <w:ins w:id="210" w:author="Arnob Alam" w:date="2025-01-21T14:26:00Z" w16du:dateUtc="2025-01-21T19:26:00Z">
        <w:r w:rsidR="00D0387A">
          <w:t xml:space="preserve"> </w:t>
        </w:r>
      </w:ins>
      <w:ins w:id="211" w:author="Arnob Alam" w:date="2025-01-21T14:25:00Z" w16du:dateUtc="2025-01-21T19:25:00Z">
        <w:r w:rsidR="00D0387A">
          <w:t xml:space="preserve">denominated </w:t>
        </w:r>
      </w:ins>
      <w:r>
        <w:t xml:space="preserve"> </w:t>
      </w:r>
      <w:del w:id="212" w:author="Arnob Alam" w:date="2025-01-21T14:26:00Z" w16du:dateUtc="2025-01-21T19:26:00Z">
        <w:r w:rsidDel="00D0387A">
          <w:delText xml:space="preserve">LIBOR denominated </w:delText>
        </w:r>
      </w:del>
      <w:r>
        <w:t xml:space="preserve">contracts </w:t>
      </w:r>
      <w:ins w:id="213" w:author="Arnob Alam" w:date="2025-01-21T14:26:00Z" w16du:dateUtc="2025-01-21T19:26:00Z">
        <w:r w:rsidR="00D0387A">
          <w:t xml:space="preserve">using LIBOR as the floating rate index, </w:t>
        </w:r>
      </w:ins>
      <w:r>
        <w:t xml:space="preserve">against </w:t>
      </w:r>
      <w:r w:rsidR="00036F9C">
        <w:t>CAD</w:t>
      </w:r>
      <w:r>
        <w:t xml:space="preserve"> </w:t>
      </w:r>
      <w:ins w:id="214" w:author="Arnob Alam" w:date="2025-01-21T14:26:00Z" w16du:dateUtc="2025-01-21T19:26:00Z">
        <w:r w:rsidR="00D0387A">
          <w:t xml:space="preserve">denominated </w:t>
        </w:r>
      </w:ins>
      <w:del w:id="215" w:author="Arnob Alam" w:date="2025-01-21T14:26:00Z" w16du:dateUtc="2025-01-21T19:26:00Z">
        <w:r w:rsidDel="00D0387A">
          <w:delText xml:space="preserve">CDOR </w:delText>
        </w:r>
      </w:del>
      <w:r>
        <w:t>contracts</w:t>
      </w:r>
      <w:ins w:id="216" w:author="Arnob Alam" w:date="2025-01-21T14:26:00Z" w16du:dateUtc="2025-01-21T19:26:00Z">
        <w:r w:rsidR="00D0387A">
          <w:t xml:space="preserve"> using the CDOR as the floating rate index</w:t>
        </w:r>
      </w:ins>
      <w:r>
        <w:t xml:space="preserve">. </w:t>
      </w:r>
      <w:ins w:id="217" w:author="Arnob Alam" w:date="2025-01-21T14:26:00Z" w16du:dateUtc="2025-01-21T19:26:00Z">
        <w:r w:rsidR="00407933">
          <w:t xml:space="preserve">The </w:t>
        </w:r>
      </w:ins>
      <w:r>
        <w:t>USD LIBOR contracts are subject to the CFTC clearing mandate (</w:t>
      </w:r>
      <w:del w:id="218" w:author="Arnob Alam" w:date="2025-01-21T14:26:00Z" w16du:dateUtc="2025-01-21T19:26:00Z">
        <w:r w:rsidDel="00407933">
          <w:delText xml:space="preserve">note that </w:delText>
        </w:r>
      </w:del>
      <w:r>
        <w:t xml:space="preserve">USD denominated contracts using </w:t>
      </w:r>
      <w:del w:id="219" w:author="Arnob Alam" w:date="2025-01-21T14:26:00Z" w16du:dateUtc="2025-01-21T19:26:00Z">
        <w:r w:rsidDel="00407933">
          <w:delText xml:space="preserve">another </w:delText>
        </w:r>
      </w:del>
      <w:ins w:id="220" w:author="Arnob Alam" w:date="2025-01-21T14:26:00Z" w16du:dateUtc="2025-01-21T19:26:00Z">
        <w:r w:rsidR="00407933">
          <w:t xml:space="preserve">a different </w:t>
        </w:r>
      </w:ins>
      <w:ins w:id="221" w:author="Arnob Alam" w:date="2025-01-21T14:27:00Z" w16du:dateUtc="2025-01-21T19:27:00Z">
        <w:r w:rsidR="00407933">
          <w:t xml:space="preserve">floating </w:t>
        </w:r>
      </w:ins>
      <w:del w:id="222" w:author="Arnob Alam" w:date="2025-01-21T14:27:00Z" w16du:dateUtc="2025-01-21T19:27:00Z">
        <w:r w:rsidDel="00407933">
          <w:delText xml:space="preserve">floating </w:delText>
        </w:r>
      </w:del>
      <w:r>
        <w:t xml:space="preserve">rate index such as the Federal Funds Rate </w:t>
      </w:r>
      <w:r w:rsidR="00036F9C">
        <w:t>are</w:t>
      </w:r>
      <w:r>
        <w:t xml:space="preserve"> not subject to the clearing mandate, but these contracts can be voluntarily cleared.</w:t>
      </w:r>
      <w:r w:rsidR="00163864">
        <w:t xml:space="preserve"> Contracts using </w:t>
      </w:r>
      <w:ins w:id="223" w:author="Arnob Alam" w:date="2025-01-21T14:27:00Z" w16du:dateUtc="2025-01-21T19:27:00Z">
        <w:r w:rsidR="000525FC">
          <w:t xml:space="preserve">other </w:t>
        </w:r>
      </w:ins>
      <w:r w:rsidR="00163864">
        <w:t xml:space="preserve">reference rates </w:t>
      </w:r>
      <w:del w:id="224" w:author="Arnob Alam" w:date="2025-01-21T14:27:00Z" w16du:dateUtc="2025-01-21T19:27:00Z">
        <w:r w:rsidR="00163864" w:rsidDel="000525FC">
          <w:delText xml:space="preserve">other </w:delText>
        </w:r>
      </w:del>
      <w:r w:rsidR="00163864">
        <w:t>than CDOR or USD LIBOR are excluded in this analysis).</w:t>
      </w:r>
    </w:p>
    <w:p w14:paraId="7EE9C1FE" w14:textId="426BE694" w:rsidR="00916B59" w:rsidRDefault="00667B32" w:rsidP="00916B59">
      <w:r>
        <w:fldChar w:fldCharType="begin"/>
      </w:r>
      <w:r>
        <w:instrText xml:space="preserve"> REF _Ref169917265 \h </w:instrText>
      </w:r>
      <w:r>
        <w:fldChar w:fldCharType="separate"/>
      </w:r>
      <w:r w:rsidR="00932F26">
        <w:t xml:space="preserve">Table </w:t>
      </w:r>
      <w:r w:rsidR="00932F26">
        <w:rPr>
          <w:noProof/>
        </w:rPr>
        <w:t>8</w:t>
      </w:r>
      <w:r>
        <w:fldChar w:fldCharType="end"/>
      </w:r>
      <w:r>
        <w:t xml:space="preserve"> </w:t>
      </w:r>
      <w:r w:rsidR="00916B59">
        <w:t xml:space="preserve">lists the </w:t>
      </w:r>
      <w:del w:id="225" w:author="Arnob Alam" w:date="2025-01-21T14:27:00Z" w16du:dateUtc="2025-01-21T19:27:00Z">
        <w:r w:rsidR="00916B59" w:rsidDel="000525FC">
          <w:delText xml:space="preserve">DiD </w:delText>
        </w:r>
      </w:del>
      <w:ins w:id="226" w:author="Arnob Alam" w:date="2025-01-21T14:27:00Z" w16du:dateUtc="2025-01-21T19:27:00Z">
        <w:r w:rsidR="000525FC">
          <w:t xml:space="preserve">difference-in-differences </w:t>
        </w:r>
      </w:ins>
      <w:r w:rsidR="00916B59">
        <w:t>results for the swap premium</w:t>
      </w:r>
      <w:ins w:id="227" w:author="Arnob Alam" w:date="2025-01-21T14:27:00Z" w16du:dateUtc="2025-01-21T19:27:00Z">
        <w:r w:rsidR="00D855A9">
          <w:t>,</w:t>
        </w:r>
      </w:ins>
      <w:r w:rsidR="009358B9">
        <w:t xml:space="preserve"> pooling data from all phases</w:t>
      </w:r>
      <w:r w:rsidR="00916B59">
        <w:t xml:space="preserve">. Column 1 shows a basic model without any controls for contract characteristics. </w:t>
      </w:r>
      <w:del w:id="228" w:author="Arnob Alam" w:date="2025-01-21T14:29:00Z" w16du:dateUtc="2025-01-21T19:29:00Z">
        <w:r w:rsidR="00916B59" w:rsidDel="00F921E4">
          <w:delText>The clearing mandate causes a ~14 bps rise in premia</w:delText>
        </w:r>
        <w:r w:rsidR="00DE0A4C" w:rsidDel="00F921E4">
          <w:delText xml:space="preserve"> across the three phases</w:delText>
        </w:r>
        <w:r w:rsidR="00916B59" w:rsidDel="00F921E4">
          <w:delText xml:space="preserve">. </w:delText>
        </w:r>
      </w:del>
      <w:del w:id="229" w:author="Arnob Alam" w:date="2025-01-21T14:28:00Z" w16du:dateUtc="2025-01-21T19:28:00Z">
        <w:r w:rsidR="00916B59" w:rsidDel="00C419CF">
          <w:delText xml:space="preserve">As expected, </w:delText>
        </w:r>
      </w:del>
      <w:del w:id="230" w:author="Arnob Alam" w:date="2025-01-21T14:29:00Z" w16du:dateUtc="2025-01-21T19:29:00Z">
        <w:r w:rsidR="00916B59" w:rsidDel="00F921E4">
          <w:delText xml:space="preserve">reducing the riskiness of the contract increases its price. </w:delText>
        </w:r>
      </w:del>
      <w:r w:rsidR="00916B59">
        <w:t xml:space="preserve">Column 2 shows the effects additional controls, such as the (log) notional value of the contract, day and period of trading and whether the notional value was “capped” (i.e. the exact value was not reported to the trade repo). </w:t>
      </w:r>
      <w:moveFromRangeStart w:id="231" w:author="Arnob Alam" w:date="2025-01-21T14:30:00Z" w:name="move188362216"/>
      <w:moveFrom w:id="232" w:author="Arnob Alam" w:date="2025-01-21T14:30:00Z" w16du:dateUtc="2025-01-21T19:30:00Z">
        <w:r w:rsidR="00916B59" w:rsidDel="00EB3234">
          <w:t>In this model, premia rise by ~ 13 bps. Thus, the results are robust to such controls.</w:t>
        </w:r>
      </w:moveFrom>
      <w:moveFromRangeEnd w:id="231"/>
    </w:p>
    <w:p w14:paraId="22B80D08" w14:textId="77777777" w:rsidR="00317C07" w:rsidRDefault="00317C07" w:rsidP="00317C07">
      <w:pPr>
        <w:rPr>
          <w:ins w:id="233" w:author="Arnob Alam" w:date="2025-02-04T14:15:00Z" w16du:dateUtc="2025-02-04T19:15:00Z"/>
        </w:rPr>
      </w:pPr>
      <w:ins w:id="234" w:author="Arnob Alam" w:date="2025-02-04T14:15:00Z" w16du:dateUtc="2025-02-04T19:15:00Z">
        <w:r>
          <w:t>The clearing mandate causes a ~14 bps rise in premia across the three phases in this model per the basic model. In the more advanced model with additional controls for contract characteristics, premia rise by ~13 bps. These results are qualitatively in line with the theoretical model, that reducing the riskiness of the contract increases its price.</w:t>
        </w:r>
      </w:ins>
    </w:p>
    <w:p w14:paraId="4663F5CF" w14:textId="741FAAC1" w:rsidR="00916B59" w:rsidRDefault="00CE3C4B" w:rsidP="00916B59">
      <w:pPr>
        <w:rPr>
          <w:ins w:id="235" w:author="Arnob Alam" w:date="2025-01-21T14:29:00Z" w16du:dateUtc="2025-01-21T19:29:00Z"/>
        </w:rPr>
      </w:pPr>
      <w:ins w:id="236" w:author="Arnob Alam" w:date="2025-02-04T14:14:00Z" w16du:dateUtc="2025-02-04T19:14:00Z">
        <w:r>
          <w:t>Examining the control variables, be</w:t>
        </w:r>
      </w:ins>
      <w:ins w:id="237" w:author="Arnob Alam" w:date="2025-02-04T14:15:00Z" w16du:dateUtc="2025-02-04T19:15:00Z">
        <w:r>
          <w:t xml:space="preserve">ginning with </w:t>
        </w:r>
        <w:r w:rsidR="00317C07">
          <w:t xml:space="preserve">the trading day and </w:t>
        </w:r>
      </w:ins>
      <w:del w:id="238" w:author="Arnob Alam" w:date="2025-02-04T14:15:00Z" w16du:dateUtc="2025-02-04T19:15:00Z">
        <w:r w:rsidR="00916B59" w:rsidDel="00317C07">
          <w:delText xml:space="preserve">Using </w:delText>
        </w:r>
      </w:del>
      <w:ins w:id="239" w:author="Arnob Alam" w:date="2025-02-04T14:15:00Z" w16du:dateUtc="2025-02-04T19:15:00Z">
        <w:r w:rsidR="00317C07">
          <w:t xml:space="preserve">using </w:t>
        </w:r>
      </w:ins>
      <w:r w:rsidR="00916B59">
        <w:t>Wednesday as the reference level, I note that there is a 1</w:t>
      </w:r>
      <w:r w:rsidR="00167482">
        <w:t>.0</w:t>
      </w:r>
      <w:r w:rsidR="00916B59">
        <w:t>-3</w:t>
      </w:r>
      <w:r w:rsidR="00167482">
        <w:t>.0</w:t>
      </w:r>
      <w:r w:rsidR="00916B59">
        <w:t xml:space="preserve"> bps increase in the premium depending on the trading day. There is also a 1.0-1.3 bps decrease in the premium for trading in morning, afternoon or off hours trading sessions (as compared to mid-day). </w:t>
      </w:r>
      <w:del w:id="240" w:author="Arnob Alam" w:date="2025-01-21T14:35:00Z" w16du:dateUtc="2025-01-21T19:35:00Z">
        <w:r w:rsidR="00916B59" w:rsidDel="00BF61CF">
          <w:delText>Note that b</w:delText>
        </w:r>
      </w:del>
      <w:ins w:id="241" w:author="Arnob Alam" w:date="2025-01-21T14:35:00Z" w16du:dateUtc="2025-01-21T19:35:00Z">
        <w:r w:rsidR="00BF61CF">
          <w:t>B</w:t>
        </w:r>
      </w:ins>
      <w:r w:rsidR="00916B59">
        <w:t>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Although statistically significant, the magnitude</w:t>
      </w:r>
      <w:r w:rsidR="00273AE0">
        <w:t>s</w:t>
      </w:r>
      <w:r w:rsidR="00916B59">
        <w:t xml:space="preserve"> of the effects are small, ranging from 0.03 to 3 bps.</w:t>
      </w:r>
    </w:p>
    <w:p w14:paraId="4C5BCFC2" w14:textId="311A4865" w:rsidR="00EB3234" w:rsidDel="00317C07" w:rsidRDefault="00EB3234" w:rsidP="00916B59">
      <w:pPr>
        <w:rPr>
          <w:del w:id="242" w:author="Arnob Alam" w:date="2025-02-04T14:15:00Z" w16du:dateUtc="2025-02-04T19:15:00Z"/>
        </w:rPr>
      </w:pPr>
      <w:moveToRangeStart w:id="243" w:author="Arnob Alam" w:date="2025-01-21T14:30:00Z" w:name="move188362216"/>
      <w:moveTo w:id="244" w:author="Arnob Alam" w:date="2025-01-21T14:30:00Z" w16du:dateUtc="2025-01-21T19:30:00Z">
        <w:del w:id="245" w:author="Arnob Alam" w:date="2025-02-04T14:15:00Z" w16du:dateUtc="2025-02-04T19:15:00Z">
          <w:r w:rsidDel="00317C07">
            <w:lastRenderedPageBreak/>
            <w:delText xml:space="preserve">In </w:delText>
          </w:r>
        </w:del>
        <w:del w:id="246" w:author="Arnob Alam" w:date="2025-01-21T14:30:00Z" w16du:dateUtc="2025-01-21T19:30:00Z">
          <w:r w:rsidDel="00EB3234">
            <w:delText>this</w:delText>
          </w:r>
        </w:del>
        <w:del w:id="247" w:author="Arnob Alam" w:date="2025-02-04T14:15:00Z" w16du:dateUtc="2025-02-04T19:15:00Z">
          <w:r w:rsidDel="00317C07">
            <w:delText xml:space="preserve"> model, premia rise by ~</w:delText>
          </w:r>
        </w:del>
        <w:del w:id="248" w:author="Arnob Alam" w:date="2025-01-21T14:30:00Z" w16du:dateUtc="2025-01-21T19:30:00Z">
          <w:r w:rsidDel="00574F24">
            <w:delText xml:space="preserve"> </w:delText>
          </w:r>
        </w:del>
        <w:del w:id="249" w:author="Arnob Alam" w:date="2025-02-04T14:15:00Z" w16du:dateUtc="2025-02-04T19:15:00Z">
          <w:r w:rsidDel="00317C07">
            <w:delText xml:space="preserve">13 bps. </w:delText>
          </w:r>
        </w:del>
        <w:del w:id="250" w:author="Arnob Alam" w:date="2025-01-21T14:36:00Z" w16du:dateUtc="2025-01-21T19:36:00Z">
          <w:r w:rsidDel="00F33966">
            <w:delText>Thus, the results are robust to such controls.</w:delText>
          </w:r>
        </w:del>
      </w:moveTo>
      <w:moveToRangeEnd w:id="243"/>
    </w:p>
    <w:commentRangeStart w:id="251"/>
    <w:p w14:paraId="0C30AB93" w14:textId="49F40152" w:rsidR="00565535" w:rsidRDefault="00337EDA" w:rsidP="00A712D2">
      <w:r>
        <w:fldChar w:fldCharType="begin"/>
      </w:r>
      <w:r>
        <w:instrText xml:space="preserve"> REF _Ref169917329 \h </w:instrText>
      </w:r>
      <w:r>
        <w:fldChar w:fldCharType="separate"/>
      </w:r>
      <w:r w:rsidR="00932F26">
        <w:t xml:space="preserve">Table </w:t>
      </w:r>
      <w:r w:rsidR="00932F26">
        <w:rPr>
          <w:noProof/>
        </w:rPr>
        <w:t>9</w:t>
      </w:r>
      <w:r>
        <w:fldChar w:fldCharType="end"/>
      </w:r>
      <w:r>
        <w:t xml:space="preserve"> </w:t>
      </w:r>
      <w:r w:rsidR="00916B59">
        <w:t xml:space="preserve">shows the result of </w:t>
      </w:r>
      <w:r w:rsidR="00075277">
        <w:t xml:space="preserve">a </w:t>
      </w:r>
      <w:del w:id="252" w:author="Arnob Alam" w:date="2025-01-21T14:36:00Z" w16du:dateUtc="2025-01-21T19:36:00Z">
        <w:r w:rsidR="00075277" w:rsidDel="003C2223">
          <w:delText xml:space="preserve">DiD </w:delText>
        </w:r>
      </w:del>
      <w:ins w:id="253" w:author="Arnob Alam" w:date="2025-01-21T14:36:00Z" w16du:dateUtc="2025-01-21T19:36:00Z">
        <w:r w:rsidR="003C2223">
          <w:t xml:space="preserve">difference-in-differences </w:t>
        </w:r>
      </w:ins>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previously, </w:t>
      </w:r>
      <w:r w:rsidR="00E203C9">
        <w:t>there 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w:t>
      </w:r>
      <w:del w:id="254" w:author="Arnob Alam" w:date="2025-02-04T14:16:00Z" w16du:dateUtc="2025-02-04T19:16:00Z">
        <w:r w:rsidR="00870477" w:rsidDel="002063B5">
          <w:delText xml:space="preserve"> associated</w:delText>
        </w:r>
      </w:del>
      <w:del w:id="255" w:author="Arnob Alam" w:date="2025-02-04T14:15:00Z" w16du:dateUtc="2025-02-04T19:15:00Z">
        <w:r w:rsidR="00870477" w:rsidDel="002063B5">
          <w:delText xml:space="preserve"> with an additional </w:delText>
        </w:r>
        <w:r w:rsidR="00590C7A" w:rsidDel="002063B5">
          <w:delText>12% increase in the cleared volume</w:delText>
        </w:r>
      </w:del>
      <w:r w:rsidR="00916B59">
        <w:t xml:space="preserve">. In phase 3, </w:t>
      </w:r>
      <w:del w:id="256" w:author="Arnob Alam" w:date="2025-02-04T14:16:00Z" w16du:dateUtc="2025-02-04T19:16:00Z">
        <w:r w:rsidR="00916B59" w:rsidDel="003933C2">
          <w:delText>a larger set of market participants fell under the mandate</w:delText>
        </w:r>
        <w:r w:rsidR="00590C7A" w:rsidDel="003933C2">
          <w:delText xml:space="preserve"> (although the cleared volume did not change)</w:delText>
        </w:r>
        <w:r w:rsidR="00916B59" w:rsidDel="003933C2">
          <w:delText xml:space="preserve">, and </w:delText>
        </w:r>
      </w:del>
      <w:r w:rsidR="00916B59">
        <w:t>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commentRangeEnd w:id="251"/>
      <w:r w:rsidR="00A047F1">
        <w:rPr>
          <w:rStyle w:val="CommentReference"/>
        </w:rPr>
        <w:commentReference w:id="251"/>
      </w:r>
      <w:ins w:id="257" w:author="Arnob Alam" w:date="2025-01-21T14:40:00Z" w16du:dateUtc="2025-01-21T19:40:00Z">
        <w:r w:rsidR="00822C59">
          <w:t xml:space="preserve"> The results are consistent with the </w:t>
        </w:r>
        <w:r w:rsidR="00B96FD0">
          <w:t>pooled difference-in-differences</w:t>
        </w:r>
      </w:ins>
      <w:ins w:id="258" w:author="Arnob Alam" w:date="2025-01-21T14:41:00Z" w16du:dateUtc="2025-01-21T19:41:00Z">
        <w:r w:rsidR="00B96FD0">
          <w:t>, with most of the effect occurring during the third phase of the mandate.</w:t>
        </w:r>
      </w:ins>
    </w:p>
    <w:p w14:paraId="5BEFE85B" w14:textId="15DDFD8A" w:rsidR="000A0237" w:rsidRDefault="000A0237" w:rsidP="000A0237">
      <w:r>
        <w:fldChar w:fldCharType="begin"/>
      </w:r>
      <w:r>
        <w:instrText xml:space="preserve"> REF _Ref170030812 \h </w:instrText>
      </w:r>
      <w:r>
        <w:fldChar w:fldCharType="separate"/>
      </w:r>
      <w:r w:rsidR="00932F26">
        <w:t xml:space="preserve">Table </w:t>
      </w:r>
      <w:r w:rsidR="00932F26">
        <w:rPr>
          <w:noProof/>
        </w:rPr>
        <w:t>10</w:t>
      </w:r>
      <w:r>
        <w:fldChar w:fldCharType="end"/>
      </w:r>
      <w:r>
        <w:t xml:space="preserve"> shows the results of a similar regression using an alternative currency pair. The CFTC clearing mandate also affected contracts denominated in GBP using the LIBOR as the reference rate (with implementation dates the same as the USD LIBOR clearing mandate). These contracts </w:t>
      </w:r>
      <w:ins w:id="259" w:author="Arnob Alam" w:date="2025-01-21T14:41:00Z" w16du:dateUtc="2025-01-21T19:41:00Z">
        <w:r w:rsidR="00950094">
          <w:t xml:space="preserve">now </w:t>
        </w:r>
      </w:ins>
      <w:r>
        <w:t xml:space="preserve">serve as the treatment group. The clearing mandate did not apply to </w:t>
      </w:r>
      <w:r w:rsidR="00F211BF">
        <w:t>Swiss Franc (</w:t>
      </w:r>
      <w:r>
        <w:t>CHF</w:t>
      </w:r>
      <w:r w:rsidR="00F211BF">
        <w:t>)</w:t>
      </w:r>
      <w:r>
        <w:t xml:space="preserve"> denominated contracts, and </w:t>
      </w:r>
      <w:del w:id="260" w:author="Arnob Alam" w:date="2025-01-21T14:42:00Z" w16du:dateUtc="2025-01-21T19:42:00Z">
        <w:r w:rsidDel="00436BF3">
          <w:delText xml:space="preserve">this </w:delText>
        </w:r>
      </w:del>
      <w:ins w:id="261" w:author="Arnob Alam" w:date="2025-01-21T14:42:00Z" w16du:dateUtc="2025-01-21T19:42:00Z">
        <w:r w:rsidR="00436BF3">
          <w:t xml:space="preserve">these contracts now </w:t>
        </w:r>
      </w:ins>
      <w:r>
        <w:t>serve</w:t>
      </w:r>
      <w:del w:id="262" w:author="Arnob Alam" w:date="2025-01-21T14:42:00Z" w16du:dateUtc="2025-01-21T19:42:00Z">
        <w:r w:rsidDel="00436BF3">
          <w:delText>s</w:delText>
        </w:r>
      </w:del>
      <w:r>
        <w:t xml:space="preserve"> as the control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3441CE73" w:rsidR="009F16B5" w:rsidRDefault="009F16B5" w:rsidP="009F16B5">
      <w:pPr>
        <w:pStyle w:val="Caption"/>
        <w:keepNext/>
        <w:jc w:val="left"/>
      </w:pPr>
      <w:bookmarkStart w:id="263" w:name="_Ref169917265"/>
      <w:r>
        <w:lastRenderedPageBreak/>
        <w:t xml:space="preserve">Table </w:t>
      </w:r>
      <w:ins w:id="264" w:author="Arnob Alam" w:date="2025-02-05T20:50:00Z" w16du:dateUtc="2025-02-06T01:50:00Z">
        <w:r w:rsidR="00FE38B0">
          <w:fldChar w:fldCharType="begin"/>
        </w:r>
        <w:r w:rsidR="00FE38B0">
          <w:instrText xml:space="preserve"> SEQ Table \* ARABIC </w:instrText>
        </w:r>
      </w:ins>
      <w:r w:rsidR="00FE38B0">
        <w:fldChar w:fldCharType="separate"/>
      </w:r>
      <w:ins w:id="265" w:author="Arnob Alam" w:date="2025-02-06T14:36:00Z" w16du:dateUtc="2025-02-06T19:36:00Z">
        <w:r w:rsidR="00932F26">
          <w:rPr>
            <w:noProof/>
          </w:rPr>
          <w:t>8</w:t>
        </w:r>
      </w:ins>
      <w:ins w:id="266" w:author="Arnob Alam" w:date="2025-02-05T20:50:00Z" w16du:dateUtc="2025-02-06T01:50:00Z">
        <w:r w:rsidR="00FE38B0">
          <w:fldChar w:fldCharType="end"/>
        </w:r>
      </w:ins>
      <w:del w:id="267"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8</w:delText>
        </w:r>
        <w:r w:rsidR="00A717F9" w:rsidDel="00FE38B0">
          <w:rPr>
            <w:noProof/>
          </w:rPr>
          <w:fldChar w:fldCharType="end"/>
        </w:r>
      </w:del>
      <w:bookmarkEnd w:id="263"/>
      <w:r>
        <w:rPr>
          <w:noProof/>
        </w:rPr>
        <w:t xml:space="preserve"> </w:t>
      </w:r>
      <w:r w:rsidR="005C7134">
        <w:rPr>
          <w:noProof/>
        </w:rPr>
        <w:t>DiD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DiD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77777777" w:rsidR="00E203C9" w:rsidRDefault="00E203C9">
            <w:pPr>
              <w:jc w:val="center"/>
              <w:rPr>
                <w:rFonts w:eastAsia="Times New Roman"/>
              </w:rPr>
            </w:pPr>
            <w:r>
              <w:rPr>
                <w:rStyle w:val="Strong"/>
              </w:rPr>
              <w:t>Difference-in-Differences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2EE1923B" w:rsidR="009F16B5" w:rsidRDefault="009F16B5" w:rsidP="00337EDA">
      <w:pPr>
        <w:pStyle w:val="Caption"/>
        <w:rPr>
          <w:noProof/>
        </w:rPr>
      </w:pPr>
      <w:r>
        <w:br w:type="page"/>
      </w:r>
      <w:bookmarkStart w:id="268" w:name="_Ref169917329"/>
      <w:r>
        <w:lastRenderedPageBreak/>
        <w:t xml:space="preserve">Table </w:t>
      </w:r>
      <w:ins w:id="269" w:author="Arnob Alam" w:date="2025-02-05T20:50:00Z" w16du:dateUtc="2025-02-06T01:50:00Z">
        <w:r w:rsidR="00FE38B0">
          <w:fldChar w:fldCharType="begin"/>
        </w:r>
        <w:r w:rsidR="00FE38B0">
          <w:instrText xml:space="preserve"> SEQ Table \* ARABIC </w:instrText>
        </w:r>
      </w:ins>
      <w:r w:rsidR="00FE38B0">
        <w:fldChar w:fldCharType="separate"/>
      </w:r>
      <w:ins w:id="270" w:author="Arnob Alam" w:date="2025-02-06T14:36:00Z" w16du:dateUtc="2025-02-06T19:36:00Z">
        <w:r w:rsidR="00932F26">
          <w:rPr>
            <w:noProof/>
          </w:rPr>
          <w:t>9</w:t>
        </w:r>
      </w:ins>
      <w:ins w:id="271" w:author="Arnob Alam" w:date="2025-02-05T20:50:00Z" w16du:dateUtc="2025-02-06T01:50:00Z">
        <w:r w:rsidR="00FE38B0">
          <w:fldChar w:fldCharType="end"/>
        </w:r>
      </w:ins>
      <w:del w:id="272"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9</w:delText>
        </w:r>
        <w:r w:rsidR="00A717F9" w:rsidDel="00FE38B0">
          <w:rPr>
            <w:noProof/>
          </w:rPr>
          <w:fldChar w:fldCharType="end"/>
        </w:r>
      </w:del>
      <w:bookmarkEnd w:id="268"/>
      <w:r>
        <w:rPr>
          <w:noProof/>
        </w:rPr>
        <w:t xml:space="preserve"> </w:t>
      </w:r>
      <w:r w:rsidR="00C7357E">
        <w:rPr>
          <w:noProof/>
        </w:rPr>
        <w:t xml:space="preserve">Difference-in-Dfferences results for prices by </w:t>
      </w:r>
      <w:r w:rsidR="00CF46DD">
        <w:rPr>
          <w:noProof/>
        </w:rPr>
        <w:t xml:space="preserve">each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lastRenderedPageBreak/>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1D7894D8" w:rsidR="008F3A03" w:rsidRDefault="008F3A03" w:rsidP="006903EF">
      <w:pPr>
        <w:pStyle w:val="Caption"/>
        <w:keepNext/>
      </w:pPr>
      <w:bookmarkStart w:id="273" w:name="_Ref170030812"/>
      <w:r>
        <w:t xml:space="preserve">Table </w:t>
      </w:r>
      <w:ins w:id="274" w:author="Arnob Alam" w:date="2025-02-05T20:50:00Z" w16du:dateUtc="2025-02-06T01:50:00Z">
        <w:r w:rsidR="00FE38B0">
          <w:fldChar w:fldCharType="begin"/>
        </w:r>
        <w:r w:rsidR="00FE38B0">
          <w:instrText xml:space="preserve"> SEQ Table \* ARABIC </w:instrText>
        </w:r>
      </w:ins>
      <w:r w:rsidR="00FE38B0">
        <w:fldChar w:fldCharType="separate"/>
      </w:r>
      <w:ins w:id="275" w:author="Arnob Alam" w:date="2025-02-06T14:36:00Z" w16du:dateUtc="2025-02-06T19:36:00Z">
        <w:r w:rsidR="00932F26">
          <w:rPr>
            <w:noProof/>
          </w:rPr>
          <w:t>10</w:t>
        </w:r>
      </w:ins>
      <w:ins w:id="276" w:author="Arnob Alam" w:date="2025-02-05T20:50:00Z" w16du:dateUtc="2025-02-06T01:50:00Z">
        <w:r w:rsidR="00FE38B0">
          <w:fldChar w:fldCharType="end"/>
        </w:r>
      </w:ins>
      <w:del w:id="277"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10</w:delText>
        </w:r>
        <w:r w:rsidR="00A717F9" w:rsidDel="00FE38B0">
          <w:rPr>
            <w:noProof/>
          </w:rPr>
          <w:fldChar w:fldCharType="end"/>
        </w:r>
      </w:del>
      <w:bookmarkEnd w:id="273"/>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117F6EA2" w:rsidR="00AF5C18" w:rsidRDefault="00765A98" w:rsidP="00AF5C18">
      <w:r>
        <w:t xml:space="preserve">As noted previously, </w:t>
      </w:r>
      <w:r w:rsidR="00D1247B">
        <w:t xml:space="preserve">liquidity is a broad concept with several measures. I begin by examining the impact </w:t>
      </w:r>
      <w:r w:rsidR="00951EB8">
        <w:t>of the central clearing mandate on the relative bid-ask spread prevalent at the end of the trading day</w:t>
      </w:r>
      <w:ins w:id="278" w:author="Arnob Alam" w:date="2025-01-21T16:01:00Z" w16du:dateUtc="2025-01-21T21:01:00Z">
        <w:r w:rsidR="00D3347C">
          <w:t xml:space="preserve">, a measure of the </w:t>
        </w:r>
      </w:ins>
      <w:del w:id="279" w:author="Arnob Alam" w:date="2025-01-21T16:01:00Z" w16du:dateUtc="2025-01-21T21:01:00Z">
        <w:r w:rsidR="00951EB8" w:rsidDel="00D3347C">
          <w:delText xml:space="preserve">. </w:delText>
        </w:r>
        <w:r w:rsidR="005C32AB" w:rsidDel="00D3347C">
          <w:delText>This could be a proxy for the relative</w:delText>
        </w:r>
      </w:del>
      <w:r w:rsidR="005C32AB">
        <w:t xml:space="preserve"> trading cost (at least at the closing)</w:t>
      </w:r>
      <w:ins w:id="280" w:author="Arnob Alam" w:date="2025-01-21T16:02:00Z" w16du:dateUtc="2025-01-21T21:02:00Z">
        <w:r w:rsidR="00D3347C">
          <w:t xml:space="preserve"> scaled to the price of the contract</w:t>
        </w:r>
      </w:ins>
      <w:r w:rsidR="005C32AB">
        <w:t xml:space="preserve">. </w:t>
      </w:r>
      <w:r w:rsidR="000E7A31">
        <w:fldChar w:fldCharType="begin"/>
      </w:r>
      <w:r w:rsidR="000E7A31">
        <w:instrText xml:space="preserve"> REF _Ref170051638 \h </w:instrText>
      </w:r>
      <w:r w:rsidR="000E7A31">
        <w:fldChar w:fldCharType="separate"/>
      </w:r>
      <w:r w:rsidR="00932F26">
        <w:t xml:space="preserve">Table </w:t>
      </w:r>
      <w:r w:rsidR="00932F26">
        <w:rPr>
          <w:noProof/>
        </w:rPr>
        <w:t>11</w:t>
      </w:r>
      <w:r w:rsidR="000E7A31">
        <w:fldChar w:fldCharType="end"/>
      </w:r>
      <w:r w:rsidR="00337EDA">
        <w:t xml:space="preserve"> </w:t>
      </w:r>
      <w:r w:rsidR="00AF5C18">
        <w:t xml:space="preserve">shows the results of </w:t>
      </w:r>
      <w:r w:rsidR="005C32AB">
        <w:t xml:space="preserve">a </w:t>
      </w:r>
      <w:r w:rsidR="00AF5C18">
        <w:t>difference-in-difference</w:t>
      </w:r>
      <w:r w:rsidR="005C32AB">
        <w:t>s</w:t>
      </w:r>
      <w:r w:rsidR="00AF5C18">
        <w:t xml:space="preserve"> regression for </w:t>
      </w:r>
      <w:r w:rsidR="0000051E">
        <w:t>this measure</w:t>
      </w:r>
      <w:r w:rsidR="00AF5C18">
        <w:t xml:space="preserve">. </w:t>
      </w:r>
      <w:ins w:id="281" w:author="Arnob Alam" w:date="2025-01-21T16:02:00Z" w16du:dateUtc="2025-01-21T21:02:00Z">
        <w:r w:rsidR="00267864">
          <w:t xml:space="preserve">In the full model, </w:t>
        </w:r>
      </w:ins>
      <w:ins w:id="282" w:author="Arnob Alam" w:date="2025-01-19T13:25:00Z" w16du:dateUtc="2025-01-19T18:25:00Z">
        <w:r w:rsidR="00D27DA3">
          <w:t xml:space="preserve">I include the contract tenor </w:t>
        </w:r>
        <w:r w:rsidR="001330D3">
          <w:t xml:space="preserve">as a control variable, as the relative bid-ask spread </w:t>
        </w:r>
      </w:ins>
      <w:ins w:id="283" w:author="Arnob Alam" w:date="2025-01-19T13:26:00Z" w16du:dateUtc="2025-01-19T18:26:00Z">
        <w:r w:rsidR="001330D3">
          <w:t xml:space="preserve">varies </w:t>
        </w:r>
      </w:ins>
      <w:ins w:id="284" w:author="Arnob Alam" w:date="2025-01-21T16:02:00Z" w16du:dateUtc="2025-01-21T21:02:00Z">
        <w:r w:rsidR="00657B7D">
          <w:t xml:space="preserve">significantly </w:t>
        </w:r>
      </w:ins>
      <w:ins w:id="285" w:author="Arnob Alam" w:date="2025-01-19T13:26:00Z" w16du:dateUtc="2025-01-19T18:26:00Z">
        <w:r w:rsidR="001330D3">
          <w:t>with the contract tenor (</w:t>
        </w:r>
      </w:ins>
      <w:ins w:id="286" w:author="Arnob Alam" w:date="2025-01-19T13:27:00Z" w16du:dateUtc="2025-01-19T18:27:00Z">
        <w:r w:rsidR="008C5765">
          <w:t xml:space="preserve">for example, </w:t>
        </w:r>
      </w:ins>
      <w:ins w:id="287" w:author="Arnob Alam" w:date="2025-01-19T13:28:00Z" w16du:dateUtc="2025-01-19T18:28:00Z">
        <w:r w:rsidR="00DB7A4D">
          <w:t xml:space="preserve">the </w:t>
        </w:r>
      </w:ins>
      <w:ins w:id="288" w:author="Arnob Alam" w:date="2025-01-21T16:02:00Z" w16du:dateUtc="2025-01-21T21:02:00Z">
        <w:r w:rsidR="00657B7D">
          <w:t xml:space="preserve">median </w:t>
        </w:r>
      </w:ins>
      <w:ins w:id="289" w:author="Arnob Alam" w:date="2025-01-19T13:27:00Z" w16du:dateUtc="2025-01-19T18:27:00Z">
        <w:r w:rsidR="008C5765">
          <w:t>relative bid-ask</w:t>
        </w:r>
      </w:ins>
      <w:ins w:id="290" w:author="Arnob Alam" w:date="2025-01-19T13:28:00Z" w16du:dateUtc="2025-01-19T18:28:00Z">
        <w:r w:rsidR="008C5765">
          <w:t xml:space="preserve"> </w:t>
        </w:r>
        <w:r w:rsidR="00DB7A4D">
          <w:t>spread in the dataset for Canadian 2</w:t>
        </w:r>
      </w:ins>
      <w:ins w:id="291" w:author="Arnob Alam" w:date="2025-01-19T13:29:00Z" w16du:dateUtc="2025-01-19T18:29:00Z">
        <w:r w:rsidR="008961A1">
          <w:t>-year</w:t>
        </w:r>
      </w:ins>
      <w:ins w:id="292" w:author="Arnob Alam" w:date="2025-01-19T13:28:00Z" w16du:dateUtc="2025-01-19T18:28:00Z">
        <w:r w:rsidR="00DB7A4D">
          <w:t xml:space="preserve"> contract was 0.01</w:t>
        </w:r>
      </w:ins>
      <w:ins w:id="293" w:author="Arnob Alam" w:date="2025-01-19T13:29:00Z" w16du:dateUtc="2025-01-19T18:29:00Z">
        <w:r w:rsidR="00E17A27">
          <w:t>5</w:t>
        </w:r>
      </w:ins>
      <w:ins w:id="294" w:author="Arnob Alam" w:date="2025-01-19T13:28:00Z" w16du:dateUtc="2025-01-19T18:28:00Z">
        <w:r w:rsidR="00DB7A4D">
          <w:t>%</w:t>
        </w:r>
      </w:ins>
      <w:ins w:id="295" w:author="Arnob Alam" w:date="2025-01-19T13:29:00Z" w16du:dateUtc="2025-01-19T18:29:00Z">
        <w:r w:rsidR="00E17A27">
          <w:t xml:space="preserve"> while for a 10-year contract was </w:t>
        </w:r>
        <w:r w:rsidR="00C44400">
          <w:t>0.01</w:t>
        </w:r>
      </w:ins>
      <w:ins w:id="296" w:author="Arnob Alam" w:date="2025-01-19T13:30:00Z" w16du:dateUtc="2025-01-19T18:30:00Z">
        <w:r w:rsidR="00C44400">
          <w:t>2%</w:t>
        </w:r>
        <w:r w:rsidR="002D3D87">
          <w:t xml:space="preserve">. For US contracts, </w:t>
        </w:r>
      </w:ins>
      <w:ins w:id="297" w:author="Arnob Alam" w:date="2025-01-19T13:31:00Z" w16du:dateUtc="2025-01-19T18:31:00Z">
        <w:r w:rsidR="008339E4">
          <w:t xml:space="preserve">the median relative bid-ask spread was </w:t>
        </w:r>
      </w:ins>
      <w:ins w:id="298" w:author="Arnob Alam" w:date="2025-01-19T13:33:00Z" w16du:dateUtc="2025-01-19T18:33:00Z">
        <w:r w:rsidR="00432C9C">
          <w:t xml:space="preserve">0.01% for </w:t>
        </w:r>
        <w:r w:rsidR="00F161EE">
          <w:t xml:space="preserve">2-year contracts and </w:t>
        </w:r>
        <w:r w:rsidR="00C074BF">
          <w:t>0.003% for the much more heavily traded 10-year contracts)</w:t>
        </w:r>
      </w:ins>
      <w:ins w:id="299" w:author="Arnob Alam" w:date="2025-01-19T13:34:00Z" w16du:dateUtc="2025-01-19T18:34:00Z">
        <w:r w:rsidR="00442DE2">
          <w:t>.</w:t>
        </w:r>
      </w:ins>
      <w:ins w:id="300" w:author="Arnob Alam" w:date="2025-01-19T13:33:00Z" w16du:dateUtc="2025-01-19T18:33:00Z">
        <w:r w:rsidR="00C074BF">
          <w:t xml:space="preserve"> </w:t>
        </w:r>
      </w:ins>
      <w:del w:id="301" w:author="Arnob Alam" w:date="2025-01-21T14:46:00Z" w16du:dateUtc="2025-01-21T19:46:00Z">
        <w:r w:rsidR="00AF5C18" w:rsidDel="00434B8C">
          <w:delText>Note that s</w:delText>
        </w:r>
      </w:del>
      <w:ins w:id="302" w:author="Arnob Alam" w:date="2025-01-21T14:46:00Z" w16du:dateUtc="2025-01-21T19:46:00Z">
        <w:r w:rsidR="00434B8C">
          <w:t>S</w:t>
        </w:r>
      </w:ins>
      <w:r w:rsidR="00AF5C18">
        <w:t xml:space="preserve">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w:t>
      </w:r>
      <w:del w:id="303" w:author="Arnob Alam" w:date="2025-01-21T14:47:00Z" w16du:dateUtc="2025-01-21T19:47:00Z">
        <w:r w:rsidR="00AF5C18" w:rsidDel="004B282D">
          <w:delText xml:space="preserve">since </w:delText>
        </w:r>
      </w:del>
      <w:r w:rsidR="00AF5C18">
        <w:t>these variables d</w:t>
      </w:r>
      <w:ins w:id="304" w:author="Arnob Alam" w:date="2025-01-21T14:47:00Z" w16du:dateUtc="2025-01-21T19:47:00Z">
        <w:r w:rsidR="004B282D">
          <w:t>id</w:t>
        </w:r>
      </w:ins>
      <w:del w:id="305" w:author="Arnob Alam" w:date="2025-01-21T14:47:00Z" w16du:dateUtc="2025-01-21T19:47:00Z">
        <w:r w:rsidR="00AF5C18" w:rsidDel="004B282D">
          <w:delText>o</w:delText>
        </w:r>
      </w:del>
      <w:r w:rsidR="00AF5C18">
        <w:t xml:space="preserve"> not vary during the short period studied, </w:t>
      </w:r>
      <w:del w:id="306" w:author="Arnob Alam" w:date="2025-01-21T14:47:00Z" w16du:dateUtc="2025-01-21T19:47:00Z">
        <w:r w:rsidR="00AF5C18" w:rsidDel="004B282D">
          <w:delText xml:space="preserve">they </w:delText>
        </w:r>
      </w:del>
      <w:ins w:id="307" w:author="Arnob Alam" w:date="2025-01-21T14:47:00Z" w16du:dateUtc="2025-01-21T19:47:00Z">
        <w:r w:rsidR="004B282D">
          <w:t xml:space="preserve">and </w:t>
        </w:r>
      </w:ins>
      <w:r w:rsidR="00AF5C18">
        <w:t xml:space="preserve">cannot be controlled for. Two control variables that proxy financial market conditions are added to the </w:t>
      </w:r>
      <w:del w:id="308" w:author="Arnob Alam" w:date="2025-01-19T13:38:00Z" w16du:dateUtc="2025-01-19T18:38:00Z">
        <w:r w:rsidR="00EA3B26" w:rsidDel="00C76C02">
          <w:delText>“</w:delText>
        </w:r>
      </w:del>
      <w:r w:rsidR="00EA3B26">
        <w:t>full</w:t>
      </w:r>
      <w:del w:id="309" w:author="Arnob Alam" w:date="2025-01-19T13:38:00Z" w16du:dateUtc="2025-01-19T18:38:00Z">
        <w:r w:rsidR="00EA3B26" w:rsidDel="00C76C02">
          <w:delText>”</w:delText>
        </w:r>
      </w:del>
      <w:r w:rsidR="00EA3B26">
        <w:t xml:space="preserve"> </w:t>
      </w:r>
      <w:r w:rsidR="00AF5C18">
        <w:t xml:space="preserve">model: a measure of equity market volatility and a measure for equity market return. For the volatility measure, I use the </w:t>
      </w:r>
      <w:r w:rsidR="00D63C6D">
        <w:t xml:space="preserve">CBOE </w:t>
      </w:r>
      <w:del w:id="310" w:author="Arnob Alam" w:date="2025-01-19T13:35:00Z" w16du:dateUtc="2025-01-19T18:35:00Z">
        <w:r w:rsidR="00A80598" w:rsidDel="00C45C8D">
          <w:delText xml:space="preserve">VIX </w:delText>
        </w:r>
      </w:del>
      <w:ins w:id="311" w:author="Arnob Alam" w:date="2025-01-19T13:35:00Z" w16du:dateUtc="2025-01-19T18:35:00Z">
        <w:r w:rsidR="00C45C8D">
          <w:t xml:space="preserve">Volatility </w:t>
        </w:r>
      </w:ins>
      <w:ins w:id="312" w:author="Arnob Alam" w:date="2025-01-19T13:34:00Z" w16du:dateUtc="2025-01-19T18:34:00Z">
        <w:r w:rsidR="00226BB0">
          <w:t>I</w:t>
        </w:r>
      </w:ins>
      <w:del w:id="313" w:author="Arnob Alam" w:date="2025-01-19T13:34:00Z" w16du:dateUtc="2025-01-19T18:34:00Z">
        <w:r w:rsidR="00A80598" w:rsidDel="00226BB0">
          <w:delText>i</w:delText>
        </w:r>
      </w:del>
      <w:r w:rsidR="00A80598">
        <w:t>nde</w:t>
      </w:r>
      <w:r w:rsidR="00F74116">
        <w:t xml:space="preserve">x </w:t>
      </w:r>
      <w:ins w:id="314" w:author="Arnob Alam" w:date="2025-01-19T13:35:00Z" w16du:dateUtc="2025-01-19T18:35:00Z">
        <w:r w:rsidR="00C45C8D">
          <w:t xml:space="preserve">(CBOE VIX) </w:t>
        </w:r>
      </w:ins>
      <w:r w:rsidR="00F74116">
        <w:t>and the</w:t>
      </w:r>
      <w:r w:rsidR="009262F1">
        <w:t xml:space="preserve"> TS</w:t>
      </w:r>
      <w:ins w:id="315" w:author="Arnob Alam" w:date="2025-01-19T13:23:00Z" w16du:dateUtc="2025-01-19T18:23:00Z">
        <w:r w:rsidR="00BB58E9">
          <w:t>X</w:t>
        </w:r>
      </w:ins>
      <w:del w:id="316" w:author="Arnob Alam" w:date="2025-01-19T13:23:00Z" w16du:dateUtc="2025-01-19T18:23:00Z">
        <w:r w:rsidR="009262F1" w:rsidDel="00BB58E9">
          <w:delText>P</w:delText>
        </w:r>
      </w:del>
      <w:r w:rsidR="009262F1">
        <w:t xml:space="preserve"> 60 VIX</w:t>
      </w:r>
      <w:ins w:id="317" w:author="Arnob Alam" w:date="2025-01-19T13:34:00Z" w16du:dateUtc="2025-01-19T18:34:00Z">
        <w:r w:rsidR="00226BB0">
          <w:t xml:space="preserve"> Index</w:t>
        </w:r>
      </w:ins>
      <w:r w:rsidR="00AF5C18">
        <w:t>, which measure</w:t>
      </w:r>
      <w:del w:id="318" w:author="Arnob Alam" w:date="2025-01-19T13:23:00Z" w16du:dateUtc="2025-01-19T18:23:00Z">
        <w:r w:rsidR="00AF5C18" w:rsidDel="0031310F">
          <w:delText>s</w:delText>
        </w:r>
      </w:del>
      <w:r w:rsidR="00AF5C18">
        <w:t xml:space="preserve"> the 30-day expected realized variance of the S&amp;P 500 </w:t>
      </w:r>
      <w:ins w:id="319" w:author="Arnob Alam" w:date="2025-01-19T13:35:00Z" w16du:dateUtc="2025-01-19T18:35:00Z">
        <w:r w:rsidR="00F26DF0">
          <w:t>I</w:t>
        </w:r>
      </w:ins>
      <w:del w:id="320" w:author="Arnob Alam" w:date="2025-01-19T13:35:00Z" w16du:dateUtc="2025-01-19T18:35:00Z">
        <w:r w:rsidR="00AF5C18" w:rsidDel="00F26DF0">
          <w:delText>i</w:delText>
        </w:r>
      </w:del>
      <w:r w:rsidR="00AF5C18">
        <w:t xml:space="preserve">ndex and its Canadian equivalent </w:t>
      </w:r>
      <w:r w:rsidR="00F74116">
        <w:t>respectively</w:t>
      </w:r>
      <w:r w:rsidR="00AF5C18">
        <w:t>.</w:t>
      </w:r>
      <w:r w:rsidR="00EA3B26">
        <w:t xml:space="preserve"> </w:t>
      </w:r>
      <w:ins w:id="321" w:author="Arnob Alam" w:date="2025-01-19T13:36:00Z" w16du:dateUtc="2025-01-19T18:36:00Z">
        <w:r w:rsidR="00F26DF0">
          <w:t xml:space="preserve">The Canadian VIX index was launched </w:t>
        </w:r>
        <w:r w:rsidR="008D5CCE">
          <w:t xml:space="preserve">in April 2021, but S&amp;P provides hypothetical historical values. </w:t>
        </w:r>
      </w:ins>
      <w:r w:rsidR="00EA3B26">
        <w:t xml:space="preserve">For equity market returns, I </w:t>
      </w:r>
      <w:r w:rsidR="009262F1">
        <w:t xml:space="preserve">use the returns of the S&amp;P 500 and </w:t>
      </w:r>
      <w:r w:rsidR="002E6BD5">
        <w:t>the S&amp;P/TSX Composite.</w:t>
      </w:r>
    </w:p>
    <w:p w14:paraId="1DDD2C1C" w14:textId="4B0C543D" w:rsidR="0086424C" w:rsidRDefault="00AF5C18" w:rsidP="005D2017">
      <w:r>
        <w:t xml:space="preserve">The </w:t>
      </w:r>
      <w:ins w:id="322" w:author="Arnob Alam" w:date="2025-01-19T13:36:00Z" w16du:dateUtc="2025-01-19T18:36:00Z">
        <w:r w:rsidR="00A9498C">
          <w:t>difference-in-differen</w:t>
        </w:r>
      </w:ins>
      <w:ins w:id="323" w:author="Arnob Alam" w:date="2025-01-19T13:37:00Z" w16du:dateUtc="2025-01-19T18:37:00Z">
        <w:r w:rsidR="00A9498C">
          <w:t>ces result</w:t>
        </w:r>
      </w:ins>
      <w:ins w:id="324" w:author="Arnob Alam" w:date="2025-01-19T13:38:00Z" w16du:dateUtc="2025-01-19T18:38:00Z">
        <w:r w:rsidR="00F2535D">
          <w:t>s</w:t>
        </w:r>
      </w:ins>
      <w:ins w:id="325" w:author="Arnob Alam" w:date="2025-01-19T13:37:00Z" w16du:dateUtc="2025-01-19T18:37:00Z">
        <w:r w:rsidR="00A9498C">
          <w:t xml:space="preserve"> suggest that the </w:t>
        </w:r>
      </w:ins>
      <w:r>
        <w:t xml:space="preserve">clearing mandate does not impact </w:t>
      </w:r>
      <w:del w:id="326" w:author="Arnob Alam" w:date="2025-01-19T13:37:00Z" w16du:dateUtc="2025-01-19T18:37:00Z">
        <w:r w:rsidDel="00A9498C">
          <w:delText xml:space="preserve">the </w:delText>
        </w:r>
      </w:del>
      <w:r>
        <w:t xml:space="preserve">liquidity as measured by </w:t>
      </w:r>
      <w:r w:rsidR="000E7A31">
        <w:t xml:space="preserve">relative </w:t>
      </w:r>
      <w:r>
        <w:t xml:space="preserve">bid-ask spreads. </w:t>
      </w:r>
      <w:del w:id="327" w:author="Arnob Alam" w:date="2025-01-19T13:38:00Z" w16du:dateUtc="2025-01-19T18:38:00Z">
        <w:r w:rsidDel="00F2535D">
          <w:delText>As noted i</w:delText>
        </w:r>
      </w:del>
      <w:ins w:id="328" w:author="Arnob Alam" w:date="2025-01-19T13:38:00Z" w16du:dateUtc="2025-01-19T18:38:00Z">
        <w:r w:rsidR="00F2535D">
          <w:t>I</w:t>
        </w:r>
      </w:ins>
      <w:r>
        <w:t xml:space="preserve">n the theory section, </w:t>
      </w:r>
      <w:ins w:id="329" w:author="Arnob Alam" w:date="2025-01-19T13:38:00Z" w16du:dateUtc="2025-01-19T18:38:00Z">
        <w:r w:rsidR="00F2535D">
          <w:t xml:space="preserve">I argued that </w:t>
        </w:r>
      </w:ins>
      <w:r>
        <w:t xml:space="preserve">we should expect reductions in counterparty risk </w:t>
      </w:r>
      <w:del w:id="330" w:author="Arnob Alam" w:date="2025-01-19T13:39:00Z" w16du:dateUtc="2025-01-19T18:39:00Z">
        <w:r w:rsidDel="002975CF">
          <w:delText xml:space="preserve">of interest rate swaps </w:delText>
        </w:r>
      </w:del>
      <w:r>
        <w:t>to cause a narrowing of the bid-ask spread</w:t>
      </w:r>
      <w:ins w:id="331" w:author="Arnob Alam" w:date="2025-01-19T13:48:00Z" w16du:dateUtc="2025-01-19T18:48:00Z">
        <w:r w:rsidR="007E5335">
          <w:t>, as t</w:t>
        </w:r>
      </w:ins>
      <w:del w:id="332" w:author="Arnob Alam" w:date="2025-01-19T13:48:00Z" w16du:dateUtc="2025-01-19T18:48:00Z">
        <w:r w:rsidDel="007E5335">
          <w:delText xml:space="preserve"> (t</w:delText>
        </w:r>
      </w:del>
      <w:r>
        <w:t>he spread is charged by dealers to offset their expected losses from holding inventory</w:t>
      </w:r>
      <w:ins w:id="333" w:author="Arnob Alam" w:date="2025-01-19T13:48:00Z" w16du:dateUtc="2025-01-19T18:48:00Z">
        <w:r w:rsidR="007E5335">
          <w:t>, and a reduction in counterparty risk reduces these expected losses</w:t>
        </w:r>
      </w:ins>
      <w:del w:id="334" w:author="Arnob Alam" w:date="2025-01-19T13:48:00Z" w16du:dateUtc="2025-01-19T18:48:00Z">
        <w:r w:rsidDel="007E5335">
          <w:delText>)</w:delText>
        </w:r>
      </w:del>
      <w:r>
        <w:t>. However, the spread is also driven by supply and demand conditions in the market</w:t>
      </w:r>
      <w:ins w:id="335" w:author="Arnob Alam" w:date="2025-01-19T13:40:00Z" w16du:dateUtc="2025-01-19T18:40:00Z">
        <w:r w:rsidR="00334CFA">
          <w:t xml:space="preserve"> (i.e. the quantity and </w:t>
        </w:r>
      </w:ins>
      <w:ins w:id="336" w:author="Arnob Alam" w:date="2025-01-19T13:41:00Z" w16du:dateUtc="2025-01-19T18:41:00Z">
        <w:r w:rsidR="005A5795">
          <w:t xml:space="preserve">market order size </w:t>
        </w:r>
        <w:r w:rsidR="00101AC3">
          <w:t>discussed in the theory section)</w:t>
        </w:r>
      </w:ins>
      <w:r>
        <w:t xml:space="preserve">. </w:t>
      </w:r>
      <w:del w:id="337" w:author="Arnob Alam" w:date="2025-01-19T13:41:00Z" w16du:dateUtc="2025-01-19T18:41:00Z">
        <w:r w:rsidDel="00101AC3">
          <w:delText>As explored in the pricing section, a</w:delText>
        </w:r>
      </w:del>
      <w:ins w:id="338" w:author="Arnob Alam" w:date="2025-01-19T13:41:00Z" w16du:dateUtc="2025-01-19T18:41:00Z">
        <w:r w:rsidR="00101AC3">
          <w:t>A</w:t>
        </w:r>
      </w:ins>
      <w:r>
        <w:t xml:space="preserve"> reduction in riskiness of </w:t>
      </w:r>
      <w:del w:id="339" w:author="Arnob Alam" w:date="2025-01-19T13:42:00Z" w16du:dateUtc="2025-01-19T18:42:00Z">
        <w:r w:rsidDel="00101AC3">
          <w:delText xml:space="preserve">IRS </w:delText>
        </w:r>
      </w:del>
      <w:ins w:id="340" w:author="Arnob Alam" w:date="2025-01-19T13:42:00Z" w16du:dateUtc="2025-01-19T18:42:00Z">
        <w:r w:rsidR="00101AC3">
          <w:t>interest</w:t>
        </w:r>
      </w:ins>
      <w:ins w:id="341" w:author="Arnob Alam" w:date="2025-01-19T13:43:00Z" w16du:dateUtc="2025-01-19T18:43:00Z">
        <w:r w:rsidR="00E00B5B">
          <w:t xml:space="preserve"> rate swaps</w:t>
        </w:r>
      </w:ins>
      <w:ins w:id="342" w:author="Arnob Alam" w:date="2025-01-19T13:42:00Z" w16du:dateUtc="2025-01-19T18:42:00Z">
        <w:r w:rsidR="00101AC3">
          <w:t xml:space="preserve"> </w:t>
        </w:r>
      </w:ins>
      <w:del w:id="343" w:author="Arnob Alam" w:date="2025-01-19T13:46:00Z" w16du:dateUtc="2025-01-19T18:46:00Z">
        <w:r w:rsidDel="008B2215">
          <w:delText>increases</w:delText>
        </w:r>
      </w:del>
      <w:ins w:id="344" w:author="Arnob Alam" w:date="2025-01-19T13:46:00Z" w16du:dateUtc="2025-01-19T18:46:00Z">
        <w:r w:rsidR="008B2215">
          <w:t>increase</w:t>
        </w:r>
      </w:ins>
      <w:r>
        <w:t xml:space="preserve"> their demand. If the swaps market is </w:t>
      </w:r>
      <w:r>
        <w:lastRenderedPageBreak/>
        <w:t xml:space="preserve">monopolistic (that is, new swaps dealers face barriers to entry), then incumbent dealers can choose not to </w:t>
      </w:r>
      <w:del w:id="345" w:author="Arnob Alam" w:date="2025-01-19T13:48:00Z" w16du:dateUtc="2025-01-19T18:48:00Z">
        <w:r w:rsidDel="00A44B0A">
          <w:delText xml:space="preserve">lower </w:delText>
        </w:r>
      </w:del>
      <w:ins w:id="346" w:author="Arnob Alam" w:date="2025-01-19T13:48:00Z" w16du:dateUtc="2025-01-19T18:48:00Z">
        <w:r w:rsidR="00A44B0A">
          <w:t xml:space="preserve">adjust </w:t>
        </w:r>
      </w:ins>
      <w:r>
        <w:t>their bid-ask spreads and pocket the additional profits from the high</w:t>
      </w:r>
      <w:ins w:id="347" w:author="Arnob Alam" w:date="2025-01-19T13:49:00Z" w16du:dateUtc="2025-01-19T18:49:00Z">
        <w:r w:rsidR="00084FCC">
          <w:t>er</w:t>
        </w:r>
      </w:ins>
      <w:r>
        <w:t xml:space="preserve"> demand.</w:t>
      </w:r>
    </w:p>
    <w:p w14:paraId="26944A57" w14:textId="227F7F17" w:rsidR="00D773DB" w:rsidRDefault="00015EA9" w:rsidP="005D2017">
      <w:pPr>
        <w:rPr>
          <w:ins w:id="348" w:author="Arnob Alam" w:date="2025-01-19T13:55:00Z" w16du:dateUtc="2025-01-19T18:55:00Z"/>
        </w:rPr>
      </w:pPr>
      <w:ins w:id="349" w:author="Arnob Alam" w:date="2025-01-19T13:50:00Z" w16du:dateUtc="2025-01-19T18:50:00Z">
        <w:r>
          <w:t xml:space="preserve">I examine two additional measures of liquidity. </w:t>
        </w:r>
      </w:ins>
      <w:ins w:id="350" w:author="Arnob Alam" w:date="2025-01-19T13:52:00Z" w16du:dateUtc="2025-01-19T18:52:00Z">
        <w:r w:rsidR="006F2394">
          <w:t>Roll’s measure is an estimate of bid-ask spreads</w:t>
        </w:r>
      </w:ins>
      <w:ins w:id="351" w:author="Arnob Alam" w:date="2025-01-19T13:53:00Z" w16du:dateUtc="2025-01-19T18:53:00Z">
        <w:r w:rsidR="007C5A92">
          <w:t xml:space="preserve"> </w:t>
        </w:r>
      </w:ins>
      <w:ins w:id="352" w:author="Arnob Alam" w:date="2025-01-19T13:56:00Z" w16du:dateUtc="2025-01-19T18:56:00Z">
        <w:r w:rsidR="004B1105">
          <w:t xml:space="preserve">that might have prevailed during the trading day and is obtained </w:t>
        </w:r>
      </w:ins>
      <w:ins w:id="353" w:author="Arnob Alam" w:date="2025-01-19T13:53:00Z" w16du:dateUtc="2025-01-19T18:53:00Z">
        <w:r w:rsidR="007C5A92">
          <w:t>from transaction data (</w:t>
        </w:r>
        <w:r w:rsidR="002C10DE">
          <w:t>price and trade time)</w:t>
        </w:r>
      </w:ins>
      <w:ins w:id="354" w:author="Arnob Alam" w:date="2025-01-19T13:54:00Z" w16du:dateUtc="2025-01-19T18:54:00Z">
        <w:r w:rsidR="002C10DE">
          <w:t xml:space="preserve">. The relative bid-ask spread </w:t>
        </w:r>
      </w:ins>
      <w:ins w:id="355" w:author="Arnob Alam" w:date="2025-01-19T13:56:00Z" w16du:dateUtc="2025-01-19T18:56:00Z">
        <w:r w:rsidR="00FE1576">
          <w:t xml:space="preserve">above </w:t>
        </w:r>
      </w:ins>
      <w:ins w:id="356" w:author="Arnob Alam" w:date="2025-01-19T13:54:00Z" w16du:dateUtc="2025-01-19T18:54:00Z">
        <w:r w:rsidR="002C10DE">
          <w:t>is based on</w:t>
        </w:r>
      </w:ins>
      <w:ins w:id="357" w:author="Arnob Alam" w:date="2025-01-19T13:56:00Z" w16du:dateUtc="2025-01-19T18:56:00Z">
        <w:r w:rsidR="00FE1576">
          <w:t>ly</w:t>
        </w:r>
      </w:ins>
      <w:ins w:id="358" w:author="Arnob Alam" w:date="2025-01-19T13:54:00Z" w16du:dateUtc="2025-01-19T18:54:00Z">
        <w:r w:rsidR="002C10DE">
          <w:t xml:space="preserve"> </w:t>
        </w:r>
      </w:ins>
      <w:ins w:id="359" w:author="Arnob Alam" w:date="2025-01-19T13:56:00Z" w16du:dateUtc="2025-01-19T18:56:00Z">
        <w:r w:rsidR="00FE1576">
          <w:t xml:space="preserve">on </w:t>
        </w:r>
      </w:ins>
      <w:ins w:id="360" w:author="Arnob Alam" w:date="2025-01-19T13:54:00Z" w16du:dateUtc="2025-01-19T18:54:00Z">
        <w:r w:rsidR="002C10DE">
          <w:t xml:space="preserve">the last quote </w:t>
        </w:r>
        <w:r w:rsidR="00D773DB">
          <w:t xml:space="preserve">and is </w:t>
        </w:r>
      </w:ins>
      <w:ins w:id="361" w:author="Arnob Alam" w:date="2025-01-19T13:56:00Z" w16du:dateUtc="2025-01-19T18:56:00Z">
        <w:r w:rsidR="00FE1576">
          <w:t xml:space="preserve">likely </w:t>
        </w:r>
      </w:ins>
      <w:ins w:id="362" w:author="Arnob Alam" w:date="2025-01-19T13:55:00Z" w16du:dateUtc="2025-01-19T18:55:00Z">
        <w:r w:rsidR="00D773DB">
          <w:t>indicative</w:t>
        </w:r>
      </w:ins>
      <w:ins w:id="363" w:author="Arnob Alam" w:date="2025-01-19T13:54:00Z" w16du:dateUtc="2025-01-19T18:54:00Z">
        <w:r w:rsidR="00D773DB">
          <w:t xml:space="preserve"> of </w:t>
        </w:r>
      </w:ins>
      <w:ins w:id="364" w:author="Arnob Alam" w:date="2025-01-19T13:55:00Z" w16du:dateUtc="2025-01-19T18:55:00Z">
        <w:r w:rsidR="00D773DB">
          <w:t xml:space="preserve">liquidity costs at the end of the trading day. </w:t>
        </w:r>
      </w:ins>
      <w:r w:rsidR="000E7A31">
        <w:fldChar w:fldCharType="begin"/>
      </w:r>
      <w:r w:rsidR="000E7A31">
        <w:instrText xml:space="preserve"> REF _Ref170051781 \h </w:instrText>
      </w:r>
      <w:r w:rsidR="000E7A31">
        <w:fldChar w:fldCharType="separate"/>
      </w:r>
      <w:r w:rsidR="00932F26">
        <w:t xml:space="preserve">Table </w:t>
      </w:r>
      <w:r w:rsidR="00932F26">
        <w:rPr>
          <w:noProof/>
        </w:rPr>
        <w:t>12</w:t>
      </w:r>
      <w:r w:rsidR="000E7A31">
        <w:fldChar w:fldCharType="end"/>
      </w:r>
      <w:r w:rsidR="000E7A31">
        <w:t xml:space="preserve"> </w:t>
      </w:r>
      <w:ins w:id="365" w:author="Arnob Alam" w:date="2025-01-19T13:55:00Z" w16du:dateUtc="2025-01-19T18:55:00Z">
        <w:r w:rsidR="00D773DB">
          <w:t>shows</w:t>
        </w:r>
      </w:ins>
      <w:ins w:id="366" w:author="Arnob Alam" w:date="2025-01-19T13:57:00Z" w16du:dateUtc="2025-01-19T18:57:00Z">
        <w:r w:rsidR="00FE1576">
          <w:t xml:space="preserve"> the results of a difference-in-differences regression for this measure.</w:t>
        </w:r>
        <w:r w:rsidR="00BD4127">
          <w:t xml:space="preserve"> The contract tenor </w:t>
        </w:r>
      </w:ins>
      <w:ins w:id="367" w:author="Arnob Alam" w:date="2025-01-19T13:58:00Z" w16du:dateUtc="2025-01-19T18:58:00Z">
        <w:r w:rsidR="00B70186">
          <w:t xml:space="preserve">as well as the equity market volatility and </w:t>
        </w:r>
      </w:ins>
      <w:ins w:id="368" w:author="Arnob Alam" w:date="2025-01-19T13:59:00Z" w16du:dateUtc="2025-01-19T18:59:00Z">
        <w:r w:rsidR="00985F39">
          <w:t xml:space="preserve">equity market return variables </w:t>
        </w:r>
      </w:ins>
      <w:ins w:id="369" w:author="Arnob Alam" w:date="2025-01-21T16:03:00Z" w16du:dateUtc="2025-01-21T21:03:00Z">
        <w:r w:rsidR="004F1BCE">
          <w:t xml:space="preserve">from the previous discussion </w:t>
        </w:r>
      </w:ins>
      <w:ins w:id="370" w:author="Arnob Alam" w:date="2025-01-19T13:59:00Z" w16du:dateUtc="2025-01-19T18:59:00Z">
        <w:r w:rsidR="00985F39">
          <w:t xml:space="preserve">are </w:t>
        </w:r>
      </w:ins>
      <w:ins w:id="371" w:author="Arnob Alam" w:date="2025-01-19T13:58:00Z" w16du:dateUtc="2025-01-19T18:58:00Z">
        <w:r w:rsidR="00BD4127">
          <w:t>included as control variable</w:t>
        </w:r>
      </w:ins>
      <w:ins w:id="372" w:author="Arnob Alam" w:date="2025-01-19T13:59:00Z" w16du:dateUtc="2025-01-19T18:59:00Z">
        <w:r w:rsidR="00985F39">
          <w:t>s</w:t>
        </w:r>
      </w:ins>
      <w:ins w:id="373" w:author="Arnob Alam" w:date="2025-01-21T16:03:00Z" w16du:dateUtc="2025-01-21T21:03:00Z">
        <w:r w:rsidR="004F1BCE">
          <w:t xml:space="preserve"> in the full model</w:t>
        </w:r>
      </w:ins>
      <w:ins w:id="374" w:author="Arnob Alam" w:date="2025-01-19T13:59:00Z" w16du:dateUtc="2025-01-19T18:59:00Z">
        <w:r w:rsidR="00985F39">
          <w:t>.</w:t>
        </w:r>
      </w:ins>
      <w:ins w:id="375" w:author="Arnob Alam" w:date="2025-01-21T16:08:00Z" w16du:dateUtc="2025-01-21T21:08:00Z">
        <w:r w:rsidR="00982991">
          <w:t xml:space="preserve"> </w:t>
        </w:r>
      </w:ins>
      <w:ins w:id="376" w:author="Arnob Alam" w:date="2025-01-21T16:11:00Z" w16du:dateUtc="2025-01-21T21:11:00Z">
        <w:r w:rsidR="0067034A">
          <w:t>Like</w:t>
        </w:r>
      </w:ins>
      <w:ins w:id="377" w:author="Arnob Alam" w:date="2025-01-21T16:08:00Z" w16du:dateUtc="2025-01-21T21:08:00Z">
        <w:r w:rsidR="00982991">
          <w:t xml:space="preserve"> the relative bid-ask spread, </w:t>
        </w:r>
      </w:ins>
      <w:ins w:id="378" w:author="Arnob Alam" w:date="2025-01-21T16:09:00Z" w16du:dateUtc="2025-01-21T21:09:00Z">
        <w:r w:rsidR="008E1B0A">
          <w:t xml:space="preserve">Roll’s measure does not show a significant change in </w:t>
        </w:r>
        <w:r w:rsidR="00356A39">
          <w:t>trading costs due to the clearing mandate.</w:t>
        </w:r>
      </w:ins>
    </w:p>
    <w:p w14:paraId="14112B47" w14:textId="58E288B6" w:rsidR="000E7A31" w:rsidRDefault="002D0170" w:rsidP="00356A39">
      <w:ins w:id="379" w:author="Arnob Alam" w:date="2025-01-19T13:59:00Z" w16du:dateUtc="2025-01-19T18:59:00Z">
        <w:r>
          <w:t xml:space="preserve">The Amihud measure </w:t>
        </w:r>
      </w:ins>
      <w:ins w:id="380" w:author="Arnob Alam" w:date="2025-01-19T14:00:00Z" w16du:dateUtc="2025-01-19T19:00:00Z">
        <w:r w:rsidR="00062476">
          <w:t>is an estimate of the average price impact (</w:t>
        </w:r>
      </w:ins>
      <w:ins w:id="381" w:author="Arnob Alam" w:date="2025-01-19T14:01:00Z" w16du:dateUtc="2025-01-19T19:01:00Z">
        <w:r w:rsidR="001F4209">
          <w:t xml:space="preserve">by what percentage </w:t>
        </w:r>
      </w:ins>
      <w:ins w:id="382" w:author="Arnob Alam" w:date="2025-01-19T14:00:00Z" w16du:dateUtc="2025-01-19T19:00:00Z">
        <w:r w:rsidR="00062476">
          <w:t xml:space="preserve">prices change </w:t>
        </w:r>
        <w:r w:rsidR="001F4209">
          <w:t>for a</w:t>
        </w:r>
      </w:ins>
      <w:ins w:id="383" w:author="Arnob Alam" w:date="2025-01-21T16:43:00Z" w16du:dateUtc="2025-01-21T21:43:00Z">
        <w:r w:rsidR="00AB72A3">
          <w:t xml:space="preserve"> given</w:t>
        </w:r>
      </w:ins>
      <w:ins w:id="384" w:author="Arnob Alam" w:date="2025-01-19T14:00:00Z" w16du:dateUtc="2025-01-19T19:00:00Z">
        <w:r w:rsidR="001F4209">
          <w:t xml:space="preserve"> order of </w:t>
        </w:r>
      </w:ins>
      <w:ins w:id="385" w:author="Arnob Alam" w:date="2025-01-19T14:01:00Z" w16du:dateUtc="2025-01-19T19:01:00Z">
        <w:r w:rsidR="001F4209">
          <w:t>size</w:t>
        </w:r>
      </w:ins>
      <w:ins w:id="386" w:author="Arnob Alam" w:date="2025-01-19T14:00:00Z" w16du:dateUtc="2025-01-19T19:00:00Z">
        <w:r w:rsidR="001F4209">
          <w:t>)</w:t>
        </w:r>
      </w:ins>
      <w:ins w:id="387" w:author="Arnob Alam" w:date="2025-01-19T14:01:00Z" w16du:dateUtc="2025-01-19T19:01:00Z">
        <w:r w:rsidR="003D1C71">
          <w:t xml:space="preserve">. </w:t>
        </w:r>
      </w:ins>
      <w:ins w:id="388" w:author="Arnob Alam" w:date="2025-01-19T14:02:00Z" w16du:dateUtc="2025-01-19T19:02:00Z">
        <w:r w:rsidR="00C021E5">
          <w:t>I use the notional contract amount as the “order size”</w:t>
        </w:r>
      </w:ins>
      <w:ins w:id="389" w:author="Arnob Alam" w:date="2025-01-19T14:03:00Z" w16du:dateUtc="2025-01-19T19:03:00Z">
        <w:r w:rsidR="00706597">
          <w:t xml:space="preserve"> and the (log) difference in the fixed rate between two trades as the </w:t>
        </w:r>
        <w:r w:rsidR="00D90B4E">
          <w:t xml:space="preserve">(percent) change in price. I </w:t>
        </w:r>
      </w:ins>
      <w:ins w:id="390" w:author="Arnob Alam" w:date="2025-01-19T14:01:00Z" w16du:dateUtc="2025-01-19T19:01:00Z">
        <w:r w:rsidR="003D1C71">
          <w:t>express</w:t>
        </w:r>
      </w:ins>
      <w:ins w:id="391" w:author="Arnob Alam" w:date="2025-01-19T14:03:00Z" w16du:dateUtc="2025-01-19T19:03:00Z">
        <w:r w:rsidR="00D90B4E">
          <w:t xml:space="preserve"> the results</w:t>
        </w:r>
      </w:ins>
      <w:ins w:id="392" w:author="Arnob Alam" w:date="2025-01-19T14:01:00Z" w16du:dateUtc="2025-01-19T19:01:00Z">
        <w:r w:rsidR="003D1C71">
          <w:t xml:space="preserve"> in percent </w:t>
        </w:r>
      </w:ins>
      <w:ins w:id="393" w:author="Arnob Alam" w:date="2025-01-21T16:43:00Z" w16du:dateUtc="2025-01-21T21:43:00Z">
        <w:r w:rsidR="00FD5A79">
          <w:t xml:space="preserve">change </w:t>
        </w:r>
      </w:ins>
      <w:ins w:id="394" w:author="Arnob Alam" w:date="2025-01-19T14:01:00Z" w16du:dateUtc="2025-01-19T19:01:00Z">
        <w:r w:rsidR="003D1C71">
          <w:t xml:space="preserve">per million </w:t>
        </w:r>
        <w:r w:rsidR="00471876">
          <w:t>dollar</w:t>
        </w:r>
      </w:ins>
      <w:ins w:id="395" w:author="Arnob Alam" w:date="2025-01-19T14:00:00Z" w16du:dateUtc="2025-01-19T19:00:00Z">
        <w:r w:rsidR="001F4209">
          <w:t xml:space="preserve"> </w:t>
        </w:r>
      </w:ins>
      <w:ins w:id="396" w:author="Arnob Alam" w:date="2025-01-19T14:03:00Z" w16du:dateUtc="2025-01-19T19:03:00Z">
        <w:r w:rsidR="00D90B4E">
          <w:t>of order quantity for eas</w:t>
        </w:r>
      </w:ins>
      <w:ins w:id="397" w:author="Arnob Alam" w:date="2025-01-19T14:04:00Z" w16du:dateUtc="2025-01-19T19:04:00Z">
        <w:r w:rsidR="00D90B4E">
          <w:t xml:space="preserve">ier interpretation. </w:t>
        </w:r>
      </w:ins>
      <w:del w:id="398" w:author="Arnob Alam" w:date="2025-01-19T13:59:00Z" w16du:dateUtc="2025-01-19T18:59:00Z">
        <w:r w:rsidR="000E7A31" w:rsidDel="00985F39">
          <w:delText xml:space="preserve">and </w:delText>
        </w:r>
      </w:del>
      <w:r w:rsidR="000E7A31">
        <w:fldChar w:fldCharType="begin"/>
      </w:r>
      <w:r w:rsidR="000E7A31">
        <w:instrText xml:space="preserve"> REF _Ref170051786 \h </w:instrText>
      </w:r>
      <w:r w:rsidR="000E7A31">
        <w:fldChar w:fldCharType="separate"/>
      </w:r>
      <w:r w:rsidR="00932F26">
        <w:t xml:space="preserve">Table </w:t>
      </w:r>
      <w:r w:rsidR="00932F26">
        <w:rPr>
          <w:noProof/>
        </w:rPr>
        <w:t>13</w:t>
      </w:r>
      <w:r w:rsidR="000E7A31">
        <w:fldChar w:fldCharType="end"/>
      </w:r>
      <w:r w:rsidR="000E7A31">
        <w:t xml:space="preserve"> show the results for the </w:t>
      </w:r>
      <w:del w:id="399" w:author="Arnob Alam" w:date="2025-01-19T13:59:00Z" w16du:dateUtc="2025-01-19T18:59:00Z">
        <w:r w:rsidR="000E7A31" w:rsidDel="002D0170">
          <w:delText xml:space="preserve">Roll and </w:delText>
        </w:r>
      </w:del>
      <w:r w:rsidR="000E7A31">
        <w:t xml:space="preserve">Amihud measure </w:t>
      </w:r>
      <w:del w:id="400" w:author="Arnob Alam" w:date="2025-01-19T14:04:00Z" w16du:dateUtc="2025-01-19T19:04:00Z">
        <w:r w:rsidR="000E7A31" w:rsidDel="00A70D47">
          <w:delText>respectively</w:delText>
        </w:r>
      </w:del>
      <w:ins w:id="401" w:author="Arnob Alam" w:date="2025-01-19T14:04:00Z" w16du:dateUtc="2025-01-19T19:04:00Z">
        <w:r w:rsidR="00A70D47">
          <w:t>difference-in-differences analysis</w:t>
        </w:r>
      </w:ins>
      <w:r w:rsidR="000E7A31">
        <w:t xml:space="preserve">. </w:t>
      </w:r>
      <w:ins w:id="402" w:author="Arnob Alam" w:date="2025-01-21T16:10:00Z" w16du:dateUtc="2025-01-21T21:10:00Z">
        <w:r w:rsidR="00356A39">
          <w:t xml:space="preserve">The Amihud measure </w:t>
        </w:r>
        <w:r w:rsidR="00710C1E">
          <w:t>shows a statistically significant but small (</w:t>
        </w:r>
        <w:r w:rsidR="0067034A">
          <w:t>0.36</w:t>
        </w:r>
      </w:ins>
      <w:ins w:id="403" w:author="Arnob Alam" w:date="2025-01-21T16:11:00Z" w16du:dateUtc="2025-01-21T21:11:00Z">
        <w:r w:rsidR="0067034A">
          <w:t>% change in price/million dollars)</w:t>
        </w:r>
      </w:ins>
      <w:del w:id="404" w:author="Arnob Alam" w:date="2025-01-21T16:10:00Z" w16du:dateUtc="2025-01-21T21:10:00Z">
        <w:r w:rsidR="000E7A31" w:rsidDel="00356A39">
          <w:delText xml:space="preserve">These measures also do not </w:delText>
        </w:r>
        <w:r w:rsidR="00840D4C" w:rsidDel="00356A39">
          <w:delText xml:space="preserve">show any impact of the clearing mandate on liquidity. As described earlier, in monopolistic markets, increase in demand due to </w:delText>
        </w:r>
        <w:r w:rsidR="00930217" w:rsidDel="00356A39">
          <w:delText>less counterparty risk can be captured as increases in premia by the dealers, without improving liquidity. The relative bid-ask spread, Roll measure and Amihud measures all consistently show no change in market liquidity due to the clearing mandate.</w:delText>
        </w:r>
      </w:del>
    </w:p>
    <w:p w14:paraId="2B2CE8F7" w14:textId="74F205B9" w:rsidR="005D2017" w:rsidRDefault="005D2017">
      <w:pPr>
        <w:spacing w:line="240" w:lineRule="auto"/>
        <w:ind w:firstLine="0"/>
        <w:jc w:val="left"/>
      </w:pPr>
      <w:r>
        <w:br w:type="page"/>
      </w:r>
    </w:p>
    <w:p w14:paraId="3B854751" w14:textId="17DE863D" w:rsidR="000E7A31" w:rsidRDefault="000E7A31" w:rsidP="00714654">
      <w:pPr>
        <w:pStyle w:val="Caption"/>
        <w:keepNext/>
        <w:jc w:val="center"/>
      </w:pPr>
      <w:bookmarkStart w:id="405" w:name="_Ref170051638"/>
      <w:r>
        <w:lastRenderedPageBreak/>
        <w:t xml:space="preserve">Table </w:t>
      </w:r>
      <w:ins w:id="406" w:author="Arnob Alam" w:date="2025-02-05T20:50:00Z" w16du:dateUtc="2025-02-06T01:50:00Z">
        <w:r w:rsidR="00FE38B0">
          <w:fldChar w:fldCharType="begin"/>
        </w:r>
        <w:r w:rsidR="00FE38B0">
          <w:instrText xml:space="preserve"> SEQ Table \* ARABIC </w:instrText>
        </w:r>
      </w:ins>
      <w:r w:rsidR="00FE38B0">
        <w:fldChar w:fldCharType="separate"/>
      </w:r>
      <w:ins w:id="407" w:author="Arnob Alam" w:date="2025-02-06T14:36:00Z" w16du:dateUtc="2025-02-06T19:36:00Z">
        <w:r w:rsidR="00932F26">
          <w:rPr>
            <w:noProof/>
          </w:rPr>
          <w:t>11</w:t>
        </w:r>
      </w:ins>
      <w:ins w:id="408" w:author="Arnob Alam" w:date="2025-02-05T20:50:00Z" w16du:dateUtc="2025-02-06T01:50:00Z">
        <w:r w:rsidR="00FE38B0">
          <w:fldChar w:fldCharType="end"/>
        </w:r>
      </w:ins>
      <w:del w:id="409"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11</w:delText>
        </w:r>
        <w:r w:rsidR="00A717F9" w:rsidDel="00FE38B0">
          <w:rPr>
            <w:noProof/>
          </w:rPr>
          <w:fldChar w:fldCharType="end"/>
        </w:r>
      </w:del>
      <w:bookmarkEnd w:id="405"/>
      <w:r>
        <w:rPr>
          <w:noProof/>
        </w:rPr>
        <w:t xml:space="preserve"> </w:t>
      </w:r>
      <w:ins w:id="410" w:author="Arnob Alam" w:date="2025-01-21T15:59:00Z" w16du:dateUtc="2025-01-21T20:59:00Z">
        <w:r w:rsidR="00A336D5">
          <w:rPr>
            <w:noProof/>
          </w:rPr>
          <w:t>Difference-in-differenes analysis of Relative Bid-Ask Spreads. The dependent variable is the Relative Bid-Ask Spread from the last qu</w:t>
        </w:r>
      </w:ins>
      <w:ins w:id="411" w:author="Arnob Alam" w:date="2025-01-21T16:00:00Z" w16du:dateUtc="2025-01-21T21:00:00Z">
        <w:r w:rsidR="00A336D5">
          <w:rPr>
            <w:noProof/>
          </w:rPr>
          <w:t>ote of the trading day. For the full model, c</w:t>
        </w:r>
      </w:ins>
      <w:ins w:id="412" w:author="Arnob Alam" w:date="2025-01-21T15:59:00Z" w16du:dateUtc="2025-01-21T20:59:00Z">
        <w:r w:rsidR="00A336D5">
          <w:rPr>
            <w:noProof/>
          </w:rPr>
          <w:t>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ins>
      <w:ins w:id="413" w:author="Arnob Alam" w:date="2025-01-21T16:00:00Z" w16du:dateUtc="2025-01-21T21:00:00Z">
        <w:r w:rsidR="00127942">
          <w:rPr>
            <w:noProof/>
          </w:rPr>
          <w:t>s</w:t>
        </w:r>
      </w:ins>
      <w:ins w:id="414" w:author="Arnob Alam" w:date="2025-01-21T15:59:00Z" w16du:dateUtc="2025-01-21T20:59:00Z">
        <w:r w:rsidR="00A336D5">
          <w:rPr>
            <w:noProof/>
          </w:rPr>
          <w:t xml:space="preserve"> are the CBOE VIX and TSX 60 VIXI indices.</w:t>
        </w:r>
      </w:ins>
      <w:del w:id="415" w:author="Arnob Alam" w:date="2025-01-21T15:59:00Z" w16du:dateUtc="2025-01-21T20:59:00Z">
        <w:r w:rsidDel="00A336D5">
          <w:rPr>
            <w:noProof/>
          </w:rPr>
          <w:delText>Relative Bid-Ask Spread DiD</w:delText>
        </w:r>
      </w:del>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416" w:author="Arnob Alam" w:date="2025-01-21T15:59:00Z" w16du:dateUtc="2025-01-21T20:59: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4121"/>
        <w:gridCol w:w="30"/>
        <w:gridCol w:w="2414"/>
        <w:gridCol w:w="2414"/>
        <w:gridCol w:w="45"/>
        <w:tblGridChange w:id="417">
          <w:tblGrid>
            <w:gridCol w:w="4121"/>
            <w:gridCol w:w="30"/>
            <w:gridCol w:w="2414"/>
            <w:gridCol w:w="2414"/>
            <w:gridCol w:w="45"/>
          </w:tblGrid>
        </w:tblGridChange>
      </w:tblGrid>
      <w:tr w:rsidR="00B5286A" w:rsidDel="00684349" w14:paraId="4BE55D8F" w14:textId="10F92339" w:rsidTr="00A336D5">
        <w:trPr>
          <w:gridAfter w:val="1"/>
          <w:tblCellSpacing w:w="15" w:type="dxa"/>
          <w:jc w:val="center"/>
          <w:del w:id="418" w:author="Arnob Alam" w:date="2025-01-20T21:44:00Z"/>
          <w:trPrChange w:id="419" w:author="Arnob Alam" w:date="2025-01-21T15:59:00Z" w16du:dateUtc="2025-01-21T20:59:00Z">
            <w:trPr>
              <w:gridAfter w:val="1"/>
              <w:tblCellSpacing w:w="15" w:type="dxa"/>
              <w:jc w:val="center"/>
            </w:trPr>
          </w:trPrChange>
        </w:trPr>
        <w:tc>
          <w:tcPr>
            <w:tcW w:w="0" w:type="auto"/>
            <w:gridSpan w:val="4"/>
            <w:tcBorders>
              <w:top w:val="nil"/>
              <w:left w:val="nil"/>
              <w:bottom w:val="nil"/>
              <w:right w:val="nil"/>
            </w:tcBorders>
            <w:vAlign w:val="center"/>
            <w:hideMark/>
            <w:tcPrChange w:id="420" w:author="Arnob Alam" w:date="2025-01-21T15:59:00Z" w16du:dateUtc="2025-01-21T20:59:00Z">
              <w:tcPr>
                <w:tcW w:w="0" w:type="auto"/>
                <w:gridSpan w:val="4"/>
                <w:tcBorders>
                  <w:top w:val="nil"/>
                  <w:left w:val="nil"/>
                  <w:bottom w:val="nil"/>
                  <w:right w:val="nil"/>
                </w:tcBorders>
                <w:vAlign w:val="center"/>
                <w:hideMark/>
              </w:tcPr>
            </w:tcPrChange>
          </w:tcPr>
          <w:p w14:paraId="3E7FE79E" w14:textId="4660F739" w:rsidR="00B5286A" w:rsidDel="00684349" w:rsidRDefault="00B5286A">
            <w:pPr>
              <w:jc w:val="center"/>
              <w:rPr>
                <w:del w:id="421" w:author="Arnob Alam" w:date="2025-01-20T21:44:00Z" w16du:dateUtc="2025-01-21T02:44:00Z"/>
                <w:rFonts w:eastAsia="Times New Roman"/>
              </w:rPr>
            </w:pPr>
            <w:del w:id="422" w:author="Arnob Alam" w:date="2025-01-20T21:44:00Z" w16du:dateUtc="2025-01-21T02:44:00Z">
              <w:r w:rsidDel="00684349">
                <w:rPr>
                  <w:rStyle w:val="Strong"/>
                </w:rPr>
                <w:delText>Relative Bid-Ask Spread DiD Analysis</w:delText>
              </w:r>
            </w:del>
          </w:p>
        </w:tc>
      </w:tr>
      <w:tr w:rsidR="00B5286A" w:rsidDel="00684349" w14:paraId="5AEB1DF2" w14:textId="76A6F26F" w:rsidTr="00A336D5">
        <w:trPr>
          <w:gridAfter w:val="1"/>
          <w:tblCellSpacing w:w="15" w:type="dxa"/>
          <w:jc w:val="center"/>
          <w:del w:id="423" w:author="Arnob Alam" w:date="2025-01-20T21:44:00Z"/>
          <w:trPrChange w:id="424"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425" w:author="Arnob Alam" w:date="2025-01-21T15:59:00Z" w16du:dateUtc="2025-01-21T20:59:00Z">
              <w:tcPr>
                <w:tcW w:w="0" w:type="auto"/>
                <w:gridSpan w:val="4"/>
                <w:tcBorders>
                  <w:bottom w:val="single" w:sz="6" w:space="0" w:color="000000"/>
                </w:tcBorders>
                <w:vAlign w:val="center"/>
                <w:hideMark/>
              </w:tcPr>
            </w:tcPrChange>
          </w:tcPr>
          <w:p w14:paraId="39430387" w14:textId="40C8E932" w:rsidR="00B5286A" w:rsidDel="00684349" w:rsidRDefault="00B5286A">
            <w:pPr>
              <w:jc w:val="center"/>
              <w:rPr>
                <w:del w:id="426" w:author="Arnob Alam" w:date="2025-01-20T21:44:00Z" w16du:dateUtc="2025-01-21T02:44:00Z"/>
                <w:rFonts w:eastAsia="Times New Roman"/>
              </w:rPr>
            </w:pPr>
          </w:p>
        </w:tc>
      </w:tr>
      <w:tr w:rsidR="00B5286A" w:rsidDel="00684349" w14:paraId="34E1614D" w14:textId="2EC6EE40" w:rsidTr="00A336D5">
        <w:trPr>
          <w:gridAfter w:val="1"/>
          <w:tblCellSpacing w:w="15" w:type="dxa"/>
          <w:jc w:val="center"/>
          <w:del w:id="427" w:author="Arnob Alam" w:date="2025-01-20T21:44:00Z"/>
          <w:trPrChange w:id="428" w:author="Arnob Alam" w:date="2025-01-21T15:59:00Z" w16du:dateUtc="2025-01-21T20:59:00Z">
            <w:trPr>
              <w:gridAfter w:val="1"/>
              <w:tblCellSpacing w:w="15" w:type="dxa"/>
              <w:jc w:val="center"/>
            </w:trPr>
          </w:trPrChange>
        </w:trPr>
        <w:tc>
          <w:tcPr>
            <w:tcW w:w="0" w:type="auto"/>
            <w:gridSpan w:val="2"/>
            <w:vAlign w:val="center"/>
            <w:hideMark/>
            <w:tcPrChange w:id="429" w:author="Arnob Alam" w:date="2025-01-21T15:59:00Z" w16du:dateUtc="2025-01-21T20:59:00Z">
              <w:tcPr>
                <w:tcW w:w="0" w:type="auto"/>
                <w:gridSpan w:val="2"/>
                <w:vAlign w:val="center"/>
                <w:hideMark/>
              </w:tcPr>
            </w:tcPrChange>
          </w:tcPr>
          <w:p w14:paraId="08E8A6D5" w14:textId="7DAF9344" w:rsidR="00B5286A" w:rsidDel="00684349" w:rsidRDefault="00B5286A">
            <w:pPr>
              <w:jc w:val="center"/>
              <w:rPr>
                <w:del w:id="430" w:author="Arnob Alam" w:date="2025-01-20T21:44:00Z" w16du:dateUtc="2025-01-21T02:44:00Z"/>
                <w:rFonts w:eastAsia="Times New Roman"/>
                <w:sz w:val="20"/>
                <w:szCs w:val="20"/>
              </w:rPr>
            </w:pPr>
          </w:p>
        </w:tc>
        <w:tc>
          <w:tcPr>
            <w:tcW w:w="0" w:type="auto"/>
            <w:gridSpan w:val="2"/>
            <w:vAlign w:val="center"/>
            <w:hideMark/>
            <w:tcPrChange w:id="431" w:author="Arnob Alam" w:date="2025-01-21T15:59:00Z" w16du:dateUtc="2025-01-21T20:59:00Z">
              <w:tcPr>
                <w:tcW w:w="0" w:type="auto"/>
                <w:gridSpan w:val="2"/>
                <w:vAlign w:val="center"/>
                <w:hideMark/>
              </w:tcPr>
            </w:tcPrChange>
          </w:tcPr>
          <w:p w14:paraId="6054EBA7" w14:textId="5FE6A7F9" w:rsidR="00B5286A" w:rsidDel="00684349" w:rsidRDefault="00B5286A">
            <w:pPr>
              <w:jc w:val="center"/>
              <w:rPr>
                <w:del w:id="432" w:author="Arnob Alam" w:date="2025-01-20T21:44:00Z" w16du:dateUtc="2025-01-21T02:44:00Z"/>
                <w:rFonts w:eastAsia="Times New Roman"/>
              </w:rPr>
            </w:pPr>
            <w:del w:id="433" w:author="Arnob Alam" w:date="2025-01-20T21:44:00Z" w16du:dateUtc="2025-01-21T02:44:00Z">
              <w:r w:rsidDel="00684349">
                <w:rPr>
                  <w:rStyle w:val="Emphasis"/>
                </w:rPr>
                <w:delText>Dependent variable:</w:delText>
              </w:r>
            </w:del>
          </w:p>
        </w:tc>
      </w:tr>
      <w:tr w:rsidR="00B5286A" w:rsidDel="00684349" w14:paraId="17C85497" w14:textId="3E9B199B" w:rsidTr="00A336D5">
        <w:trPr>
          <w:gridAfter w:val="1"/>
          <w:tblCellSpacing w:w="15" w:type="dxa"/>
          <w:jc w:val="center"/>
          <w:del w:id="434" w:author="Arnob Alam" w:date="2025-01-20T21:44:00Z"/>
          <w:trPrChange w:id="435" w:author="Arnob Alam" w:date="2025-01-21T15:59:00Z" w16du:dateUtc="2025-01-21T20:59:00Z">
            <w:trPr>
              <w:gridAfter w:val="1"/>
              <w:tblCellSpacing w:w="15" w:type="dxa"/>
              <w:jc w:val="center"/>
            </w:trPr>
          </w:trPrChange>
        </w:trPr>
        <w:tc>
          <w:tcPr>
            <w:tcW w:w="0" w:type="auto"/>
            <w:gridSpan w:val="2"/>
            <w:vAlign w:val="center"/>
            <w:hideMark/>
            <w:tcPrChange w:id="436" w:author="Arnob Alam" w:date="2025-01-21T15:59:00Z" w16du:dateUtc="2025-01-21T20:59:00Z">
              <w:tcPr>
                <w:tcW w:w="0" w:type="auto"/>
                <w:gridSpan w:val="2"/>
                <w:vAlign w:val="center"/>
                <w:hideMark/>
              </w:tcPr>
            </w:tcPrChange>
          </w:tcPr>
          <w:p w14:paraId="455E9593" w14:textId="20AECB38" w:rsidR="00B5286A" w:rsidDel="00684349" w:rsidRDefault="00B5286A">
            <w:pPr>
              <w:jc w:val="center"/>
              <w:rPr>
                <w:del w:id="437" w:author="Arnob Alam" w:date="2025-01-20T21:44:00Z" w16du:dateUtc="2025-01-21T02:44:00Z"/>
                <w:rFonts w:eastAsia="Times New Roman"/>
              </w:rPr>
            </w:pPr>
          </w:p>
        </w:tc>
        <w:tc>
          <w:tcPr>
            <w:tcW w:w="0" w:type="auto"/>
            <w:gridSpan w:val="2"/>
            <w:tcBorders>
              <w:bottom w:val="single" w:sz="6" w:space="0" w:color="000000"/>
            </w:tcBorders>
            <w:vAlign w:val="center"/>
            <w:hideMark/>
            <w:tcPrChange w:id="438" w:author="Arnob Alam" w:date="2025-01-21T15:59:00Z" w16du:dateUtc="2025-01-21T20:59:00Z">
              <w:tcPr>
                <w:tcW w:w="0" w:type="auto"/>
                <w:gridSpan w:val="2"/>
                <w:tcBorders>
                  <w:bottom w:val="single" w:sz="6" w:space="0" w:color="000000"/>
                </w:tcBorders>
                <w:vAlign w:val="center"/>
                <w:hideMark/>
              </w:tcPr>
            </w:tcPrChange>
          </w:tcPr>
          <w:p w14:paraId="589CF0A2" w14:textId="6CB6DF22" w:rsidR="00B5286A" w:rsidDel="00684349" w:rsidRDefault="00B5286A">
            <w:pPr>
              <w:jc w:val="center"/>
              <w:rPr>
                <w:del w:id="439" w:author="Arnob Alam" w:date="2025-01-20T21:44:00Z" w16du:dateUtc="2025-01-21T02:44:00Z"/>
                <w:rFonts w:eastAsia="Times New Roman"/>
                <w:sz w:val="20"/>
                <w:szCs w:val="20"/>
              </w:rPr>
            </w:pPr>
          </w:p>
        </w:tc>
      </w:tr>
      <w:tr w:rsidR="00B5286A" w:rsidDel="00684349" w14:paraId="458461AD" w14:textId="04C2603E" w:rsidTr="00A336D5">
        <w:trPr>
          <w:gridAfter w:val="1"/>
          <w:tblCellSpacing w:w="15" w:type="dxa"/>
          <w:jc w:val="center"/>
          <w:del w:id="440" w:author="Arnob Alam" w:date="2025-01-20T21:44:00Z"/>
          <w:trPrChange w:id="441" w:author="Arnob Alam" w:date="2025-01-21T15:59:00Z" w16du:dateUtc="2025-01-21T20:59:00Z">
            <w:trPr>
              <w:gridAfter w:val="1"/>
              <w:tblCellSpacing w:w="15" w:type="dxa"/>
              <w:jc w:val="center"/>
            </w:trPr>
          </w:trPrChange>
        </w:trPr>
        <w:tc>
          <w:tcPr>
            <w:tcW w:w="0" w:type="auto"/>
            <w:gridSpan w:val="2"/>
            <w:vAlign w:val="center"/>
            <w:hideMark/>
            <w:tcPrChange w:id="442" w:author="Arnob Alam" w:date="2025-01-21T15:59:00Z" w16du:dateUtc="2025-01-21T20:59:00Z">
              <w:tcPr>
                <w:tcW w:w="0" w:type="auto"/>
                <w:gridSpan w:val="2"/>
                <w:vAlign w:val="center"/>
                <w:hideMark/>
              </w:tcPr>
            </w:tcPrChange>
          </w:tcPr>
          <w:p w14:paraId="7B61E13F" w14:textId="5F322BB2" w:rsidR="00B5286A" w:rsidDel="00684349" w:rsidRDefault="00B5286A">
            <w:pPr>
              <w:jc w:val="center"/>
              <w:rPr>
                <w:del w:id="443" w:author="Arnob Alam" w:date="2025-01-20T21:44:00Z" w16du:dateUtc="2025-01-21T02:44:00Z"/>
                <w:rFonts w:eastAsia="Times New Roman"/>
                <w:sz w:val="20"/>
                <w:szCs w:val="20"/>
              </w:rPr>
            </w:pPr>
          </w:p>
        </w:tc>
        <w:tc>
          <w:tcPr>
            <w:tcW w:w="0" w:type="auto"/>
            <w:gridSpan w:val="2"/>
            <w:vAlign w:val="center"/>
            <w:hideMark/>
            <w:tcPrChange w:id="444" w:author="Arnob Alam" w:date="2025-01-21T15:59:00Z" w16du:dateUtc="2025-01-21T20:59:00Z">
              <w:tcPr>
                <w:tcW w:w="0" w:type="auto"/>
                <w:gridSpan w:val="2"/>
                <w:vAlign w:val="center"/>
                <w:hideMark/>
              </w:tcPr>
            </w:tcPrChange>
          </w:tcPr>
          <w:p w14:paraId="750B1728" w14:textId="334BF9FE" w:rsidR="00B5286A" w:rsidDel="00684349" w:rsidRDefault="00B5286A">
            <w:pPr>
              <w:jc w:val="center"/>
              <w:rPr>
                <w:del w:id="445" w:author="Arnob Alam" w:date="2025-01-20T21:44:00Z" w16du:dateUtc="2025-01-21T02:44:00Z"/>
                <w:rFonts w:eastAsia="Times New Roman"/>
              </w:rPr>
            </w:pPr>
            <w:del w:id="446" w:author="Arnob Alam" w:date="2025-01-20T21:44:00Z" w16du:dateUtc="2025-01-21T02:44:00Z">
              <w:r w:rsidDel="00684349">
                <w:rPr>
                  <w:rFonts w:eastAsia="Times New Roman"/>
                </w:rPr>
                <w:delText>Relative Spread</w:delText>
              </w:r>
            </w:del>
          </w:p>
        </w:tc>
      </w:tr>
      <w:tr w:rsidR="00B5286A" w:rsidDel="00684349" w14:paraId="696D85C3" w14:textId="106CD802" w:rsidTr="00A336D5">
        <w:trPr>
          <w:gridAfter w:val="1"/>
          <w:tblCellSpacing w:w="15" w:type="dxa"/>
          <w:jc w:val="center"/>
          <w:del w:id="447" w:author="Arnob Alam" w:date="2025-01-20T21:44:00Z"/>
          <w:trPrChange w:id="448"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449" w:author="Arnob Alam" w:date="2025-01-21T15:59:00Z" w16du:dateUtc="2025-01-21T20:59:00Z">
              <w:tcPr>
                <w:tcW w:w="0" w:type="auto"/>
                <w:gridSpan w:val="4"/>
                <w:tcBorders>
                  <w:bottom w:val="single" w:sz="6" w:space="0" w:color="000000"/>
                </w:tcBorders>
                <w:vAlign w:val="center"/>
                <w:hideMark/>
              </w:tcPr>
            </w:tcPrChange>
          </w:tcPr>
          <w:p w14:paraId="02A40557" w14:textId="2FF2CB45" w:rsidR="00B5286A" w:rsidDel="00684349" w:rsidRDefault="00B5286A">
            <w:pPr>
              <w:jc w:val="center"/>
              <w:rPr>
                <w:del w:id="450" w:author="Arnob Alam" w:date="2025-01-20T21:44:00Z" w16du:dateUtc="2025-01-21T02:44:00Z"/>
                <w:rFonts w:eastAsia="Times New Roman"/>
              </w:rPr>
            </w:pPr>
          </w:p>
        </w:tc>
      </w:tr>
      <w:tr w:rsidR="00B5286A" w:rsidDel="00684349" w14:paraId="28FC1BCD" w14:textId="6E0F84A1" w:rsidTr="00A336D5">
        <w:trPr>
          <w:gridAfter w:val="1"/>
          <w:tblCellSpacing w:w="15" w:type="dxa"/>
          <w:jc w:val="center"/>
          <w:del w:id="451" w:author="Arnob Alam" w:date="2025-01-20T21:44:00Z"/>
          <w:trPrChange w:id="452" w:author="Arnob Alam" w:date="2025-01-21T15:59:00Z" w16du:dateUtc="2025-01-21T20:59:00Z">
            <w:trPr>
              <w:gridAfter w:val="1"/>
              <w:tblCellSpacing w:w="15" w:type="dxa"/>
              <w:jc w:val="center"/>
            </w:trPr>
          </w:trPrChange>
        </w:trPr>
        <w:tc>
          <w:tcPr>
            <w:tcW w:w="0" w:type="auto"/>
            <w:gridSpan w:val="2"/>
            <w:vAlign w:val="center"/>
            <w:hideMark/>
            <w:tcPrChange w:id="453" w:author="Arnob Alam" w:date="2025-01-21T15:59:00Z" w16du:dateUtc="2025-01-21T20:59:00Z">
              <w:tcPr>
                <w:tcW w:w="0" w:type="auto"/>
                <w:gridSpan w:val="2"/>
                <w:vAlign w:val="center"/>
                <w:hideMark/>
              </w:tcPr>
            </w:tcPrChange>
          </w:tcPr>
          <w:p w14:paraId="29B17BA9" w14:textId="44D53EE9" w:rsidR="00B5286A" w:rsidDel="00684349" w:rsidRDefault="00B5286A">
            <w:pPr>
              <w:jc w:val="left"/>
              <w:rPr>
                <w:del w:id="454" w:author="Arnob Alam" w:date="2025-01-20T21:44:00Z" w16du:dateUtc="2025-01-21T02:44:00Z"/>
                <w:rFonts w:eastAsia="Times New Roman"/>
              </w:rPr>
            </w:pPr>
            <w:del w:id="455" w:author="Arnob Alam" w:date="2025-01-20T21:44:00Z" w16du:dateUtc="2025-01-21T02:44:00Z">
              <w:r w:rsidDel="00684349">
                <w:rPr>
                  <w:rFonts w:eastAsia="Times New Roman"/>
                </w:rPr>
                <w:delText>Group</w:delText>
              </w:r>
            </w:del>
          </w:p>
        </w:tc>
        <w:tc>
          <w:tcPr>
            <w:tcW w:w="0" w:type="auto"/>
            <w:gridSpan w:val="2"/>
            <w:vAlign w:val="center"/>
            <w:hideMark/>
            <w:tcPrChange w:id="456" w:author="Arnob Alam" w:date="2025-01-21T15:59:00Z" w16du:dateUtc="2025-01-21T20:59:00Z">
              <w:tcPr>
                <w:tcW w:w="0" w:type="auto"/>
                <w:gridSpan w:val="2"/>
                <w:vAlign w:val="center"/>
                <w:hideMark/>
              </w:tcPr>
            </w:tcPrChange>
          </w:tcPr>
          <w:p w14:paraId="18E1C981" w14:textId="52A70FA1" w:rsidR="00B5286A" w:rsidDel="00684349" w:rsidRDefault="00B5286A">
            <w:pPr>
              <w:jc w:val="center"/>
              <w:rPr>
                <w:del w:id="457" w:author="Arnob Alam" w:date="2025-01-20T21:44:00Z" w16du:dateUtc="2025-01-21T02:44:00Z"/>
                <w:rFonts w:eastAsia="Times New Roman"/>
              </w:rPr>
            </w:pPr>
            <w:del w:id="458" w:author="Arnob Alam" w:date="2025-01-20T21:44:00Z" w16du:dateUtc="2025-01-21T02:44:00Z">
              <w:r w:rsidDel="00684349">
                <w:rPr>
                  <w:rFonts w:eastAsia="Times New Roman"/>
                </w:rPr>
                <w:delText>-0.005</w:delText>
              </w:r>
              <w:r w:rsidDel="00684349">
                <w:rPr>
                  <w:rFonts w:eastAsia="Times New Roman"/>
                  <w:vertAlign w:val="superscript"/>
                </w:rPr>
                <w:delText>***</w:delText>
              </w:r>
            </w:del>
          </w:p>
        </w:tc>
      </w:tr>
      <w:tr w:rsidR="00B5286A" w:rsidDel="00684349" w14:paraId="1CC2ED70" w14:textId="601569EC" w:rsidTr="00A336D5">
        <w:trPr>
          <w:gridAfter w:val="1"/>
          <w:tblCellSpacing w:w="15" w:type="dxa"/>
          <w:jc w:val="center"/>
          <w:del w:id="459" w:author="Arnob Alam" w:date="2025-01-20T21:44:00Z"/>
          <w:trPrChange w:id="460" w:author="Arnob Alam" w:date="2025-01-21T15:59:00Z" w16du:dateUtc="2025-01-21T20:59:00Z">
            <w:trPr>
              <w:gridAfter w:val="1"/>
              <w:tblCellSpacing w:w="15" w:type="dxa"/>
              <w:jc w:val="center"/>
            </w:trPr>
          </w:trPrChange>
        </w:trPr>
        <w:tc>
          <w:tcPr>
            <w:tcW w:w="0" w:type="auto"/>
            <w:gridSpan w:val="2"/>
            <w:vAlign w:val="center"/>
            <w:hideMark/>
            <w:tcPrChange w:id="461" w:author="Arnob Alam" w:date="2025-01-21T15:59:00Z" w16du:dateUtc="2025-01-21T20:59:00Z">
              <w:tcPr>
                <w:tcW w:w="0" w:type="auto"/>
                <w:gridSpan w:val="2"/>
                <w:vAlign w:val="center"/>
                <w:hideMark/>
              </w:tcPr>
            </w:tcPrChange>
          </w:tcPr>
          <w:p w14:paraId="6AC35B51" w14:textId="645FF8F7" w:rsidR="00B5286A" w:rsidDel="00684349" w:rsidRDefault="00B5286A">
            <w:pPr>
              <w:jc w:val="center"/>
              <w:rPr>
                <w:del w:id="462" w:author="Arnob Alam" w:date="2025-01-20T21:44:00Z" w16du:dateUtc="2025-01-21T02:44:00Z"/>
                <w:rFonts w:eastAsia="Times New Roman"/>
              </w:rPr>
            </w:pPr>
          </w:p>
        </w:tc>
        <w:tc>
          <w:tcPr>
            <w:tcW w:w="0" w:type="auto"/>
            <w:gridSpan w:val="2"/>
            <w:vAlign w:val="center"/>
            <w:hideMark/>
            <w:tcPrChange w:id="463" w:author="Arnob Alam" w:date="2025-01-21T15:59:00Z" w16du:dateUtc="2025-01-21T20:59:00Z">
              <w:tcPr>
                <w:tcW w:w="0" w:type="auto"/>
                <w:gridSpan w:val="2"/>
                <w:vAlign w:val="center"/>
                <w:hideMark/>
              </w:tcPr>
            </w:tcPrChange>
          </w:tcPr>
          <w:p w14:paraId="63931614" w14:textId="17D84D2D" w:rsidR="00B5286A" w:rsidDel="00684349" w:rsidRDefault="00B5286A">
            <w:pPr>
              <w:jc w:val="center"/>
              <w:rPr>
                <w:del w:id="464" w:author="Arnob Alam" w:date="2025-01-20T21:44:00Z" w16du:dateUtc="2025-01-21T02:44:00Z"/>
                <w:rFonts w:eastAsia="Times New Roman"/>
              </w:rPr>
            </w:pPr>
            <w:del w:id="465" w:author="Arnob Alam" w:date="2025-01-20T21:44:00Z" w16du:dateUtc="2025-01-21T02:44:00Z">
              <w:r w:rsidDel="00684349">
                <w:rPr>
                  <w:rFonts w:eastAsia="Times New Roman"/>
                </w:rPr>
                <w:delText>(0.001)</w:delText>
              </w:r>
            </w:del>
          </w:p>
        </w:tc>
      </w:tr>
      <w:tr w:rsidR="00B5286A" w:rsidDel="00684349" w14:paraId="041EE3A1" w14:textId="3A62674A" w:rsidTr="00A336D5">
        <w:trPr>
          <w:gridAfter w:val="1"/>
          <w:tblCellSpacing w:w="15" w:type="dxa"/>
          <w:jc w:val="center"/>
          <w:del w:id="466" w:author="Arnob Alam" w:date="2025-01-20T21:44:00Z"/>
          <w:trPrChange w:id="467" w:author="Arnob Alam" w:date="2025-01-21T15:59:00Z" w16du:dateUtc="2025-01-21T20:59:00Z">
            <w:trPr>
              <w:gridAfter w:val="1"/>
              <w:tblCellSpacing w:w="15" w:type="dxa"/>
              <w:jc w:val="center"/>
            </w:trPr>
          </w:trPrChange>
        </w:trPr>
        <w:tc>
          <w:tcPr>
            <w:tcW w:w="0" w:type="auto"/>
            <w:gridSpan w:val="2"/>
            <w:vAlign w:val="center"/>
            <w:hideMark/>
            <w:tcPrChange w:id="468" w:author="Arnob Alam" w:date="2025-01-21T15:59:00Z" w16du:dateUtc="2025-01-21T20:59:00Z">
              <w:tcPr>
                <w:tcW w:w="0" w:type="auto"/>
                <w:gridSpan w:val="2"/>
                <w:vAlign w:val="center"/>
                <w:hideMark/>
              </w:tcPr>
            </w:tcPrChange>
          </w:tcPr>
          <w:p w14:paraId="7D1B91F0" w14:textId="308D73E1" w:rsidR="00B5286A" w:rsidDel="00684349" w:rsidRDefault="00B5286A">
            <w:pPr>
              <w:jc w:val="center"/>
              <w:rPr>
                <w:del w:id="469" w:author="Arnob Alam" w:date="2025-01-20T21:44:00Z" w16du:dateUtc="2025-01-21T02:44:00Z"/>
                <w:rFonts w:eastAsia="Times New Roman"/>
              </w:rPr>
            </w:pPr>
          </w:p>
        </w:tc>
        <w:tc>
          <w:tcPr>
            <w:tcW w:w="0" w:type="auto"/>
            <w:gridSpan w:val="2"/>
            <w:vAlign w:val="center"/>
            <w:hideMark/>
            <w:tcPrChange w:id="470" w:author="Arnob Alam" w:date="2025-01-21T15:59:00Z" w16du:dateUtc="2025-01-21T20:59:00Z">
              <w:tcPr>
                <w:tcW w:w="0" w:type="auto"/>
                <w:gridSpan w:val="2"/>
                <w:vAlign w:val="center"/>
                <w:hideMark/>
              </w:tcPr>
            </w:tcPrChange>
          </w:tcPr>
          <w:p w14:paraId="25BAA37E" w14:textId="3DA33CDB" w:rsidR="00B5286A" w:rsidDel="00684349" w:rsidRDefault="00B5286A">
            <w:pPr>
              <w:rPr>
                <w:del w:id="471" w:author="Arnob Alam" w:date="2025-01-20T21:44:00Z" w16du:dateUtc="2025-01-21T02:44:00Z"/>
                <w:rFonts w:eastAsia="Times New Roman"/>
                <w:sz w:val="20"/>
                <w:szCs w:val="20"/>
              </w:rPr>
            </w:pPr>
          </w:p>
        </w:tc>
      </w:tr>
      <w:tr w:rsidR="00B5286A" w:rsidDel="00684349" w14:paraId="581AF81D" w14:textId="79A5358C" w:rsidTr="00A336D5">
        <w:trPr>
          <w:gridAfter w:val="1"/>
          <w:tblCellSpacing w:w="15" w:type="dxa"/>
          <w:jc w:val="center"/>
          <w:del w:id="472" w:author="Arnob Alam" w:date="2025-01-20T21:44:00Z"/>
          <w:trPrChange w:id="473" w:author="Arnob Alam" w:date="2025-01-21T15:59:00Z" w16du:dateUtc="2025-01-21T20:59:00Z">
            <w:trPr>
              <w:gridAfter w:val="1"/>
              <w:tblCellSpacing w:w="15" w:type="dxa"/>
              <w:jc w:val="center"/>
            </w:trPr>
          </w:trPrChange>
        </w:trPr>
        <w:tc>
          <w:tcPr>
            <w:tcW w:w="0" w:type="auto"/>
            <w:gridSpan w:val="2"/>
            <w:vAlign w:val="center"/>
            <w:hideMark/>
            <w:tcPrChange w:id="474" w:author="Arnob Alam" w:date="2025-01-21T15:59:00Z" w16du:dateUtc="2025-01-21T20:59:00Z">
              <w:tcPr>
                <w:tcW w:w="0" w:type="auto"/>
                <w:gridSpan w:val="2"/>
                <w:vAlign w:val="center"/>
                <w:hideMark/>
              </w:tcPr>
            </w:tcPrChange>
          </w:tcPr>
          <w:p w14:paraId="300F5C93" w14:textId="5541AB77" w:rsidR="00B5286A" w:rsidDel="00684349" w:rsidRDefault="00B5286A">
            <w:pPr>
              <w:jc w:val="left"/>
              <w:rPr>
                <w:del w:id="475" w:author="Arnob Alam" w:date="2025-01-20T21:44:00Z" w16du:dateUtc="2025-01-21T02:44:00Z"/>
                <w:rFonts w:eastAsia="Times New Roman"/>
              </w:rPr>
            </w:pPr>
            <w:del w:id="476" w:author="Arnob Alam" w:date="2025-01-20T21:44:00Z" w16du:dateUtc="2025-01-21T02:44:00Z">
              <w:r w:rsidDel="00684349">
                <w:rPr>
                  <w:rFonts w:eastAsia="Times New Roman"/>
                </w:rPr>
                <w:delText>Period</w:delText>
              </w:r>
            </w:del>
          </w:p>
        </w:tc>
        <w:tc>
          <w:tcPr>
            <w:tcW w:w="0" w:type="auto"/>
            <w:gridSpan w:val="2"/>
            <w:vAlign w:val="center"/>
            <w:hideMark/>
            <w:tcPrChange w:id="477" w:author="Arnob Alam" w:date="2025-01-21T15:59:00Z" w16du:dateUtc="2025-01-21T20:59:00Z">
              <w:tcPr>
                <w:tcW w:w="0" w:type="auto"/>
                <w:gridSpan w:val="2"/>
                <w:vAlign w:val="center"/>
                <w:hideMark/>
              </w:tcPr>
            </w:tcPrChange>
          </w:tcPr>
          <w:p w14:paraId="585F3902" w14:textId="076CF2A4" w:rsidR="00B5286A" w:rsidDel="00684349" w:rsidRDefault="00B5286A">
            <w:pPr>
              <w:jc w:val="center"/>
              <w:rPr>
                <w:del w:id="478" w:author="Arnob Alam" w:date="2025-01-20T21:44:00Z" w16du:dateUtc="2025-01-21T02:44:00Z"/>
                <w:rFonts w:eastAsia="Times New Roman"/>
              </w:rPr>
            </w:pPr>
            <w:del w:id="479" w:author="Arnob Alam" w:date="2025-01-20T21:44:00Z" w16du:dateUtc="2025-01-21T02:44:00Z">
              <w:r w:rsidDel="00684349">
                <w:rPr>
                  <w:rFonts w:eastAsia="Times New Roman"/>
                </w:rPr>
                <w:delText>0.0001</w:delText>
              </w:r>
            </w:del>
          </w:p>
        </w:tc>
      </w:tr>
      <w:tr w:rsidR="00B5286A" w:rsidDel="00684349" w14:paraId="37532AB0" w14:textId="6D607744" w:rsidTr="00A336D5">
        <w:trPr>
          <w:gridAfter w:val="1"/>
          <w:tblCellSpacing w:w="15" w:type="dxa"/>
          <w:jc w:val="center"/>
          <w:del w:id="480" w:author="Arnob Alam" w:date="2025-01-20T21:44:00Z"/>
          <w:trPrChange w:id="481" w:author="Arnob Alam" w:date="2025-01-21T15:59:00Z" w16du:dateUtc="2025-01-21T20:59:00Z">
            <w:trPr>
              <w:gridAfter w:val="1"/>
              <w:tblCellSpacing w:w="15" w:type="dxa"/>
              <w:jc w:val="center"/>
            </w:trPr>
          </w:trPrChange>
        </w:trPr>
        <w:tc>
          <w:tcPr>
            <w:tcW w:w="0" w:type="auto"/>
            <w:gridSpan w:val="2"/>
            <w:vAlign w:val="center"/>
            <w:hideMark/>
            <w:tcPrChange w:id="482" w:author="Arnob Alam" w:date="2025-01-21T15:59:00Z" w16du:dateUtc="2025-01-21T20:59:00Z">
              <w:tcPr>
                <w:tcW w:w="0" w:type="auto"/>
                <w:gridSpan w:val="2"/>
                <w:vAlign w:val="center"/>
                <w:hideMark/>
              </w:tcPr>
            </w:tcPrChange>
          </w:tcPr>
          <w:p w14:paraId="1DAD4A14" w14:textId="52042FFF" w:rsidR="00B5286A" w:rsidDel="00684349" w:rsidRDefault="00B5286A">
            <w:pPr>
              <w:jc w:val="center"/>
              <w:rPr>
                <w:del w:id="483" w:author="Arnob Alam" w:date="2025-01-20T21:44:00Z" w16du:dateUtc="2025-01-21T02:44:00Z"/>
                <w:rFonts w:eastAsia="Times New Roman"/>
              </w:rPr>
            </w:pPr>
          </w:p>
        </w:tc>
        <w:tc>
          <w:tcPr>
            <w:tcW w:w="0" w:type="auto"/>
            <w:gridSpan w:val="2"/>
            <w:vAlign w:val="center"/>
            <w:hideMark/>
            <w:tcPrChange w:id="484" w:author="Arnob Alam" w:date="2025-01-21T15:59:00Z" w16du:dateUtc="2025-01-21T20:59:00Z">
              <w:tcPr>
                <w:tcW w:w="0" w:type="auto"/>
                <w:gridSpan w:val="2"/>
                <w:vAlign w:val="center"/>
                <w:hideMark/>
              </w:tcPr>
            </w:tcPrChange>
          </w:tcPr>
          <w:p w14:paraId="1BFF9711" w14:textId="2126ED0B" w:rsidR="00B5286A" w:rsidDel="00684349" w:rsidRDefault="00B5286A">
            <w:pPr>
              <w:jc w:val="center"/>
              <w:rPr>
                <w:del w:id="485" w:author="Arnob Alam" w:date="2025-01-20T21:44:00Z" w16du:dateUtc="2025-01-21T02:44:00Z"/>
                <w:rFonts w:eastAsia="Times New Roman"/>
              </w:rPr>
            </w:pPr>
            <w:del w:id="486" w:author="Arnob Alam" w:date="2025-01-20T21:44:00Z" w16du:dateUtc="2025-01-21T02:44:00Z">
              <w:r w:rsidDel="00684349">
                <w:rPr>
                  <w:rFonts w:eastAsia="Times New Roman"/>
                </w:rPr>
                <w:delText>(0.001)</w:delText>
              </w:r>
            </w:del>
          </w:p>
        </w:tc>
      </w:tr>
      <w:tr w:rsidR="00B5286A" w:rsidDel="00684349" w14:paraId="650F4440" w14:textId="2B4D0CF1" w:rsidTr="00A336D5">
        <w:trPr>
          <w:gridAfter w:val="1"/>
          <w:tblCellSpacing w:w="15" w:type="dxa"/>
          <w:jc w:val="center"/>
          <w:del w:id="487" w:author="Arnob Alam" w:date="2025-01-20T21:44:00Z"/>
          <w:trPrChange w:id="488" w:author="Arnob Alam" w:date="2025-01-21T15:59:00Z" w16du:dateUtc="2025-01-21T20:59:00Z">
            <w:trPr>
              <w:gridAfter w:val="1"/>
              <w:tblCellSpacing w:w="15" w:type="dxa"/>
              <w:jc w:val="center"/>
            </w:trPr>
          </w:trPrChange>
        </w:trPr>
        <w:tc>
          <w:tcPr>
            <w:tcW w:w="0" w:type="auto"/>
            <w:gridSpan w:val="2"/>
            <w:vAlign w:val="center"/>
            <w:hideMark/>
            <w:tcPrChange w:id="489" w:author="Arnob Alam" w:date="2025-01-21T15:59:00Z" w16du:dateUtc="2025-01-21T20:59:00Z">
              <w:tcPr>
                <w:tcW w:w="0" w:type="auto"/>
                <w:gridSpan w:val="2"/>
                <w:vAlign w:val="center"/>
                <w:hideMark/>
              </w:tcPr>
            </w:tcPrChange>
          </w:tcPr>
          <w:p w14:paraId="0C996EAB" w14:textId="28CC555B" w:rsidR="00B5286A" w:rsidDel="00684349" w:rsidRDefault="00B5286A">
            <w:pPr>
              <w:jc w:val="center"/>
              <w:rPr>
                <w:del w:id="490" w:author="Arnob Alam" w:date="2025-01-20T21:44:00Z" w16du:dateUtc="2025-01-21T02:44:00Z"/>
                <w:rFonts w:eastAsia="Times New Roman"/>
              </w:rPr>
            </w:pPr>
          </w:p>
        </w:tc>
        <w:tc>
          <w:tcPr>
            <w:tcW w:w="0" w:type="auto"/>
            <w:gridSpan w:val="2"/>
            <w:vAlign w:val="center"/>
            <w:hideMark/>
            <w:tcPrChange w:id="491" w:author="Arnob Alam" w:date="2025-01-21T15:59:00Z" w16du:dateUtc="2025-01-21T20:59:00Z">
              <w:tcPr>
                <w:tcW w:w="0" w:type="auto"/>
                <w:gridSpan w:val="2"/>
                <w:vAlign w:val="center"/>
                <w:hideMark/>
              </w:tcPr>
            </w:tcPrChange>
          </w:tcPr>
          <w:p w14:paraId="75374998" w14:textId="41F33BE1" w:rsidR="00B5286A" w:rsidDel="00684349" w:rsidRDefault="00B5286A">
            <w:pPr>
              <w:rPr>
                <w:del w:id="492" w:author="Arnob Alam" w:date="2025-01-20T21:44:00Z" w16du:dateUtc="2025-01-21T02:44:00Z"/>
                <w:rFonts w:eastAsia="Times New Roman"/>
                <w:sz w:val="20"/>
                <w:szCs w:val="20"/>
              </w:rPr>
            </w:pPr>
          </w:p>
        </w:tc>
      </w:tr>
      <w:tr w:rsidR="00B5286A" w:rsidDel="00684349" w14:paraId="68B3F39B" w14:textId="08143043" w:rsidTr="00A336D5">
        <w:trPr>
          <w:gridAfter w:val="1"/>
          <w:tblCellSpacing w:w="15" w:type="dxa"/>
          <w:jc w:val="center"/>
          <w:del w:id="493" w:author="Arnob Alam" w:date="2025-01-20T21:44:00Z"/>
          <w:trPrChange w:id="494" w:author="Arnob Alam" w:date="2025-01-21T15:59:00Z" w16du:dateUtc="2025-01-21T20:59:00Z">
            <w:trPr>
              <w:gridAfter w:val="1"/>
              <w:tblCellSpacing w:w="15" w:type="dxa"/>
              <w:jc w:val="center"/>
            </w:trPr>
          </w:trPrChange>
        </w:trPr>
        <w:tc>
          <w:tcPr>
            <w:tcW w:w="0" w:type="auto"/>
            <w:gridSpan w:val="2"/>
            <w:vAlign w:val="center"/>
            <w:hideMark/>
            <w:tcPrChange w:id="495" w:author="Arnob Alam" w:date="2025-01-21T15:59:00Z" w16du:dateUtc="2025-01-21T20:59:00Z">
              <w:tcPr>
                <w:tcW w:w="0" w:type="auto"/>
                <w:gridSpan w:val="2"/>
                <w:vAlign w:val="center"/>
                <w:hideMark/>
              </w:tcPr>
            </w:tcPrChange>
          </w:tcPr>
          <w:p w14:paraId="15BA4B01" w14:textId="1485850A" w:rsidR="00B5286A" w:rsidDel="00684349" w:rsidRDefault="00B5286A">
            <w:pPr>
              <w:jc w:val="left"/>
              <w:rPr>
                <w:del w:id="496" w:author="Arnob Alam" w:date="2025-01-20T21:44:00Z" w16du:dateUtc="2025-01-21T02:44:00Z"/>
                <w:rFonts w:eastAsia="Times New Roman"/>
              </w:rPr>
            </w:pPr>
            <w:del w:id="497" w:author="Arnob Alam" w:date="2025-01-20T21:44:00Z" w16du:dateUtc="2025-01-21T02:44:00Z">
              <w:r w:rsidDel="00684349">
                <w:rPr>
                  <w:rFonts w:eastAsia="Times New Roman"/>
                </w:rPr>
                <w:delText>Tenor (2Y)</w:delText>
              </w:r>
            </w:del>
          </w:p>
        </w:tc>
        <w:tc>
          <w:tcPr>
            <w:tcW w:w="0" w:type="auto"/>
            <w:gridSpan w:val="2"/>
            <w:vAlign w:val="center"/>
            <w:hideMark/>
            <w:tcPrChange w:id="498" w:author="Arnob Alam" w:date="2025-01-21T15:59:00Z" w16du:dateUtc="2025-01-21T20:59:00Z">
              <w:tcPr>
                <w:tcW w:w="0" w:type="auto"/>
                <w:gridSpan w:val="2"/>
                <w:vAlign w:val="center"/>
                <w:hideMark/>
              </w:tcPr>
            </w:tcPrChange>
          </w:tcPr>
          <w:p w14:paraId="26DC3397" w14:textId="22934D96" w:rsidR="00B5286A" w:rsidDel="00684349" w:rsidRDefault="00B5286A">
            <w:pPr>
              <w:jc w:val="center"/>
              <w:rPr>
                <w:del w:id="499" w:author="Arnob Alam" w:date="2025-01-20T21:44:00Z" w16du:dateUtc="2025-01-21T02:44:00Z"/>
                <w:rFonts w:eastAsia="Times New Roman"/>
              </w:rPr>
            </w:pPr>
            <w:del w:id="500" w:author="Arnob Alam" w:date="2025-01-20T21:44:00Z" w16du:dateUtc="2025-01-21T02:44:00Z">
              <w:r w:rsidDel="00684349">
                <w:rPr>
                  <w:rFonts w:eastAsia="Times New Roman"/>
                </w:rPr>
                <w:delText>0.007</w:delText>
              </w:r>
              <w:r w:rsidDel="00684349">
                <w:rPr>
                  <w:rFonts w:eastAsia="Times New Roman"/>
                  <w:vertAlign w:val="superscript"/>
                </w:rPr>
                <w:delText>***</w:delText>
              </w:r>
            </w:del>
          </w:p>
        </w:tc>
      </w:tr>
      <w:tr w:rsidR="00B5286A" w:rsidDel="00684349" w14:paraId="54AF6DF5" w14:textId="255E38ED" w:rsidTr="00A336D5">
        <w:trPr>
          <w:gridAfter w:val="1"/>
          <w:tblCellSpacing w:w="15" w:type="dxa"/>
          <w:jc w:val="center"/>
          <w:del w:id="501" w:author="Arnob Alam" w:date="2025-01-20T21:44:00Z"/>
          <w:trPrChange w:id="502" w:author="Arnob Alam" w:date="2025-01-21T15:59:00Z" w16du:dateUtc="2025-01-21T20:59:00Z">
            <w:trPr>
              <w:gridAfter w:val="1"/>
              <w:tblCellSpacing w:w="15" w:type="dxa"/>
              <w:jc w:val="center"/>
            </w:trPr>
          </w:trPrChange>
        </w:trPr>
        <w:tc>
          <w:tcPr>
            <w:tcW w:w="0" w:type="auto"/>
            <w:gridSpan w:val="2"/>
            <w:vAlign w:val="center"/>
            <w:hideMark/>
            <w:tcPrChange w:id="503" w:author="Arnob Alam" w:date="2025-01-21T15:59:00Z" w16du:dateUtc="2025-01-21T20:59:00Z">
              <w:tcPr>
                <w:tcW w:w="0" w:type="auto"/>
                <w:gridSpan w:val="2"/>
                <w:vAlign w:val="center"/>
                <w:hideMark/>
              </w:tcPr>
            </w:tcPrChange>
          </w:tcPr>
          <w:p w14:paraId="5A9573A6" w14:textId="098C39BC" w:rsidR="00B5286A" w:rsidDel="00684349" w:rsidRDefault="00B5286A">
            <w:pPr>
              <w:jc w:val="center"/>
              <w:rPr>
                <w:del w:id="504" w:author="Arnob Alam" w:date="2025-01-20T21:44:00Z" w16du:dateUtc="2025-01-21T02:44:00Z"/>
                <w:rFonts w:eastAsia="Times New Roman"/>
              </w:rPr>
            </w:pPr>
          </w:p>
        </w:tc>
        <w:tc>
          <w:tcPr>
            <w:tcW w:w="0" w:type="auto"/>
            <w:gridSpan w:val="2"/>
            <w:vAlign w:val="center"/>
            <w:hideMark/>
            <w:tcPrChange w:id="505" w:author="Arnob Alam" w:date="2025-01-21T15:59:00Z" w16du:dateUtc="2025-01-21T20:59:00Z">
              <w:tcPr>
                <w:tcW w:w="0" w:type="auto"/>
                <w:gridSpan w:val="2"/>
                <w:vAlign w:val="center"/>
                <w:hideMark/>
              </w:tcPr>
            </w:tcPrChange>
          </w:tcPr>
          <w:p w14:paraId="32828830" w14:textId="14629797" w:rsidR="00B5286A" w:rsidDel="00684349" w:rsidRDefault="00B5286A">
            <w:pPr>
              <w:jc w:val="center"/>
              <w:rPr>
                <w:del w:id="506" w:author="Arnob Alam" w:date="2025-01-20T21:44:00Z" w16du:dateUtc="2025-01-21T02:44:00Z"/>
                <w:rFonts w:eastAsia="Times New Roman"/>
              </w:rPr>
            </w:pPr>
            <w:del w:id="507" w:author="Arnob Alam" w:date="2025-01-20T21:44:00Z" w16du:dateUtc="2025-01-21T02:44:00Z">
              <w:r w:rsidDel="00684349">
                <w:rPr>
                  <w:rFonts w:eastAsia="Times New Roman"/>
                </w:rPr>
                <w:delText>(0.001)</w:delText>
              </w:r>
            </w:del>
          </w:p>
        </w:tc>
      </w:tr>
      <w:tr w:rsidR="00B5286A" w:rsidDel="00684349" w14:paraId="7D04B596" w14:textId="4B35AA37" w:rsidTr="00A336D5">
        <w:trPr>
          <w:gridAfter w:val="1"/>
          <w:tblCellSpacing w:w="15" w:type="dxa"/>
          <w:jc w:val="center"/>
          <w:del w:id="508" w:author="Arnob Alam" w:date="2025-01-20T21:44:00Z"/>
          <w:trPrChange w:id="509" w:author="Arnob Alam" w:date="2025-01-21T15:59:00Z" w16du:dateUtc="2025-01-21T20:59:00Z">
            <w:trPr>
              <w:gridAfter w:val="1"/>
              <w:tblCellSpacing w:w="15" w:type="dxa"/>
              <w:jc w:val="center"/>
            </w:trPr>
          </w:trPrChange>
        </w:trPr>
        <w:tc>
          <w:tcPr>
            <w:tcW w:w="0" w:type="auto"/>
            <w:gridSpan w:val="2"/>
            <w:vAlign w:val="center"/>
            <w:hideMark/>
            <w:tcPrChange w:id="510" w:author="Arnob Alam" w:date="2025-01-21T15:59:00Z" w16du:dateUtc="2025-01-21T20:59:00Z">
              <w:tcPr>
                <w:tcW w:w="0" w:type="auto"/>
                <w:gridSpan w:val="2"/>
                <w:vAlign w:val="center"/>
                <w:hideMark/>
              </w:tcPr>
            </w:tcPrChange>
          </w:tcPr>
          <w:p w14:paraId="691A25A5" w14:textId="2ABA9100" w:rsidR="00B5286A" w:rsidDel="00684349" w:rsidRDefault="00B5286A">
            <w:pPr>
              <w:jc w:val="center"/>
              <w:rPr>
                <w:del w:id="511" w:author="Arnob Alam" w:date="2025-01-20T21:44:00Z" w16du:dateUtc="2025-01-21T02:44:00Z"/>
                <w:rFonts w:eastAsia="Times New Roman"/>
              </w:rPr>
            </w:pPr>
          </w:p>
        </w:tc>
        <w:tc>
          <w:tcPr>
            <w:tcW w:w="0" w:type="auto"/>
            <w:gridSpan w:val="2"/>
            <w:vAlign w:val="center"/>
            <w:hideMark/>
            <w:tcPrChange w:id="512" w:author="Arnob Alam" w:date="2025-01-21T15:59:00Z" w16du:dateUtc="2025-01-21T20:59:00Z">
              <w:tcPr>
                <w:tcW w:w="0" w:type="auto"/>
                <w:gridSpan w:val="2"/>
                <w:vAlign w:val="center"/>
                <w:hideMark/>
              </w:tcPr>
            </w:tcPrChange>
          </w:tcPr>
          <w:p w14:paraId="2B231C62" w14:textId="5259699E" w:rsidR="00B5286A" w:rsidDel="00684349" w:rsidRDefault="00B5286A">
            <w:pPr>
              <w:rPr>
                <w:del w:id="513" w:author="Arnob Alam" w:date="2025-01-20T21:44:00Z" w16du:dateUtc="2025-01-21T02:44:00Z"/>
                <w:rFonts w:eastAsia="Times New Roman"/>
                <w:sz w:val="20"/>
                <w:szCs w:val="20"/>
              </w:rPr>
            </w:pPr>
          </w:p>
        </w:tc>
      </w:tr>
      <w:tr w:rsidR="00B5286A" w:rsidDel="00684349" w14:paraId="53C0AF36" w14:textId="3C832608" w:rsidTr="00A336D5">
        <w:trPr>
          <w:gridAfter w:val="1"/>
          <w:tblCellSpacing w:w="15" w:type="dxa"/>
          <w:jc w:val="center"/>
          <w:del w:id="514" w:author="Arnob Alam" w:date="2025-01-20T21:44:00Z"/>
          <w:trPrChange w:id="515" w:author="Arnob Alam" w:date="2025-01-21T15:59:00Z" w16du:dateUtc="2025-01-21T20:59:00Z">
            <w:trPr>
              <w:gridAfter w:val="1"/>
              <w:tblCellSpacing w:w="15" w:type="dxa"/>
              <w:jc w:val="center"/>
            </w:trPr>
          </w:trPrChange>
        </w:trPr>
        <w:tc>
          <w:tcPr>
            <w:tcW w:w="0" w:type="auto"/>
            <w:gridSpan w:val="2"/>
            <w:vAlign w:val="center"/>
            <w:hideMark/>
            <w:tcPrChange w:id="516" w:author="Arnob Alam" w:date="2025-01-21T15:59:00Z" w16du:dateUtc="2025-01-21T20:59:00Z">
              <w:tcPr>
                <w:tcW w:w="0" w:type="auto"/>
                <w:gridSpan w:val="2"/>
                <w:vAlign w:val="center"/>
                <w:hideMark/>
              </w:tcPr>
            </w:tcPrChange>
          </w:tcPr>
          <w:p w14:paraId="38B74177" w14:textId="1437A6B9" w:rsidR="00B5286A" w:rsidDel="00684349" w:rsidRDefault="00B5286A">
            <w:pPr>
              <w:jc w:val="left"/>
              <w:rPr>
                <w:del w:id="517" w:author="Arnob Alam" w:date="2025-01-20T21:44:00Z" w16du:dateUtc="2025-01-21T02:44:00Z"/>
                <w:rFonts w:eastAsia="Times New Roman"/>
              </w:rPr>
            </w:pPr>
            <w:del w:id="518" w:author="Arnob Alam" w:date="2025-01-20T21:44:00Z" w16du:dateUtc="2025-01-21T02:44:00Z">
              <w:r w:rsidDel="00684349">
                <w:rPr>
                  <w:rFonts w:eastAsia="Times New Roman"/>
                </w:rPr>
                <w:delText>Tenor (5Y)</w:delText>
              </w:r>
            </w:del>
          </w:p>
        </w:tc>
        <w:tc>
          <w:tcPr>
            <w:tcW w:w="0" w:type="auto"/>
            <w:gridSpan w:val="2"/>
            <w:vAlign w:val="center"/>
            <w:hideMark/>
            <w:tcPrChange w:id="519" w:author="Arnob Alam" w:date="2025-01-21T15:59:00Z" w16du:dateUtc="2025-01-21T20:59:00Z">
              <w:tcPr>
                <w:tcW w:w="0" w:type="auto"/>
                <w:gridSpan w:val="2"/>
                <w:vAlign w:val="center"/>
                <w:hideMark/>
              </w:tcPr>
            </w:tcPrChange>
          </w:tcPr>
          <w:p w14:paraId="69574360" w14:textId="54362701" w:rsidR="00B5286A" w:rsidDel="00684349" w:rsidRDefault="00B5286A">
            <w:pPr>
              <w:jc w:val="center"/>
              <w:rPr>
                <w:del w:id="520" w:author="Arnob Alam" w:date="2025-01-20T21:44:00Z" w16du:dateUtc="2025-01-21T02:44:00Z"/>
                <w:rFonts w:eastAsia="Times New Roman"/>
              </w:rPr>
            </w:pPr>
            <w:del w:id="521" w:author="Arnob Alam" w:date="2025-01-20T21:44:00Z" w16du:dateUtc="2025-01-21T02:44:00Z">
              <w:r w:rsidDel="00684349">
                <w:rPr>
                  <w:rFonts w:eastAsia="Times New Roman"/>
                </w:rPr>
                <w:delText>0.003</w:delText>
              </w:r>
              <w:r w:rsidDel="00684349">
                <w:rPr>
                  <w:rFonts w:eastAsia="Times New Roman"/>
                  <w:vertAlign w:val="superscript"/>
                </w:rPr>
                <w:delText>***</w:delText>
              </w:r>
            </w:del>
          </w:p>
        </w:tc>
      </w:tr>
      <w:tr w:rsidR="00B5286A" w:rsidDel="00684349" w14:paraId="7A931096" w14:textId="64F273B0" w:rsidTr="00A336D5">
        <w:trPr>
          <w:gridAfter w:val="1"/>
          <w:tblCellSpacing w:w="15" w:type="dxa"/>
          <w:jc w:val="center"/>
          <w:del w:id="522" w:author="Arnob Alam" w:date="2025-01-20T21:44:00Z"/>
          <w:trPrChange w:id="523" w:author="Arnob Alam" w:date="2025-01-21T15:59:00Z" w16du:dateUtc="2025-01-21T20:59:00Z">
            <w:trPr>
              <w:gridAfter w:val="1"/>
              <w:tblCellSpacing w:w="15" w:type="dxa"/>
              <w:jc w:val="center"/>
            </w:trPr>
          </w:trPrChange>
        </w:trPr>
        <w:tc>
          <w:tcPr>
            <w:tcW w:w="0" w:type="auto"/>
            <w:gridSpan w:val="2"/>
            <w:vAlign w:val="center"/>
            <w:hideMark/>
            <w:tcPrChange w:id="524" w:author="Arnob Alam" w:date="2025-01-21T15:59:00Z" w16du:dateUtc="2025-01-21T20:59:00Z">
              <w:tcPr>
                <w:tcW w:w="0" w:type="auto"/>
                <w:gridSpan w:val="2"/>
                <w:vAlign w:val="center"/>
                <w:hideMark/>
              </w:tcPr>
            </w:tcPrChange>
          </w:tcPr>
          <w:p w14:paraId="220E95B1" w14:textId="0E56E47D" w:rsidR="00B5286A" w:rsidDel="00684349" w:rsidRDefault="00B5286A">
            <w:pPr>
              <w:jc w:val="center"/>
              <w:rPr>
                <w:del w:id="525" w:author="Arnob Alam" w:date="2025-01-20T21:44:00Z" w16du:dateUtc="2025-01-21T02:44:00Z"/>
                <w:rFonts w:eastAsia="Times New Roman"/>
              </w:rPr>
            </w:pPr>
          </w:p>
        </w:tc>
        <w:tc>
          <w:tcPr>
            <w:tcW w:w="0" w:type="auto"/>
            <w:gridSpan w:val="2"/>
            <w:vAlign w:val="center"/>
            <w:hideMark/>
            <w:tcPrChange w:id="526" w:author="Arnob Alam" w:date="2025-01-21T15:59:00Z" w16du:dateUtc="2025-01-21T20:59:00Z">
              <w:tcPr>
                <w:tcW w:w="0" w:type="auto"/>
                <w:gridSpan w:val="2"/>
                <w:vAlign w:val="center"/>
                <w:hideMark/>
              </w:tcPr>
            </w:tcPrChange>
          </w:tcPr>
          <w:p w14:paraId="2491706F" w14:textId="26C815A0" w:rsidR="00B5286A" w:rsidDel="00684349" w:rsidRDefault="00B5286A">
            <w:pPr>
              <w:jc w:val="center"/>
              <w:rPr>
                <w:del w:id="527" w:author="Arnob Alam" w:date="2025-01-20T21:44:00Z" w16du:dateUtc="2025-01-21T02:44:00Z"/>
                <w:rFonts w:eastAsia="Times New Roman"/>
              </w:rPr>
            </w:pPr>
            <w:del w:id="528" w:author="Arnob Alam" w:date="2025-01-20T21:44:00Z" w16du:dateUtc="2025-01-21T02:44:00Z">
              <w:r w:rsidDel="00684349">
                <w:rPr>
                  <w:rFonts w:eastAsia="Times New Roman"/>
                </w:rPr>
                <w:delText>(0.001)</w:delText>
              </w:r>
            </w:del>
          </w:p>
        </w:tc>
      </w:tr>
      <w:tr w:rsidR="00B5286A" w:rsidDel="00684349" w14:paraId="56789DE0" w14:textId="7DCE28F9" w:rsidTr="00A336D5">
        <w:trPr>
          <w:gridAfter w:val="1"/>
          <w:tblCellSpacing w:w="15" w:type="dxa"/>
          <w:jc w:val="center"/>
          <w:del w:id="529" w:author="Arnob Alam" w:date="2025-01-20T21:44:00Z"/>
          <w:trPrChange w:id="530" w:author="Arnob Alam" w:date="2025-01-21T15:59:00Z" w16du:dateUtc="2025-01-21T20:59:00Z">
            <w:trPr>
              <w:gridAfter w:val="1"/>
              <w:tblCellSpacing w:w="15" w:type="dxa"/>
              <w:jc w:val="center"/>
            </w:trPr>
          </w:trPrChange>
        </w:trPr>
        <w:tc>
          <w:tcPr>
            <w:tcW w:w="0" w:type="auto"/>
            <w:gridSpan w:val="2"/>
            <w:vAlign w:val="center"/>
            <w:hideMark/>
            <w:tcPrChange w:id="531" w:author="Arnob Alam" w:date="2025-01-21T15:59:00Z" w16du:dateUtc="2025-01-21T20:59:00Z">
              <w:tcPr>
                <w:tcW w:w="0" w:type="auto"/>
                <w:gridSpan w:val="2"/>
                <w:vAlign w:val="center"/>
                <w:hideMark/>
              </w:tcPr>
            </w:tcPrChange>
          </w:tcPr>
          <w:p w14:paraId="76F04885" w14:textId="444D1B9A" w:rsidR="00B5286A" w:rsidDel="00684349" w:rsidRDefault="00B5286A">
            <w:pPr>
              <w:jc w:val="center"/>
              <w:rPr>
                <w:del w:id="532" w:author="Arnob Alam" w:date="2025-01-20T21:44:00Z" w16du:dateUtc="2025-01-21T02:44:00Z"/>
                <w:rFonts w:eastAsia="Times New Roman"/>
              </w:rPr>
            </w:pPr>
          </w:p>
        </w:tc>
        <w:tc>
          <w:tcPr>
            <w:tcW w:w="0" w:type="auto"/>
            <w:gridSpan w:val="2"/>
            <w:vAlign w:val="center"/>
            <w:hideMark/>
            <w:tcPrChange w:id="533" w:author="Arnob Alam" w:date="2025-01-21T15:59:00Z" w16du:dateUtc="2025-01-21T20:59:00Z">
              <w:tcPr>
                <w:tcW w:w="0" w:type="auto"/>
                <w:gridSpan w:val="2"/>
                <w:vAlign w:val="center"/>
                <w:hideMark/>
              </w:tcPr>
            </w:tcPrChange>
          </w:tcPr>
          <w:p w14:paraId="7B1B0415" w14:textId="5D28B5AA" w:rsidR="00B5286A" w:rsidDel="00684349" w:rsidRDefault="00B5286A">
            <w:pPr>
              <w:rPr>
                <w:del w:id="534" w:author="Arnob Alam" w:date="2025-01-20T21:44:00Z" w16du:dateUtc="2025-01-21T02:44:00Z"/>
                <w:rFonts w:eastAsia="Times New Roman"/>
                <w:sz w:val="20"/>
                <w:szCs w:val="20"/>
              </w:rPr>
            </w:pPr>
          </w:p>
        </w:tc>
      </w:tr>
      <w:tr w:rsidR="00B5286A" w:rsidDel="00684349" w14:paraId="25A4F99A" w14:textId="71EA7946" w:rsidTr="00A336D5">
        <w:trPr>
          <w:gridAfter w:val="1"/>
          <w:tblCellSpacing w:w="15" w:type="dxa"/>
          <w:jc w:val="center"/>
          <w:del w:id="535" w:author="Arnob Alam" w:date="2025-01-20T21:44:00Z"/>
          <w:trPrChange w:id="536" w:author="Arnob Alam" w:date="2025-01-21T15:59:00Z" w16du:dateUtc="2025-01-21T20:59:00Z">
            <w:trPr>
              <w:gridAfter w:val="1"/>
              <w:tblCellSpacing w:w="15" w:type="dxa"/>
              <w:jc w:val="center"/>
            </w:trPr>
          </w:trPrChange>
        </w:trPr>
        <w:tc>
          <w:tcPr>
            <w:tcW w:w="0" w:type="auto"/>
            <w:gridSpan w:val="2"/>
            <w:vAlign w:val="center"/>
            <w:hideMark/>
            <w:tcPrChange w:id="537" w:author="Arnob Alam" w:date="2025-01-21T15:59:00Z" w16du:dateUtc="2025-01-21T20:59:00Z">
              <w:tcPr>
                <w:tcW w:w="0" w:type="auto"/>
                <w:gridSpan w:val="2"/>
                <w:vAlign w:val="center"/>
                <w:hideMark/>
              </w:tcPr>
            </w:tcPrChange>
          </w:tcPr>
          <w:p w14:paraId="6C4D8B24" w14:textId="47CF3043" w:rsidR="00B5286A" w:rsidDel="00684349" w:rsidRDefault="00B5286A">
            <w:pPr>
              <w:jc w:val="left"/>
              <w:rPr>
                <w:del w:id="538" w:author="Arnob Alam" w:date="2025-01-20T21:44:00Z" w16du:dateUtc="2025-01-21T02:44:00Z"/>
                <w:rFonts w:eastAsia="Times New Roman"/>
              </w:rPr>
            </w:pPr>
            <w:del w:id="539" w:author="Arnob Alam" w:date="2025-01-20T21:44:00Z" w16du:dateUtc="2025-01-21T02:44:00Z">
              <w:r w:rsidDel="00684349">
                <w:rPr>
                  <w:rFonts w:eastAsia="Times New Roman"/>
                </w:rPr>
                <w:delText>Group*Period</w:delText>
              </w:r>
            </w:del>
          </w:p>
        </w:tc>
        <w:tc>
          <w:tcPr>
            <w:tcW w:w="0" w:type="auto"/>
            <w:gridSpan w:val="2"/>
            <w:vAlign w:val="center"/>
            <w:hideMark/>
            <w:tcPrChange w:id="540" w:author="Arnob Alam" w:date="2025-01-21T15:59:00Z" w16du:dateUtc="2025-01-21T20:59:00Z">
              <w:tcPr>
                <w:tcW w:w="0" w:type="auto"/>
                <w:gridSpan w:val="2"/>
                <w:vAlign w:val="center"/>
                <w:hideMark/>
              </w:tcPr>
            </w:tcPrChange>
          </w:tcPr>
          <w:p w14:paraId="75DFCC13" w14:textId="026182FB" w:rsidR="00B5286A" w:rsidDel="00684349" w:rsidRDefault="00B5286A">
            <w:pPr>
              <w:jc w:val="center"/>
              <w:rPr>
                <w:del w:id="541" w:author="Arnob Alam" w:date="2025-01-20T21:44:00Z" w16du:dateUtc="2025-01-21T02:44:00Z"/>
                <w:rFonts w:eastAsia="Times New Roman"/>
              </w:rPr>
            </w:pPr>
            <w:del w:id="542" w:author="Arnob Alam" w:date="2025-01-20T21:44:00Z" w16du:dateUtc="2025-01-21T02:44:00Z">
              <w:r w:rsidDel="00684349">
                <w:rPr>
                  <w:rFonts w:eastAsia="Times New Roman"/>
                </w:rPr>
                <w:delText>-0.001</w:delText>
              </w:r>
            </w:del>
          </w:p>
        </w:tc>
      </w:tr>
      <w:tr w:rsidR="00B5286A" w:rsidDel="00684349" w14:paraId="6F4D532E" w14:textId="4EA0E69B" w:rsidTr="00A336D5">
        <w:trPr>
          <w:gridAfter w:val="1"/>
          <w:tblCellSpacing w:w="15" w:type="dxa"/>
          <w:jc w:val="center"/>
          <w:del w:id="543" w:author="Arnob Alam" w:date="2025-01-20T21:44:00Z"/>
          <w:trPrChange w:id="544" w:author="Arnob Alam" w:date="2025-01-21T15:59:00Z" w16du:dateUtc="2025-01-21T20:59:00Z">
            <w:trPr>
              <w:gridAfter w:val="1"/>
              <w:tblCellSpacing w:w="15" w:type="dxa"/>
              <w:jc w:val="center"/>
            </w:trPr>
          </w:trPrChange>
        </w:trPr>
        <w:tc>
          <w:tcPr>
            <w:tcW w:w="0" w:type="auto"/>
            <w:gridSpan w:val="2"/>
            <w:vAlign w:val="center"/>
            <w:hideMark/>
            <w:tcPrChange w:id="545" w:author="Arnob Alam" w:date="2025-01-21T15:59:00Z" w16du:dateUtc="2025-01-21T20:59:00Z">
              <w:tcPr>
                <w:tcW w:w="0" w:type="auto"/>
                <w:gridSpan w:val="2"/>
                <w:vAlign w:val="center"/>
                <w:hideMark/>
              </w:tcPr>
            </w:tcPrChange>
          </w:tcPr>
          <w:p w14:paraId="450856CC" w14:textId="4B3B6512" w:rsidR="00B5286A" w:rsidDel="00684349" w:rsidRDefault="00B5286A">
            <w:pPr>
              <w:jc w:val="center"/>
              <w:rPr>
                <w:del w:id="546" w:author="Arnob Alam" w:date="2025-01-20T21:44:00Z" w16du:dateUtc="2025-01-21T02:44:00Z"/>
                <w:rFonts w:eastAsia="Times New Roman"/>
              </w:rPr>
            </w:pPr>
          </w:p>
        </w:tc>
        <w:tc>
          <w:tcPr>
            <w:tcW w:w="0" w:type="auto"/>
            <w:gridSpan w:val="2"/>
            <w:vAlign w:val="center"/>
            <w:hideMark/>
            <w:tcPrChange w:id="547" w:author="Arnob Alam" w:date="2025-01-21T15:59:00Z" w16du:dateUtc="2025-01-21T20:59:00Z">
              <w:tcPr>
                <w:tcW w:w="0" w:type="auto"/>
                <w:gridSpan w:val="2"/>
                <w:vAlign w:val="center"/>
                <w:hideMark/>
              </w:tcPr>
            </w:tcPrChange>
          </w:tcPr>
          <w:p w14:paraId="6BF69F62" w14:textId="07A7E24A" w:rsidR="00B5286A" w:rsidDel="00684349" w:rsidRDefault="00B5286A">
            <w:pPr>
              <w:jc w:val="center"/>
              <w:rPr>
                <w:del w:id="548" w:author="Arnob Alam" w:date="2025-01-20T21:44:00Z" w16du:dateUtc="2025-01-21T02:44:00Z"/>
                <w:rFonts w:eastAsia="Times New Roman"/>
              </w:rPr>
            </w:pPr>
            <w:del w:id="549" w:author="Arnob Alam" w:date="2025-01-20T21:44:00Z" w16du:dateUtc="2025-01-21T02:44:00Z">
              <w:r w:rsidDel="00684349">
                <w:rPr>
                  <w:rFonts w:eastAsia="Times New Roman"/>
                </w:rPr>
                <w:delText>(0.001)</w:delText>
              </w:r>
            </w:del>
          </w:p>
        </w:tc>
      </w:tr>
      <w:tr w:rsidR="00B5286A" w:rsidDel="00684349" w14:paraId="4AA87DD1" w14:textId="7C7EF77A" w:rsidTr="00A336D5">
        <w:trPr>
          <w:gridAfter w:val="1"/>
          <w:tblCellSpacing w:w="15" w:type="dxa"/>
          <w:jc w:val="center"/>
          <w:del w:id="550" w:author="Arnob Alam" w:date="2025-01-20T21:44:00Z"/>
          <w:trPrChange w:id="551" w:author="Arnob Alam" w:date="2025-01-21T15:59:00Z" w16du:dateUtc="2025-01-21T20:59:00Z">
            <w:trPr>
              <w:gridAfter w:val="1"/>
              <w:tblCellSpacing w:w="15" w:type="dxa"/>
              <w:jc w:val="center"/>
            </w:trPr>
          </w:trPrChange>
        </w:trPr>
        <w:tc>
          <w:tcPr>
            <w:tcW w:w="0" w:type="auto"/>
            <w:gridSpan w:val="2"/>
            <w:vAlign w:val="center"/>
            <w:hideMark/>
            <w:tcPrChange w:id="552" w:author="Arnob Alam" w:date="2025-01-21T15:59:00Z" w16du:dateUtc="2025-01-21T20:59:00Z">
              <w:tcPr>
                <w:tcW w:w="0" w:type="auto"/>
                <w:gridSpan w:val="2"/>
                <w:vAlign w:val="center"/>
                <w:hideMark/>
              </w:tcPr>
            </w:tcPrChange>
          </w:tcPr>
          <w:p w14:paraId="047D112A" w14:textId="0DBBAB38" w:rsidR="00B5286A" w:rsidDel="00684349" w:rsidRDefault="00B5286A">
            <w:pPr>
              <w:jc w:val="center"/>
              <w:rPr>
                <w:del w:id="553" w:author="Arnob Alam" w:date="2025-01-20T21:44:00Z" w16du:dateUtc="2025-01-21T02:44:00Z"/>
                <w:rFonts w:eastAsia="Times New Roman"/>
              </w:rPr>
            </w:pPr>
          </w:p>
        </w:tc>
        <w:tc>
          <w:tcPr>
            <w:tcW w:w="0" w:type="auto"/>
            <w:gridSpan w:val="2"/>
            <w:vAlign w:val="center"/>
            <w:hideMark/>
            <w:tcPrChange w:id="554" w:author="Arnob Alam" w:date="2025-01-21T15:59:00Z" w16du:dateUtc="2025-01-21T20:59:00Z">
              <w:tcPr>
                <w:tcW w:w="0" w:type="auto"/>
                <w:gridSpan w:val="2"/>
                <w:vAlign w:val="center"/>
                <w:hideMark/>
              </w:tcPr>
            </w:tcPrChange>
          </w:tcPr>
          <w:p w14:paraId="4D0818B4" w14:textId="73A42DD3" w:rsidR="00B5286A" w:rsidDel="00684349" w:rsidRDefault="00B5286A">
            <w:pPr>
              <w:rPr>
                <w:del w:id="555" w:author="Arnob Alam" w:date="2025-01-20T21:44:00Z" w16du:dateUtc="2025-01-21T02:44:00Z"/>
                <w:rFonts w:eastAsia="Times New Roman"/>
                <w:sz w:val="20"/>
                <w:szCs w:val="20"/>
              </w:rPr>
            </w:pPr>
          </w:p>
        </w:tc>
      </w:tr>
      <w:tr w:rsidR="00B5286A" w:rsidDel="00684349" w14:paraId="2F82F775" w14:textId="659E2319" w:rsidTr="00A336D5">
        <w:trPr>
          <w:gridAfter w:val="1"/>
          <w:tblCellSpacing w:w="15" w:type="dxa"/>
          <w:jc w:val="center"/>
          <w:del w:id="556" w:author="Arnob Alam" w:date="2025-01-20T21:44:00Z"/>
          <w:trPrChange w:id="557" w:author="Arnob Alam" w:date="2025-01-21T15:59:00Z" w16du:dateUtc="2025-01-21T20:59:00Z">
            <w:trPr>
              <w:gridAfter w:val="1"/>
              <w:tblCellSpacing w:w="15" w:type="dxa"/>
              <w:jc w:val="center"/>
            </w:trPr>
          </w:trPrChange>
        </w:trPr>
        <w:tc>
          <w:tcPr>
            <w:tcW w:w="0" w:type="auto"/>
            <w:gridSpan w:val="2"/>
            <w:vAlign w:val="center"/>
            <w:hideMark/>
            <w:tcPrChange w:id="558" w:author="Arnob Alam" w:date="2025-01-21T15:59:00Z" w16du:dateUtc="2025-01-21T20:59:00Z">
              <w:tcPr>
                <w:tcW w:w="0" w:type="auto"/>
                <w:gridSpan w:val="2"/>
                <w:vAlign w:val="center"/>
                <w:hideMark/>
              </w:tcPr>
            </w:tcPrChange>
          </w:tcPr>
          <w:p w14:paraId="3CEF9F41" w14:textId="5E86C571" w:rsidR="00B5286A" w:rsidDel="00684349" w:rsidRDefault="00B5286A">
            <w:pPr>
              <w:jc w:val="left"/>
              <w:rPr>
                <w:del w:id="559" w:author="Arnob Alam" w:date="2025-01-20T21:44:00Z" w16du:dateUtc="2025-01-21T02:44:00Z"/>
                <w:rFonts w:eastAsia="Times New Roman"/>
              </w:rPr>
            </w:pPr>
            <w:del w:id="560" w:author="Arnob Alam" w:date="2025-01-20T21:44:00Z" w16du:dateUtc="2025-01-21T02:44:00Z">
              <w:r w:rsidDel="00684349">
                <w:rPr>
                  <w:rFonts w:eastAsia="Times New Roman"/>
                </w:rPr>
                <w:delText>Constant</w:delText>
              </w:r>
            </w:del>
          </w:p>
        </w:tc>
        <w:tc>
          <w:tcPr>
            <w:tcW w:w="0" w:type="auto"/>
            <w:gridSpan w:val="2"/>
            <w:vAlign w:val="center"/>
            <w:hideMark/>
            <w:tcPrChange w:id="561" w:author="Arnob Alam" w:date="2025-01-21T15:59:00Z" w16du:dateUtc="2025-01-21T20:59:00Z">
              <w:tcPr>
                <w:tcW w:w="0" w:type="auto"/>
                <w:gridSpan w:val="2"/>
                <w:vAlign w:val="center"/>
                <w:hideMark/>
              </w:tcPr>
            </w:tcPrChange>
          </w:tcPr>
          <w:p w14:paraId="4FBD62C5" w14:textId="08134080" w:rsidR="00B5286A" w:rsidDel="00684349" w:rsidRDefault="00B5286A">
            <w:pPr>
              <w:jc w:val="center"/>
              <w:rPr>
                <w:del w:id="562" w:author="Arnob Alam" w:date="2025-01-20T21:44:00Z" w16du:dateUtc="2025-01-21T02:44:00Z"/>
                <w:rFonts w:eastAsia="Times New Roman"/>
              </w:rPr>
            </w:pPr>
            <w:del w:id="563" w:author="Arnob Alam" w:date="2025-01-20T21:44:00Z" w16du:dateUtc="2025-01-21T02:44:00Z">
              <w:r w:rsidDel="00684349">
                <w:rPr>
                  <w:rFonts w:eastAsia="Times New Roman"/>
                </w:rPr>
                <w:delText>0.011</w:delText>
              </w:r>
              <w:r w:rsidDel="00684349">
                <w:rPr>
                  <w:rFonts w:eastAsia="Times New Roman"/>
                  <w:vertAlign w:val="superscript"/>
                </w:rPr>
                <w:delText>***</w:delText>
              </w:r>
            </w:del>
          </w:p>
        </w:tc>
      </w:tr>
      <w:tr w:rsidR="00B5286A" w:rsidDel="00684349" w14:paraId="318D355C" w14:textId="45C64056" w:rsidTr="00A336D5">
        <w:trPr>
          <w:gridAfter w:val="1"/>
          <w:tblCellSpacing w:w="15" w:type="dxa"/>
          <w:jc w:val="center"/>
          <w:del w:id="564" w:author="Arnob Alam" w:date="2025-01-20T21:44:00Z"/>
          <w:trPrChange w:id="565" w:author="Arnob Alam" w:date="2025-01-21T15:59:00Z" w16du:dateUtc="2025-01-21T20:59:00Z">
            <w:trPr>
              <w:gridAfter w:val="1"/>
              <w:tblCellSpacing w:w="15" w:type="dxa"/>
              <w:jc w:val="center"/>
            </w:trPr>
          </w:trPrChange>
        </w:trPr>
        <w:tc>
          <w:tcPr>
            <w:tcW w:w="0" w:type="auto"/>
            <w:gridSpan w:val="2"/>
            <w:vAlign w:val="center"/>
            <w:hideMark/>
            <w:tcPrChange w:id="566" w:author="Arnob Alam" w:date="2025-01-21T15:59:00Z" w16du:dateUtc="2025-01-21T20:59:00Z">
              <w:tcPr>
                <w:tcW w:w="0" w:type="auto"/>
                <w:gridSpan w:val="2"/>
                <w:vAlign w:val="center"/>
                <w:hideMark/>
              </w:tcPr>
            </w:tcPrChange>
          </w:tcPr>
          <w:p w14:paraId="4E5C1FD1" w14:textId="7EB5638C" w:rsidR="00B5286A" w:rsidDel="00684349" w:rsidRDefault="00B5286A">
            <w:pPr>
              <w:jc w:val="center"/>
              <w:rPr>
                <w:del w:id="567" w:author="Arnob Alam" w:date="2025-01-20T21:44:00Z" w16du:dateUtc="2025-01-21T02:44:00Z"/>
                <w:rFonts w:eastAsia="Times New Roman"/>
              </w:rPr>
            </w:pPr>
          </w:p>
        </w:tc>
        <w:tc>
          <w:tcPr>
            <w:tcW w:w="0" w:type="auto"/>
            <w:gridSpan w:val="2"/>
            <w:vAlign w:val="center"/>
            <w:hideMark/>
            <w:tcPrChange w:id="568" w:author="Arnob Alam" w:date="2025-01-21T15:59:00Z" w16du:dateUtc="2025-01-21T20:59:00Z">
              <w:tcPr>
                <w:tcW w:w="0" w:type="auto"/>
                <w:gridSpan w:val="2"/>
                <w:vAlign w:val="center"/>
                <w:hideMark/>
              </w:tcPr>
            </w:tcPrChange>
          </w:tcPr>
          <w:p w14:paraId="3F3D6660" w14:textId="4755E886" w:rsidR="00B5286A" w:rsidDel="00684349" w:rsidRDefault="00B5286A">
            <w:pPr>
              <w:jc w:val="center"/>
              <w:rPr>
                <w:del w:id="569" w:author="Arnob Alam" w:date="2025-01-20T21:44:00Z" w16du:dateUtc="2025-01-21T02:44:00Z"/>
                <w:rFonts w:eastAsia="Times New Roman"/>
              </w:rPr>
            </w:pPr>
            <w:del w:id="570" w:author="Arnob Alam" w:date="2025-01-20T21:44:00Z" w16du:dateUtc="2025-01-21T02:44:00Z">
              <w:r w:rsidDel="00684349">
                <w:rPr>
                  <w:rFonts w:eastAsia="Times New Roman"/>
                </w:rPr>
                <w:delText>(0.001)</w:delText>
              </w:r>
            </w:del>
          </w:p>
        </w:tc>
      </w:tr>
      <w:tr w:rsidR="00B5286A" w:rsidDel="00684349" w14:paraId="2D2E5F63" w14:textId="69503EC2" w:rsidTr="00A336D5">
        <w:trPr>
          <w:gridAfter w:val="1"/>
          <w:tblCellSpacing w:w="15" w:type="dxa"/>
          <w:jc w:val="center"/>
          <w:del w:id="571" w:author="Arnob Alam" w:date="2025-01-20T21:44:00Z"/>
          <w:trPrChange w:id="572" w:author="Arnob Alam" w:date="2025-01-21T15:59:00Z" w16du:dateUtc="2025-01-21T20:59:00Z">
            <w:trPr>
              <w:gridAfter w:val="1"/>
              <w:tblCellSpacing w:w="15" w:type="dxa"/>
              <w:jc w:val="center"/>
            </w:trPr>
          </w:trPrChange>
        </w:trPr>
        <w:tc>
          <w:tcPr>
            <w:tcW w:w="0" w:type="auto"/>
            <w:gridSpan w:val="2"/>
            <w:vAlign w:val="center"/>
            <w:hideMark/>
            <w:tcPrChange w:id="573" w:author="Arnob Alam" w:date="2025-01-21T15:59:00Z" w16du:dateUtc="2025-01-21T20:59:00Z">
              <w:tcPr>
                <w:tcW w:w="0" w:type="auto"/>
                <w:gridSpan w:val="2"/>
                <w:vAlign w:val="center"/>
                <w:hideMark/>
              </w:tcPr>
            </w:tcPrChange>
          </w:tcPr>
          <w:p w14:paraId="1144E503" w14:textId="619EED0B" w:rsidR="00B5286A" w:rsidDel="00684349" w:rsidRDefault="00B5286A">
            <w:pPr>
              <w:jc w:val="center"/>
              <w:rPr>
                <w:del w:id="574" w:author="Arnob Alam" w:date="2025-01-20T21:44:00Z" w16du:dateUtc="2025-01-21T02:44:00Z"/>
                <w:rFonts w:eastAsia="Times New Roman"/>
              </w:rPr>
            </w:pPr>
          </w:p>
        </w:tc>
        <w:tc>
          <w:tcPr>
            <w:tcW w:w="0" w:type="auto"/>
            <w:gridSpan w:val="2"/>
            <w:vAlign w:val="center"/>
            <w:hideMark/>
            <w:tcPrChange w:id="575" w:author="Arnob Alam" w:date="2025-01-21T15:59:00Z" w16du:dateUtc="2025-01-21T20:59:00Z">
              <w:tcPr>
                <w:tcW w:w="0" w:type="auto"/>
                <w:gridSpan w:val="2"/>
                <w:vAlign w:val="center"/>
                <w:hideMark/>
              </w:tcPr>
            </w:tcPrChange>
          </w:tcPr>
          <w:p w14:paraId="1B126EB9" w14:textId="28F8BBFA" w:rsidR="00B5286A" w:rsidDel="00684349" w:rsidRDefault="00B5286A">
            <w:pPr>
              <w:rPr>
                <w:del w:id="576" w:author="Arnob Alam" w:date="2025-01-20T21:44:00Z" w16du:dateUtc="2025-01-21T02:44:00Z"/>
                <w:rFonts w:eastAsia="Times New Roman"/>
                <w:sz w:val="20"/>
                <w:szCs w:val="20"/>
              </w:rPr>
            </w:pPr>
          </w:p>
        </w:tc>
      </w:tr>
      <w:tr w:rsidR="00B5286A" w:rsidDel="00684349" w14:paraId="25920817" w14:textId="65A056E0" w:rsidTr="00A336D5">
        <w:trPr>
          <w:gridAfter w:val="1"/>
          <w:tblCellSpacing w:w="15" w:type="dxa"/>
          <w:jc w:val="center"/>
          <w:del w:id="577" w:author="Arnob Alam" w:date="2025-01-20T21:44:00Z"/>
          <w:trPrChange w:id="578"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579" w:author="Arnob Alam" w:date="2025-01-21T15:59:00Z" w16du:dateUtc="2025-01-21T20:59:00Z">
              <w:tcPr>
                <w:tcW w:w="0" w:type="auto"/>
                <w:gridSpan w:val="4"/>
                <w:tcBorders>
                  <w:bottom w:val="single" w:sz="6" w:space="0" w:color="000000"/>
                </w:tcBorders>
                <w:vAlign w:val="center"/>
                <w:hideMark/>
              </w:tcPr>
            </w:tcPrChange>
          </w:tcPr>
          <w:p w14:paraId="670E2AEF" w14:textId="4684899E" w:rsidR="00B5286A" w:rsidDel="00684349" w:rsidRDefault="00B5286A">
            <w:pPr>
              <w:jc w:val="center"/>
              <w:rPr>
                <w:del w:id="580" w:author="Arnob Alam" w:date="2025-01-20T21:44:00Z" w16du:dateUtc="2025-01-21T02:44:00Z"/>
                <w:rFonts w:eastAsia="Times New Roman"/>
                <w:sz w:val="20"/>
                <w:szCs w:val="20"/>
              </w:rPr>
            </w:pPr>
          </w:p>
        </w:tc>
      </w:tr>
      <w:tr w:rsidR="00B5286A" w:rsidDel="00684349" w14:paraId="52245535" w14:textId="21EE7232" w:rsidTr="00A336D5">
        <w:trPr>
          <w:gridAfter w:val="1"/>
          <w:tblCellSpacing w:w="15" w:type="dxa"/>
          <w:jc w:val="center"/>
          <w:del w:id="581" w:author="Arnob Alam" w:date="2025-01-20T21:44:00Z"/>
          <w:trPrChange w:id="582" w:author="Arnob Alam" w:date="2025-01-21T15:59:00Z" w16du:dateUtc="2025-01-21T20:59:00Z">
            <w:trPr>
              <w:gridAfter w:val="1"/>
              <w:tblCellSpacing w:w="15" w:type="dxa"/>
              <w:jc w:val="center"/>
            </w:trPr>
          </w:trPrChange>
        </w:trPr>
        <w:tc>
          <w:tcPr>
            <w:tcW w:w="0" w:type="auto"/>
            <w:gridSpan w:val="2"/>
            <w:vAlign w:val="center"/>
            <w:hideMark/>
            <w:tcPrChange w:id="583" w:author="Arnob Alam" w:date="2025-01-21T15:59:00Z" w16du:dateUtc="2025-01-21T20:59:00Z">
              <w:tcPr>
                <w:tcW w:w="0" w:type="auto"/>
                <w:gridSpan w:val="2"/>
                <w:vAlign w:val="center"/>
                <w:hideMark/>
              </w:tcPr>
            </w:tcPrChange>
          </w:tcPr>
          <w:p w14:paraId="6E4D1818" w14:textId="368B2E3E" w:rsidR="00B5286A" w:rsidDel="00684349" w:rsidRDefault="00B5286A">
            <w:pPr>
              <w:jc w:val="left"/>
              <w:rPr>
                <w:del w:id="584" w:author="Arnob Alam" w:date="2025-01-20T21:44:00Z" w16du:dateUtc="2025-01-21T02:44:00Z"/>
                <w:rFonts w:eastAsia="Times New Roman"/>
              </w:rPr>
            </w:pPr>
            <w:del w:id="585" w:author="Arnob Alam" w:date="2025-01-20T21:44:00Z" w16du:dateUtc="2025-01-21T02:44:00Z">
              <w:r w:rsidDel="00684349">
                <w:rPr>
                  <w:rFonts w:eastAsia="Times New Roman"/>
                </w:rPr>
                <w:delText>Observations</w:delText>
              </w:r>
            </w:del>
          </w:p>
        </w:tc>
        <w:tc>
          <w:tcPr>
            <w:tcW w:w="0" w:type="auto"/>
            <w:gridSpan w:val="2"/>
            <w:vAlign w:val="center"/>
            <w:hideMark/>
            <w:tcPrChange w:id="586" w:author="Arnob Alam" w:date="2025-01-21T15:59:00Z" w16du:dateUtc="2025-01-21T20:59:00Z">
              <w:tcPr>
                <w:tcW w:w="0" w:type="auto"/>
                <w:gridSpan w:val="2"/>
                <w:vAlign w:val="center"/>
                <w:hideMark/>
              </w:tcPr>
            </w:tcPrChange>
          </w:tcPr>
          <w:p w14:paraId="1EA24456" w14:textId="22368DE6" w:rsidR="00B5286A" w:rsidDel="00684349" w:rsidRDefault="00B5286A">
            <w:pPr>
              <w:jc w:val="center"/>
              <w:rPr>
                <w:del w:id="587" w:author="Arnob Alam" w:date="2025-01-20T21:44:00Z" w16du:dateUtc="2025-01-21T02:44:00Z"/>
                <w:rFonts w:eastAsia="Times New Roman"/>
              </w:rPr>
            </w:pPr>
            <w:del w:id="588" w:author="Arnob Alam" w:date="2025-01-20T21:44:00Z" w16du:dateUtc="2025-01-21T02:44:00Z">
              <w:r w:rsidDel="00684349">
                <w:rPr>
                  <w:rFonts w:eastAsia="Times New Roman"/>
                </w:rPr>
                <w:delText>360</w:delText>
              </w:r>
            </w:del>
          </w:p>
        </w:tc>
      </w:tr>
      <w:tr w:rsidR="00B5286A" w:rsidDel="00684349" w14:paraId="4EA64D95" w14:textId="63DB2A38" w:rsidTr="00A336D5">
        <w:trPr>
          <w:gridAfter w:val="1"/>
          <w:tblCellSpacing w:w="15" w:type="dxa"/>
          <w:jc w:val="center"/>
          <w:del w:id="589" w:author="Arnob Alam" w:date="2025-01-20T21:44:00Z"/>
          <w:trPrChange w:id="590" w:author="Arnob Alam" w:date="2025-01-21T15:59:00Z" w16du:dateUtc="2025-01-21T20:59:00Z">
            <w:trPr>
              <w:gridAfter w:val="1"/>
              <w:tblCellSpacing w:w="15" w:type="dxa"/>
              <w:jc w:val="center"/>
            </w:trPr>
          </w:trPrChange>
        </w:trPr>
        <w:tc>
          <w:tcPr>
            <w:tcW w:w="0" w:type="auto"/>
            <w:gridSpan w:val="2"/>
            <w:vAlign w:val="center"/>
            <w:hideMark/>
            <w:tcPrChange w:id="591" w:author="Arnob Alam" w:date="2025-01-21T15:59:00Z" w16du:dateUtc="2025-01-21T20:59:00Z">
              <w:tcPr>
                <w:tcW w:w="0" w:type="auto"/>
                <w:gridSpan w:val="2"/>
                <w:vAlign w:val="center"/>
                <w:hideMark/>
              </w:tcPr>
            </w:tcPrChange>
          </w:tcPr>
          <w:p w14:paraId="56E5B469" w14:textId="7FEAA613" w:rsidR="00B5286A" w:rsidDel="00684349" w:rsidRDefault="00B5286A">
            <w:pPr>
              <w:jc w:val="left"/>
              <w:rPr>
                <w:del w:id="592" w:author="Arnob Alam" w:date="2025-01-20T21:44:00Z" w16du:dateUtc="2025-01-21T02:44:00Z"/>
                <w:rFonts w:eastAsia="Times New Roman"/>
              </w:rPr>
            </w:pPr>
            <w:del w:id="593" w:author="Arnob Alam" w:date="2025-01-20T21:44:00Z" w16du:dateUtc="2025-01-21T02:44:00Z">
              <w:r w:rsidDel="00684349">
                <w:rPr>
                  <w:rFonts w:eastAsia="Times New Roman"/>
                </w:rPr>
                <w:delText>R</w:delText>
              </w:r>
              <w:r w:rsidDel="00684349">
                <w:rPr>
                  <w:rFonts w:eastAsia="Times New Roman"/>
                  <w:vertAlign w:val="superscript"/>
                </w:rPr>
                <w:delText>2</w:delText>
              </w:r>
            </w:del>
          </w:p>
        </w:tc>
        <w:tc>
          <w:tcPr>
            <w:tcW w:w="0" w:type="auto"/>
            <w:gridSpan w:val="2"/>
            <w:vAlign w:val="center"/>
            <w:hideMark/>
            <w:tcPrChange w:id="594" w:author="Arnob Alam" w:date="2025-01-21T15:59:00Z" w16du:dateUtc="2025-01-21T20:59:00Z">
              <w:tcPr>
                <w:tcW w:w="0" w:type="auto"/>
                <w:gridSpan w:val="2"/>
                <w:vAlign w:val="center"/>
                <w:hideMark/>
              </w:tcPr>
            </w:tcPrChange>
          </w:tcPr>
          <w:p w14:paraId="4546F809" w14:textId="5173D5BA" w:rsidR="00B5286A" w:rsidDel="00684349" w:rsidRDefault="00B5286A">
            <w:pPr>
              <w:jc w:val="center"/>
              <w:rPr>
                <w:del w:id="595" w:author="Arnob Alam" w:date="2025-01-20T21:44:00Z" w16du:dateUtc="2025-01-21T02:44:00Z"/>
                <w:rFonts w:eastAsia="Times New Roman"/>
              </w:rPr>
            </w:pPr>
            <w:del w:id="596" w:author="Arnob Alam" w:date="2025-01-20T21:44:00Z" w16du:dateUtc="2025-01-21T02:44:00Z">
              <w:r w:rsidDel="00684349">
                <w:rPr>
                  <w:rFonts w:eastAsia="Times New Roman"/>
                </w:rPr>
                <w:delText>0.406</w:delText>
              </w:r>
            </w:del>
          </w:p>
        </w:tc>
      </w:tr>
      <w:tr w:rsidR="00B5286A" w:rsidDel="00684349" w14:paraId="6F04E9D6" w14:textId="48554D17" w:rsidTr="00A336D5">
        <w:trPr>
          <w:gridAfter w:val="1"/>
          <w:tblCellSpacing w:w="15" w:type="dxa"/>
          <w:jc w:val="center"/>
          <w:del w:id="597" w:author="Arnob Alam" w:date="2025-01-20T21:44:00Z"/>
          <w:trPrChange w:id="598" w:author="Arnob Alam" w:date="2025-01-21T15:59:00Z" w16du:dateUtc="2025-01-21T20:59:00Z">
            <w:trPr>
              <w:gridAfter w:val="1"/>
              <w:tblCellSpacing w:w="15" w:type="dxa"/>
              <w:jc w:val="center"/>
            </w:trPr>
          </w:trPrChange>
        </w:trPr>
        <w:tc>
          <w:tcPr>
            <w:tcW w:w="0" w:type="auto"/>
            <w:gridSpan w:val="2"/>
            <w:vAlign w:val="center"/>
            <w:hideMark/>
            <w:tcPrChange w:id="599" w:author="Arnob Alam" w:date="2025-01-21T15:59:00Z" w16du:dateUtc="2025-01-21T20:59:00Z">
              <w:tcPr>
                <w:tcW w:w="0" w:type="auto"/>
                <w:gridSpan w:val="2"/>
                <w:vAlign w:val="center"/>
                <w:hideMark/>
              </w:tcPr>
            </w:tcPrChange>
          </w:tcPr>
          <w:p w14:paraId="5CFB1E93" w14:textId="5E87E26F" w:rsidR="00B5286A" w:rsidDel="00684349" w:rsidRDefault="00B5286A">
            <w:pPr>
              <w:jc w:val="left"/>
              <w:rPr>
                <w:del w:id="600" w:author="Arnob Alam" w:date="2025-01-20T21:44:00Z" w16du:dateUtc="2025-01-21T02:44:00Z"/>
                <w:rFonts w:eastAsia="Times New Roman"/>
              </w:rPr>
            </w:pPr>
            <w:del w:id="601" w:author="Arnob Alam" w:date="2025-01-20T21:44:00Z" w16du:dateUtc="2025-01-21T02:44:00Z">
              <w:r w:rsidDel="00684349">
                <w:rPr>
                  <w:rFonts w:eastAsia="Times New Roman"/>
                </w:rPr>
                <w:delText>Adjusted R</w:delText>
              </w:r>
              <w:r w:rsidDel="00684349">
                <w:rPr>
                  <w:rFonts w:eastAsia="Times New Roman"/>
                  <w:vertAlign w:val="superscript"/>
                </w:rPr>
                <w:delText>2</w:delText>
              </w:r>
            </w:del>
          </w:p>
        </w:tc>
        <w:tc>
          <w:tcPr>
            <w:tcW w:w="0" w:type="auto"/>
            <w:gridSpan w:val="2"/>
            <w:vAlign w:val="center"/>
            <w:hideMark/>
            <w:tcPrChange w:id="602" w:author="Arnob Alam" w:date="2025-01-21T15:59:00Z" w16du:dateUtc="2025-01-21T20:59:00Z">
              <w:tcPr>
                <w:tcW w:w="0" w:type="auto"/>
                <w:gridSpan w:val="2"/>
                <w:vAlign w:val="center"/>
                <w:hideMark/>
              </w:tcPr>
            </w:tcPrChange>
          </w:tcPr>
          <w:p w14:paraId="28D0D840" w14:textId="7F3FA978" w:rsidR="00B5286A" w:rsidDel="00684349" w:rsidRDefault="00B5286A">
            <w:pPr>
              <w:jc w:val="center"/>
              <w:rPr>
                <w:del w:id="603" w:author="Arnob Alam" w:date="2025-01-20T21:44:00Z" w16du:dateUtc="2025-01-21T02:44:00Z"/>
                <w:rFonts w:eastAsia="Times New Roman"/>
              </w:rPr>
            </w:pPr>
            <w:del w:id="604" w:author="Arnob Alam" w:date="2025-01-20T21:44:00Z" w16du:dateUtc="2025-01-21T02:44:00Z">
              <w:r w:rsidDel="00684349">
                <w:rPr>
                  <w:rFonts w:eastAsia="Times New Roman"/>
                </w:rPr>
                <w:delText>0.398</w:delText>
              </w:r>
            </w:del>
          </w:p>
        </w:tc>
      </w:tr>
      <w:tr w:rsidR="00B5286A" w:rsidDel="00684349" w14:paraId="2A4FE314" w14:textId="3D15A578" w:rsidTr="00A336D5">
        <w:trPr>
          <w:gridAfter w:val="1"/>
          <w:tblCellSpacing w:w="15" w:type="dxa"/>
          <w:jc w:val="center"/>
          <w:del w:id="605" w:author="Arnob Alam" w:date="2025-01-20T21:44:00Z"/>
          <w:trPrChange w:id="606" w:author="Arnob Alam" w:date="2025-01-21T15:59:00Z" w16du:dateUtc="2025-01-21T20:59:00Z">
            <w:trPr>
              <w:gridAfter w:val="1"/>
              <w:tblCellSpacing w:w="15" w:type="dxa"/>
              <w:jc w:val="center"/>
            </w:trPr>
          </w:trPrChange>
        </w:trPr>
        <w:tc>
          <w:tcPr>
            <w:tcW w:w="0" w:type="auto"/>
            <w:gridSpan w:val="2"/>
            <w:vAlign w:val="center"/>
            <w:hideMark/>
            <w:tcPrChange w:id="607" w:author="Arnob Alam" w:date="2025-01-21T15:59:00Z" w16du:dateUtc="2025-01-21T20:59:00Z">
              <w:tcPr>
                <w:tcW w:w="0" w:type="auto"/>
                <w:gridSpan w:val="2"/>
                <w:vAlign w:val="center"/>
                <w:hideMark/>
              </w:tcPr>
            </w:tcPrChange>
          </w:tcPr>
          <w:p w14:paraId="2A8BA7BC" w14:textId="13315FCE" w:rsidR="00B5286A" w:rsidDel="00684349" w:rsidRDefault="00B5286A">
            <w:pPr>
              <w:jc w:val="left"/>
              <w:rPr>
                <w:del w:id="608" w:author="Arnob Alam" w:date="2025-01-20T21:44:00Z" w16du:dateUtc="2025-01-21T02:44:00Z"/>
                <w:rFonts w:eastAsia="Times New Roman"/>
              </w:rPr>
            </w:pPr>
            <w:del w:id="609" w:author="Arnob Alam" w:date="2025-01-20T21:44:00Z" w16du:dateUtc="2025-01-21T02:44:00Z">
              <w:r w:rsidDel="00684349">
                <w:rPr>
                  <w:rFonts w:eastAsia="Times New Roman"/>
                </w:rPr>
                <w:delText>Residual Std. Error</w:delText>
              </w:r>
            </w:del>
          </w:p>
        </w:tc>
        <w:tc>
          <w:tcPr>
            <w:tcW w:w="0" w:type="auto"/>
            <w:gridSpan w:val="2"/>
            <w:vAlign w:val="center"/>
            <w:hideMark/>
            <w:tcPrChange w:id="610" w:author="Arnob Alam" w:date="2025-01-21T15:59:00Z" w16du:dateUtc="2025-01-21T20:59:00Z">
              <w:tcPr>
                <w:tcW w:w="0" w:type="auto"/>
                <w:gridSpan w:val="2"/>
                <w:vAlign w:val="center"/>
                <w:hideMark/>
              </w:tcPr>
            </w:tcPrChange>
          </w:tcPr>
          <w:p w14:paraId="4AAEADD7" w14:textId="583D2733" w:rsidR="00B5286A" w:rsidDel="00684349" w:rsidRDefault="00B5286A">
            <w:pPr>
              <w:jc w:val="center"/>
              <w:rPr>
                <w:del w:id="611" w:author="Arnob Alam" w:date="2025-01-20T21:44:00Z" w16du:dateUtc="2025-01-21T02:44:00Z"/>
                <w:rFonts w:eastAsia="Times New Roman"/>
              </w:rPr>
            </w:pPr>
            <w:del w:id="612" w:author="Arnob Alam" w:date="2025-01-20T21:44:00Z" w16du:dateUtc="2025-01-21T02:44:00Z">
              <w:r w:rsidDel="00684349">
                <w:rPr>
                  <w:rFonts w:eastAsia="Times New Roman"/>
                </w:rPr>
                <w:delText>0.005 (df = 354)</w:delText>
              </w:r>
            </w:del>
          </w:p>
        </w:tc>
      </w:tr>
      <w:tr w:rsidR="00B5286A" w:rsidDel="00684349" w14:paraId="3C72FD09" w14:textId="7E50225C" w:rsidTr="00A336D5">
        <w:trPr>
          <w:gridAfter w:val="1"/>
          <w:tblCellSpacing w:w="15" w:type="dxa"/>
          <w:jc w:val="center"/>
          <w:del w:id="613" w:author="Arnob Alam" w:date="2025-01-20T21:44:00Z"/>
          <w:trPrChange w:id="614" w:author="Arnob Alam" w:date="2025-01-21T15:59:00Z" w16du:dateUtc="2025-01-21T20:59:00Z">
            <w:trPr>
              <w:gridAfter w:val="1"/>
              <w:tblCellSpacing w:w="15" w:type="dxa"/>
              <w:jc w:val="center"/>
            </w:trPr>
          </w:trPrChange>
        </w:trPr>
        <w:tc>
          <w:tcPr>
            <w:tcW w:w="0" w:type="auto"/>
            <w:gridSpan w:val="2"/>
            <w:vAlign w:val="center"/>
            <w:hideMark/>
            <w:tcPrChange w:id="615" w:author="Arnob Alam" w:date="2025-01-21T15:59:00Z" w16du:dateUtc="2025-01-21T20:59:00Z">
              <w:tcPr>
                <w:tcW w:w="0" w:type="auto"/>
                <w:gridSpan w:val="2"/>
                <w:vAlign w:val="center"/>
                <w:hideMark/>
              </w:tcPr>
            </w:tcPrChange>
          </w:tcPr>
          <w:p w14:paraId="55C7452A" w14:textId="16B56B5E" w:rsidR="00B5286A" w:rsidDel="00684349" w:rsidRDefault="00B5286A">
            <w:pPr>
              <w:jc w:val="left"/>
              <w:rPr>
                <w:del w:id="616" w:author="Arnob Alam" w:date="2025-01-20T21:44:00Z" w16du:dateUtc="2025-01-21T02:44:00Z"/>
                <w:rFonts w:eastAsia="Times New Roman"/>
              </w:rPr>
            </w:pPr>
            <w:del w:id="617" w:author="Arnob Alam" w:date="2025-01-20T21:44:00Z" w16du:dateUtc="2025-01-21T02:44:00Z">
              <w:r w:rsidDel="00684349">
                <w:rPr>
                  <w:rFonts w:eastAsia="Times New Roman"/>
                </w:rPr>
                <w:delText>F Statistic</w:delText>
              </w:r>
            </w:del>
          </w:p>
        </w:tc>
        <w:tc>
          <w:tcPr>
            <w:tcW w:w="0" w:type="auto"/>
            <w:gridSpan w:val="2"/>
            <w:vAlign w:val="center"/>
            <w:hideMark/>
            <w:tcPrChange w:id="618" w:author="Arnob Alam" w:date="2025-01-21T15:59:00Z" w16du:dateUtc="2025-01-21T20:59:00Z">
              <w:tcPr>
                <w:tcW w:w="0" w:type="auto"/>
                <w:gridSpan w:val="2"/>
                <w:vAlign w:val="center"/>
                <w:hideMark/>
              </w:tcPr>
            </w:tcPrChange>
          </w:tcPr>
          <w:p w14:paraId="58B5405C" w14:textId="609CE6D3" w:rsidR="00B5286A" w:rsidDel="00684349" w:rsidRDefault="00B5286A">
            <w:pPr>
              <w:jc w:val="center"/>
              <w:rPr>
                <w:del w:id="619" w:author="Arnob Alam" w:date="2025-01-20T21:44:00Z" w16du:dateUtc="2025-01-21T02:44:00Z"/>
                <w:rFonts w:eastAsia="Times New Roman"/>
              </w:rPr>
            </w:pPr>
            <w:del w:id="620" w:author="Arnob Alam" w:date="2025-01-20T21:44:00Z" w16du:dateUtc="2025-01-21T02:44:00Z">
              <w:r w:rsidDel="00684349">
                <w:rPr>
                  <w:rFonts w:eastAsia="Times New Roman"/>
                </w:rPr>
                <w:delText>48.406</w:delText>
              </w:r>
              <w:r w:rsidDel="00684349">
                <w:rPr>
                  <w:rFonts w:eastAsia="Times New Roman"/>
                  <w:vertAlign w:val="superscript"/>
                </w:rPr>
                <w:delText>***</w:delText>
              </w:r>
              <w:r w:rsidDel="00684349">
                <w:rPr>
                  <w:rFonts w:eastAsia="Times New Roman"/>
                </w:rPr>
                <w:delText xml:space="preserve"> (df = 5; 354)</w:delText>
              </w:r>
            </w:del>
          </w:p>
        </w:tc>
      </w:tr>
      <w:tr w:rsidR="00B5286A" w:rsidDel="00684349" w14:paraId="2A6CBDDE" w14:textId="23C88B22" w:rsidTr="00A336D5">
        <w:trPr>
          <w:gridAfter w:val="1"/>
          <w:tblCellSpacing w:w="15" w:type="dxa"/>
          <w:jc w:val="center"/>
          <w:del w:id="621" w:author="Arnob Alam" w:date="2025-01-20T21:44:00Z"/>
          <w:trPrChange w:id="622" w:author="Arnob Alam" w:date="2025-01-21T15:59:00Z" w16du:dateUtc="2025-01-21T20:59:00Z">
            <w:trPr>
              <w:gridAfter w:val="1"/>
              <w:tblCellSpacing w:w="15" w:type="dxa"/>
              <w:jc w:val="center"/>
            </w:trPr>
          </w:trPrChange>
        </w:trPr>
        <w:tc>
          <w:tcPr>
            <w:tcW w:w="0" w:type="auto"/>
            <w:gridSpan w:val="4"/>
            <w:tcBorders>
              <w:bottom w:val="single" w:sz="6" w:space="0" w:color="000000"/>
            </w:tcBorders>
            <w:vAlign w:val="center"/>
            <w:hideMark/>
            <w:tcPrChange w:id="623" w:author="Arnob Alam" w:date="2025-01-21T15:59:00Z" w16du:dateUtc="2025-01-21T20:59:00Z">
              <w:tcPr>
                <w:tcW w:w="0" w:type="auto"/>
                <w:gridSpan w:val="4"/>
                <w:tcBorders>
                  <w:bottom w:val="single" w:sz="6" w:space="0" w:color="000000"/>
                </w:tcBorders>
                <w:vAlign w:val="center"/>
                <w:hideMark/>
              </w:tcPr>
            </w:tcPrChange>
          </w:tcPr>
          <w:p w14:paraId="22622687" w14:textId="63433156" w:rsidR="00B5286A" w:rsidDel="00684349" w:rsidRDefault="00B5286A">
            <w:pPr>
              <w:jc w:val="center"/>
              <w:rPr>
                <w:del w:id="624" w:author="Arnob Alam" w:date="2025-01-20T21:44:00Z" w16du:dateUtc="2025-01-21T02:44:00Z"/>
                <w:rFonts w:eastAsia="Times New Roman"/>
              </w:rPr>
            </w:pPr>
          </w:p>
        </w:tc>
      </w:tr>
      <w:tr w:rsidR="00B5286A" w:rsidDel="00684349" w14:paraId="769175D8" w14:textId="093CBA8A" w:rsidTr="00A336D5">
        <w:trPr>
          <w:gridAfter w:val="1"/>
          <w:tblCellSpacing w:w="15" w:type="dxa"/>
          <w:jc w:val="center"/>
          <w:del w:id="625" w:author="Arnob Alam" w:date="2025-01-20T21:44:00Z"/>
          <w:trPrChange w:id="626" w:author="Arnob Alam" w:date="2025-01-21T15:59:00Z" w16du:dateUtc="2025-01-21T20:59:00Z">
            <w:trPr>
              <w:gridAfter w:val="1"/>
              <w:tblCellSpacing w:w="15" w:type="dxa"/>
              <w:jc w:val="center"/>
            </w:trPr>
          </w:trPrChange>
        </w:trPr>
        <w:tc>
          <w:tcPr>
            <w:tcW w:w="0" w:type="auto"/>
            <w:gridSpan w:val="2"/>
            <w:vAlign w:val="center"/>
            <w:hideMark/>
            <w:tcPrChange w:id="627" w:author="Arnob Alam" w:date="2025-01-21T15:59:00Z" w16du:dateUtc="2025-01-21T20:59:00Z">
              <w:tcPr>
                <w:tcW w:w="0" w:type="auto"/>
                <w:gridSpan w:val="2"/>
                <w:vAlign w:val="center"/>
                <w:hideMark/>
              </w:tcPr>
            </w:tcPrChange>
          </w:tcPr>
          <w:p w14:paraId="28BCC9AA" w14:textId="72BF42D4" w:rsidR="00B5286A" w:rsidDel="00684349" w:rsidRDefault="00B5286A">
            <w:pPr>
              <w:jc w:val="left"/>
              <w:rPr>
                <w:del w:id="628" w:author="Arnob Alam" w:date="2025-01-20T21:44:00Z" w16du:dateUtc="2025-01-21T02:44:00Z"/>
                <w:rFonts w:eastAsia="Times New Roman"/>
              </w:rPr>
            </w:pPr>
            <w:del w:id="629" w:author="Arnob Alam" w:date="2025-01-20T21:44:00Z" w16du:dateUtc="2025-01-21T02:44:00Z">
              <w:r w:rsidDel="00684349">
                <w:rPr>
                  <w:rStyle w:val="Emphasis"/>
                </w:rPr>
                <w:delText>Note:</w:delText>
              </w:r>
            </w:del>
          </w:p>
        </w:tc>
        <w:tc>
          <w:tcPr>
            <w:tcW w:w="0" w:type="auto"/>
            <w:gridSpan w:val="2"/>
            <w:vAlign w:val="center"/>
            <w:hideMark/>
            <w:tcPrChange w:id="630" w:author="Arnob Alam" w:date="2025-01-21T15:59:00Z" w16du:dateUtc="2025-01-21T20:59:00Z">
              <w:tcPr>
                <w:tcW w:w="0" w:type="auto"/>
                <w:gridSpan w:val="2"/>
                <w:vAlign w:val="center"/>
                <w:hideMark/>
              </w:tcPr>
            </w:tcPrChange>
          </w:tcPr>
          <w:p w14:paraId="6D913454" w14:textId="5AB26796" w:rsidR="00B5286A" w:rsidDel="00684349" w:rsidRDefault="00B5286A">
            <w:pPr>
              <w:jc w:val="right"/>
              <w:rPr>
                <w:del w:id="631" w:author="Arnob Alam" w:date="2025-01-20T21:44:00Z" w16du:dateUtc="2025-01-21T02:44:00Z"/>
                <w:rFonts w:eastAsia="Times New Roman"/>
              </w:rPr>
            </w:pPr>
            <w:del w:id="632" w:author="Arnob Alam" w:date="2025-01-20T21:44:00Z" w16du:dateUtc="2025-01-21T02:44:00Z">
              <w:r w:rsidDel="00684349">
                <w:rPr>
                  <w:rFonts w:eastAsia="Times New Roman"/>
                  <w:vertAlign w:val="superscript"/>
                </w:rPr>
                <w:delText>*</w:delText>
              </w:r>
              <w:r w:rsidDel="00684349">
                <w:rPr>
                  <w:rFonts w:eastAsia="Times New Roman"/>
                </w:rPr>
                <w:delText>p</w:delText>
              </w:r>
              <w:r w:rsidDel="00684349">
                <w:rPr>
                  <w:rFonts w:eastAsia="Times New Roman"/>
                  <w:vertAlign w:val="superscript"/>
                </w:rPr>
                <w:delText>**</w:delText>
              </w:r>
              <w:r w:rsidDel="00684349">
                <w:rPr>
                  <w:rFonts w:eastAsia="Times New Roman"/>
                </w:rPr>
                <w:delText>p</w:delText>
              </w:r>
              <w:r w:rsidDel="00684349">
                <w:rPr>
                  <w:rFonts w:eastAsia="Times New Roman"/>
                  <w:vertAlign w:val="superscript"/>
                </w:rPr>
                <w:delText>***</w:delText>
              </w:r>
              <w:r w:rsidDel="00684349">
                <w:rPr>
                  <w:rFonts w:eastAsia="Times New Roman"/>
                </w:rPr>
                <w:delText>p&lt;0.01</w:delText>
              </w:r>
            </w:del>
          </w:p>
        </w:tc>
      </w:tr>
      <w:tr w:rsidR="00A336D5" w14:paraId="5B54DB38" w14:textId="77777777" w:rsidTr="00A336D5">
        <w:tblPrEx>
          <w:tblPrExChange w:id="633" w:author="Arnob Alam" w:date="2025-01-21T15:59:00Z" w16du:dateUtc="2025-01-21T20:59:00Z">
            <w:tblPrEx>
              <w:jc w:val="left"/>
            </w:tblPrEx>
          </w:tblPrExChange>
        </w:tblPrEx>
        <w:trPr>
          <w:tblCellSpacing w:w="15" w:type="dxa"/>
          <w:jc w:val="center"/>
          <w:ins w:id="634" w:author="Arnob Alam" w:date="2025-01-21T15:58:00Z"/>
          <w:trPrChange w:id="635" w:author="Arnob Alam" w:date="2025-01-21T15:59:00Z" w16du:dateUtc="2025-01-21T20:59:00Z">
            <w:trPr>
              <w:tblCellSpacing w:w="15" w:type="dxa"/>
            </w:trPr>
          </w:trPrChange>
        </w:trPr>
        <w:tc>
          <w:tcPr>
            <w:tcW w:w="0" w:type="auto"/>
            <w:gridSpan w:val="5"/>
            <w:tcBorders>
              <w:top w:val="nil"/>
              <w:left w:val="nil"/>
              <w:bottom w:val="nil"/>
              <w:right w:val="nil"/>
            </w:tcBorders>
            <w:vAlign w:val="center"/>
            <w:hideMark/>
            <w:tcPrChange w:id="636" w:author="Arnob Alam" w:date="2025-01-21T15:59:00Z" w16du:dateUtc="2025-01-21T20:59:00Z">
              <w:tcPr>
                <w:tcW w:w="0" w:type="auto"/>
                <w:gridSpan w:val="5"/>
                <w:tcBorders>
                  <w:top w:val="nil"/>
                  <w:left w:val="nil"/>
                  <w:bottom w:val="nil"/>
                  <w:right w:val="nil"/>
                </w:tcBorders>
                <w:vAlign w:val="center"/>
                <w:hideMark/>
              </w:tcPr>
            </w:tcPrChange>
          </w:tcPr>
          <w:p w14:paraId="52BDEDB3" w14:textId="77777777" w:rsidR="00A336D5" w:rsidRDefault="00A336D5" w:rsidP="00EF22E2">
            <w:pPr>
              <w:jc w:val="center"/>
              <w:rPr>
                <w:ins w:id="637" w:author="Arnob Alam" w:date="2025-01-21T15:58:00Z" w16du:dateUtc="2025-01-21T20:58:00Z"/>
                <w:rFonts w:eastAsia="Times New Roman"/>
              </w:rPr>
            </w:pPr>
            <w:ins w:id="638" w:author="Arnob Alam" w:date="2025-01-21T15:58:00Z" w16du:dateUtc="2025-01-21T20:58:00Z">
              <w:r>
                <w:rPr>
                  <w:rStyle w:val="Strong"/>
                </w:rPr>
                <w:t>Relative Bid-Ask Spread DiD Analysis</w:t>
              </w:r>
            </w:ins>
          </w:p>
        </w:tc>
      </w:tr>
      <w:tr w:rsidR="00A336D5" w14:paraId="5C7EB104" w14:textId="77777777" w:rsidTr="00A336D5">
        <w:tblPrEx>
          <w:tblPrExChange w:id="639" w:author="Arnob Alam" w:date="2025-01-21T15:59:00Z" w16du:dateUtc="2025-01-21T20:59:00Z">
            <w:tblPrEx>
              <w:jc w:val="left"/>
            </w:tblPrEx>
          </w:tblPrExChange>
        </w:tblPrEx>
        <w:trPr>
          <w:tblCellSpacing w:w="15" w:type="dxa"/>
          <w:jc w:val="center"/>
          <w:ins w:id="640" w:author="Arnob Alam" w:date="2025-01-21T15:58:00Z"/>
          <w:trPrChange w:id="641"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642" w:author="Arnob Alam" w:date="2025-01-21T15:59:00Z" w16du:dateUtc="2025-01-21T20:59:00Z">
              <w:tcPr>
                <w:tcW w:w="0" w:type="auto"/>
                <w:gridSpan w:val="5"/>
                <w:tcBorders>
                  <w:bottom w:val="single" w:sz="6" w:space="0" w:color="000000"/>
                </w:tcBorders>
                <w:vAlign w:val="center"/>
                <w:hideMark/>
              </w:tcPr>
            </w:tcPrChange>
          </w:tcPr>
          <w:p w14:paraId="616AE276" w14:textId="77777777" w:rsidR="00A336D5" w:rsidRDefault="00A336D5" w:rsidP="00EF22E2">
            <w:pPr>
              <w:jc w:val="center"/>
              <w:rPr>
                <w:ins w:id="643" w:author="Arnob Alam" w:date="2025-01-21T15:58:00Z" w16du:dateUtc="2025-01-21T20:58:00Z"/>
                <w:rFonts w:eastAsia="Times New Roman"/>
              </w:rPr>
            </w:pPr>
          </w:p>
        </w:tc>
      </w:tr>
      <w:tr w:rsidR="00A336D5" w14:paraId="20E2A7DE" w14:textId="77777777" w:rsidTr="00A336D5">
        <w:tblPrEx>
          <w:tblPrExChange w:id="644" w:author="Arnob Alam" w:date="2025-01-21T15:59:00Z" w16du:dateUtc="2025-01-21T20:59:00Z">
            <w:tblPrEx>
              <w:jc w:val="left"/>
            </w:tblPrEx>
          </w:tblPrExChange>
        </w:tblPrEx>
        <w:trPr>
          <w:tblCellSpacing w:w="15" w:type="dxa"/>
          <w:jc w:val="center"/>
          <w:ins w:id="645" w:author="Arnob Alam" w:date="2025-01-21T15:58:00Z"/>
          <w:trPrChange w:id="646" w:author="Arnob Alam" w:date="2025-01-21T15:59:00Z" w16du:dateUtc="2025-01-21T20:59:00Z">
            <w:trPr>
              <w:tblCellSpacing w:w="15" w:type="dxa"/>
            </w:trPr>
          </w:trPrChange>
        </w:trPr>
        <w:tc>
          <w:tcPr>
            <w:tcW w:w="0" w:type="auto"/>
            <w:vAlign w:val="center"/>
            <w:hideMark/>
            <w:tcPrChange w:id="647" w:author="Arnob Alam" w:date="2025-01-21T15:59:00Z" w16du:dateUtc="2025-01-21T20:59:00Z">
              <w:tcPr>
                <w:tcW w:w="0" w:type="auto"/>
                <w:vAlign w:val="center"/>
                <w:hideMark/>
              </w:tcPr>
            </w:tcPrChange>
          </w:tcPr>
          <w:p w14:paraId="0359D2BB" w14:textId="77777777" w:rsidR="00A336D5" w:rsidRDefault="00A336D5" w:rsidP="00EF22E2">
            <w:pPr>
              <w:jc w:val="center"/>
              <w:rPr>
                <w:ins w:id="648" w:author="Arnob Alam" w:date="2025-01-21T15:58:00Z" w16du:dateUtc="2025-01-21T20:58:00Z"/>
                <w:rFonts w:eastAsia="Times New Roman"/>
                <w:sz w:val="20"/>
                <w:szCs w:val="20"/>
              </w:rPr>
            </w:pPr>
          </w:p>
        </w:tc>
        <w:tc>
          <w:tcPr>
            <w:tcW w:w="0" w:type="auto"/>
            <w:gridSpan w:val="4"/>
            <w:vAlign w:val="center"/>
            <w:hideMark/>
            <w:tcPrChange w:id="649" w:author="Arnob Alam" w:date="2025-01-21T15:59:00Z" w16du:dateUtc="2025-01-21T20:59:00Z">
              <w:tcPr>
                <w:tcW w:w="0" w:type="auto"/>
                <w:gridSpan w:val="4"/>
                <w:vAlign w:val="center"/>
                <w:hideMark/>
              </w:tcPr>
            </w:tcPrChange>
          </w:tcPr>
          <w:p w14:paraId="27F5EF1B" w14:textId="77777777" w:rsidR="00A336D5" w:rsidRDefault="00A336D5" w:rsidP="00EF22E2">
            <w:pPr>
              <w:jc w:val="center"/>
              <w:rPr>
                <w:ins w:id="650" w:author="Arnob Alam" w:date="2025-01-21T15:58:00Z" w16du:dateUtc="2025-01-21T20:58:00Z"/>
                <w:rFonts w:eastAsia="Times New Roman"/>
              </w:rPr>
            </w:pPr>
            <w:ins w:id="651" w:author="Arnob Alam" w:date="2025-01-21T15:58:00Z" w16du:dateUtc="2025-01-21T20:58:00Z">
              <w:r>
                <w:rPr>
                  <w:rStyle w:val="Emphasis"/>
                </w:rPr>
                <w:t>Dependent variable:</w:t>
              </w:r>
            </w:ins>
          </w:p>
        </w:tc>
      </w:tr>
      <w:tr w:rsidR="00A336D5" w14:paraId="30E8596D" w14:textId="77777777" w:rsidTr="00A336D5">
        <w:tblPrEx>
          <w:tblPrExChange w:id="652" w:author="Arnob Alam" w:date="2025-01-21T15:59:00Z" w16du:dateUtc="2025-01-21T20:59:00Z">
            <w:tblPrEx>
              <w:jc w:val="left"/>
            </w:tblPrEx>
          </w:tblPrExChange>
        </w:tblPrEx>
        <w:trPr>
          <w:tblCellSpacing w:w="15" w:type="dxa"/>
          <w:jc w:val="center"/>
          <w:ins w:id="653" w:author="Arnob Alam" w:date="2025-01-21T15:58:00Z"/>
          <w:trPrChange w:id="654" w:author="Arnob Alam" w:date="2025-01-21T15:59:00Z" w16du:dateUtc="2025-01-21T20:59:00Z">
            <w:trPr>
              <w:tblCellSpacing w:w="15" w:type="dxa"/>
            </w:trPr>
          </w:trPrChange>
        </w:trPr>
        <w:tc>
          <w:tcPr>
            <w:tcW w:w="0" w:type="auto"/>
            <w:vAlign w:val="center"/>
            <w:hideMark/>
            <w:tcPrChange w:id="655" w:author="Arnob Alam" w:date="2025-01-21T15:59:00Z" w16du:dateUtc="2025-01-21T20:59:00Z">
              <w:tcPr>
                <w:tcW w:w="0" w:type="auto"/>
                <w:vAlign w:val="center"/>
                <w:hideMark/>
              </w:tcPr>
            </w:tcPrChange>
          </w:tcPr>
          <w:p w14:paraId="324EA6F2" w14:textId="77777777" w:rsidR="00A336D5" w:rsidRDefault="00A336D5" w:rsidP="00EF22E2">
            <w:pPr>
              <w:jc w:val="center"/>
              <w:rPr>
                <w:ins w:id="656" w:author="Arnob Alam" w:date="2025-01-21T15:58:00Z" w16du:dateUtc="2025-01-21T20:58:00Z"/>
                <w:rFonts w:eastAsia="Times New Roman"/>
              </w:rPr>
            </w:pPr>
          </w:p>
        </w:tc>
        <w:tc>
          <w:tcPr>
            <w:tcW w:w="0" w:type="auto"/>
            <w:gridSpan w:val="4"/>
            <w:tcBorders>
              <w:bottom w:val="single" w:sz="6" w:space="0" w:color="000000"/>
            </w:tcBorders>
            <w:vAlign w:val="center"/>
            <w:hideMark/>
            <w:tcPrChange w:id="657" w:author="Arnob Alam" w:date="2025-01-21T15:59:00Z" w16du:dateUtc="2025-01-21T20:59:00Z">
              <w:tcPr>
                <w:tcW w:w="0" w:type="auto"/>
                <w:gridSpan w:val="4"/>
                <w:tcBorders>
                  <w:bottom w:val="single" w:sz="6" w:space="0" w:color="000000"/>
                </w:tcBorders>
                <w:vAlign w:val="center"/>
                <w:hideMark/>
              </w:tcPr>
            </w:tcPrChange>
          </w:tcPr>
          <w:p w14:paraId="0E676DB4" w14:textId="77777777" w:rsidR="00A336D5" w:rsidRDefault="00A336D5" w:rsidP="00EF22E2">
            <w:pPr>
              <w:jc w:val="center"/>
              <w:rPr>
                <w:ins w:id="658" w:author="Arnob Alam" w:date="2025-01-21T15:58:00Z" w16du:dateUtc="2025-01-21T20:58:00Z"/>
                <w:rFonts w:eastAsia="Times New Roman"/>
                <w:sz w:val="20"/>
                <w:szCs w:val="20"/>
              </w:rPr>
            </w:pPr>
          </w:p>
        </w:tc>
      </w:tr>
      <w:tr w:rsidR="00A336D5" w14:paraId="1C13CDDC" w14:textId="77777777" w:rsidTr="00A336D5">
        <w:tblPrEx>
          <w:tblPrExChange w:id="659" w:author="Arnob Alam" w:date="2025-01-21T15:59:00Z" w16du:dateUtc="2025-01-21T20:59:00Z">
            <w:tblPrEx>
              <w:jc w:val="left"/>
            </w:tblPrEx>
          </w:tblPrExChange>
        </w:tblPrEx>
        <w:trPr>
          <w:tblCellSpacing w:w="15" w:type="dxa"/>
          <w:jc w:val="center"/>
          <w:ins w:id="660" w:author="Arnob Alam" w:date="2025-01-21T15:58:00Z"/>
          <w:trPrChange w:id="661" w:author="Arnob Alam" w:date="2025-01-21T15:59:00Z" w16du:dateUtc="2025-01-21T20:59:00Z">
            <w:trPr>
              <w:tblCellSpacing w:w="15" w:type="dxa"/>
            </w:trPr>
          </w:trPrChange>
        </w:trPr>
        <w:tc>
          <w:tcPr>
            <w:tcW w:w="0" w:type="auto"/>
            <w:vAlign w:val="center"/>
            <w:hideMark/>
            <w:tcPrChange w:id="662" w:author="Arnob Alam" w:date="2025-01-21T15:59:00Z" w16du:dateUtc="2025-01-21T20:59:00Z">
              <w:tcPr>
                <w:tcW w:w="0" w:type="auto"/>
                <w:vAlign w:val="center"/>
                <w:hideMark/>
              </w:tcPr>
            </w:tcPrChange>
          </w:tcPr>
          <w:p w14:paraId="5CBB6591" w14:textId="77777777" w:rsidR="00A336D5" w:rsidRDefault="00A336D5" w:rsidP="00EF22E2">
            <w:pPr>
              <w:jc w:val="center"/>
              <w:rPr>
                <w:ins w:id="663" w:author="Arnob Alam" w:date="2025-01-21T15:58:00Z" w16du:dateUtc="2025-01-21T20:58:00Z"/>
                <w:rFonts w:eastAsia="Times New Roman"/>
                <w:sz w:val="20"/>
                <w:szCs w:val="20"/>
              </w:rPr>
            </w:pPr>
          </w:p>
        </w:tc>
        <w:tc>
          <w:tcPr>
            <w:tcW w:w="0" w:type="auto"/>
            <w:gridSpan w:val="4"/>
            <w:vAlign w:val="center"/>
            <w:hideMark/>
            <w:tcPrChange w:id="664" w:author="Arnob Alam" w:date="2025-01-21T15:59:00Z" w16du:dateUtc="2025-01-21T20:59:00Z">
              <w:tcPr>
                <w:tcW w:w="0" w:type="auto"/>
                <w:gridSpan w:val="4"/>
                <w:vAlign w:val="center"/>
                <w:hideMark/>
              </w:tcPr>
            </w:tcPrChange>
          </w:tcPr>
          <w:p w14:paraId="1C3443A5" w14:textId="77777777" w:rsidR="00A336D5" w:rsidRDefault="00A336D5" w:rsidP="00EF22E2">
            <w:pPr>
              <w:jc w:val="center"/>
              <w:rPr>
                <w:ins w:id="665" w:author="Arnob Alam" w:date="2025-01-21T15:58:00Z" w16du:dateUtc="2025-01-21T20:58:00Z"/>
                <w:rFonts w:eastAsia="Times New Roman"/>
              </w:rPr>
            </w:pPr>
            <w:ins w:id="666" w:author="Arnob Alam" w:date="2025-01-21T15:58:00Z" w16du:dateUtc="2025-01-21T20:58:00Z">
              <w:r>
                <w:rPr>
                  <w:rFonts w:eastAsia="Times New Roman"/>
                </w:rPr>
                <w:t>Relative Spread</w:t>
              </w:r>
            </w:ins>
          </w:p>
        </w:tc>
      </w:tr>
      <w:tr w:rsidR="00A336D5" w14:paraId="0E88B78D" w14:textId="77777777" w:rsidTr="00A336D5">
        <w:tblPrEx>
          <w:tblPrExChange w:id="667" w:author="Arnob Alam" w:date="2025-01-21T15:59:00Z" w16du:dateUtc="2025-01-21T20:59:00Z">
            <w:tblPrEx>
              <w:jc w:val="left"/>
            </w:tblPrEx>
          </w:tblPrExChange>
        </w:tblPrEx>
        <w:trPr>
          <w:tblCellSpacing w:w="15" w:type="dxa"/>
          <w:jc w:val="center"/>
          <w:ins w:id="668" w:author="Arnob Alam" w:date="2025-01-21T15:58:00Z"/>
          <w:trPrChange w:id="669" w:author="Arnob Alam" w:date="2025-01-21T15:59:00Z" w16du:dateUtc="2025-01-21T20:59:00Z">
            <w:trPr>
              <w:tblCellSpacing w:w="15" w:type="dxa"/>
            </w:trPr>
          </w:trPrChange>
        </w:trPr>
        <w:tc>
          <w:tcPr>
            <w:tcW w:w="0" w:type="auto"/>
            <w:vAlign w:val="center"/>
            <w:hideMark/>
            <w:tcPrChange w:id="670" w:author="Arnob Alam" w:date="2025-01-21T15:59:00Z" w16du:dateUtc="2025-01-21T20:59:00Z">
              <w:tcPr>
                <w:tcW w:w="0" w:type="auto"/>
                <w:vAlign w:val="center"/>
                <w:hideMark/>
              </w:tcPr>
            </w:tcPrChange>
          </w:tcPr>
          <w:p w14:paraId="3ECD3E40" w14:textId="77777777" w:rsidR="00A336D5" w:rsidRDefault="00A336D5" w:rsidP="00EF22E2">
            <w:pPr>
              <w:jc w:val="center"/>
              <w:rPr>
                <w:ins w:id="671" w:author="Arnob Alam" w:date="2025-01-21T15:58:00Z" w16du:dateUtc="2025-01-21T20:58:00Z"/>
                <w:rFonts w:eastAsia="Times New Roman"/>
              </w:rPr>
            </w:pPr>
          </w:p>
        </w:tc>
        <w:tc>
          <w:tcPr>
            <w:tcW w:w="0" w:type="auto"/>
            <w:gridSpan w:val="2"/>
            <w:vAlign w:val="center"/>
            <w:hideMark/>
            <w:tcPrChange w:id="672" w:author="Arnob Alam" w:date="2025-01-21T15:59:00Z" w16du:dateUtc="2025-01-21T20:59:00Z">
              <w:tcPr>
                <w:tcW w:w="0" w:type="auto"/>
                <w:gridSpan w:val="2"/>
                <w:vAlign w:val="center"/>
                <w:hideMark/>
              </w:tcPr>
            </w:tcPrChange>
          </w:tcPr>
          <w:p w14:paraId="62D9E21B" w14:textId="77777777" w:rsidR="00A336D5" w:rsidRDefault="00A336D5" w:rsidP="00EF22E2">
            <w:pPr>
              <w:jc w:val="center"/>
              <w:rPr>
                <w:ins w:id="673" w:author="Arnob Alam" w:date="2025-01-21T15:58:00Z" w16du:dateUtc="2025-01-21T20:58:00Z"/>
                <w:rFonts w:eastAsia="Times New Roman"/>
              </w:rPr>
            </w:pPr>
            <w:ins w:id="674" w:author="Arnob Alam" w:date="2025-01-21T15:58:00Z" w16du:dateUtc="2025-01-21T20:58:00Z">
              <w:r>
                <w:rPr>
                  <w:rFonts w:eastAsia="Times New Roman"/>
                </w:rPr>
                <w:t>Simple Model</w:t>
              </w:r>
            </w:ins>
          </w:p>
        </w:tc>
        <w:tc>
          <w:tcPr>
            <w:tcW w:w="0" w:type="auto"/>
            <w:gridSpan w:val="2"/>
            <w:vAlign w:val="center"/>
            <w:hideMark/>
            <w:tcPrChange w:id="675" w:author="Arnob Alam" w:date="2025-01-21T15:59:00Z" w16du:dateUtc="2025-01-21T20:59:00Z">
              <w:tcPr>
                <w:tcW w:w="0" w:type="auto"/>
                <w:gridSpan w:val="2"/>
                <w:vAlign w:val="center"/>
                <w:hideMark/>
              </w:tcPr>
            </w:tcPrChange>
          </w:tcPr>
          <w:p w14:paraId="5BC4233D" w14:textId="77777777" w:rsidR="00A336D5" w:rsidRDefault="00A336D5" w:rsidP="00EF22E2">
            <w:pPr>
              <w:jc w:val="center"/>
              <w:rPr>
                <w:ins w:id="676" w:author="Arnob Alam" w:date="2025-01-21T15:58:00Z" w16du:dateUtc="2025-01-21T20:58:00Z"/>
                <w:rFonts w:eastAsia="Times New Roman"/>
              </w:rPr>
            </w:pPr>
            <w:ins w:id="677" w:author="Arnob Alam" w:date="2025-01-21T15:58:00Z" w16du:dateUtc="2025-01-21T20:58:00Z">
              <w:r>
                <w:rPr>
                  <w:rFonts w:eastAsia="Times New Roman"/>
                </w:rPr>
                <w:t>Full Model</w:t>
              </w:r>
            </w:ins>
          </w:p>
        </w:tc>
      </w:tr>
      <w:tr w:rsidR="00A336D5" w14:paraId="001FAE3F" w14:textId="77777777" w:rsidTr="00A336D5">
        <w:tblPrEx>
          <w:tblPrExChange w:id="678" w:author="Arnob Alam" w:date="2025-01-21T15:59:00Z" w16du:dateUtc="2025-01-21T20:59:00Z">
            <w:tblPrEx>
              <w:jc w:val="left"/>
            </w:tblPrEx>
          </w:tblPrExChange>
        </w:tblPrEx>
        <w:trPr>
          <w:tblCellSpacing w:w="15" w:type="dxa"/>
          <w:jc w:val="center"/>
          <w:ins w:id="679" w:author="Arnob Alam" w:date="2025-01-21T15:58:00Z"/>
          <w:trPrChange w:id="680" w:author="Arnob Alam" w:date="2025-01-21T15:59:00Z" w16du:dateUtc="2025-01-21T20:59:00Z">
            <w:trPr>
              <w:tblCellSpacing w:w="15" w:type="dxa"/>
            </w:trPr>
          </w:trPrChange>
        </w:trPr>
        <w:tc>
          <w:tcPr>
            <w:tcW w:w="0" w:type="auto"/>
            <w:vAlign w:val="center"/>
            <w:hideMark/>
            <w:tcPrChange w:id="681" w:author="Arnob Alam" w:date="2025-01-21T15:59:00Z" w16du:dateUtc="2025-01-21T20:59:00Z">
              <w:tcPr>
                <w:tcW w:w="0" w:type="auto"/>
                <w:vAlign w:val="center"/>
                <w:hideMark/>
              </w:tcPr>
            </w:tcPrChange>
          </w:tcPr>
          <w:p w14:paraId="2DF64E47" w14:textId="77777777" w:rsidR="00A336D5" w:rsidRDefault="00A336D5" w:rsidP="00EF22E2">
            <w:pPr>
              <w:jc w:val="center"/>
              <w:rPr>
                <w:ins w:id="682" w:author="Arnob Alam" w:date="2025-01-21T15:58:00Z" w16du:dateUtc="2025-01-21T20:58:00Z"/>
                <w:rFonts w:eastAsia="Times New Roman"/>
              </w:rPr>
            </w:pPr>
          </w:p>
        </w:tc>
        <w:tc>
          <w:tcPr>
            <w:tcW w:w="0" w:type="auto"/>
            <w:gridSpan w:val="2"/>
            <w:vAlign w:val="center"/>
            <w:hideMark/>
            <w:tcPrChange w:id="683" w:author="Arnob Alam" w:date="2025-01-21T15:59:00Z" w16du:dateUtc="2025-01-21T20:59:00Z">
              <w:tcPr>
                <w:tcW w:w="0" w:type="auto"/>
                <w:gridSpan w:val="2"/>
                <w:vAlign w:val="center"/>
                <w:hideMark/>
              </w:tcPr>
            </w:tcPrChange>
          </w:tcPr>
          <w:p w14:paraId="5D25BA28" w14:textId="77777777" w:rsidR="00A336D5" w:rsidRDefault="00A336D5" w:rsidP="00EF22E2">
            <w:pPr>
              <w:jc w:val="center"/>
              <w:rPr>
                <w:ins w:id="684" w:author="Arnob Alam" w:date="2025-01-21T15:58:00Z" w16du:dateUtc="2025-01-21T20:58:00Z"/>
                <w:rFonts w:eastAsia="Times New Roman"/>
              </w:rPr>
            </w:pPr>
            <w:ins w:id="685" w:author="Arnob Alam" w:date="2025-01-21T15:58:00Z" w16du:dateUtc="2025-01-21T20:58:00Z">
              <w:r>
                <w:rPr>
                  <w:rFonts w:eastAsia="Times New Roman"/>
                </w:rPr>
                <w:t>(1)</w:t>
              </w:r>
            </w:ins>
          </w:p>
        </w:tc>
        <w:tc>
          <w:tcPr>
            <w:tcW w:w="0" w:type="auto"/>
            <w:gridSpan w:val="2"/>
            <w:vAlign w:val="center"/>
            <w:hideMark/>
            <w:tcPrChange w:id="686" w:author="Arnob Alam" w:date="2025-01-21T15:59:00Z" w16du:dateUtc="2025-01-21T20:59:00Z">
              <w:tcPr>
                <w:tcW w:w="0" w:type="auto"/>
                <w:gridSpan w:val="2"/>
                <w:vAlign w:val="center"/>
                <w:hideMark/>
              </w:tcPr>
            </w:tcPrChange>
          </w:tcPr>
          <w:p w14:paraId="0B636B7F" w14:textId="77777777" w:rsidR="00A336D5" w:rsidRDefault="00A336D5" w:rsidP="00EF22E2">
            <w:pPr>
              <w:jc w:val="center"/>
              <w:rPr>
                <w:ins w:id="687" w:author="Arnob Alam" w:date="2025-01-21T15:58:00Z" w16du:dateUtc="2025-01-21T20:58:00Z"/>
                <w:rFonts w:eastAsia="Times New Roman"/>
              </w:rPr>
            </w:pPr>
            <w:ins w:id="688" w:author="Arnob Alam" w:date="2025-01-21T15:58:00Z" w16du:dateUtc="2025-01-21T20:58:00Z">
              <w:r>
                <w:rPr>
                  <w:rFonts w:eastAsia="Times New Roman"/>
                </w:rPr>
                <w:t>(2)</w:t>
              </w:r>
            </w:ins>
          </w:p>
        </w:tc>
      </w:tr>
      <w:tr w:rsidR="00A336D5" w14:paraId="0BFE3A81" w14:textId="77777777" w:rsidTr="00A336D5">
        <w:tblPrEx>
          <w:tblPrExChange w:id="689" w:author="Arnob Alam" w:date="2025-01-21T15:59:00Z" w16du:dateUtc="2025-01-21T20:59:00Z">
            <w:tblPrEx>
              <w:jc w:val="left"/>
            </w:tblPrEx>
          </w:tblPrExChange>
        </w:tblPrEx>
        <w:trPr>
          <w:tblCellSpacing w:w="15" w:type="dxa"/>
          <w:jc w:val="center"/>
          <w:ins w:id="690" w:author="Arnob Alam" w:date="2025-01-21T15:58:00Z"/>
          <w:trPrChange w:id="691"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692" w:author="Arnob Alam" w:date="2025-01-21T15:59:00Z" w16du:dateUtc="2025-01-21T20:59:00Z">
              <w:tcPr>
                <w:tcW w:w="0" w:type="auto"/>
                <w:gridSpan w:val="5"/>
                <w:tcBorders>
                  <w:bottom w:val="single" w:sz="6" w:space="0" w:color="000000"/>
                </w:tcBorders>
                <w:vAlign w:val="center"/>
                <w:hideMark/>
              </w:tcPr>
            </w:tcPrChange>
          </w:tcPr>
          <w:p w14:paraId="5A6C68D3" w14:textId="77777777" w:rsidR="00A336D5" w:rsidRDefault="00A336D5" w:rsidP="00EF22E2">
            <w:pPr>
              <w:jc w:val="center"/>
              <w:rPr>
                <w:ins w:id="693" w:author="Arnob Alam" w:date="2025-01-21T15:58:00Z" w16du:dateUtc="2025-01-21T20:58:00Z"/>
                <w:rFonts w:eastAsia="Times New Roman"/>
              </w:rPr>
            </w:pPr>
          </w:p>
        </w:tc>
      </w:tr>
      <w:tr w:rsidR="00A336D5" w14:paraId="3C9280FA" w14:textId="77777777" w:rsidTr="00A336D5">
        <w:tblPrEx>
          <w:tblPrExChange w:id="694" w:author="Arnob Alam" w:date="2025-01-21T15:59:00Z" w16du:dateUtc="2025-01-21T20:59:00Z">
            <w:tblPrEx>
              <w:jc w:val="left"/>
            </w:tblPrEx>
          </w:tblPrExChange>
        </w:tblPrEx>
        <w:trPr>
          <w:tblCellSpacing w:w="15" w:type="dxa"/>
          <w:jc w:val="center"/>
          <w:ins w:id="695" w:author="Arnob Alam" w:date="2025-01-21T15:58:00Z"/>
          <w:trPrChange w:id="696" w:author="Arnob Alam" w:date="2025-01-21T15:59:00Z" w16du:dateUtc="2025-01-21T20:59:00Z">
            <w:trPr>
              <w:tblCellSpacing w:w="15" w:type="dxa"/>
            </w:trPr>
          </w:trPrChange>
        </w:trPr>
        <w:tc>
          <w:tcPr>
            <w:tcW w:w="0" w:type="auto"/>
            <w:vAlign w:val="center"/>
            <w:hideMark/>
            <w:tcPrChange w:id="697" w:author="Arnob Alam" w:date="2025-01-21T15:59:00Z" w16du:dateUtc="2025-01-21T20:59:00Z">
              <w:tcPr>
                <w:tcW w:w="0" w:type="auto"/>
                <w:vAlign w:val="center"/>
                <w:hideMark/>
              </w:tcPr>
            </w:tcPrChange>
          </w:tcPr>
          <w:p w14:paraId="33170C2E" w14:textId="77777777" w:rsidR="00A336D5" w:rsidRDefault="00A336D5" w:rsidP="00EF22E2">
            <w:pPr>
              <w:jc w:val="left"/>
              <w:rPr>
                <w:ins w:id="698" w:author="Arnob Alam" w:date="2025-01-21T15:58:00Z" w16du:dateUtc="2025-01-21T20:58:00Z"/>
                <w:rFonts w:eastAsia="Times New Roman"/>
              </w:rPr>
            </w:pPr>
            <w:ins w:id="699" w:author="Arnob Alam" w:date="2025-01-21T15:58:00Z" w16du:dateUtc="2025-01-21T20:58:00Z">
              <w:r>
                <w:rPr>
                  <w:rFonts w:eastAsia="Times New Roman"/>
                </w:rPr>
                <w:t>Group</w:t>
              </w:r>
            </w:ins>
          </w:p>
        </w:tc>
        <w:tc>
          <w:tcPr>
            <w:tcW w:w="0" w:type="auto"/>
            <w:gridSpan w:val="2"/>
            <w:vAlign w:val="center"/>
            <w:hideMark/>
            <w:tcPrChange w:id="700" w:author="Arnob Alam" w:date="2025-01-21T15:59:00Z" w16du:dateUtc="2025-01-21T20:59:00Z">
              <w:tcPr>
                <w:tcW w:w="0" w:type="auto"/>
                <w:gridSpan w:val="2"/>
                <w:vAlign w:val="center"/>
                <w:hideMark/>
              </w:tcPr>
            </w:tcPrChange>
          </w:tcPr>
          <w:p w14:paraId="163B05B9" w14:textId="77777777" w:rsidR="00A336D5" w:rsidRDefault="00A336D5" w:rsidP="00EF22E2">
            <w:pPr>
              <w:jc w:val="center"/>
              <w:rPr>
                <w:ins w:id="701" w:author="Arnob Alam" w:date="2025-01-21T15:58:00Z" w16du:dateUtc="2025-01-21T20:58:00Z"/>
                <w:rFonts w:eastAsia="Times New Roman"/>
              </w:rPr>
            </w:pPr>
            <w:ins w:id="702" w:author="Arnob Alam" w:date="2025-01-21T15:58:00Z" w16du:dateUtc="2025-01-21T20:58:00Z">
              <w:r>
                <w:rPr>
                  <w:rFonts w:eastAsia="Times New Roman"/>
                </w:rPr>
                <w:t>-0.005</w:t>
              </w:r>
              <w:r>
                <w:rPr>
                  <w:rFonts w:eastAsia="Times New Roman"/>
                  <w:vertAlign w:val="superscript"/>
                </w:rPr>
                <w:t>***</w:t>
              </w:r>
            </w:ins>
          </w:p>
        </w:tc>
        <w:tc>
          <w:tcPr>
            <w:tcW w:w="0" w:type="auto"/>
            <w:gridSpan w:val="2"/>
            <w:vAlign w:val="center"/>
            <w:hideMark/>
            <w:tcPrChange w:id="703" w:author="Arnob Alam" w:date="2025-01-21T15:59:00Z" w16du:dateUtc="2025-01-21T20:59:00Z">
              <w:tcPr>
                <w:tcW w:w="0" w:type="auto"/>
                <w:gridSpan w:val="2"/>
                <w:vAlign w:val="center"/>
                <w:hideMark/>
              </w:tcPr>
            </w:tcPrChange>
          </w:tcPr>
          <w:p w14:paraId="715748D8" w14:textId="77777777" w:rsidR="00A336D5" w:rsidRDefault="00A336D5" w:rsidP="00EF22E2">
            <w:pPr>
              <w:jc w:val="center"/>
              <w:rPr>
                <w:ins w:id="704" w:author="Arnob Alam" w:date="2025-01-21T15:58:00Z" w16du:dateUtc="2025-01-21T20:58:00Z"/>
                <w:rFonts w:eastAsia="Times New Roman"/>
              </w:rPr>
            </w:pPr>
            <w:ins w:id="705" w:author="Arnob Alam" w:date="2025-01-21T15:58:00Z" w16du:dateUtc="2025-01-21T20:58:00Z">
              <w:r>
                <w:rPr>
                  <w:rFonts w:eastAsia="Times New Roman"/>
                </w:rPr>
                <w:t>-0.005</w:t>
              </w:r>
              <w:r>
                <w:rPr>
                  <w:rFonts w:eastAsia="Times New Roman"/>
                  <w:vertAlign w:val="superscript"/>
                </w:rPr>
                <w:t>***</w:t>
              </w:r>
            </w:ins>
          </w:p>
        </w:tc>
      </w:tr>
      <w:tr w:rsidR="00A336D5" w14:paraId="5F2FD547" w14:textId="77777777" w:rsidTr="00A336D5">
        <w:tblPrEx>
          <w:tblPrExChange w:id="706" w:author="Arnob Alam" w:date="2025-01-21T15:59:00Z" w16du:dateUtc="2025-01-21T20:59:00Z">
            <w:tblPrEx>
              <w:jc w:val="left"/>
            </w:tblPrEx>
          </w:tblPrExChange>
        </w:tblPrEx>
        <w:trPr>
          <w:tblCellSpacing w:w="15" w:type="dxa"/>
          <w:jc w:val="center"/>
          <w:ins w:id="707" w:author="Arnob Alam" w:date="2025-01-21T15:58:00Z"/>
          <w:trPrChange w:id="708" w:author="Arnob Alam" w:date="2025-01-21T15:59:00Z" w16du:dateUtc="2025-01-21T20:59:00Z">
            <w:trPr>
              <w:tblCellSpacing w:w="15" w:type="dxa"/>
            </w:trPr>
          </w:trPrChange>
        </w:trPr>
        <w:tc>
          <w:tcPr>
            <w:tcW w:w="0" w:type="auto"/>
            <w:vAlign w:val="center"/>
            <w:hideMark/>
            <w:tcPrChange w:id="709" w:author="Arnob Alam" w:date="2025-01-21T15:59:00Z" w16du:dateUtc="2025-01-21T20:59:00Z">
              <w:tcPr>
                <w:tcW w:w="0" w:type="auto"/>
                <w:vAlign w:val="center"/>
                <w:hideMark/>
              </w:tcPr>
            </w:tcPrChange>
          </w:tcPr>
          <w:p w14:paraId="5B6AD00F" w14:textId="77777777" w:rsidR="00A336D5" w:rsidRDefault="00A336D5" w:rsidP="00EF22E2">
            <w:pPr>
              <w:jc w:val="center"/>
              <w:rPr>
                <w:ins w:id="710" w:author="Arnob Alam" w:date="2025-01-21T15:58:00Z" w16du:dateUtc="2025-01-21T20:58:00Z"/>
                <w:rFonts w:eastAsia="Times New Roman"/>
              </w:rPr>
            </w:pPr>
          </w:p>
        </w:tc>
        <w:tc>
          <w:tcPr>
            <w:tcW w:w="0" w:type="auto"/>
            <w:gridSpan w:val="2"/>
            <w:vAlign w:val="center"/>
            <w:hideMark/>
            <w:tcPrChange w:id="711" w:author="Arnob Alam" w:date="2025-01-21T15:59:00Z" w16du:dateUtc="2025-01-21T20:59:00Z">
              <w:tcPr>
                <w:tcW w:w="0" w:type="auto"/>
                <w:gridSpan w:val="2"/>
                <w:vAlign w:val="center"/>
                <w:hideMark/>
              </w:tcPr>
            </w:tcPrChange>
          </w:tcPr>
          <w:p w14:paraId="2BBCB61A" w14:textId="77777777" w:rsidR="00A336D5" w:rsidRDefault="00A336D5" w:rsidP="00EF22E2">
            <w:pPr>
              <w:jc w:val="center"/>
              <w:rPr>
                <w:ins w:id="712" w:author="Arnob Alam" w:date="2025-01-21T15:58:00Z" w16du:dateUtc="2025-01-21T20:58:00Z"/>
                <w:rFonts w:eastAsia="Times New Roman"/>
              </w:rPr>
            </w:pPr>
            <w:ins w:id="713" w:author="Arnob Alam" w:date="2025-01-21T15:58:00Z" w16du:dateUtc="2025-01-21T20:58:00Z">
              <w:r>
                <w:rPr>
                  <w:rFonts w:eastAsia="Times New Roman"/>
                </w:rPr>
                <w:t>(0.001)</w:t>
              </w:r>
            </w:ins>
          </w:p>
        </w:tc>
        <w:tc>
          <w:tcPr>
            <w:tcW w:w="0" w:type="auto"/>
            <w:gridSpan w:val="2"/>
            <w:vAlign w:val="center"/>
            <w:hideMark/>
            <w:tcPrChange w:id="714" w:author="Arnob Alam" w:date="2025-01-21T15:59:00Z" w16du:dateUtc="2025-01-21T20:59:00Z">
              <w:tcPr>
                <w:tcW w:w="0" w:type="auto"/>
                <w:gridSpan w:val="2"/>
                <w:vAlign w:val="center"/>
                <w:hideMark/>
              </w:tcPr>
            </w:tcPrChange>
          </w:tcPr>
          <w:p w14:paraId="01A2D772" w14:textId="77777777" w:rsidR="00A336D5" w:rsidRDefault="00A336D5" w:rsidP="00EF22E2">
            <w:pPr>
              <w:jc w:val="center"/>
              <w:rPr>
                <w:ins w:id="715" w:author="Arnob Alam" w:date="2025-01-21T15:58:00Z" w16du:dateUtc="2025-01-21T20:58:00Z"/>
                <w:rFonts w:eastAsia="Times New Roman"/>
              </w:rPr>
            </w:pPr>
            <w:ins w:id="716" w:author="Arnob Alam" w:date="2025-01-21T15:58:00Z" w16du:dateUtc="2025-01-21T20:58:00Z">
              <w:r>
                <w:rPr>
                  <w:rFonts w:eastAsia="Times New Roman"/>
                </w:rPr>
                <w:t>(0.001)</w:t>
              </w:r>
            </w:ins>
          </w:p>
        </w:tc>
      </w:tr>
      <w:tr w:rsidR="00A336D5" w14:paraId="452F5428" w14:textId="77777777" w:rsidTr="00A336D5">
        <w:tblPrEx>
          <w:tblPrExChange w:id="717" w:author="Arnob Alam" w:date="2025-01-21T15:59:00Z" w16du:dateUtc="2025-01-21T20:59:00Z">
            <w:tblPrEx>
              <w:jc w:val="left"/>
            </w:tblPrEx>
          </w:tblPrExChange>
        </w:tblPrEx>
        <w:trPr>
          <w:tblCellSpacing w:w="15" w:type="dxa"/>
          <w:jc w:val="center"/>
          <w:ins w:id="718" w:author="Arnob Alam" w:date="2025-01-21T15:58:00Z"/>
          <w:trPrChange w:id="719" w:author="Arnob Alam" w:date="2025-01-21T15:59:00Z" w16du:dateUtc="2025-01-21T20:59:00Z">
            <w:trPr>
              <w:tblCellSpacing w:w="15" w:type="dxa"/>
            </w:trPr>
          </w:trPrChange>
        </w:trPr>
        <w:tc>
          <w:tcPr>
            <w:tcW w:w="0" w:type="auto"/>
            <w:vAlign w:val="center"/>
            <w:hideMark/>
            <w:tcPrChange w:id="720" w:author="Arnob Alam" w:date="2025-01-21T15:59:00Z" w16du:dateUtc="2025-01-21T20:59:00Z">
              <w:tcPr>
                <w:tcW w:w="0" w:type="auto"/>
                <w:vAlign w:val="center"/>
                <w:hideMark/>
              </w:tcPr>
            </w:tcPrChange>
          </w:tcPr>
          <w:p w14:paraId="4915ECB8" w14:textId="77777777" w:rsidR="00A336D5" w:rsidRDefault="00A336D5" w:rsidP="00EF22E2">
            <w:pPr>
              <w:jc w:val="center"/>
              <w:rPr>
                <w:ins w:id="721" w:author="Arnob Alam" w:date="2025-01-21T15:58:00Z" w16du:dateUtc="2025-01-21T20:58:00Z"/>
                <w:rFonts w:eastAsia="Times New Roman"/>
              </w:rPr>
            </w:pPr>
          </w:p>
        </w:tc>
        <w:tc>
          <w:tcPr>
            <w:tcW w:w="0" w:type="auto"/>
            <w:gridSpan w:val="2"/>
            <w:vAlign w:val="center"/>
            <w:hideMark/>
            <w:tcPrChange w:id="722" w:author="Arnob Alam" w:date="2025-01-21T15:59:00Z" w16du:dateUtc="2025-01-21T20:59:00Z">
              <w:tcPr>
                <w:tcW w:w="0" w:type="auto"/>
                <w:gridSpan w:val="2"/>
                <w:vAlign w:val="center"/>
                <w:hideMark/>
              </w:tcPr>
            </w:tcPrChange>
          </w:tcPr>
          <w:p w14:paraId="692731AC" w14:textId="77777777" w:rsidR="00A336D5" w:rsidRDefault="00A336D5" w:rsidP="00EF22E2">
            <w:pPr>
              <w:rPr>
                <w:ins w:id="723" w:author="Arnob Alam" w:date="2025-01-21T15:58:00Z" w16du:dateUtc="2025-01-21T20:58:00Z"/>
                <w:rFonts w:eastAsia="Times New Roman"/>
                <w:sz w:val="20"/>
                <w:szCs w:val="20"/>
              </w:rPr>
            </w:pPr>
          </w:p>
        </w:tc>
        <w:tc>
          <w:tcPr>
            <w:tcW w:w="0" w:type="auto"/>
            <w:gridSpan w:val="2"/>
            <w:vAlign w:val="center"/>
            <w:hideMark/>
            <w:tcPrChange w:id="724" w:author="Arnob Alam" w:date="2025-01-21T15:59:00Z" w16du:dateUtc="2025-01-21T20:59:00Z">
              <w:tcPr>
                <w:tcW w:w="0" w:type="auto"/>
                <w:gridSpan w:val="2"/>
                <w:vAlign w:val="center"/>
                <w:hideMark/>
              </w:tcPr>
            </w:tcPrChange>
          </w:tcPr>
          <w:p w14:paraId="1FA983BB" w14:textId="77777777" w:rsidR="00A336D5" w:rsidRDefault="00A336D5" w:rsidP="00EF22E2">
            <w:pPr>
              <w:jc w:val="center"/>
              <w:rPr>
                <w:ins w:id="725" w:author="Arnob Alam" w:date="2025-01-21T15:58:00Z" w16du:dateUtc="2025-01-21T20:58:00Z"/>
                <w:rFonts w:eastAsia="Times New Roman"/>
                <w:sz w:val="20"/>
                <w:szCs w:val="20"/>
              </w:rPr>
            </w:pPr>
          </w:p>
        </w:tc>
      </w:tr>
      <w:tr w:rsidR="00A336D5" w14:paraId="0A5943E0" w14:textId="77777777" w:rsidTr="00A336D5">
        <w:tblPrEx>
          <w:tblPrExChange w:id="726" w:author="Arnob Alam" w:date="2025-01-21T15:59:00Z" w16du:dateUtc="2025-01-21T20:59:00Z">
            <w:tblPrEx>
              <w:jc w:val="left"/>
            </w:tblPrEx>
          </w:tblPrExChange>
        </w:tblPrEx>
        <w:trPr>
          <w:tblCellSpacing w:w="15" w:type="dxa"/>
          <w:jc w:val="center"/>
          <w:ins w:id="727" w:author="Arnob Alam" w:date="2025-01-21T15:58:00Z"/>
          <w:trPrChange w:id="728" w:author="Arnob Alam" w:date="2025-01-21T15:59:00Z" w16du:dateUtc="2025-01-21T20:59:00Z">
            <w:trPr>
              <w:tblCellSpacing w:w="15" w:type="dxa"/>
            </w:trPr>
          </w:trPrChange>
        </w:trPr>
        <w:tc>
          <w:tcPr>
            <w:tcW w:w="0" w:type="auto"/>
            <w:vAlign w:val="center"/>
            <w:hideMark/>
            <w:tcPrChange w:id="729" w:author="Arnob Alam" w:date="2025-01-21T15:59:00Z" w16du:dateUtc="2025-01-21T20:59:00Z">
              <w:tcPr>
                <w:tcW w:w="0" w:type="auto"/>
                <w:vAlign w:val="center"/>
                <w:hideMark/>
              </w:tcPr>
            </w:tcPrChange>
          </w:tcPr>
          <w:p w14:paraId="43BC575A" w14:textId="77777777" w:rsidR="00A336D5" w:rsidRDefault="00A336D5" w:rsidP="00EF22E2">
            <w:pPr>
              <w:jc w:val="left"/>
              <w:rPr>
                <w:ins w:id="730" w:author="Arnob Alam" w:date="2025-01-21T15:58:00Z" w16du:dateUtc="2025-01-21T20:58:00Z"/>
                <w:rFonts w:eastAsia="Times New Roman"/>
              </w:rPr>
            </w:pPr>
            <w:ins w:id="731" w:author="Arnob Alam" w:date="2025-01-21T15:58:00Z" w16du:dateUtc="2025-01-21T20:58:00Z">
              <w:r>
                <w:rPr>
                  <w:rFonts w:eastAsia="Times New Roman"/>
                </w:rPr>
                <w:t>Period</w:t>
              </w:r>
            </w:ins>
          </w:p>
        </w:tc>
        <w:tc>
          <w:tcPr>
            <w:tcW w:w="0" w:type="auto"/>
            <w:gridSpan w:val="2"/>
            <w:vAlign w:val="center"/>
            <w:hideMark/>
            <w:tcPrChange w:id="732" w:author="Arnob Alam" w:date="2025-01-21T15:59:00Z" w16du:dateUtc="2025-01-21T20:59:00Z">
              <w:tcPr>
                <w:tcW w:w="0" w:type="auto"/>
                <w:gridSpan w:val="2"/>
                <w:vAlign w:val="center"/>
                <w:hideMark/>
              </w:tcPr>
            </w:tcPrChange>
          </w:tcPr>
          <w:p w14:paraId="2B6FE2DA" w14:textId="77777777" w:rsidR="00A336D5" w:rsidRDefault="00A336D5" w:rsidP="00EF22E2">
            <w:pPr>
              <w:jc w:val="center"/>
              <w:rPr>
                <w:ins w:id="733" w:author="Arnob Alam" w:date="2025-01-21T15:58:00Z" w16du:dateUtc="2025-01-21T20:58:00Z"/>
                <w:rFonts w:eastAsia="Times New Roman"/>
              </w:rPr>
            </w:pPr>
            <w:ins w:id="734" w:author="Arnob Alam" w:date="2025-01-21T15:58:00Z" w16du:dateUtc="2025-01-21T20:58:00Z">
              <w:r>
                <w:rPr>
                  <w:rFonts w:eastAsia="Times New Roman"/>
                </w:rPr>
                <w:t>0.0001</w:t>
              </w:r>
            </w:ins>
          </w:p>
        </w:tc>
        <w:tc>
          <w:tcPr>
            <w:tcW w:w="0" w:type="auto"/>
            <w:gridSpan w:val="2"/>
            <w:vAlign w:val="center"/>
            <w:hideMark/>
            <w:tcPrChange w:id="735" w:author="Arnob Alam" w:date="2025-01-21T15:59:00Z" w16du:dateUtc="2025-01-21T20:59:00Z">
              <w:tcPr>
                <w:tcW w:w="0" w:type="auto"/>
                <w:gridSpan w:val="2"/>
                <w:vAlign w:val="center"/>
                <w:hideMark/>
              </w:tcPr>
            </w:tcPrChange>
          </w:tcPr>
          <w:p w14:paraId="7E5E7FC9" w14:textId="77777777" w:rsidR="00A336D5" w:rsidRDefault="00A336D5" w:rsidP="00EF22E2">
            <w:pPr>
              <w:jc w:val="center"/>
              <w:rPr>
                <w:ins w:id="736" w:author="Arnob Alam" w:date="2025-01-21T15:58:00Z" w16du:dateUtc="2025-01-21T20:58:00Z"/>
                <w:rFonts w:eastAsia="Times New Roman"/>
              </w:rPr>
            </w:pPr>
            <w:ins w:id="737" w:author="Arnob Alam" w:date="2025-01-21T15:58:00Z" w16du:dateUtc="2025-01-21T20:58:00Z">
              <w:r>
                <w:rPr>
                  <w:rFonts w:eastAsia="Times New Roman"/>
                </w:rPr>
                <w:t>-0.0001</w:t>
              </w:r>
            </w:ins>
          </w:p>
        </w:tc>
      </w:tr>
      <w:tr w:rsidR="00A336D5" w14:paraId="4D97208E" w14:textId="77777777" w:rsidTr="00A336D5">
        <w:tblPrEx>
          <w:tblPrExChange w:id="738" w:author="Arnob Alam" w:date="2025-01-21T15:59:00Z" w16du:dateUtc="2025-01-21T20:59:00Z">
            <w:tblPrEx>
              <w:jc w:val="left"/>
            </w:tblPrEx>
          </w:tblPrExChange>
        </w:tblPrEx>
        <w:trPr>
          <w:tblCellSpacing w:w="15" w:type="dxa"/>
          <w:jc w:val="center"/>
          <w:ins w:id="739" w:author="Arnob Alam" w:date="2025-01-21T15:58:00Z"/>
          <w:trPrChange w:id="740" w:author="Arnob Alam" w:date="2025-01-21T15:59:00Z" w16du:dateUtc="2025-01-21T20:59:00Z">
            <w:trPr>
              <w:tblCellSpacing w:w="15" w:type="dxa"/>
            </w:trPr>
          </w:trPrChange>
        </w:trPr>
        <w:tc>
          <w:tcPr>
            <w:tcW w:w="0" w:type="auto"/>
            <w:vAlign w:val="center"/>
            <w:hideMark/>
            <w:tcPrChange w:id="741" w:author="Arnob Alam" w:date="2025-01-21T15:59:00Z" w16du:dateUtc="2025-01-21T20:59:00Z">
              <w:tcPr>
                <w:tcW w:w="0" w:type="auto"/>
                <w:vAlign w:val="center"/>
                <w:hideMark/>
              </w:tcPr>
            </w:tcPrChange>
          </w:tcPr>
          <w:p w14:paraId="1D8D939C" w14:textId="77777777" w:rsidR="00A336D5" w:rsidRDefault="00A336D5" w:rsidP="00EF22E2">
            <w:pPr>
              <w:jc w:val="center"/>
              <w:rPr>
                <w:ins w:id="742" w:author="Arnob Alam" w:date="2025-01-21T15:58:00Z" w16du:dateUtc="2025-01-21T20:58:00Z"/>
                <w:rFonts w:eastAsia="Times New Roman"/>
              </w:rPr>
            </w:pPr>
          </w:p>
        </w:tc>
        <w:tc>
          <w:tcPr>
            <w:tcW w:w="0" w:type="auto"/>
            <w:gridSpan w:val="2"/>
            <w:vAlign w:val="center"/>
            <w:hideMark/>
            <w:tcPrChange w:id="743" w:author="Arnob Alam" w:date="2025-01-21T15:59:00Z" w16du:dateUtc="2025-01-21T20:59:00Z">
              <w:tcPr>
                <w:tcW w:w="0" w:type="auto"/>
                <w:gridSpan w:val="2"/>
                <w:vAlign w:val="center"/>
                <w:hideMark/>
              </w:tcPr>
            </w:tcPrChange>
          </w:tcPr>
          <w:p w14:paraId="5B649A17" w14:textId="77777777" w:rsidR="00A336D5" w:rsidRDefault="00A336D5" w:rsidP="00EF22E2">
            <w:pPr>
              <w:jc w:val="center"/>
              <w:rPr>
                <w:ins w:id="744" w:author="Arnob Alam" w:date="2025-01-21T15:58:00Z" w16du:dateUtc="2025-01-21T20:58:00Z"/>
                <w:rFonts w:eastAsia="Times New Roman"/>
              </w:rPr>
            </w:pPr>
            <w:ins w:id="745" w:author="Arnob Alam" w:date="2025-01-21T15:58:00Z" w16du:dateUtc="2025-01-21T20:58:00Z">
              <w:r>
                <w:rPr>
                  <w:rFonts w:eastAsia="Times New Roman"/>
                </w:rPr>
                <w:t>(0.001)</w:t>
              </w:r>
            </w:ins>
          </w:p>
        </w:tc>
        <w:tc>
          <w:tcPr>
            <w:tcW w:w="0" w:type="auto"/>
            <w:gridSpan w:val="2"/>
            <w:vAlign w:val="center"/>
            <w:hideMark/>
            <w:tcPrChange w:id="746" w:author="Arnob Alam" w:date="2025-01-21T15:59:00Z" w16du:dateUtc="2025-01-21T20:59:00Z">
              <w:tcPr>
                <w:tcW w:w="0" w:type="auto"/>
                <w:gridSpan w:val="2"/>
                <w:vAlign w:val="center"/>
                <w:hideMark/>
              </w:tcPr>
            </w:tcPrChange>
          </w:tcPr>
          <w:p w14:paraId="3D785D11" w14:textId="77777777" w:rsidR="00A336D5" w:rsidRDefault="00A336D5" w:rsidP="00EF22E2">
            <w:pPr>
              <w:jc w:val="center"/>
              <w:rPr>
                <w:ins w:id="747" w:author="Arnob Alam" w:date="2025-01-21T15:58:00Z" w16du:dateUtc="2025-01-21T20:58:00Z"/>
                <w:rFonts w:eastAsia="Times New Roman"/>
              </w:rPr>
            </w:pPr>
            <w:ins w:id="748" w:author="Arnob Alam" w:date="2025-01-21T15:58:00Z" w16du:dateUtc="2025-01-21T20:58:00Z">
              <w:r>
                <w:rPr>
                  <w:rFonts w:eastAsia="Times New Roman"/>
                </w:rPr>
                <w:t>(0.001)</w:t>
              </w:r>
            </w:ins>
          </w:p>
        </w:tc>
      </w:tr>
      <w:tr w:rsidR="00A336D5" w14:paraId="0FE9EEC0" w14:textId="77777777" w:rsidTr="00A336D5">
        <w:tblPrEx>
          <w:tblPrExChange w:id="749" w:author="Arnob Alam" w:date="2025-01-21T15:59:00Z" w16du:dateUtc="2025-01-21T20:59:00Z">
            <w:tblPrEx>
              <w:jc w:val="left"/>
            </w:tblPrEx>
          </w:tblPrExChange>
        </w:tblPrEx>
        <w:trPr>
          <w:tblCellSpacing w:w="15" w:type="dxa"/>
          <w:jc w:val="center"/>
          <w:ins w:id="750" w:author="Arnob Alam" w:date="2025-01-21T15:58:00Z"/>
          <w:trPrChange w:id="751" w:author="Arnob Alam" w:date="2025-01-21T15:59:00Z" w16du:dateUtc="2025-01-21T20:59:00Z">
            <w:trPr>
              <w:tblCellSpacing w:w="15" w:type="dxa"/>
            </w:trPr>
          </w:trPrChange>
        </w:trPr>
        <w:tc>
          <w:tcPr>
            <w:tcW w:w="0" w:type="auto"/>
            <w:vAlign w:val="center"/>
            <w:hideMark/>
            <w:tcPrChange w:id="752" w:author="Arnob Alam" w:date="2025-01-21T15:59:00Z" w16du:dateUtc="2025-01-21T20:59:00Z">
              <w:tcPr>
                <w:tcW w:w="0" w:type="auto"/>
                <w:vAlign w:val="center"/>
                <w:hideMark/>
              </w:tcPr>
            </w:tcPrChange>
          </w:tcPr>
          <w:p w14:paraId="39C8B716" w14:textId="77777777" w:rsidR="00A336D5" w:rsidRDefault="00A336D5" w:rsidP="00EF22E2">
            <w:pPr>
              <w:jc w:val="center"/>
              <w:rPr>
                <w:ins w:id="753" w:author="Arnob Alam" w:date="2025-01-21T15:58:00Z" w16du:dateUtc="2025-01-21T20:58:00Z"/>
                <w:rFonts w:eastAsia="Times New Roman"/>
              </w:rPr>
            </w:pPr>
          </w:p>
        </w:tc>
        <w:tc>
          <w:tcPr>
            <w:tcW w:w="0" w:type="auto"/>
            <w:gridSpan w:val="2"/>
            <w:vAlign w:val="center"/>
            <w:hideMark/>
            <w:tcPrChange w:id="754" w:author="Arnob Alam" w:date="2025-01-21T15:59:00Z" w16du:dateUtc="2025-01-21T20:59:00Z">
              <w:tcPr>
                <w:tcW w:w="0" w:type="auto"/>
                <w:gridSpan w:val="2"/>
                <w:vAlign w:val="center"/>
                <w:hideMark/>
              </w:tcPr>
            </w:tcPrChange>
          </w:tcPr>
          <w:p w14:paraId="6424961D" w14:textId="77777777" w:rsidR="00A336D5" w:rsidRDefault="00A336D5" w:rsidP="00EF22E2">
            <w:pPr>
              <w:rPr>
                <w:ins w:id="755" w:author="Arnob Alam" w:date="2025-01-21T15:58:00Z" w16du:dateUtc="2025-01-21T20:58:00Z"/>
                <w:rFonts w:eastAsia="Times New Roman"/>
                <w:sz w:val="20"/>
                <w:szCs w:val="20"/>
              </w:rPr>
            </w:pPr>
          </w:p>
        </w:tc>
        <w:tc>
          <w:tcPr>
            <w:tcW w:w="0" w:type="auto"/>
            <w:gridSpan w:val="2"/>
            <w:vAlign w:val="center"/>
            <w:hideMark/>
            <w:tcPrChange w:id="756" w:author="Arnob Alam" w:date="2025-01-21T15:59:00Z" w16du:dateUtc="2025-01-21T20:59:00Z">
              <w:tcPr>
                <w:tcW w:w="0" w:type="auto"/>
                <w:gridSpan w:val="2"/>
                <w:vAlign w:val="center"/>
                <w:hideMark/>
              </w:tcPr>
            </w:tcPrChange>
          </w:tcPr>
          <w:p w14:paraId="6A9FCF8B" w14:textId="77777777" w:rsidR="00A336D5" w:rsidRDefault="00A336D5" w:rsidP="00EF22E2">
            <w:pPr>
              <w:jc w:val="center"/>
              <w:rPr>
                <w:ins w:id="757" w:author="Arnob Alam" w:date="2025-01-21T15:58:00Z" w16du:dateUtc="2025-01-21T20:58:00Z"/>
                <w:rFonts w:eastAsia="Times New Roman"/>
                <w:sz w:val="20"/>
                <w:szCs w:val="20"/>
              </w:rPr>
            </w:pPr>
          </w:p>
        </w:tc>
      </w:tr>
      <w:tr w:rsidR="00A336D5" w14:paraId="402576F6" w14:textId="77777777" w:rsidTr="00A336D5">
        <w:tblPrEx>
          <w:tblPrExChange w:id="758" w:author="Arnob Alam" w:date="2025-01-21T15:59:00Z" w16du:dateUtc="2025-01-21T20:59:00Z">
            <w:tblPrEx>
              <w:jc w:val="left"/>
            </w:tblPrEx>
          </w:tblPrExChange>
        </w:tblPrEx>
        <w:trPr>
          <w:tblCellSpacing w:w="15" w:type="dxa"/>
          <w:jc w:val="center"/>
          <w:ins w:id="759" w:author="Arnob Alam" w:date="2025-01-21T15:58:00Z"/>
          <w:trPrChange w:id="760" w:author="Arnob Alam" w:date="2025-01-21T15:59:00Z" w16du:dateUtc="2025-01-21T20:59:00Z">
            <w:trPr>
              <w:tblCellSpacing w:w="15" w:type="dxa"/>
            </w:trPr>
          </w:trPrChange>
        </w:trPr>
        <w:tc>
          <w:tcPr>
            <w:tcW w:w="0" w:type="auto"/>
            <w:vAlign w:val="center"/>
            <w:hideMark/>
            <w:tcPrChange w:id="761" w:author="Arnob Alam" w:date="2025-01-21T15:59:00Z" w16du:dateUtc="2025-01-21T20:59:00Z">
              <w:tcPr>
                <w:tcW w:w="0" w:type="auto"/>
                <w:vAlign w:val="center"/>
                <w:hideMark/>
              </w:tcPr>
            </w:tcPrChange>
          </w:tcPr>
          <w:p w14:paraId="1C78FAC4" w14:textId="77777777" w:rsidR="00A336D5" w:rsidRDefault="00A336D5" w:rsidP="00EF22E2">
            <w:pPr>
              <w:jc w:val="left"/>
              <w:rPr>
                <w:ins w:id="762" w:author="Arnob Alam" w:date="2025-01-21T15:58:00Z" w16du:dateUtc="2025-01-21T20:58:00Z"/>
                <w:rFonts w:eastAsia="Times New Roman"/>
              </w:rPr>
            </w:pPr>
            <w:ins w:id="763" w:author="Arnob Alam" w:date="2025-01-21T15:58:00Z" w16du:dateUtc="2025-01-21T20:58:00Z">
              <w:r>
                <w:rPr>
                  <w:rFonts w:eastAsia="Times New Roman"/>
                </w:rPr>
                <w:t>Tenor (2Y)</w:t>
              </w:r>
            </w:ins>
          </w:p>
        </w:tc>
        <w:tc>
          <w:tcPr>
            <w:tcW w:w="0" w:type="auto"/>
            <w:gridSpan w:val="2"/>
            <w:vAlign w:val="center"/>
            <w:hideMark/>
            <w:tcPrChange w:id="764" w:author="Arnob Alam" w:date="2025-01-21T15:59:00Z" w16du:dateUtc="2025-01-21T20:59:00Z">
              <w:tcPr>
                <w:tcW w:w="0" w:type="auto"/>
                <w:gridSpan w:val="2"/>
                <w:vAlign w:val="center"/>
                <w:hideMark/>
              </w:tcPr>
            </w:tcPrChange>
          </w:tcPr>
          <w:p w14:paraId="683901D3" w14:textId="77777777" w:rsidR="00A336D5" w:rsidRDefault="00A336D5" w:rsidP="00EF22E2">
            <w:pPr>
              <w:rPr>
                <w:ins w:id="765" w:author="Arnob Alam" w:date="2025-01-21T15:58:00Z" w16du:dateUtc="2025-01-21T20:58:00Z"/>
                <w:rFonts w:eastAsia="Times New Roman"/>
              </w:rPr>
            </w:pPr>
          </w:p>
        </w:tc>
        <w:tc>
          <w:tcPr>
            <w:tcW w:w="0" w:type="auto"/>
            <w:gridSpan w:val="2"/>
            <w:vAlign w:val="center"/>
            <w:hideMark/>
            <w:tcPrChange w:id="766" w:author="Arnob Alam" w:date="2025-01-21T15:59:00Z" w16du:dateUtc="2025-01-21T20:59:00Z">
              <w:tcPr>
                <w:tcW w:w="0" w:type="auto"/>
                <w:gridSpan w:val="2"/>
                <w:vAlign w:val="center"/>
                <w:hideMark/>
              </w:tcPr>
            </w:tcPrChange>
          </w:tcPr>
          <w:p w14:paraId="6E07E693" w14:textId="77777777" w:rsidR="00A336D5" w:rsidRDefault="00A336D5" w:rsidP="00EF22E2">
            <w:pPr>
              <w:jc w:val="center"/>
              <w:rPr>
                <w:ins w:id="767" w:author="Arnob Alam" w:date="2025-01-21T15:58:00Z" w16du:dateUtc="2025-01-21T20:58:00Z"/>
                <w:rFonts w:eastAsia="Times New Roman"/>
              </w:rPr>
            </w:pPr>
            <w:ins w:id="768" w:author="Arnob Alam" w:date="2025-01-21T15:58:00Z" w16du:dateUtc="2025-01-21T20:58:00Z">
              <w:r>
                <w:rPr>
                  <w:rFonts w:eastAsia="Times New Roman"/>
                </w:rPr>
                <w:t>0.006</w:t>
              </w:r>
              <w:r>
                <w:rPr>
                  <w:rFonts w:eastAsia="Times New Roman"/>
                  <w:vertAlign w:val="superscript"/>
                </w:rPr>
                <w:t>***</w:t>
              </w:r>
            </w:ins>
          </w:p>
        </w:tc>
      </w:tr>
      <w:tr w:rsidR="00A336D5" w14:paraId="101CB953" w14:textId="77777777" w:rsidTr="00A336D5">
        <w:tblPrEx>
          <w:tblPrExChange w:id="769" w:author="Arnob Alam" w:date="2025-01-21T15:59:00Z" w16du:dateUtc="2025-01-21T20:59:00Z">
            <w:tblPrEx>
              <w:jc w:val="left"/>
            </w:tblPrEx>
          </w:tblPrExChange>
        </w:tblPrEx>
        <w:trPr>
          <w:tblCellSpacing w:w="15" w:type="dxa"/>
          <w:jc w:val="center"/>
          <w:ins w:id="770" w:author="Arnob Alam" w:date="2025-01-21T15:58:00Z"/>
          <w:trPrChange w:id="771" w:author="Arnob Alam" w:date="2025-01-21T15:59:00Z" w16du:dateUtc="2025-01-21T20:59:00Z">
            <w:trPr>
              <w:tblCellSpacing w:w="15" w:type="dxa"/>
            </w:trPr>
          </w:trPrChange>
        </w:trPr>
        <w:tc>
          <w:tcPr>
            <w:tcW w:w="0" w:type="auto"/>
            <w:vAlign w:val="center"/>
            <w:hideMark/>
            <w:tcPrChange w:id="772" w:author="Arnob Alam" w:date="2025-01-21T15:59:00Z" w16du:dateUtc="2025-01-21T20:59:00Z">
              <w:tcPr>
                <w:tcW w:w="0" w:type="auto"/>
                <w:vAlign w:val="center"/>
                <w:hideMark/>
              </w:tcPr>
            </w:tcPrChange>
          </w:tcPr>
          <w:p w14:paraId="785181DF" w14:textId="77777777" w:rsidR="00A336D5" w:rsidRDefault="00A336D5" w:rsidP="00EF22E2">
            <w:pPr>
              <w:jc w:val="center"/>
              <w:rPr>
                <w:ins w:id="773" w:author="Arnob Alam" w:date="2025-01-21T15:58:00Z" w16du:dateUtc="2025-01-21T20:58:00Z"/>
                <w:rFonts w:eastAsia="Times New Roman"/>
              </w:rPr>
            </w:pPr>
          </w:p>
        </w:tc>
        <w:tc>
          <w:tcPr>
            <w:tcW w:w="0" w:type="auto"/>
            <w:gridSpan w:val="2"/>
            <w:vAlign w:val="center"/>
            <w:hideMark/>
            <w:tcPrChange w:id="774" w:author="Arnob Alam" w:date="2025-01-21T15:59:00Z" w16du:dateUtc="2025-01-21T20:59:00Z">
              <w:tcPr>
                <w:tcW w:w="0" w:type="auto"/>
                <w:gridSpan w:val="2"/>
                <w:vAlign w:val="center"/>
                <w:hideMark/>
              </w:tcPr>
            </w:tcPrChange>
          </w:tcPr>
          <w:p w14:paraId="69F0454A" w14:textId="77777777" w:rsidR="00A336D5" w:rsidRDefault="00A336D5" w:rsidP="00EF22E2">
            <w:pPr>
              <w:rPr>
                <w:ins w:id="775" w:author="Arnob Alam" w:date="2025-01-21T15:58:00Z" w16du:dateUtc="2025-01-21T20:58:00Z"/>
                <w:rFonts w:eastAsia="Times New Roman"/>
                <w:sz w:val="20"/>
                <w:szCs w:val="20"/>
              </w:rPr>
            </w:pPr>
          </w:p>
        </w:tc>
        <w:tc>
          <w:tcPr>
            <w:tcW w:w="0" w:type="auto"/>
            <w:gridSpan w:val="2"/>
            <w:vAlign w:val="center"/>
            <w:hideMark/>
            <w:tcPrChange w:id="776" w:author="Arnob Alam" w:date="2025-01-21T15:59:00Z" w16du:dateUtc="2025-01-21T20:59:00Z">
              <w:tcPr>
                <w:tcW w:w="0" w:type="auto"/>
                <w:gridSpan w:val="2"/>
                <w:vAlign w:val="center"/>
                <w:hideMark/>
              </w:tcPr>
            </w:tcPrChange>
          </w:tcPr>
          <w:p w14:paraId="419F1CB2" w14:textId="77777777" w:rsidR="00A336D5" w:rsidRDefault="00A336D5" w:rsidP="00EF22E2">
            <w:pPr>
              <w:jc w:val="center"/>
              <w:rPr>
                <w:ins w:id="777" w:author="Arnob Alam" w:date="2025-01-21T15:58:00Z" w16du:dateUtc="2025-01-21T20:58:00Z"/>
                <w:rFonts w:eastAsia="Times New Roman"/>
              </w:rPr>
            </w:pPr>
            <w:ins w:id="778" w:author="Arnob Alam" w:date="2025-01-21T15:58:00Z" w16du:dateUtc="2025-01-21T20:58:00Z">
              <w:r>
                <w:rPr>
                  <w:rFonts w:eastAsia="Times New Roman"/>
                </w:rPr>
                <w:t>(0.001)</w:t>
              </w:r>
            </w:ins>
          </w:p>
        </w:tc>
      </w:tr>
      <w:tr w:rsidR="00A336D5" w14:paraId="57607F97" w14:textId="77777777" w:rsidTr="00A336D5">
        <w:tblPrEx>
          <w:tblPrExChange w:id="779" w:author="Arnob Alam" w:date="2025-01-21T15:59:00Z" w16du:dateUtc="2025-01-21T20:59:00Z">
            <w:tblPrEx>
              <w:jc w:val="left"/>
            </w:tblPrEx>
          </w:tblPrExChange>
        </w:tblPrEx>
        <w:trPr>
          <w:tblCellSpacing w:w="15" w:type="dxa"/>
          <w:jc w:val="center"/>
          <w:ins w:id="780" w:author="Arnob Alam" w:date="2025-01-21T15:58:00Z"/>
          <w:trPrChange w:id="781" w:author="Arnob Alam" w:date="2025-01-21T15:59:00Z" w16du:dateUtc="2025-01-21T20:59:00Z">
            <w:trPr>
              <w:tblCellSpacing w:w="15" w:type="dxa"/>
            </w:trPr>
          </w:trPrChange>
        </w:trPr>
        <w:tc>
          <w:tcPr>
            <w:tcW w:w="0" w:type="auto"/>
            <w:vAlign w:val="center"/>
            <w:hideMark/>
            <w:tcPrChange w:id="782" w:author="Arnob Alam" w:date="2025-01-21T15:59:00Z" w16du:dateUtc="2025-01-21T20:59:00Z">
              <w:tcPr>
                <w:tcW w:w="0" w:type="auto"/>
                <w:vAlign w:val="center"/>
                <w:hideMark/>
              </w:tcPr>
            </w:tcPrChange>
          </w:tcPr>
          <w:p w14:paraId="38FE64C4" w14:textId="77777777" w:rsidR="00A336D5" w:rsidRDefault="00A336D5" w:rsidP="00EF22E2">
            <w:pPr>
              <w:jc w:val="center"/>
              <w:rPr>
                <w:ins w:id="783" w:author="Arnob Alam" w:date="2025-01-21T15:58:00Z" w16du:dateUtc="2025-01-21T20:58:00Z"/>
                <w:rFonts w:eastAsia="Times New Roman"/>
              </w:rPr>
            </w:pPr>
          </w:p>
        </w:tc>
        <w:tc>
          <w:tcPr>
            <w:tcW w:w="0" w:type="auto"/>
            <w:gridSpan w:val="2"/>
            <w:vAlign w:val="center"/>
            <w:hideMark/>
            <w:tcPrChange w:id="784" w:author="Arnob Alam" w:date="2025-01-21T15:59:00Z" w16du:dateUtc="2025-01-21T20:59:00Z">
              <w:tcPr>
                <w:tcW w:w="0" w:type="auto"/>
                <w:gridSpan w:val="2"/>
                <w:vAlign w:val="center"/>
                <w:hideMark/>
              </w:tcPr>
            </w:tcPrChange>
          </w:tcPr>
          <w:p w14:paraId="126C9536" w14:textId="77777777" w:rsidR="00A336D5" w:rsidRDefault="00A336D5" w:rsidP="00EF22E2">
            <w:pPr>
              <w:rPr>
                <w:ins w:id="785" w:author="Arnob Alam" w:date="2025-01-21T15:58:00Z" w16du:dateUtc="2025-01-21T20:58:00Z"/>
                <w:rFonts w:eastAsia="Times New Roman"/>
                <w:sz w:val="20"/>
                <w:szCs w:val="20"/>
              </w:rPr>
            </w:pPr>
          </w:p>
        </w:tc>
        <w:tc>
          <w:tcPr>
            <w:tcW w:w="0" w:type="auto"/>
            <w:gridSpan w:val="2"/>
            <w:vAlign w:val="center"/>
            <w:hideMark/>
            <w:tcPrChange w:id="786" w:author="Arnob Alam" w:date="2025-01-21T15:59:00Z" w16du:dateUtc="2025-01-21T20:59:00Z">
              <w:tcPr>
                <w:tcW w:w="0" w:type="auto"/>
                <w:gridSpan w:val="2"/>
                <w:vAlign w:val="center"/>
                <w:hideMark/>
              </w:tcPr>
            </w:tcPrChange>
          </w:tcPr>
          <w:p w14:paraId="6AA50292" w14:textId="77777777" w:rsidR="00A336D5" w:rsidRDefault="00A336D5" w:rsidP="00EF22E2">
            <w:pPr>
              <w:jc w:val="center"/>
              <w:rPr>
                <w:ins w:id="787" w:author="Arnob Alam" w:date="2025-01-21T15:58:00Z" w16du:dateUtc="2025-01-21T20:58:00Z"/>
                <w:rFonts w:eastAsia="Times New Roman"/>
                <w:sz w:val="20"/>
                <w:szCs w:val="20"/>
              </w:rPr>
            </w:pPr>
          </w:p>
        </w:tc>
      </w:tr>
      <w:tr w:rsidR="00A336D5" w14:paraId="1D928F28" w14:textId="77777777" w:rsidTr="00A336D5">
        <w:tblPrEx>
          <w:tblPrExChange w:id="788" w:author="Arnob Alam" w:date="2025-01-21T15:59:00Z" w16du:dateUtc="2025-01-21T20:59:00Z">
            <w:tblPrEx>
              <w:jc w:val="left"/>
            </w:tblPrEx>
          </w:tblPrExChange>
        </w:tblPrEx>
        <w:trPr>
          <w:tblCellSpacing w:w="15" w:type="dxa"/>
          <w:jc w:val="center"/>
          <w:ins w:id="789" w:author="Arnob Alam" w:date="2025-01-21T15:58:00Z"/>
          <w:trPrChange w:id="790" w:author="Arnob Alam" w:date="2025-01-21T15:59:00Z" w16du:dateUtc="2025-01-21T20:59:00Z">
            <w:trPr>
              <w:tblCellSpacing w:w="15" w:type="dxa"/>
            </w:trPr>
          </w:trPrChange>
        </w:trPr>
        <w:tc>
          <w:tcPr>
            <w:tcW w:w="0" w:type="auto"/>
            <w:vAlign w:val="center"/>
            <w:hideMark/>
            <w:tcPrChange w:id="791" w:author="Arnob Alam" w:date="2025-01-21T15:59:00Z" w16du:dateUtc="2025-01-21T20:59:00Z">
              <w:tcPr>
                <w:tcW w:w="0" w:type="auto"/>
                <w:vAlign w:val="center"/>
                <w:hideMark/>
              </w:tcPr>
            </w:tcPrChange>
          </w:tcPr>
          <w:p w14:paraId="2C0BBAEB" w14:textId="77777777" w:rsidR="00A336D5" w:rsidRDefault="00A336D5" w:rsidP="00EF22E2">
            <w:pPr>
              <w:jc w:val="left"/>
              <w:rPr>
                <w:ins w:id="792" w:author="Arnob Alam" w:date="2025-01-21T15:58:00Z" w16du:dateUtc="2025-01-21T20:58:00Z"/>
                <w:rFonts w:eastAsia="Times New Roman"/>
              </w:rPr>
            </w:pPr>
            <w:ins w:id="793" w:author="Arnob Alam" w:date="2025-01-21T15:58:00Z" w16du:dateUtc="2025-01-21T20:58:00Z">
              <w:r>
                <w:rPr>
                  <w:rFonts w:eastAsia="Times New Roman"/>
                </w:rPr>
                <w:t>Tenor (5Y)</w:t>
              </w:r>
            </w:ins>
          </w:p>
        </w:tc>
        <w:tc>
          <w:tcPr>
            <w:tcW w:w="0" w:type="auto"/>
            <w:gridSpan w:val="2"/>
            <w:vAlign w:val="center"/>
            <w:hideMark/>
            <w:tcPrChange w:id="794" w:author="Arnob Alam" w:date="2025-01-21T15:59:00Z" w16du:dateUtc="2025-01-21T20:59:00Z">
              <w:tcPr>
                <w:tcW w:w="0" w:type="auto"/>
                <w:gridSpan w:val="2"/>
                <w:vAlign w:val="center"/>
                <w:hideMark/>
              </w:tcPr>
            </w:tcPrChange>
          </w:tcPr>
          <w:p w14:paraId="590E94E6" w14:textId="77777777" w:rsidR="00A336D5" w:rsidRDefault="00A336D5" w:rsidP="00EF22E2">
            <w:pPr>
              <w:rPr>
                <w:ins w:id="795" w:author="Arnob Alam" w:date="2025-01-21T15:58:00Z" w16du:dateUtc="2025-01-21T20:58:00Z"/>
                <w:rFonts w:eastAsia="Times New Roman"/>
              </w:rPr>
            </w:pPr>
          </w:p>
        </w:tc>
        <w:tc>
          <w:tcPr>
            <w:tcW w:w="0" w:type="auto"/>
            <w:gridSpan w:val="2"/>
            <w:vAlign w:val="center"/>
            <w:hideMark/>
            <w:tcPrChange w:id="796" w:author="Arnob Alam" w:date="2025-01-21T15:59:00Z" w16du:dateUtc="2025-01-21T20:59:00Z">
              <w:tcPr>
                <w:tcW w:w="0" w:type="auto"/>
                <w:gridSpan w:val="2"/>
                <w:vAlign w:val="center"/>
                <w:hideMark/>
              </w:tcPr>
            </w:tcPrChange>
          </w:tcPr>
          <w:p w14:paraId="1F7318FE" w14:textId="77777777" w:rsidR="00A336D5" w:rsidRDefault="00A336D5" w:rsidP="00EF22E2">
            <w:pPr>
              <w:jc w:val="center"/>
              <w:rPr>
                <w:ins w:id="797" w:author="Arnob Alam" w:date="2025-01-21T15:58:00Z" w16du:dateUtc="2025-01-21T20:58:00Z"/>
                <w:rFonts w:eastAsia="Times New Roman"/>
              </w:rPr>
            </w:pPr>
            <w:ins w:id="798" w:author="Arnob Alam" w:date="2025-01-21T15:58:00Z" w16du:dateUtc="2025-01-21T20:58:00Z">
              <w:r>
                <w:rPr>
                  <w:rFonts w:eastAsia="Times New Roman"/>
                </w:rPr>
                <w:t>0.003</w:t>
              </w:r>
              <w:r>
                <w:rPr>
                  <w:rFonts w:eastAsia="Times New Roman"/>
                  <w:vertAlign w:val="superscript"/>
                </w:rPr>
                <w:t>***</w:t>
              </w:r>
            </w:ins>
          </w:p>
        </w:tc>
      </w:tr>
      <w:tr w:rsidR="00A336D5" w14:paraId="416F7B05" w14:textId="77777777" w:rsidTr="00A336D5">
        <w:tblPrEx>
          <w:tblPrExChange w:id="799" w:author="Arnob Alam" w:date="2025-01-21T15:59:00Z" w16du:dateUtc="2025-01-21T20:59:00Z">
            <w:tblPrEx>
              <w:jc w:val="left"/>
            </w:tblPrEx>
          </w:tblPrExChange>
        </w:tblPrEx>
        <w:trPr>
          <w:tblCellSpacing w:w="15" w:type="dxa"/>
          <w:jc w:val="center"/>
          <w:ins w:id="800" w:author="Arnob Alam" w:date="2025-01-21T15:58:00Z"/>
          <w:trPrChange w:id="801" w:author="Arnob Alam" w:date="2025-01-21T15:59:00Z" w16du:dateUtc="2025-01-21T20:59:00Z">
            <w:trPr>
              <w:tblCellSpacing w:w="15" w:type="dxa"/>
            </w:trPr>
          </w:trPrChange>
        </w:trPr>
        <w:tc>
          <w:tcPr>
            <w:tcW w:w="0" w:type="auto"/>
            <w:vAlign w:val="center"/>
            <w:hideMark/>
            <w:tcPrChange w:id="802" w:author="Arnob Alam" w:date="2025-01-21T15:59:00Z" w16du:dateUtc="2025-01-21T20:59:00Z">
              <w:tcPr>
                <w:tcW w:w="0" w:type="auto"/>
                <w:vAlign w:val="center"/>
                <w:hideMark/>
              </w:tcPr>
            </w:tcPrChange>
          </w:tcPr>
          <w:p w14:paraId="1A8AC4EE" w14:textId="77777777" w:rsidR="00A336D5" w:rsidRDefault="00A336D5" w:rsidP="00EF22E2">
            <w:pPr>
              <w:jc w:val="center"/>
              <w:rPr>
                <w:ins w:id="803" w:author="Arnob Alam" w:date="2025-01-21T15:58:00Z" w16du:dateUtc="2025-01-21T20:58:00Z"/>
                <w:rFonts w:eastAsia="Times New Roman"/>
              </w:rPr>
            </w:pPr>
          </w:p>
        </w:tc>
        <w:tc>
          <w:tcPr>
            <w:tcW w:w="0" w:type="auto"/>
            <w:gridSpan w:val="2"/>
            <w:vAlign w:val="center"/>
            <w:hideMark/>
            <w:tcPrChange w:id="804" w:author="Arnob Alam" w:date="2025-01-21T15:59:00Z" w16du:dateUtc="2025-01-21T20:59:00Z">
              <w:tcPr>
                <w:tcW w:w="0" w:type="auto"/>
                <w:gridSpan w:val="2"/>
                <w:vAlign w:val="center"/>
                <w:hideMark/>
              </w:tcPr>
            </w:tcPrChange>
          </w:tcPr>
          <w:p w14:paraId="58B1984E" w14:textId="77777777" w:rsidR="00A336D5" w:rsidRDefault="00A336D5" w:rsidP="00EF22E2">
            <w:pPr>
              <w:rPr>
                <w:ins w:id="805" w:author="Arnob Alam" w:date="2025-01-21T15:58:00Z" w16du:dateUtc="2025-01-21T20:58:00Z"/>
                <w:rFonts w:eastAsia="Times New Roman"/>
                <w:sz w:val="20"/>
                <w:szCs w:val="20"/>
              </w:rPr>
            </w:pPr>
          </w:p>
        </w:tc>
        <w:tc>
          <w:tcPr>
            <w:tcW w:w="0" w:type="auto"/>
            <w:gridSpan w:val="2"/>
            <w:vAlign w:val="center"/>
            <w:hideMark/>
            <w:tcPrChange w:id="806" w:author="Arnob Alam" w:date="2025-01-21T15:59:00Z" w16du:dateUtc="2025-01-21T20:59:00Z">
              <w:tcPr>
                <w:tcW w:w="0" w:type="auto"/>
                <w:gridSpan w:val="2"/>
                <w:vAlign w:val="center"/>
                <w:hideMark/>
              </w:tcPr>
            </w:tcPrChange>
          </w:tcPr>
          <w:p w14:paraId="302CCADE" w14:textId="77777777" w:rsidR="00A336D5" w:rsidRDefault="00A336D5" w:rsidP="00EF22E2">
            <w:pPr>
              <w:jc w:val="center"/>
              <w:rPr>
                <w:ins w:id="807" w:author="Arnob Alam" w:date="2025-01-21T15:58:00Z" w16du:dateUtc="2025-01-21T20:58:00Z"/>
                <w:rFonts w:eastAsia="Times New Roman"/>
              </w:rPr>
            </w:pPr>
            <w:ins w:id="808" w:author="Arnob Alam" w:date="2025-01-21T15:58:00Z" w16du:dateUtc="2025-01-21T20:58:00Z">
              <w:r>
                <w:rPr>
                  <w:rFonts w:eastAsia="Times New Roman"/>
                </w:rPr>
                <w:t>(0.001)</w:t>
              </w:r>
            </w:ins>
          </w:p>
        </w:tc>
      </w:tr>
      <w:tr w:rsidR="00A336D5" w14:paraId="0B5115D1" w14:textId="77777777" w:rsidTr="00A336D5">
        <w:tblPrEx>
          <w:tblPrExChange w:id="809" w:author="Arnob Alam" w:date="2025-01-21T15:59:00Z" w16du:dateUtc="2025-01-21T20:59:00Z">
            <w:tblPrEx>
              <w:jc w:val="left"/>
            </w:tblPrEx>
          </w:tblPrExChange>
        </w:tblPrEx>
        <w:trPr>
          <w:tblCellSpacing w:w="15" w:type="dxa"/>
          <w:jc w:val="center"/>
          <w:ins w:id="810" w:author="Arnob Alam" w:date="2025-01-21T15:58:00Z"/>
          <w:trPrChange w:id="811" w:author="Arnob Alam" w:date="2025-01-21T15:59:00Z" w16du:dateUtc="2025-01-21T20:59:00Z">
            <w:trPr>
              <w:tblCellSpacing w:w="15" w:type="dxa"/>
            </w:trPr>
          </w:trPrChange>
        </w:trPr>
        <w:tc>
          <w:tcPr>
            <w:tcW w:w="0" w:type="auto"/>
            <w:vAlign w:val="center"/>
            <w:hideMark/>
            <w:tcPrChange w:id="812" w:author="Arnob Alam" w:date="2025-01-21T15:59:00Z" w16du:dateUtc="2025-01-21T20:59:00Z">
              <w:tcPr>
                <w:tcW w:w="0" w:type="auto"/>
                <w:vAlign w:val="center"/>
                <w:hideMark/>
              </w:tcPr>
            </w:tcPrChange>
          </w:tcPr>
          <w:p w14:paraId="6CCF3685" w14:textId="77777777" w:rsidR="00A336D5" w:rsidRDefault="00A336D5" w:rsidP="00EF22E2">
            <w:pPr>
              <w:jc w:val="center"/>
              <w:rPr>
                <w:ins w:id="813" w:author="Arnob Alam" w:date="2025-01-21T15:58:00Z" w16du:dateUtc="2025-01-21T20:58:00Z"/>
                <w:rFonts w:eastAsia="Times New Roman"/>
              </w:rPr>
            </w:pPr>
          </w:p>
        </w:tc>
        <w:tc>
          <w:tcPr>
            <w:tcW w:w="0" w:type="auto"/>
            <w:gridSpan w:val="2"/>
            <w:vAlign w:val="center"/>
            <w:hideMark/>
            <w:tcPrChange w:id="814" w:author="Arnob Alam" w:date="2025-01-21T15:59:00Z" w16du:dateUtc="2025-01-21T20:59:00Z">
              <w:tcPr>
                <w:tcW w:w="0" w:type="auto"/>
                <w:gridSpan w:val="2"/>
                <w:vAlign w:val="center"/>
                <w:hideMark/>
              </w:tcPr>
            </w:tcPrChange>
          </w:tcPr>
          <w:p w14:paraId="646B8600" w14:textId="77777777" w:rsidR="00A336D5" w:rsidRDefault="00A336D5" w:rsidP="00EF22E2">
            <w:pPr>
              <w:rPr>
                <w:ins w:id="815" w:author="Arnob Alam" w:date="2025-01-21T15:58:00Z" w16du:dateUtc="2025-01-21T20:58:00Z"/>
                <w:rFonts w:eastAsia="Times New Roman"/>
                <w:sz w:val="20"/>
                <w:szCs w:val="20"/>
              </w:rPr>
            </w:pPr>
          </w:p>
        </w:tc>
        <w:tc>
          <w:tcPr>
            <w:tcW w:w="0" w:type="auto"/>
            <w:gridSpan w:val="2"/>
            <w:vAlign w:val="center"/>
            <w:hideMark/>
            <w:tcPrChange w:id="816" w:author="Arnob Alam" w:date="2025-01-21T15:59:00Z" w16du:dateUtc="2025-01-21T20:59:00Z">
              <w:tcPr>
                <w:tcW w:w="0" w:type="auto"/>
                <w:gridSpan w:val="2"/>
                <w:vAlign w:val="center"/>
                <w:hideMark/>
              </w:tcPr>
            </w:tcPrChange>
          </w:tcPr>
          <w:p w14:paraId="0C00873E" w14:textId="77777777" w:rsidR="00A336D5" w:rsidRDefault="00A336D5" w:rsidP="00EF22E2">
            <w:pPr>
              <w:jc w:val="center"/>
              <w:rPr>
                <w:ins w:id="817" w:author="Arnob Alam" w:date="2025-01-21T15:58:00Z" w16du:dateUtc="2025-01-21T20:58:00Z"/>
                <w:rFonts w:eastAsia="Times New Roman"/>
                <w:sz w:val="20"/>
                <w:szCs w:val="20"/>
              </w:rPr>
            </w:pPr>
          </w:p>
        </w:tc>
      </w:tr>
      <w:tr w:rsidR="00A336D5" w14:paraId="058B83E0" w14:textId="77777777" w:rsidTr="00A336D5">
        <w:tblPrEx>
          <w:tblPrExChange w:id="818" w:author="Arnob Alam" w:date="2025-01-21T15:59:00Z" w16du:dateUtc="2025-01-21T20:59:00Z">
            <w:tblPrEx>
              <w:jc w:val="left"/>
            </w:tblPrEx>
          </w:tblPrExChange>
        </w:tblPrEx>
        <w:trPr>
          <w:tblCellSpacing w:w="15" w:type="dxa"/>
          <w:jc w:val="center"/>
          <w:ins w:id="819" w:author="Arnob Alam" w:date="2025-01-21T15:58:00Z"/>
          <w:trPrChange w:id="820" w:author="Arnob Alam" w:date="2025-01-21T15:59:00Z" w16du:dateUtc="2025-01-21T20:59:00Z">
            <w:trPr>
              <w:tblCellSpacing w:w="15" w:type="dxa"/>
            </w:trPr>
          </w:trPrChange>
        </w:trPr>
        <w:tc>
          <w:tcPr>
            <w:tcW w:w="0" w:type="auto"/>
            <w:vAlign w:val="center"/>
            <w:hideMark/>
            <w:tcPrChange w:id="821" w:author="Arnob Alam" w:date="2025-01-21T15:59:00Z" w16du:dateUtc="2025-01-21T20:59:00Z">
              <w:tcPr>
                <w:tcW w:w="0" w:type="auto"/>
                <w:vAlign w:val="center"/>
                <w:hideMark/>
              </w:tcPr>
            </w:tcPrChange>
          </w:tcPr>
          <w:p w14:paraId="40BEA08F" w14:textId="77777777" w:rsidR="00A336D5" w:rsidRDefault="00A336D5" w:rsidP="00EF22E2">
            <w:pPr>
              <w:jc w:val="left"/>
              <w:rPr>
                <w:ins w:id="822" w:author="Arnob Alam" w:date="2025-01-21T15:58:00Z" w16du:dateUtc="2025-01-21T20:58:00Z"/>
                <w:rFonts w:eastAsia="Times New Roman"/>
              </w:rPr>
            </w:pPr>
            <w:ins w:id="823" w:author="Arnob Alam" w:date="2025-01-21T15:58:00Z" w16du:dateUtc="2025-01-21T20:58:00Z">
              <w:r>
                <w:rPr>
                  <w:rFonts w:eastAsia="Times New Roman"/>
                </w:rPr>
                <w:t>Equity Return</w:t>
              </w:r>
            </w:ins>
          </w:p>
        </w:tc>
        <w:tc>
          <w:tcPr>
            <w:tcW w:w="0" w:type="auto"/>
            <w:gridSpan w:val="2"/>
            <w:vAlign w:val="center"/>
            <w:hideMark/>
            <w:tcPrChange w:id="824" w:author="Arnob Alam" w:date="2025-01-21T15:59:00Z" w16du:dateUtc="2025-01-21T20:59:00Z">
              <w:tcPr>
                <w:tcW w:w="0" w:type="auto"/>
                <w:gridSpan w:val="2"/>
                <w:vAlign w:val="center"/>
                <w:hideMark/>
              </w:tcPr>
            </w:tcPrChange>
          </w:tcPr>
          <w:p w14:paraId="6C22592D" w14:textId="77777777" w:rsidR="00A336D5" w:rsidRDefault="00A336D5" w:rsidP="00EF22E2">
            <w:pPr>
              <w:rPr>
                <w:ins w:id="825" w:author="Arnob Alam" w:date="2025-01-21T15:58:00Z" w16du:dateUtc="2025-01-21T20:58:00Z"/>
                <w:rFonts w:eastAsia="Times New Roman"/>
              </w:rPr>
            </w:pPr>
          </w:p>
        </w:tc>
        <w:tc>
          <w:tcPr>
            <w:tcW w:w="0" w:type="auto"/>
            <w:gridSpan w:val="2"/>
            <w:vAlign w:val="center"/>
            <w:hideMark/>
            <w:tcPrChange w:id="826" w:author="Arnob Alam" w:date="2025-01-21T15:59:00Z" w16du:dateUtc="2025-01-21T20:59:00Z">
              <w:tcPr>
                <w:tcW w:w="0" w:type="auto"/>
                <w:gridSpan w:val="2"/>
                <w:vAlign w:val="center"/>
                <w:hideMark/>
              </w:tcPr>
            </w:tcPrChange>
          </w:tcPr>
          <w:p w14:paraId="7CC3FB45" w14:textId="77777777" w:rsidR="00A336D5" w:rsidRDefault="00A336D5" w:rsidP="00EF22E2">
            <w:pPr>
              <w:jc w:val="center"/>
              <w:rPr>
                <w:ins w:id="827" w:author="Arnob Alam" w:date="2025-01-21T15:58:00Z" w16du:dateUtc="2025-01-21T20:58:00Z"/>
                <w:rFonts w:eastAsia="Times New Roman"/>
              </w:rPr>
            </w:pPr>
            <w:ins w:id="828" w:author="Arnob Alam" w:date="2025-01-21T15:58:00Z" w16du:dateUtc="2025-01-21T20:58:00Z">
              <w:r>
                <w:rPr>
                  <w:rFonts w:eastAsia="Times New Roman"/>
                </w:rPr>
                <w:t>-0.056</w:t>
              </w:r>
              <w:r>
                <w:rPr>
                  <w:rFonts w:eastAsia="Times New Roman"/>
                  <w:vertAlign w:val="superscript"/>
                </w:rPr>
                <w:t>*</w:t>
              </w:r>
            </w:ins>
          </w:p>
        </w:tc>
      </w:tr>
      <w:tr w:rsidR="00A336D5" w14:paraId="5C941480" w14:textId="77777777" w:rsidTr="00A336D5">
        <w:tblPrEx>
          <w:tblPrExChange w:id="829" w:author="Arnob Alam" w:date="2025-01-21T15:59:00Z" w16du:dateUtc="2025-01-21T20:59:00Z">
            <w:tblPrEx>
              <w:jc w:val="left"/>
            </w:tblPrEx>
          </w:tblPrExChange>
        </w:tblPrEx>
        <w:trPr>
          <w:tblCellSpacing w:w="15" w:type="dxa"/>
          <w:jc w:val="center"/>
          <w:ins w:id="830" w:author="Arnob Alam" w:date="2025-01-21T15:58:00Z"/>
          <w:trPrChange w:id="831" w:author="Arnob Alam" w:date="2025-01-21T15:59:00Z" w16du:dateUtc="2025-01-21T20:59:00Z">
            <w:trPr>
              <w:tblCellSpacing w:w="15" w:type="dxa"/>
            </w:trPr>
          </w:trPrChange>
        </w:trPr>
        <w:tc>
          <w:tcPr>
            <w:tcW w:w="0" w:type="auto"/>
            <w:vAlign w:val="center"/>
            <w:hideMark/>
            <w:tcPrChange w:id="832" w:author="Arnob Alam" w:date="2025-01-21T15:59:00Z" w16du:dateUtc="2025-01-21T20:59:00Z">
              <w:tcPr>
                <w:tcW w:w="0" w:type="auto"/>
                <w:vAlign w:val="center"/>
                <w:hideMark/>
              </w:tcPr>
            </w:tcPrChange>
          </w:tcPr>
          <w:p w14:paraId="544EDAF3" w14:textId="77777777" w:rsidR="00A336D5" w:rsidRDefault="00A336D5" w:rsidP="00EF22E2">
            <w:pPr>
              <w:jc w:val="center"/>
              <w:rPr>
                <w:ins w:id="833" w:author="Arnob Alam" w:date="2025-01-21T15:58:00Z" w16du:dateUtc="2025-01-21T20:58:00Z"/>
                <w:rFonts w:eastAsia="Times New Roman"/>
              </w:rPr>
            </w:pPr>
          </w:p>
        </w:tc>
        <w:tc>
          <w:tcPr>
            <w:tcW w:w="0" w:type="auto"/>
            <w:gridSpan w:val="2"/>
            <w:vAlign w:val="center"/>
            <w:hideMark/>
            <w:tcPrChange w:id="834" w:author="Arnob Alam" w:date="2025-01-21T15:59:00Z" w16du:dateUtc="2025-01-21T20:59:00Z">
              <w:tcPr>
                <w:tcW w:w="0" w:type="auto"/>
                <w:gridSpan w:val="2"/>
                <w:vAlign w:val="center"/>
                <w:hideMark/>
              </w:tcPr>
            </w:tcPrChange>
          </w:tcPr>
          <w:p w14:paraId="70328D6B" w14:textId="77777777" w:rsidR="00A336D5" w:rsidRDefault="00A336D5" w:rsidP="00EF22E2">
            <w:pPr>
              <w:rPr>
                <w:ins w:id="835" w:author="Arnob Alam" w:date="2025-01-21T15:58:00Z" w16du:dateUtc="2025-01-21T20:58:00Z"/>
                <w:rFonts w:eastAsia="Times New Roman"/>
                <w:sz w:val="20"/>
                <w:szCs w:val="20"/>
              </w:rPr>
            </w:pPr>
          </w:p>
        </w:tc>
        <w:tc>
          <w:tcPr>
            <w:tcW w:w="0" w:type="auto"/>
            <w:gridSpan w:val="2"/>
            <w:vAlign w:val="center"/>
            <w:hideMark/>
            <w:tcPrChange w:id="836" w:author="Arnob Alam" w:date="2025-01-21T15:59:00Z" w16du:dateUtc="2025-01-21T20:59:00Z">
              <w:tcPr>
                <w:tcW w:w="0" w:type="auto"/>
                <w:gridSpan w:val="2"/>
                <w:vAlign w:val="center"/>
                <w:hideMark/>
              </w:tcPr>
            </w:tcPrChange>
          </w:tcPr>
          <w:p w14:paraId="5E682659" w14:textId="77777777" w:rsidR="00A336D5" w:rsidRDefault="00A336D5" w:rsidP="00EF22E2">
            <w:pPr>
              <w:jc w:val="center"/>
              <w:rPr>
                <w:ins w:id="837" w:author="Arnob Alam" w:date="2025-01-21T15:58:00Z" w16du:dateUtc="2025-01-21T20:58:00Z"/>
                <w:rFonts w:eastAsia="Times New Roman"/>
              </w:rPr>
            </w:pPr>
            <w:ins w:id="838" w:author="Arnob Alam" w:date="2025-01-21T15:58:00Z" w16du:dateUtc="2025-01-21T20:58:00Z">
              <w:r>
                <w:rPr>
                  <w:rFonts w:eastAsia="Times New Roman"/>
                </w:rPr>
                <w:t>(0.031)</w:t>
              </w:r>
            </w:ins>
          </w:p>
        </w:tc>
      </w:tr>
      <w:tr w:rsidR="00A336D5" w14:paraId="73253894" w14:textId="77777777" w:rsidTr="00A336D5">
        <w:tblPrEx>
          <w:tblPrExChange w:id="839" w:author="Arnob Alam" w:date="2025-01-21T15:59:00Z" w16du:dateUtc="2025-01-21T20:59:00Z">
            <w:tblPrEx>
              <w:jc w:val="left"/>
            </w:tblPrEx>
          </w:tblPrExChange>
        </w:tblPrEx>
        <w:trPr>
          <w:tblCellSpacing w:w="15" w:type="dxa"/>
          <w:jc w:val="center"/>
          <w:ins w:id="840" w:author="Arnob Alam" w:date="2025-01-21T15:58:00Z"/>
          <w:trPrChange w:id="841" w:author="Arnob Alam" w:date="2025-01-21T15:59:00Z" w16du:dateUtc="2025-01-21T20:59:00Z">
            <w:trPr>
              <w:tblCellSpacing w:w="15" w:type="dxa"/>
            </w:trPr>
          </w:trPrChange>
        </w:trPr>
        <w:tc>
          <w:tcPr>
            <w:tcW w:w="0" w:type="auto"/>
            <w:vAlign w:val="center"/>
            <w:hideMark/>
            <w:tcPrChange w:id="842" w:author="Arnob Alam" w:date="2025-01-21T15:59:00Z" w16du:dateUtc="2025-01-21T20:59:00Z">
              <w:tcPr>
                <w:tcW w:w="0" w:type="auto"/>
                <w:vAlign w:val="center"/>
                <w:hideMark/>
              </w:tcPr>
            </w:tcPrChange>
          </w:tcPr>
          <w:p w14:paraId="37E3491E" w14:textId="77777777" w:rsidR="00A336D5" w:rsidRDefault="00A336D5" w:rsidP="00EF22E2">
            <w:pPr>
              <w:jc w:val="center"/>
              <w:rPr>
                <w:ins w:id="843" w:author="Arnob Alam" w:date="2025-01-21T15:58:00Z" w16du:dateUtc="2025-01-21T20:58:00Z"/>
                <w:rFonts w:eastAsia="Times New Roman"/>
              </w:rPr>
            </w:pPr>
          </w:p>
        </w:tc>
        <w:tc>
          <w:tcPr>
            <w:tcW w:w="0" w:type="auto"/>
            <w:gridSpan w:val="2"/>
            <w:vAlign w:val="center"/>
            <w:hideMark/>
            <w:tcPrChange w:id="844" w:author="Arnob Alam" w:date="2025-01-21T15:59:00Z" w16du:dateUtc="2025-01-21T20:59:00Z">
              <w:tcPr>
                <w:tcW w:w="0" w:type="auto"/>
                <w:gridSpan w:val="2"/>
                <w:vAlign w:val="center"/>
                <w:hideMark/>
              </w:tcPr>
            </w:tcPrChange>
          </w:tcPr>
          <w:p w14:paraId="2578DCD7" w14:textId="77777777" w:rsidR="00A336D5" w:rsidRDefault="00A336D5" w:rsidP="00EF22E2">
            <w:pPr>
              <w:rPr>
                <w:ins w:id="845" w:author="Arnob Alam" w:date="2025-01-21T15:58:00Z" w16du:dateUtc="2025-01-21T20:58:00Z"/>
                <w:rFonts w:eastAsia="Times New Roman"/>
                <w:sz w:val="20"/>
                <w:szCs w:val="20"/>
              </w:rPr>
            </w:pPr>
          </w:p>
        </w:tc>
        <w:tc>
          <w:tcPr>
            <w:tcW w:w="0" w:type="auto"/>
            <w:gridSpan w:val="2"/>
            <w:vAlign w:val="center"/>
            <w:hideMark/>
            <w:tcPrChange w:id="846" w:author="Arnob Alam" w:date="2025-01-21T15:59:00Z" w16du:dateUtc="2025-01-21T20:59:00Z">
              <w:tcPr>
                <w:tcW w:w="0" w:type="auto"/>
                <w:gridSpan w:val="2"/>
                <w:vAlign w:val="center"/>
                <w:hideMark/>
              </w:tcPr>
            </w:tcPrChange>
          </w:tcPr>
          <w:p w14:paraId="28BCEEE3" w14:textId="77777777" w:rsidR="00A336D5" w:rsidRDefault="00A336D5" w:rsidP="00EF22E2">
            <w:pPr>
              <w:jc w:val="center"/>
              <w:rPr>
                <w:ins w:id="847" w:author="Arnob Alam" w:date="2025-01-21T15:58:00Z" w16du:dateUtc="2025-01-21T20:58:00Z"/>
                <w:rFonts w:eastAsia="Times New Roman"/>
                <w:sz w:val="20"/>
                <w:szCs w:val="20"/>
              </w:rPr>
            </w:pPr>
          </w:p>
        </w:tc>
      </w:tr>
      <w:tr w:rsidR="00A336D5" w14:paraId="13051DB9" w14:textId="77777777" w:rsidTr="00A336D5">
        <w:tblPrEx>
          <w:tblPrExChange w:id="848" w:author="Arnob Alam" w:date="2025-01-21T15:59:00Z" w16du:dateUtc="2025-01-21T20:59:00Z">
            <w:tblPrEx>
              <w:jc w:val="left"/>
            </w:tblPrEx>
          </w:tblPrExChange>
        </w:tblPrEx>
        <w:trPr>
          <w:tblCellSpacing w:w="15" w:type="dxa"/>
          <w:jc w:val="center"/>
          <w:ins w:id="849" w:author="Arnob Alam" w:date="2025-01-21T15:58:00Z"/>
          <w:trPrChange w:id="850" w:author="Arnob Alam" w:date="2025-01-21T15:59:00Z" w16du:dateUtc="2025-01-21T20:59:00Z">
            <w:trPr>
              <w:tblCellSpacing w:w="15" w:type="dxa"/>
            </w:trPr>
          </w:trPrChange>
        </w:trPr>
        <w:tc>
          <w:tcPr>
            <w:tcW w:w="0" w:type="auto"/>
            <w:vAlign w:val="center"/>
            <w:hideMark/>
            <w:tcPrChange w:id="851" w:author="Arnob Alam" w:date="2025-01-21T15:59:00Z" w16du:dateUtc="2025-01-21T20:59:00Z">
              <w:tcPr>
                <w:tcW w:w="0" w:type="auto"/>
                <w:vAlign w:val="center"/>
                <w:hideMark/>
              </w:tcPr>
            </w:tcPrChange>
          </w:tcPr>
          <w:p w14:paraId="75F875DB" w14:textId="77777777" w:rsidR="00A336D5" w:rsidRDefault="00A336D5" w:rsidP="00EF22E2">
            <w:pPr>
              <w:jc w:val="left"/>
              <w:rPr>
                <w:ins w:id="852" w:author="Arnob Alam" w:date="2025-01-21T15:58:00Z" w16du:dateUtc="2025-01-21T20:58:00Z"/>
                <w:rFonts w:eastAsia="Times New Roman"/>
              </w:rPr>
            </w:pPr>
            <w:ins w:id="853" w:author="Arnob Alam" w:date="2025-01-21T15:58:00Z" w16du:dateUtc="2025-01-21T20:58:00Z">
              <w:r>
                <w:rPr>
                  <w:rFonts w:eastAsia="Times New Roman"/>
                </w:rPr>
                <w:t>Volatility</w:t>
              </w:r>
            </w:ins>
          </w:p>
        </w:tc>
        <w:tc>
          <w:tcPr>
            <w:tcW w:w="0" w:type="auto"/>
            <w:gridSpan w:val="2"/>
            <w:vAlign w:val="center"/>
            <w:hideMark/>
            <w:tcPrChange w:id="854" w:author="Arnob Alam" w:date="2025-01-21T15:59:00Z" w16du:dateUtc="2025-01-21T20:59:00Z">
              <w:tcPr>
                <w:tcW w:w="0" w:type="auto"/>
                <w:gridSpan w:val="2"/>
                <w:vAlign w:val="center"/>
                <w:hideMark/>
              </w:tcPr>
            </w:tcPrChange>
          </w:tcPr>
          <w:p w14:paraId="57CE4892" w14:textId="77777777" w:rsidR="00A336D5" w:rsidRDefault="00A336D5" w:rsidP="00EF22E2">
            <w:pPr>
              <w:rPr>
                <w:ins w:id="855" w:author="Arnob Alam" w:date="2025-01-21T15:58:00Z" w16du:dateUtc="2025-01-21T20:58:00Z"/>
                <w:rFonts w:eastAsia="Times New Roman"/>
              </w:rPr>
            </w:pPr>
          </w:p>
        </w:tc>
        <w:tc>
          <w:tcPr>
            <w:tcW w:w="0" w:type="auto"/>
            <w:gridSpan w:val="2"/>
            <w:vAlign w:val="center"/>
            <w:hideMark/>
            <w:tcPrChange w:id="856" w:author="Arnob Alam" w:date="2025-01-21T15:59:00Z" w16du:dateUtc="2025-01-21T20:59:00Z">
              <w:tcPr>
                <w:tcW w:w="0" w:type="auto"/>
                <w:gridSpan w:val="2"/>
                <w:vAlign w:val="center"/>
                <w:hideMark/>
              </w:tcPr>
            </w:tcPrChange>
          </w:tcPr>
          <w:p w14:paraId="1FC2E62D" w14:textId="77777777" w:rsidR="00A336D5" w:rsidRDefault="00A336D5" w:rsidP="00EF22E2">
            <w:pPr>
              <w:jc w:val="center"/>
              <w:rPr>
                <w:ins w:id="857" w:author="Arnob Alam" w:date="2025-01-21T15:58:00Z" w16du:dateUtc="2025-01-21T20:58:00Z"/>
                <w:rFonts w:eastAsia="Times New Roman"/>
              </w:rPr>
            </w:pPr>
            <w:ins w:id="858" w:author="Arnob Alam" w:date="2025-01-21T15:58:00Z" w16du:dateUtc="2025-01-21T20:58:00Z">
              <w:r>
                <w:rPr>
                  <w:rFonts w:eastAsia="Times New Roman"/>
                </w:rPr>
                <w:t>-0.0003</w:t>
              </w:r>
              <w:r>
                <w:rPr>
                  <w:rFonts w:eastAsia="Times New Roman"/>
                  <w:vertAlign w:val="superscript"/>
                </w:rPr>
                <w:t>**</w:t>
              </w:r>
            </w:ins>
          </w:p>
        </w:tc>
      </w:tr>
      <w:tr w:rsidR="00A336D5" w14:paraId="2AE6BB31" w14:textId="77777777" w:rsidTr="00A336D5">
        <w:tblPrEx>
          <w:tblPrExChange w:id="859" w:author="Arnob Alam" w:date="2025-01-21T15:59:00Z" w16du:dateUtc="2025-01-21T20:59:00Z">
            <w:tblPrEx>
              <w:jc w:val="left"/>
            </w:tblPrEx>
          </w:tblPrExChange>
        </w:tblPrEx>
        <w:trPr>
          <w:tblCellSpacing w:w="15" w:type="dxa"/>
          <w:jc w:val="center"/>
          <w:ins w:id="860" w:author="Arnob Alam" w:date="2025-01-21T15:58:00Z"/>
          <w:trPrChange w:id="861" w:author="Arnob Alam" w:date="2025-01-21T15:59:00Z" w16du:dateUtc="2025-01-21T20:59:00Z">
            <w:trPr>
              <w:tblCellSpacing w:w="15" w:type="dxa"/>
            </w:trPr>
          </w:trPrChange>
        </w:trPr>
        <w:tc>
          <w:tcPr>
            <w:tcW w:w="0" w:type="auto"/>
            <w:vAlign w:val="center"/>
            <w:hideMark/>
            <w:tcPrChange w:id="862" w:author="Arnob Alam" w:date="2025-01-21T15:59:00Z" w16du:dateUtc="2025-01-21T20:59:00Z">
              <w:tcPr>
                <w:tcW w:w="0" w:type="auto"/>
                <w:vAlign w:val="center"/>
                <w:hideMark/>
              </w:tcPr>
            </w:tcPrChange>
          </w:tcPr>
          <w:p w14:paraId="4651FFB9" w14:textId="77777777" w:rsidR="00A336D5" w:rsidRDefault="00A336D5" w:rsidP="00EF22E2">
            <w:pPr>
              <w:jc w:val="center"/>
              <w:rPr>
                <w:ins w:id="863" w:author="Arnob Alam" w:date="2025-01-21T15:58:00Z" w16du:dateUtc="2025-01-21T20:58:00Z"/>
                <w:rFonts w:eastAsia="Times New Roman"/>
              </w:rPr>
            </w:pPr>
          </w:p>
        </w:tc>
        <w:tc>
          <w:tcPr>
            <w:tcW w:w="0" w:type="auto"/>
            <w:gridSpan w:val="2"/>
            <w:vAlign w:val="center"/>
            <w:hideMark/>
            <w:tcPrChange w:id="864" w:author="Arnob Alam" w:date="2025-01-21T15:59:00Z" w16du:dateUtc="2025-01-21T20:59:00Z">
              <w:tcPr>
                <w:tcW w:w="0" w:type="auto"/>
                <w:gridSpan w:val="2"/>
                <w:vAlign w:val="center"/>
                <w:hideMark/>
              </w:tcPr>
            </w:tcPrChange>
          </w:tcPr>
          <w:p w14:paraId="52CC3AEA" w14:textId="77777777" w:rsidR="00A336D5" w:rsidRDefault="00A336D5" w:rsidP="00EF22E2">
            <w:pPr>
              <w:rPr>
                <w:ins w:id="865" w:author="Arnob Alam" w:date="2025-01-21T15:58:00Z" w16du:dateUtc="2025-01-21T20:58:00Z"/>
                <w:rFonts w:eastAsia="Times New Roman"/>
                <w:sz w:val="20"/>
                <w:szCs w:val="20"/>
              </w:rPr>
            </w:pPr>
          </w:p>
        </w:tc>
        <w:tc>
          <w:tcPr>
            <w:tcW w:w="0" w:type="auto"/>
            <w:gridSpan w:val="2"/>
            <w:vAlign w:val="center"/>
            <w:hideMark/>
            <w:tcPrChange w:id="866" w:author="Arnob Alam" w:date="2025-01-21T15:59:00Z" w16du:dateUtc="2025-01-21T20:59:00Z">
              <w:tcPr>
                <w:tcW w:w="0" w:type="auto"/>
                <w:gridSpan w:val="2"/>
                <w:vAlign w:val="center"/>
                <w:hideMark/>
              </w:tcPr>
            </w:tcPrChange>
          </w:tcPr>
          <w:p w14:paraId="7FFD139F" w14:textId="77777777" w:rsidR="00A336D5" w:rsidRDefault="00A336D5" w:rsidP="00EF22E2">
            <w:pPr>
              <w:jc w:val="center"/>
              <w:rPr>
                <w:ins w:id="867" w:author="Arnob Alam" w:date="2025-01-21T15:58:00Z" w16du:dateUtc="2025-01-21T20:58:00Z"/>
                <w:rFonts w:eastAsia="Times New Roman"/>
              </w:rPr>
            </w:pPr>
            <w:ins w:id="868" w:author="Arnob Alam" w:date="2025-01-21T15:58:00Z" w16du:dateUtc="2025-01-21T20:58:00Z">
              <w:r>
                <w:rPr>
                  <w:rFonts w:eastAsia="Times New Roman"/>
                </w:rPr>
                <w:t>(0.0001)</w:t>
              </w:r>
            </w:ins>
          </w:p>
        </w:tc>
      </w:tr>
      <w:tr w:rsidR="00A336D5" w14:paraId="122ED989" w14:textId="77777777" w:rsidTr="00A336D5">
        <w:tblPrEx>
          <w:tblPrExChange w:id="869" w:author="Arnob Alam" w:date="2025-01-21T15:59:00Z" w16du:dateUtc="2025-01-21T20:59:00Z">
            <w:tblPrEx>
              <w:jc w:val="left"/>
            </w:tblPrEx>
          </w:tblPrExChange>
        </w:tblPrEx>
        <w:trPr>
          <w:tblCellSpacing w:w="15" w:type="dxa"/>
          <w:jc w:val="center"/>
          <w:ins w:id="870" w:author="Arnob Alam" w:date="2025-01-21T15:58:00Z"/>
          <w:trPrChange w:id="871" w:author="Arnob Alam" w:date="2025-01-21T15:59:00Z" w16du:dateUtc="2025-01-21T20:59:00Z">
            <w:trPr>
              <w:tblCellSpacing w:w="15" w:type="dxa"/>
            </w:trPr>
          </w:trPrChange>
        </w:trPr>
        <w:tc>
          <w:tcPr>
            <w:tcW w:w="0" w:type="auto"/>
            <w:vAlign w:val="center"/>
            <w:hideMark/>
            <w:tcPrChange w:id="872" w:author="Arnob Alam" w:date="2025-01-21T15:59:00Z" w16du:dateUtc="2025-01-21T20:59:00Z">
              <w:tcPr>
                <w:tcW w:w="0" w:type="auto"/>
                <w:vAlign w:val="center"/>
                <w:hideMark/>
              </w:tcPr>
            </w:tcPrChange>
          </w:tcPr>
          <w:p w14:paraId="70A80703" w14:textId="77777777" w:rsidR="00A336D5" w:rsidRDefault="00A336D5" w:rsidP="00EF22E2">
            <w:pPr>
              <w:jc w:val="center"/>
              <w:rPr>
                <w:ins w:id="873" w:author="Arnob Alam" w:date="2025-01-21T15:58:00Z" w16du:dateUtc="2025-01-21T20:58:00Z"/>
                <w:rFonts w:eastAsia="Times New Roman"/>
              </w:rPr>
            </w:pPr>
          </w:p>
        </w:tc>
        <w:tc>
          <w:tcPr>
            <w:tcW w:w="0" w:type="auto"/>
            <w:gridSpan w:val="2"/>
            <w:vAlign w:val="center"/>
            <w:hideMark/>
            <w:tcPrChange w:id="874" w:author="Arnob Alam" w:date="2025-01-21T15:59:00Z" w16du:dateUtc="2025-01-21T20:59:00Z">
              <w:tcPr>
                <w:tcW w:w="0" w:type="auto"/>
                <w:gridSpan w:val="2"/>
                <w:vAlign w:val="center"/>
                <w:hideMark/>
              </w:tcPr>
            </w:tcPrChange>
          </w:tcPr>
          <w:p w14:paraId="7921F17A" w14:textId="77777777" w:rsidR="00A336D5" w:rsidRDefault="00A336D5" w:rsidP="00EF22E2">
            <w:pPr>
              <w:rPr>
                <w:ins w:id="875" w:author="Arnob Alam" w:date="2025-01-21T15:58:00Z" w16du:dateUtc="2025-01-21T20:58:00Z"/>
                <w:rFonts w:eastAsia="Times New Roman"/>
                <w:sz w:val="20"/>
                <w:szCs w:val="20"/>
              </w:rPr>
            </w:pPr>
          </w:p>
        </w:tc>
        <w:tc>
          <w:tcPr>
            <w:tcW w:w="0" w:type="auto"/>
            <w:gridSpan w:val="2"/>
            <w:vAlign w:val="center"/>
            <w:hideMark/>
            <w:tcPrChange w:id="876" w:author="Arnob Alam" w:date="2025-01-21T15:59:00Z" w16du:dateUtc="2025-01-21T20:59:00Z">
              <w:tcPr>
                <w:tcW w:w="0" w:type="auto"/>
                <w:gridSpan w:val="2"/>
                <w:vAlign w:val="center"/>
                <w:hideMark/>
              </w:tcPr>
            </w:tcPrChange>
          </w:tcPr>
          <w:p w14:paraId="2639CB09" w14:textId="77777777" w:rsidR="00A336D5" w:rsidRDefault="00A336D5" w:rsidP="00EF22E2">
            <w:pPr>
              <w:jc w:val="center"/>
              <w:rPr>
                <w:ins w:id="877" w:author="Arnob Alam" w:date="2025-01-21T15:58:00Z" w16du:dateUtc="2025-01-21T20:58:00Z"/>
                <w:rFonts w:eastAsia="Times New Roman"/>
                <w:sz w:val="20"/>
                <w:szCs w:val="20"/>
              </w:rPr>
            </w:pPr>
          </w:p>
        </w:tc>
      </w:tr>
      <w:tr w:rsidR="00A336D5" w14:paraId="4F7D4A87" w14:textId="77777777" w:rsidTr="00A336D5">
        <w:tblPrEx>
          <w:tblPrExChange w:id="878" w:author="Arnob Alam" w:date="2025-01-21T15:59:00Z" w16du:dateUtc="2025-01-21T20:59:00Z">
            <w:tblPrEx>
              <w:jc w:val="left"/>
            </w:tblPrEx>
          </w:tblPrExChange>
        </w:tblPrEx>
        <w:trPr>
          <w:tblCellSpacing w:w="15" w:type="dxa"/>
          <w:jc w:val="center"/>
          <w:ins w:id="879" w:author="Arnob Alam" w:date="2025-01-21T15:58:00Z"/>
          <w:trPrChange w:id="880" w:author="Arnob Alam" w:date="2025-01-21T15:59:00Z" w16du:dateUtc="2025-01-21T20:59:00Z">
            <w:trPr>
              <w:tblCellSpacing w:w="15" w:type="dxa"/>
            </w:trPr>
          </w:trPrChange>
        </w:trPr>
        <w:tc>
          <w:tcPr>
            <w:tcW w:w="0" w:type="auto"/>
            <w:vAlign w:val="center"/>
            <w:hideMark/>
            <w:tcPrChange w:id="881" w:author="Arnob Alam" w:date="2025-01-21T15:59:00Z" w16du:dateUtc="2025-01-21T20:59:00Z">
              <w:tcPr>
                <w:tcW w:w="0" w:type="auto"/>
                <w:vAlign w:val="center"/>
                <w:hideMark/>
              </w:tcPr>
            </w:tcPrChange>
          </w:tcPr>
          <w:p w14:paraId="2A5C1844" w14:textId="77777777" w:rsidR="00A336D5" w:rsidRDefault="00A336D5" w:rsidP="00EF22E2">
            <w:pPr>
              <w:jc w:val="left"/>
              <w:rPr>
                <w:ins w:id="882" w:author="Arnob Alam" w:date="2025-01-21T15:58:00Z" w16du:dateUtc="2025-01-21T20:58:00Z"/>
                <w:rFonts w:eastAsia="Times New Roman"/>
              </w:rPr>
            </w:pPr>
            <w:ins w:id="883" w:author="Arnob Alam" w:date="2025-01-21T15:58:00Z" w16du:dateUtc="2025-01-21T20:58:00Z">
              <w:r>
                <w:rPr>
                  <w:rFonts w:eastAsia="Times New Roman"/>
                </w:rPr>
                <w:t>Group*Period</w:t>
              </w:r>
            </w:ins>
          </w:p>
        </w:tc>
        <w:tc>
          <w:tcPr>
            <w:tcW w:w="0" w:type="auto"/>
            <w:gridSpan w:val="2"/>
            <w:vAlign w:val="center"/>
            <w:hideMark/>
            <w:tcPrChange w:id="884" w:author="Arnob Alam" w:date="2025-01-21T15:59:00Z" w16du:dateUtc="2025-01-21T20:59:00Z">
              <w:tcPr>
                <w:tcW w:w="0" w:type="auto"/>
                <w:gridSpan w:val="2"/>
                <w:vAlign w:val="center"/>
                <w:hideMark/>
              </w:tcPr>
            </w:tcPrChange>
          </w:tcPr>
          <w:p w14:paraId="2A1BA4B9" w14:textId="77777777" w:rsidR="00A336D5" w:rsidRDefault="00A336D5" w:rsidP="00EF22E2">
            <w:pPr>
              <w:jc w:val="center"/>
              <w:rPr>
                <w:ins w:id="885" w:author="Arnob Alam" w:date="2025-01-21T15:58:00Z" w16du:dateUtc="2025-01-21T20:58:00Z"/>
                <w:rFonts w:eastAsia="Times New Roman"/>
              </w:rPr>
            </w:pPr>
            <w:ins w:id="886" w:author="Arnob Alam" w:date="2025-01-21T15:58:00Z" w16du:dateUtc="2025-01-21T20:58:00Z">
              <w:r>
                <w:rPr>
                  <w:rFonts w:eastAsia="Times New Roman"/>
                </w:rPr>
                <w:t>-0.001</w:t>
              </w:r>
            </w:ins>
          </w:p>
        </w:tc>
        <w:tc>
          <w:tcPr>
            <w:tcW w:w="0" w:type="auto"/>
            <w:gridSpan w:val="2"/>
            <w:vAlign w:val="center"/>
            <w:hideMark/>
            <w:tcPrChange w:id="887" w:author="Arnob Alam" w:date="2025-01-21T15:59:00Z" w16du:dateUtc="2025-01-21T20:59:00Z">
              <w:tcPr>
                <w:tcW w:w="0" w:type="auto"/>
                <w:gridSpan w:val="2"/>
                <w:vAlign w:val="center"/>
                <w:hideMark/>
              </w:tcPr>
            </w:tcPrChange>
          </w:tcPr>
          <w:p w14:paraId="018B13A5" w14:textId="77777777" w:rsidR="00A336D5" w:rsidRDefault="00A336D5" w:rsidP="00EF22E2">
            <w:pPr>
              <w:jc w:val="center"/>
              <w:rPr>
                <w:ins w:id="888" w:author="Arnob Alam" w:date="2025-01-21T15:58:00Z" w16du:dateUtc="2025-01-21T20:58:00Z"/>
                <w:rFonts w:eastAsia="Times New Roman"/>
              </w:rPr>
            </w:pPr>
            <w:ins w:id="889" w:author="Arnob Alam" w:date="2025-01-21T15:58:00Z" w16du:dateUtc="2025-01-21T20:58:00Z">
              <w:r>
                <w:rPr>
                  <w:rFonts w:eastAsia="Times New Roman"/>
                </w:rPr>
                <w:t>-0.001</w:t>
              </w:r>
            </w:ins>
          </w:p>
        </w:tc>
      </w:tr>
      <w:tr w:rsidR="00A336D5" w14:paraId="3AA383B1" w14:textId="77777777" w:rsidTr="00A336D5">
        <w:tblPrEx>
          <w:tblPrExChange w:id="890" w:author="Arnob Alam" w:date="2025-01-21T15:59:00Z" w16du:dateUtc="2025-01-21T20:59:00Z">
            <w:tblPrEx>
              <w:jc w:val="left"/>
            </w:tblPrEx>
          </w:tblPrExChange>
        </w:tblPrEx>
        <w:trPr>
          <w:tblCellSpacing w:w="15" w:type="dxa"/>
          <w:jc w:val="center"/>
          <w:ins w:id="891" w:author="Arnob Alam" w:date="2025-01-21T15:58:00Z"/>
          <w:trPrChange w:id="892" w:author="Arnob Alam" w:date="2025-01-21T15:59:00Z" w16du:dateUtc="2025-01-21T20:59:00Z">
            <w:trPr>
              <w:tblCellSpacing w:w="15" w:type="dxa"/>
            </w:trPr>
          </w:trPrChange>
        </w:trPr>
        <w:tc>
          <w:tcPr>
            <w:tcW w:w="0" w:type="auto"/>
            <w:vAlign w:val="center"/>
            <w:hideMark/>
            <w:tcPrChange w:id="893" w:author="Arnob Alam" w:date="2025-01-21T15:59:00Z" w16du:dateUtc="2025-01-21T20:59:00Z">
              <w:tcPr>
                <w:tcW w:w="0" w:type="auto"/>
                <w:vAlign w:val="center"/>
                <w:hideMark/>
              </w:tcPr>
            </w:tcPrChange>
          </w:tcPr>
          <w:p w14:paraId="14A0EF9E" w14:textId="77777777" w:rsidR="00A336D5" w:rsidRDefault="00A336D5" w:rsidP="00EF22E2">
            <w:pPr>
              <w:jc w:val="center"/>
              <w:rPr>
                <w:ins w:id="894" w:author="Arnob Alam" w:date="2025-01-21T15:58:00Z" w16du:dateUtc="2025-01-21T20:58:00Z"/>
                <w:rFonts w:eastAsia="Times New Roman"/>
              </w:rPr>
            </w:pPr>
          </w:p>
        </w:tc>
        <w:tc>
          <w:tcPr>
            <w:tcW w:w="0" w:type="auto"/>
            <w:gridSpan w:val="2"/>
            <w:vAlign w:val="center"/>
            <w:hideMark/>
            <w:tcPrChange w:id="895" w:author="Arnob Alam" w:date="2025-01-21T15:59:00Z" w16du:dateUtc="2025-01-21T20:59:00Z">
              <w:tcPr>
                <w:tcW w:w="0" w:type="auto"/>
                <w:gridSpan w:val="2"/>
                <w:vAlign w:val="center"/>
                <w:hideMark/>
              </w:tcPr>
            </w:tcPrChange>
          </w:tcPr>
          <w:p w14:paraId="7D1545C7" w14:textId="77777777" w:rsidR="00A336D5" w:rsidRDefault="00A336D5" w:rsidP="00EF22E2">
            <w:pPr>
              <w:jc w:val="center"/>
              <w:rPr>
                <w:ins w:id="896" w:author="Arnob Alam" w:date="2025-01-21T15:58:00Z" w16du:dateUtc="2025-01-21T20:58:00Z"/>
                <w:rFonts w:eastAsia="Times New Roman"/>
              </w:rPr>
            </w:pPr>
            <w:ins w:id="897" w:author="Arnob Alam" w:date="2025-01-21T15:58:00Z" w16du:dateUtc="2025-01-21T20:58:00Z">
              <w:r>
                <w:rPr>
                  <w:rFonts w:eastAsia="Times New Roman"/>
                </w:rPr>
                <w:t>(0.001)</w:t>
              </w:r>
            </w:ins>
          </w:p>
        </w:tc>
        <w:tc>
          <w:tcPr>
            <w:tcW w:w="0" w:type="auto"/>
            <w:gridSpan w:val="2"/>
            <w:vAlign w:val="center"/>
            <w:hideMark/>
            <w:tcPrChange w:id="898" w:author="Arnob Alam" w:date="2025-01-21T15:59:00Z" w16du:dateUtc="2025-01-21T20:59:00Z">
              <w:tcPr>
                <w:tcW w:w="0" w:type="auto"/>
                <w:gridSpan w:val="2"/>
                <w:vAlign w:val="center"/>
                <w:hideMark/>
              </w:tcPr>
            </w:tcPrChange>
          </w:tcPr>
          <w:p w14:paraId="3422EB24" w14:textId="77777777" w:rsidR="00A336D5" w:rsidRDefault="00A336D5" w:rsidP="00EF22E2">
            <w:pPr>
              <w:jc w:val="center"/>
              <w:rPr>
                <w:ins w:id="899" w:author="Arnob Alam" w:date="2025-01-21T15:58:00Z" w16du:dateUtc="2025-01-21T20:58:00Z"/>
                <w:rFonts w:eastAsia="Times New Roman"/>
              </w:rPr>
            </w:pPr>
            <w:ins w:id="900" w:author="Arnob Alam" w:date="2025-01-21T15:58:00Z" w16du:dateUtc="2025-01-21T20:58:00Z">
              <w:r>
                <w:rPr>
                  <w:rFonts w:eastAsia="Times New Roman"/>
                </w:rPr>
                <w:t>(0.001)</w:t>
              </w:r>
            </w:ins>
          </w:p>
        </w:tc>
      </w:tr>
      <w:tr w:rsidR="00A336D5" w14:paraId="7F6B5567" w14:textId="77777777" w:rsidTr="00A336D5">
        <w:tblPrEx>
          <w:tblPrExChange w:id="901" w:author="Arnob Alam" w:date="2025-01-21T15:59:00Z" w16du:dateUtc="2025-01-21T20:59:00Z">
            <w:tblPrEx>
              <w:jc w:val="left"/>
            </w:tblPrEx>
          </w:tblPrExChange>
        </w:tblPrEx>
        <w:trPr>
          <w:tblCellSpacing w:w="15" w:type="dxa"/>
          <w:jc w:val="center"/>
          <w:ins w:id="902" w:author="Arnob Alam" w:date="2025-01-21T15:58:00Z"/>
          <w:trPrChange w:id="903" w:author="Arnob Alam" w:date="2025-01-21T15:59:00Z" w16du:dateUtc="2025-01-21T20:59:00Z">
            <w:trPr>
              <w:tblCellSpacing w:w="15" w:type="dxa"/>
            </w:trPr>
          </w:trPrChange>
        </w:trPr>
        <w:tc>
          <w:tcPr>
            <w:tcW w:w="0" w:type="auto"/>
            <w:vAlign w:val="center"/>
            <w:hideMark/>
            <w:tcPrChange w:id="904" w:author="Arnob Alam" w:date="2025-01-21T15:59:00Z" w16du:dateUtc="2025-01-21T20:59:00Z">
              <w:tcPr>
                <w:tcW w:w="0" w:type="auto"/>
                <w:vAlign w:val="center"/>
                <w:hideMark/>
              </w:tcPr>
            </w:tcPrChange>
          </w:tcPr>
          <w:p w14:paraId="2DFFFF4F" w14:textId="77777777" w:rsidR="00A336D5" w:rsidRDefault="00A336D5" w:rsidP="00EF22E2">
            <w:pPr>
              <w:jc w:val="center"/>
              <w:rPr>
                <w:ins w:id="905" w:author="Arnob Alam" w:date="2025-01-21T15:58:00Z" w16du:dateUtc="2025-01-21T20:58:00Z"/>
                <w:rFonts w:eastAsia="Times New Roman"/>
              </w:rPr>
            </w:pPr>
          </w:p>
        </w:tc>
        <w:tc>
          <w:tcPr>
            <w:tcW w:w="0" w:type="auto"/>
            <w:gridSpan w:val="2"/>
            <w:vAlign w:val="center"/>
            <w:hideMark/>
            <w:tcPrChange w:id="906" w:author="Arnob Alam" w:date="2025-01-21T15:59:00Z" w16du:dateUtc="2025-01-21T20:59:00Z">
              <w:tcPr>
                <w:tcW w:w="0" w:type="auto"/>
                <w:gridSpan w:val="2"/>
                <w:vAlign w:val="center"/>
                <w:hideMark/>
              </w:tcPr>
            </w:tcPrChange>
          </w:tcPr>
          <w:p w14:paraId="50F243A7" w14:textId="77777777" w:rsidR="00A336D5" w:rsidRDefault="00A336D5" w:rsidP="00EF22E2">
            <w:pPr>
              <w:rPr>
                <w:ins w:id="907" w:author="Arnob Alam" w:date="2025-01-21T15:58:00Z" w16du:dateUtc="2025-01-21T20:58:00Z"/>
                <w:rFonts w:eastAsia="Times New Roman"/>
                <w:sz w:val="20"/>
                <w:szCs w:val="20"/>
              </w:rPr>
            </w:pPr>
          </w:p>
        </w:tc>
        <w:tc>
          <w:tcPr>
            <w:tcW w:w="0" w:type="auto"/>
            <w:gridSpan w:val="2"/>
            <w:vAlign w:val="center"/>
            <w:hideMark/>
            <w:tcPrChange w:id="908" w:author="Arnob Alam" w:date="2025-01-21T15:59:00Z" w16du:dateUtc="2025-01-21T20:59:00Z">
              <w:tcPr>
                <w:tcW w:w="0" w:type="auto"/>
                <w:gridSpan w:val="2"/>
                <w:vAlign w:val="center"/>
                <w:hideMark/>
              </w:tcPr>
            </w:tcPrChange>
          </w:tcPr>
          <w:p w14:paraId="791A4238" w14:textId="77777777" w:rsidR="00A336D5" w:rsidRDefault="00A336D5" w:rsidP="00EF22E2">
            <w:pPr>
              <w:jc w:val="center"/>
              <w:rPr>
                <w:ins w:id="909" w:author="Arnob Alam" w:date="2025-01-21T15:58:00Z" w16du:dateUtc="2025-01-21T20:58:00Z"/>
                <w:rFonts w:eastAsia="Times New Roman"/>
                <w:sz w:val="20"/>
                <w:szCs w:val="20"/>
              </w:rPr>
            </w:pPr>
          </w:p>
        </w:tc>
      </w:tr>
      <w:tr w:rsidR="00A336D5" w14:paraId="5A72EA12" w14:textId="77777777" w:rsidTr="00A336D5">
        <w:tblPrEx>
          <w:tblPrExChange w:id="910" w:author="Arnob Alam" w:date="2025-01-21T15:59:00Z" w16du:dateUtc="2025-01-21T20:59:00Z">
            <w:tblPrEx>
              <w:jc w:val="left"/>
            </w:tblPrEx>
          </w:tblPrExChange>
        </w:tblPrEx>
        <w:trPr>
          <w:tblCellSpacing w:w="15" w:type="dxa"/>
          <w:jc w:val="center"/>
          <w:ins w:id="911" w:author="Arnob Alam" w:date="2025-01-21T15:58:00Z"/>
          <w:trPrChange w:id="912" w:author="Arnob Alam" w:date="2025-01-21T15:59:00Z" w16du:dateUtc="2025-01-21T20:59:00Z">
            <w:trPr>
              <w:tblCellSpacing w:w="15" w:type="dxa"/>
            </w:trPr>
          </w:trPrChange>
        </w:trPr>
        <w:tc>
          <w:tcPr>
            <w:tcW w:w="0" w:type="auto"/>
            <w:vAlign w:val="center"/>
            <w:hideMark/>
            <w:tcPrChange w:id="913" w:author="Arnob Alam" w:date="2025-01-21T15:59:00Z" w16du:dateUtc="2025-01-21T20:59:00Z">
              <w:tcPr>
                <w:tcW w:w="0" w:type="auto"/>
                <w:vAlign w:val="center"/>
                <w:hideMark/>
              </w:tcPr>
            </w:tcPrChange>
          </w:tcPr>
          <w:p w14:paraId="53B84262" w14:textId="77777777" w:rsidR="00A336D5" w:rsidRDefault="00A336D5" w:rsidP="00EF22E2">
            <w:pPr>
              <w:jc w:val="left"/>
              <w:rPr>
                <w:ins w:id="914" w:author="Arnob Alam" w:date="2025-01-21T15:58:00Z" w16du:dateUtc="2025-01-21T20:58:00Z"/>
                <w:rFonts w:eastAsia="Times New Roman"/>
              </w:rPr>
            </w:pPr>
            <w:ins w:id="915" w:author="Arnob Alam" w:date="2025-01-21T15:58:00Z" w16du:dateUtc="2025-01-21T20:58:00Z">
              <w:r>
                <w:rPr>
                  <w:rFonts w:eastAsia="Times New Roman"/>
                </w:rPr>
                <w:t>Constant</w:t>
              </w:r>
            </w:ins>
          </w:p>
        </w:tc>
        <w:tc>
          <w:tcPr>
            <w:tcW w:w="0" w:type="auto"/>
            <w:gridSpan w:val="2"/>
            <w:vAlign w:val="center"/>
            <w:hideMark/>
            <w:tcPrChange w:id="916" w:author="Arnob Alam" w:date="2025-01-21T15:59:00Z" w16du:dateUtc="2025-01-21T20:59:00Z">
              <w:tcPr>
                <w:tcW w:w="0" w:type="auto"/>
                <w:gridSpan w:val="2"/>
                <w:vAlign w:val="center"/>
                <w:hideMark/>
              </w:tcPr>
            </w:tcPrChange>
          </w:tcPr>
          <w:p w14:paraId="5ED78E14" w14:textId="77777777" w:rsidR="00A336D5" w:rsidRDefault="00A336D5" w:rsidP="00EF22E2">
            <w:pPr>
              <w:jc w:val="center"/>
              <w:rPr>
                <w:ins w:id="917" w:author="Arnob Alam" w:date="2025-01-21T15:58:00Z" w16du:dateUtc="2025-01-21T20:58:00Z"/>
                <w:rFonts w:eastAsia="Times New Roman"/>
              </w:rPr>
            </w:pPr>
            <w:ins w:id="918" w:author="Arnob Alam" w:date="2025-01-21T15:58:00Z" w16du:dateUtc="2025-01-21T20:58:00Z">
              <w:r>
                <w:rPr>
                  <w:rFonts w:eastAsia="Times New Roman"/>
                </w:rPr>
                <w:t>0.014</w:t>
              </w:r>
              <w:r>
                <w:rPr>
                  <w:rFonts w:eastAsia="Times New Roman"/>
                  <w:vertAlign w:val="superscript"/>
                </w:rPr>
                <w:t>***</w:t>
              </w:r>
            </w:ins>
          </w:p>
        </w:tc>
        <w:tc>
          <w:tcPr>
            <w:tcW w:w="0" w:type="auto"/>
            <w:gridSpan w:val="2"/>
            <w:vAlign w:val="center"/>
            <w:hideMark/>
            <w:tcPrChange w:id="919" w:author="Arnob Alam" w:date="2025-01-21T15:59:00Z" w16du:dateUtc="2025-01-21T20:59:00Z">
              <w:tcPr>
                <w:tcW w:w="0" w:type="auto"/>
                <w:gridSpan w:val="2"/>
                <w:vAlign w:val="center"/>
                <w:hideMark/>
              </w:tcPr>
            </w:tcPrChange>
          </w:tcPr>
          <w:p w14:paraId="0E72855D" w14:textId="77777777" w:rsidR="00A336D5" w:rsidRDefault="00A336D5" w:rsidP="00EF22E2">
            <w:pPr>
              <w:jc w:val="center"/>
              <w:rPr>
                <w:ins w:id="920" w:author="Arnob Alam" w:date="2025-01-21T15:58:00Z" w16du:dateUtc="2025-01-21T20:58:00Z"/>
                <w:rFonts w:eastAsia="Times New Roman"/>
              </w:rPr>
            </w:pPr>
            <w:ins w:id="921" w:author="Arnob Alam" w:date="2025-01-21T15:58:00Z" w16du:dateUtc="2025-01-21T20:58:00Z">
              <w:r>
                <w:rPr>
                  <w:rFonts w:eastAsia="Times New Roman"/>
                </w:rPr>
                <w:t>0.016</w:t>
              </w:r>
              <w:r>
                <w:rPr>
                  <w:rFonts w:eastAsia="Times New Roman"/>
                  <w:vertAlign w:val="superscript"/>
                </w:rPr>
                <w:t>***</w:t>
              </w:r>
            </w:ins>
          </w:p>
        </w:tc>
      </w:tr>
      <w:tr w:rsidR="00A336D5" w14:paraId="24E24437" w14:textId="77777777" w:rsidTr="00A336D5">
        <w:tblPrEx>
          <w:tblPrExChange w:id="922" w:author="Arnob Alam" w:date="2025-01-21T15:59:00Z" w16du:dateUtc="2025-01-21T20:59:00Z">
            <w:tblPrEx>
              <w:jc w:val="left"/>
            </w:tblPrEx>
          </w:tblPrExChange>
        </w:tblPrEx>
        <w:trPr>
          <w:tblCellSpacing w:w="15" w:type="dxa"/>
          <w:jc w:val="center"/>
          <w:ins w:id="923" w:author="Arnob Alam" w:date="2025-01-21T15:58:00Z"/>
          <w:trPrChange w:id="924" w:author="Arnob Alam" w:date="2025-01-21T15:59:00Z" w16du:dateUtc="2025-01-21T20:59:00Z">
            <w:trPr>
              <w:tblCellSpacing w:w="15" w:type="dxa"/>
            </w:trPr>
          </w:trPrChange>
        </w:trPr>
        <w:tc>
          <w:tcPr>
            <w:tcW w:w="0" w:type="auto"/>
            <w:vAlign w:val="center"/>
            <w:hideMark/>
            <w:tcPrChange w:id="925" w:author="Arnob Alam" w:date="2025-01-21T15:59:00Z" w16du:dateUtc="2025-01-21T20:59:00Z">
              <w:tcPr>
                <w:tcW w:w="0" w:type="auto"/>
                <w:vAlign w:val="center"/>
                <w:hideMark/>
              </w:tcPr>
            </w:tcPrChange>
          </w:tcPr>
          <w:p w14:paraId="058A919B" w14:textId="77777777" w:rsidR="00A336D5" w:rsidRDefault="00A336D5" w:rsidP="00EF22E2">
            <w:pPr>
              <w:jc w:val="center"/>
              <w:rPr>
                <w:ins w:id="926" w:author="Arnob Alam" w:date="2025-01-21T15:58:00Z" w16du:dateUtc="2025-01-21T20:58:00Z"/>
                <w:rFonts w:eastAsia="Times New Roman"/>
              </w:rPr>
            </w:pPr>
          </w:p>
        </w:tc>
        <w:tc>
          <w:tcPr>
            <w:tcW w:w="0" w:type="auto"/>
            <w:gridSpan w:val="2"/>
            <w:vAlign w:val="center"/>
            <w:hideMark/>
            <w:tcPrChange w:id="927" w:author="Arnob Alam" w:date="2025-01-21T15:59:00Z" w16du:dateUtc="2025-01-21T20:59:00Z">
              <w:tcPr>
                <w:tcW w:w="0" w:type="auto"/>
                <w:gridSpan w:val="2"/>
                <w:vAlign w:val="center"/>
                <w:hideMark/>
              </w:tcPr>
            </w:tcPrChange>
          </w:tcPr>
          <w:p w14:paraId="30008B5A" w14:textId="77777777" w:rsidR="00A336D5" w:rsidRDefault="00A336D5" w:rsidP="00EF22E2">
            <w:pPr>
              <w:jc w:val="center"/>
              <w:rPr>
                <w:ins w:id="928" w:author="Arnob Alam" w:date="2025-01-21T15:58:00Z" w16du:dateUtc="2025-01-21T20:58:00Z"/>
                <w:rFonts w:eastAsia="Times New Roman"/>
              </w:rPr>
            </w:pPr>
            <w:ins w:id="929" w:author="Arnob Alam" w:date="2025-01-21T15:58:00Z" w16du:dateUtc="2025-01-21T20:58:00Z">
              <w:r>
                <w:rPr>
                  <w:rFonts w:eastAsia="Times New Roman"/>
                </w:rPr>
                <w:t>(0.001)</w:t>
              </w:r>
            </w:ins>
          </w:p>
        </w:tc>
        <w:tc>
          <w:tcPr>
            <w:tcW w:w="0" w:type="auto"/>
            <w:gridSpan w:val="2"/>
            <w:vAlign w:val="center"/>
            <w:hideMark/>
            <w:tcPrChange w:id="930" w:author="Arnob Alam" w:date="2025-01-21T15:59:00Z" w16du:dateUtc="2025-01-21T20:59:00Z">
              <w:tcPr>
                <w:tcW w:w="0" w:type="auto"/>
                <w:gridSpan w:val="2"/>
                <w:vAlign w:val="center"/>
                <w:hideMark/>
              </w:tcPr>
            </w:tcPrChange>
          </w:tcPr>
          <w:p w14:paraId="1FEEBD56" w14:textId="77777777" w:rsidR="00A336D5" w:rsidRDefault="00A336D5" w:rsidP="00EF22E2">
            <w:pPr>
              <w:jc w:val="center"/>
              <w:rPr>
                <w:ins w:id="931" w:author="Arnob Alam" w:date="2025-01-21T15:58:00Z" w16du:dateUtc="2025-01-21T20:58:00Z"/>
                <w:rFonts w:eastAsia="Times New Roman"/>
              </w:rPr>
            </w:pPr>
            <w:ins w:id="932" w:author="Arnob Alam" w:date="2025-01-21T15:58:00Z" w16du:dateUtc="2025-01-21T20:58:00Z">
              <w:r>
                <w:rPr>
                  <w:rFonts w:eastAsia="Times New Roman"/>
                </w:rPr>
                <w:t>(0.002)</w:t>
              </w:r>
            </w:ins>
          </w:p>
        </w:tc>
      </w:tr>
      <w:tr w:rsidR="00A336D5" w14:paraId="655FD60E" w14:textId="77777777" w:rsidTr="00A336D5">
        <w:tblPrEx>
          <w:tblPrExChange w:id="933" w:author="Arnob Alam" w:date="2025-01-21T15:59:00Z" w16du:dateUtc="2025-01-21T20:59:00Z">
            <w:tblPrEx>
              <w:jc w:val="left"/>
            </w:tblPrEx>
          </w:tblPrExChange>
        </w:tblPrEx>
        <w:trPr>
          <w:tblCellSpacing w:w="15" w:type="dxa"/>
          <w:jc w:val="center"/>
          <w:ins w:id="934" w:author="Arnob Alam" w:date="2025-01-21T15:58:00Z"/>
          <w:trPrChange w:id="935" w:author="Arnob Alam" w:date="2025-01-21T15:59:00Z" w16du:dateUtc="2025-01-21T20:59:00Z">
            <w:trPr>
              <w:tblCellSpacing w:w="15" w:type="dxa"/>
            </w:trPr>
          </w:trPrChange>
        </w:trPr>
        <w:tc>
          <w:tcPr>
            <w:tcW w:w="0" w:type="auto"/>
            <w:vAlign w:val="center"/>
            <w:hideMark/>
            <w:tcPrChange w:id="936" w:author="Arnob Alam" w:date="2025-01-21T15:59:00Z" w16du:dateUtc="2025-01-21T20:59:00Z">
              <w:tcPr>
                <w:tcW w:w="0" w:type="auto"/>
                <w:vAlign w:val="center"/>
                <w:hideMark/>
              </w:tcPr>
            </w:tcPrChange>
          </w:tcPr>
          <w:p w14:paraId="175FBFC2" w14:textId="77777777" w:rsidR="00A336D5" w:rsidRDefault="00A336D5" w:rsidP="00EF22E2">
            <w:pPr>
              <w:jc w:val="center"/>
              <w:rPr>
                <w:ins w:id="937" w:author="Arnob Alam" w:date="2025-01-21T15:58:00Z" w16du:dateUtc="2025-01-21T20:58:00Z"/>
                <w:rFonts w:eastAsia="Times New Roman"/>
              </w:rPr>
            </w:pPr>
          </w:p>
        </w:tc>
        <w:tc>
          <w:tcPr>
            <w:tcW w:w="0" w:type="auto"/>
            <w:gridSpan w:val="2"/>
            <w:vAlign w:val="center"/>
            <w:hideMark/>
            <w:tcPrChange w:id="938" w:author="Arnob Alam" w:date="2025-01-21T15:59:00Z" w16du:dateUtc="2025-01-21T20:59:00Z">
              <w:tcPr>
                <w:tcW w:w="0" w:type="auto"/>
                <w:gridSpan w:val="2"/>
                <w:vAlign w:val="center"/>
                <w:hideMark/>
              </w:tcPr>
            </w:tcPrChange>
          </w:tcPr>
          <w:p w14:paraId="4F4C3DC8" w14:textId="77777777" w:rsidR="00A336D5" w:rsidRDefault="00A336D5" w:rsidP="00EF22E2">
            <w:pPr>
              <w:rPr>
                <w:ins w:id="939" w:author="Arnob Alam" w:date="2025-01-21T15:58:00Z" w16du:dateUtc="2025-01-21T20:58:00Z"/>
                <w:rFonts w:eastAsia="Times New Roman"/>
                <w:sz w:val="20"/>
                <w:szCs w:val="20"/>
              </w:rPr>
            </w:pPr>
          </w:p>
        </w:tc>
        <w:tc>
          <w:tcPr>
            <w:tcW w:w="0" w:type="auto"/>
            <w:gridSpan w:val="2"/>
            <w:vAlign w:val="center"/>
            <w:hideMark/>
            <w:tcPrChange w:id="940" w:author="Arnob Alam" w:date="2025-01-21T15:59:00Z" w16du:dateUtc="2025-01-21T20:59:00Z">
              <w:tcPr>
                <w:tcW w:w="0" w:type="auto"/>
                <w:gridSpan w:val="2"/>
                <w:vAlign w:val="center"/>
                <w:hideMark/>
              </w:tcPr>
            </w:tcPrChange>
          </w:tcPr>
          <w:p w14:paraId="3AEB065C" w14:textId="77777777" w:rsidR="00A336D5" w:rsidRDefault="00A336D5" w:rsidP="00EF22E2">
            <w:pPr>
              <w:jc w:val="center"/>
              <w:rPr>
                <w:ins w:id="941" w:author="Arnob Alam" w:date="2025-01-21T15:58:00Z" w16du:dateUtc="2025-01-21T20:58:00Z"/>
                <w:rFonts w:eastAsia="Times New Roman"/>
                <w:sz w:val="20"/>
                <w:szCs w:val="20"/>
              </w:rPr>
            </w:pPr>
          </w:p>
        </w:tc>
      </w:tr>
      <w:tr w:rsidR="00A336D5" w14:paraId="2D25CA7C" w14:textId="77777777" w:rsidTr="00A336D5">
        <w:tblPrEx>
          <w:tblPrExChange w:id="942" w:author="Arnob Alam" w:date="2025-01-21T15:59:00Z" w16du:dateUtc="2025-01-21T20:59:00Z">
            <w:tblPrEx>
              <w:jc w:val="left"/>
            </w:tblPrEx>
          </w:tblPrExChange>
        </w:tblPrEx>
        <w:trPr>
          <w:tblCellSpacing w:w="15" w:type="dxa"/>
          <w:jc w:val="center"/>
          <w:ins w:id="943" w:author="Arnob Alam" w:date="2025-01-21T15:58:00Z"/>
          <w:trPrChange w:id="944"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945" w:author="Arnob Alam" w:date="2025-01-21T15:59:00Z" w16du:dateUtc="2025-01-21T20:59:00Z">
              <w:tcPr>
                <w:tcW w:w="0" w:type="auto"/>
                <w:gridSpan w:val="5"/>
                <w:tcBorders>
                  <w:bottom w:val="single" w:sz="6" w:space="0" w:color="000000"/>
                </w:tcBorders>
                <w:vAlign w:val="center"/>
                <w:hideMark/>
              </w:tcPr>
            </w:tcPrChange>
          </w:tcPr>
          <w:p w14:paraId="28A3C0BD" w14:textId="77777777" w:rsidR="00A336D5" w:rsidRDefault="00A336D5" w:rsidP="00EF22E2">
            <w:pPr>
              <w:jc w:val="center"/>
              <w:rPr>
                <w:ins w:id="946" w:author="Arnob Alam" w:date="2025-01-21T15:58:00Z" w16du:dateUtc="2025-01-21T20:58:00Z"/>
                <w:rFonts w:eastAsia="Times New Roman"/>
                <w:sz w:val="20"/>
                <w:szCs w:val="20"/>
              </w:rPr>
            </w:pPr>
          </w:p>
        </w:tc>
      </w:tr>
      <w:tr w:rsidR="00A336D5" w14:paraId="4D33F1AC" w14:textId="77777777" w:rsidTr="00A336D5">
        <w:tblPrEx>
          <w:tblPrExChange w:id="947" w:author="Arnob Alam" w:date="2025-01-21T15:59:00Z" w16du:dateUtc="2025-01-21T20:59:00Z">
            <w:tblPrEx>
              <w:jc w:val="left"/>
            </w:tblPrEx>
          </w:tblPrExChange>
        </w:tblPrEx>
        <w:trPr>
          <w:tblCellSpacing w:w="15" w:type="dxa"/>
          <w:jc w:val="center"/>
          <w:ins w:id="948" w:author="Arnob Alam" w:date="2025-01-21T15:58:00Z"/>
          <w:trPrChange w:id="949" w:author="Arnob Alam" w:date="2025-01-21T15:59:00Z" w16du:dateUtc="2025-01-21T20:59:00Z">
            <w:trPr>
              <w:tblCellSpacing w:w="15" w:type="dxa"/>
            </w:trPr>
          </w:trPrChange>
        </w:trPr>
        <w:tc>
          <w:tcPr>
            <w:tcW w:w="0" w:type="auto"/>
            <w:vAlign w:val="center"/>
            <w:hideMark/>
            <w:tcPrChange w:id="950" w:author="Arnob Alam" w:date="2025-01-21T15:59:00Z" w16du:dateUtc="2025-01-21T20:59:00Z">
              <w:tcPr>
                <w:tcW w:w="0" w:type="auto"/>
                <w:vAlign w:val="center"/>
                <w:hideMark/>
              </w:tcPr>
            </w:tcPrChange>
          </w:tcPr>
          <w:p w14:paraId="1DD5B6E3" w14:textId="77777777" w:rsidR="00A336D5" w:rsidRDefault="00A336D5" w:rsidP="00EF22E2">
            <w:pPr>
              <w:jc w:val="left"/>
              <w:rPr>
                <w:ins w:id="951" w:author="Arnob Alam" w:date="2025-01-21T15:58:00Z" w16du:dateUtc="2025-01-21T20:58:00Z"/>
                <w:rFonts w:eastAsia="Times New Roman"/>
              </w:rPr>
            </w:pPr>
            <w:ins w:id="952" w:author="Arnob Alam" w:date="2025-01-21T15:58:00Z" w16du:dateUtc="2025-01-21T20:58:00Z">
              <w:r>
                <w:rPr>
                  <w:rFonts w:eastAsia="Times New Roman"/>
                </w:rPr>
                <w:lastRenderedPageBreak/>
                <w:t>Observations</w:t>
              </w:r>
            </w:ins>
          </w:p>
        </w:tc>
        <w:tc>
          <w:tcPr>
            <w:tcW w:w="0" w:type="auto"/>
            <w:gridSpan w:val="2"/>
            <w:vAlign w:val="center"/>
            <w:hideMark/>
            <w:tcPrChange w:id="953" w:author="Arnob Alam" w:date="2025-01-21T15:59:00Z" w16du:dateUtc="2025-01-21T20:59:00Z">
              <w:tcPr>
                <w:tcW w:w="0" w:type="auto"/>
                <w:gridSpan w:val="2"/>
                <w:vAlign w:val="center"/>
                <w:hideMark/>
              </w:tcPr>
            </w:tcPrChange>
          </w:tcPr>
          <w:p w14:paraId="2AD5F304" w14:textId="77777777" w:rsidR="00A336D5" w:rsidRDefault="00A336D5" w:rsidP="00EF22E2">
            <w:pPr>
              <w:jc w:val="center"/>
              <w:rPr>
                <w:ins w:id="954" w:author="Arnob Alam" w:date="2025-01-21T15:58:00Z" w16du:dateUtc="2025-01-21T20:58:00Z"/>
                <w:rFonts w:eastAsia="Times New Roman"/>
              </w:rPr>
            </w:pPr>
            <w:ins w:id="955" w:author="Arnob Alam" w:date="2025-01-21T15:58:00Z" w16du:dateUtc="2025-01-21T20:58:00Z">
              <w:r>
                <w:rPr>
                  <w:rFonts w:eastAsia="Times New Roman"/>
                </w:rPr>
                <w:t>360</w:t>
              </w:r>
            </w:ins>
          </w:p>
        </w:tc>
        <w:tc>
          <w:tcPr>
            <w:tcW w:w="0" w:type="auto"/>
            <w:gridSpan w:val="2"/>
            <w:vAlign w:val="center"/>
            <w:hideMark/>
            <w:tcPrChange w:id="956" w:author="Arnob Alam" w:date="2025-01-21T15:59:00Z" w16du:dateUtc="2025-01-21T20:59:00Z">
              <w:tcPr>
                <w:tcW w:w="0" w:type="auto"/>
                <w:gridSpan w:val="2"/>
                <w:vAlign w:val="center"/>
                <w:hideMark/>
              </w:tcPr>
            </w:tcPrChange>
          </w:tcPr>
          <w:p w14:paraId="6CD89E0B" w14:textId="77777777" w:rsidR="00A336D5" w:rsidRDefault="00A336D5" w:rsidP="00EF22E2">
            <w:pPr>
              <w:jc w:val="center"/>
              <w:rPr>
                <w:ins w:id="957" w:author="Arnob Alam" w:date="2025-01-21T15:58:00Z" w16du:dateUtc="2025-01-21T20:58:00Z"/>
                <w:rFonts w:eastAsia="Times New Roman"/>
              </w:rPr>
            </w:pPr>
            <w:ins w:id="958" w:author="Arnob Alam" w:date="2025-01-21T15:58:00Z" w16du:dateUtc="2025-01-21T20:58:00Z">
              <w:r>
                <w:rPr>
                  <w:rFonts w:eastAsia="Times New Roman"/>
                </w:rPr>
                <w:t>351</w:t>
              </w:r>
            </w:ins>
          </w:p>
        </w:tc>
      </w:tr>
      <w:tr w:rsidR="00A336D5" w14:paraId="597D48FD" w14:textId="77777777" w:rsidTr="00A336D5">
        <w:tblPrEx>
          <w:tblPrExChange w:id="959" w:author="Arnob Alam" w:date="2025-01-21T15:59:00Z" w16du:dateUtc="2025-01-21T20:59:00Z">
            <w:tblPrEx>
              <w:jc w:val="left"/>
            </w:tblPrEx>
          </w:tblPrExChange>
        </w:tblPrEx>
        <w:trPr>
          <w:tblCellSpacing w:w="15" w:type="dxa"/>
          <w:jc w:val="center"/>
          <w:ins w:id="960" w:author="Arnob Alam" w:date="2025-01-21T15:58:00Z"/>
          <w:trPrChange w:id="961" w:author="Arnob Alam" w:date="2025-01-21T15:59:00Z" w16du:dateUtc="2025-01-21T20:59:00Z">
            <w:trPr>
              <w:tblCellSpacing w:w="15" w:type="dxa"/>
            </w:trPr>
          </w:trPrChange>
        </w:trPr>
        <w:tc>
          <w:tcPr>
            <w:tcW w:w="0" w:type="auto"/>
            <w:vAlign w:val="center"/>
            <w:hideMark/>
            <w:tcPrChange w:id="962" w:author="Arnob Alam" w:date="2025-01-21T15:59:00Z" w16du:dateUtc="2025-01-21T20:59:00Z">
              <w:tcPr>
                <w:tcW w:w="0" w:type="auto"/>
                <w:vAlign w:val="center"/>
                <w:hideMark/>
              </w:tcPr>
            </w:tcPrChange>
          </w:tcPr>
          <w:p w14:paraId="5CCB400E" w14:textId="77777777" w:rsidR="00A336D5" w:rsidRDefault="00A336D5" w:rsidP="00EF22E2">
            <w:pPr>
              <w:jc w:val="left"/>
              <w:rPr>
                <w:ins w:id="963" w:author="Arnob Alam" w:date="2025-01-21T15:58:00Z" w16du:dateUtc="2025-01-21T20:58:00Z"/>
                <w:rFonts w:eastAsia="Times New Roman"/>
              </w:rPr>
            </w:pPr>
            <w:ins w:id="964" w:author="Arnob Alam" w:date="2025-01-21T15:58:00Z" w16du:dateUtc="2025-01-21T20:58:00Z">
              <w:r>
                <w:rPr>
                  <w:rFonts w:eastAsia="Times New Roman"/>
                </w:rPr>
                <w:t>R</w:t>
              </w:r>
              <w:r>
                <w:rPr>
                  <w:rFonts w:eastAsia="Times New Roman"/>
                  <w:vertAlign w:val="superscript"/>
                </w:rPr>
                <w:t>2</w:t>
              </w:r>
            </w:ins>
          </w:p>
        </w:tc>
        <w:tc>
          <w:tcPr>
            <w:tcW w:w="0" w:type="auto"/>
            <w:gridSpan w:val="2"/>
            <w:vAlign w:val="center"/>
            <w:hideMark/>
            <w:tcPrChange w:id="965" w:author="Arnob Alam" w:date="2025-01-21T15:59:00Z" w16du:dateUtc="2025-01-21T20:59:00Z">
              <w:tcPr>
                <w:tcW w:w="0" w:type="auto"/>
                <w:gridSpan w:val="2"/>
                <w:vAlign w:val="center"/>
                <w:hideMark/>
              </w:tcPr>
            </w:tcPrChange>
          </w:tcPr>
          <w:p w14:paraId="7C653A7D" w14:textId="77777777" w:rsidR="00A336D5" w:rsidRDefault="00A336D5" w:rsidP="00EF22E2">
            <w:pPr>
              <w:jc w:val="center"/>
              <w:rPr>
                <w:ins w:id="966" w:author="Arnob Alam" w:date="2025-01-21T15:58:00Z" w16du:dateUtc="2025-01-21T20:58:00Z"/>
                <w:rFonts w:eastAsia="Times New Roman"/>
              </w:rPr>
            </w:pPr>
            <w:ins w:id="967" w:author="Arnob Alam" w:date="2025-01-21T15:58:00Z" w16du:dateUtc="2025-01-21T20:58:00Z">
              <w:r>
                <w:rPr>
                  <w:rFonts w:eastAsia="Times New Roman"/>
                </w:rPr>
                <w:t>0.204</w:t>
              </w:r>
            </w:ins>
          </w:p>
        </w:tc>
        <w:tc>
          <w:tcPr>
            <w:tcW w:w="0" w:type="auto"/>
            <w:gridSpan w:val="2"/>
            <w:vAlign w:val="center"/>
            <w:hideMark/>
            <w:tcPrChange w:id="968" w:author="Arnob Alam" w:date="2025-01-21T15:59:00Z" w16du:dateUtc="2025-01-21T20:59:00Z">
              <w:tcPr>
                <w:tcW w:w="0" w:type="auto"/>
                <w:gridSpan w:val="2"/>
                <w:vAlign w:val="center"/>
                <w:hideMark/>
              </w:tcPr>
            </w:tcPrChange>
          </w:tcPr>
          <w:p w14:paraId="5281D2B5" w14:textId="77777777" w:rsidR="00A336D5" w:rsidRDefault="00A336D5" w:rsidP="00EF22E2">
            <w:pPr>
              <w:jc w:val="center"/>
              <w:rPr>
                <w:ins w:id="969" w:author="Arnob Alam" w:date="2025-01-21T15:58:00Z" w16du:dateUtc="2025-01-21T20:58:00Z"/>
                <w:rFonts w:eastAsia="Times New Roman"/>
              </w:rPr>
            </w:pPr>
            <w:ins w:id="970" w:author="Arnob Alam" w:date="2025-01-21T15:58:00Z" w16du:dateUtc="2025-01-21T20:58:00Z">
              <w:r>
                <w:rPr>
                  <w:rFonts w:eastAsia="Times New Roman"/>
                </w:rPr>
                <w:t>0.486</w:t>
              </w:r>
            </w:ins>
          </w:p>
        </w:tc>
      </w:tr>
      <w:tr w:rsidR="00A336D5" w14:paraId="7207385B" w14:textId="77777777" w:rsidTr="00A336D5">
        <w:tblPrEx>
          <w:tblPrExChange w:id="971" w:author="Arnob Alam" w:date="2025-01-21T15:59:00Z" w16du:dateUtc="2025-01-21T20:59:00Z">
            <w:tblPrEx>
              <w:jc w:val="left"/>
            </w:tblPrEx>
          </w:tblPrExChange>
        </w:tblPrEx>
        <w:trPr>
          <w:tblCellSpacing w:w="15" w:type="dxa"/>
          <w:jc w:val="center"/>
          <w:ins w:id="972" w:author="Arnob Alam" w:date="2025-01-21T15:58:00Z"/>
          <w:trPrChange w:id="973" w:author="Arnob Alam" w:date="2025-01-21T15:59:00Z" w16du:dateUtc="2025-01-21T20:59:00Z">
            <w:trPr>
              <w:tblCellSpacing w:w="15" w:type="dxa"/>
            </w:trPr>
          </w:trPrChange>
        </w:trPr>
        <w:tc>
          <w:tcPr>
            <w:tcW w:w="0" w:type="auto"/>
            <w:vAlign w:val="center"/>
            <w:hideMark/>
            <w:tcPrChange w:id="974" w:author="Arnob Alam" w:date="2025-01-21T15:59:00Z" w16du:dateUtc="2025-01-21T20:59:00Z">
              <w:tcPr>
                <w:tcW w:w="0" w:type="auto"/>
                <w:vAlign w:val="center"/>
                <w:hideMark/>
              </w:tcPr>
            </w:tcPrChange>
          </w:tcPr>
          <w:p w14:paraId="3665E694" w14:textId="77777777" w:rsidR="00A336D5" w:rsidRDefault="00A336D5" w:rsidP="00EF22E2">
            <w:pPr>
              <w:jc w:val="left"/>
              <w:rPr>
                <w:ins w:id="975" w:author="Arnob Alam" w:date="2025-01-21T15:58:00Z" w16du:dateUtc="2025-01-21T20:58:00Z"/>
                <w:rFonts w:eastAsia="Times New Roman"/>
              </w:rPr>
            </w:pPr>
            <w:ins w:id="976" w:author="Arnob Alam" w:date="2025-01-21T15:58:00Z" w16du:dateUtc="2025-01-21T20:58:00Z">
              <w:r>
                <w:rPr>
                  <w:rFonts w:eastAsia="Times New Roman"/>
                </w:rPr>
                <w:t>Adjusted R</w:t>
              </w:r>
              <w:r>
                <w:rPr>
                  <w:rFonts w:eastAsia="Times New Roman"/>
                  <w:vertAlign w:val="superscript"/>
                </w:rPr>
                <w:t>2</w:t>
              </w:r>
            </w:ins>
          </w:p>
        </w:tc>
        <w:tc>
          <w:tcPr>
            <w:tcW w:w="0" w:type="auto"/>
            <w:gridSpan w:val="2"/>
            <w:vAlign w:val="center"/>
            <w:hideMark/>
            <w:tcPrChange w:id="977" w:author="Arnob Alam" w:date="2025-01-21T15:59:00Z" w16du:dateUtc="2025-01-21T20:59:00Z">
              <w:tcPr>
                <w:tcW w:w="0" w:type="auto"/>
                <w:gridSpan w:val="2"/>
                <w:vAlign w:val="center"/>
                <w:hideMark/>
              </w:tcPr>
            </w:tcPrChange>
          </w:tcPr>
          <w:p w14:paraId="7E4B9F58" w14:textId="77777777" w:rsidR="00A336D5" w:rsidRDefault="00A336D5" w:rsidP="00EF22E2">
            <w:pPr>
              <w:jc w:val="center"/>
              <w:rPr>
                <w:ins w:id="978" w:author="Arnob Alam" w:date="2025-01-21T15:58:00Z" w16du:dateUtc="2025-01-21T20:58:00Z"/>
                <w:rFonts w:eastAsia="Times New Roman"/>
              </w:rPr>
            </w:pPr>
            <w:ins w:id="979" w:author="Arnob Alam" w:date="2025-01-21T15:58:00Z" w16du:dateUtc="2025-01-21T20:58:00Z">
              <w:r>
                <w:rPr>
                  <w:rFonts w:eastAsia="Times New Roman"/>
                </w:rPr>
                <w:t>0.198</w:t>
              </w:r>
            </w:ins>
          </w:p>
        </w:tc>
        <w:tc>
          <w:tcPr>
            <w:tcW w:w="0" w:type="auto"/>
            <w:gridSpan w:val="2"/>
            <w:vAlign w:val="center"/>
            <w:hideMark/>
            <w:tcPrChange w:id="980" w:author="Arnob Alam" w:date="2025-01-21T15:59:00Z" w16du:dateUtc="2025-01-21T20:59:00Z">
              <w:tcPr>
                <w:tcW w:w="0" w:type="auto"/>
                <w:gridSpan w:val="2"/>
                <w:vAlign w:val="center"/>
                <w:hideMark/>
              </w:tcPr>
            </w:tcPrChange>
          </w:tcPr>
          <w:p w14:paraId="362CDC2B" w14:textId="77777777" w:rsidR="00A336D5" w:rsidRDefault="00A336D5" w:rsidP="00EF22E2">
            <w:pPr>
              <w:jc w:val="center"/>
              <w:rPr>
                <w:ins w:id="981" w:author="Arnob Alam" w:date="2025-01-21T15:58:00Z" w16du:dateUtc="2025-01-21T20:58:00Z"/>
                <w:rFonts w:eastAsia="Times New Roman"/>
              </w:rPr>
            </w:pPr>
            <w:ins w:id="982" w:author="Arnob Alam" w:date="2025-01-21T15:58:00Z" w16du:dateUtc="2025-01-21T20:58:00Z">
              <w:r>
                <w:rPr>
                  <w:rFonts w:eastAsia="Times New Roman"/>
                </w:rPr>
                <w:t>0.476</w:t>
              </w:r>
            </w:ins>
          </w:p>
        </w:tc>
      </w:tr>
      <w:tr w:rsidR="00A336D5" w14:paraId="28D32877" w14:textId="77777777" w:rsidTr="00A336D5">
        <w:tblPrEx>
          <w:tblPrExChange w:id="983" w:author="Arnob Alam" w:date="2025-01-21T15:59:00Z" w16du:dateUtc="2025-01-21T20:59:00Z">
            <w:tblPrEx>
              <w:jc w:val="left"/>
            </w:tblPrEx>
          </w:tblPrExChange>
        </w:tblPrEx>
        <w:trPr>
          <w:tblCellSpacing w:w="15" w:type="dxa"/>
          <w:jc w:val="center"/>
          <w:ins w:id="984" w:author="Arnob Alam" w:date="2025-01-21T15:58:00Z"/>
          <w:trPrChange w:id="985" w:author="Arnob Alam" w:date="2025-01-21T15:59:00Z" w16du:dateUtc="2025-01-21T20:59:00Z">
            <w:trPr>
              <w:tblCellSpacing w:w="15" w:type="dxa"/>
            </w:trPr>
          </w:trPrChange>
        </w:trPr>
        <w:tc>
          <w:tcPr>
            <w:tcW w:w="0" w:type="auto"/>
            <w:vAlign w:val="center"/>
            <w:hideMark/>
            <w:tcPrChange w:id="986" w:author="Arnob Alam" w:date="2025-01-21T15:59:00Z" w16du:dateUtc="2025-01-21T20:59:00Z">
              <w:tcPr>
                <w:tcW w:w="0" w:type="auto"/>
                <w:vAlign w:val="center"/>
                <w:hideMark/>
              </w:tcPr>
            </w:tcPrChange>
          </w:tcPr>
          <w:p w14:paraId="1A09F9FD" w14:textId="77777777" w:rsidR="00A336D5" w:rsidRDefault="00A336D5" w:rsidP="00EF22E2">
            <w:pPr>
              <w:jc w:val="left"/>
              <w:rPr>
                <w:ins w:id="987" w:author="Arnob Alam" w:date="2025-01-21T15:58:00Z" w16du:dateUtc="2025-01-21T20:58:00Z"/>
                <w:rFonts w:eastAsia="Times New Roman"/>
              </w:rPr>
            </w:pPr>
            <w:ins w:id="988" w:author="Arnob Alam" w:date="2025-01-21T15:58:00Z" w16du:dateUtc="2025-01-21T20:58:00Z">
              <w:r>
                <w:rPr>
                  <w:rFonts w:eastAsia="Times New Roman"/>
                </w:rPr>
                <w:t>Residual Std. Error</w:t>
              </w:r>
            </w:ins>
          </w:p>
        </w:tc>
        <w:tc>
          <w:tcPr>
            <w:tcW w:w="0" w:type="auto"/>
            <w:gridSpan w:val="2"/>
            <w:vAlign w:val="center"/>
            <w:hideMark/>
            <w:tcPrChange w:id="989" w:author="Arnob Alam" w:date="2025-01-21T15:59:00Z" w16du:dateUtc="2025-01-21T20:59:00Z">
              <w:tcPr>
                <w:tcW w:w="0" w:type="auto"/>
                <w:gridSpan w:val="2"/>
                <w:vAlign w:val="center"/>
                <w:hideMark/>
              </w:tcPr>
            </w:tcPrChange>
          </w:tcPr>
          <w:p w14:paraId="0BC82D37" w14:textId="77777777" w:rsidR="00A336D5" w:rsidRDefault="00A336D5" w:rsidP="00EF22E2">
            <w:pPr>
              <w:jc w:val="center"/>
              <w:rPr>
                <w:ins w:id="990" w:author="Arnob Alam" w:date="2025-01-21T15:58:00Z" w16du:dateUtc="2025-01-21T20:58:00Z"/>
                <w:rFonts w:eastAsia="Times New Roman"/>
              </w:rPr>
            </w:pPr>
            <w:ins w:id="991" w:author="Arnob Alam" w:date="2025-01-21T15:58:00Z" w16du:dateUtc="2025-01-21T20:58:00Z">
              <w:r>
                <w:rPr>
                  <w:rFonts w:eastAsia="Times New Roman"/>
                </w:rPr>
                <w:t>0.005 (</w:t>
              </w:r>
              <w:proofErr w:type="spellStart"/>
              <w:r>
                <w:rPr>
                  <w:rFonts w:eastAsia="Times New Roman"/>
                </w:rPr>
                <w:t>df</w:t>
              </w:r>
              <w:proofErr w:type="spellEnd"/>
              <w:r>
                <w:rPr>
                  <w:rFonts w:eastAsia="Times New Roman"/>
                </w:rPr>
                <w:t xml:space="preserve"> = 356)</w:t>
              </w:r>
            </w:ins>
          </w:p>
        </w:tc>
        <w:tc>
          <w:tcPr>
            <w:tcW w:w="0" w:type="auto"/>
            <w:gridSpan w:val="2"/>
            <w:vAlign w:val="center"/>
            <w:hideMark/>
            <w:tcPrChange w:id="992" w:author="Arnob Alam" w:date="2025-01-21T15:59:00Z" w16du:dateUtc="2025-01-21T20:59:00Z">
              <w:tcPr>
                <w:tcW w:w="0" w:type="auto"/>
                <w:gridSpan w:val="2"/>
                <w:vAlign w:val="center"/>
                <w:hideMark/>
              </w:tcPr>
            </w:tcPrChange>
          </w:tcPr>
          <w:p w14:paraId="197B4357" w14:textId="77777777" w:rsidR="00A336D5" w:rsidRDefault="00A336D5" w:rsidP="00EF22E2">
            <w:pPr>
              <w:jc w:val="center"/>
              <w:rPr>
                <w:ins w:id="993" w:author="Arnob Alam" w:date="2025-01-21T15:58:00Z" w16du:dateUtc="2025-01-21T20:58:00Z"/>
                <w:rFonts w:eastAsia="Times New Roman"/>
              </w:rPr>
            </w:pPr>
            <w:ins w:id="994" w:author="Arnob Alam" w:date="2025-01-21T15:58:00Z" w16du:dateUtc="2025-01-21T20:58:00Z">
              <w:r>
                <w:rPr>
                  <w:rFonts w:eastAsia="Times New Roman"/>
                </w:rPr>
                <w:t>0.004 (</w:t>
              </w:r>
              <w:proofErr w:type="spellStart"/>
              <w:r>
                <w:rPr>
                  <w:rFonts w:eastAsia="Times New Roman"/>
                </w:rPr>
                <w:t>df</w:t>
              </w:r>
              <w:proofErr w:type="spellEnd"/>
              <w:r>
                <w:rPr>
                  <w:rFonts w:eastAsia="Times New Roman"/>
                </w:rPr>
                <w:t xml:space="preserve"> = 343)</w:t>
              </w:r>
            </w:ins>
          </w:p>
        </w:tc>
      </w:tr>
      <w:tr w:rsidR="00A336D5" w14:paraId="71C0FB35" w14:textId="77777777" w:rsidTr="00A336D5">
        <w:tblPrEx>
          <w:tblPrExChange w:id="995" w:author="Arnob Alam" w:date="2025-01-21T15:59:00Z" w16du:dateUtc="2025-01-21T20:59:00Z">
            <w:tblPrEx>
              <w:jc w:val="left"/>
            </w:tblPrEx>
          </w:tblPrExChange>
        </w:tblPrEx>
        <w:trPr>
          <w:tblCellSpacing w:w="15" w:type="dxa"/>
          <w:jc w:val="center"/>
          <w:ins w:id="996" w:author="Arnob Alam" w:date="2025-01-21T15:58:00Z"/>
          <w:trPrChange w:id="997" w:author="Arnob Alam" w:date="2025-01-21T15:59:00Z" w16du:dateUtc="2025-01-21T20:59:00Z">
            <w:trPr>
              <w:tblCellSpacing w:w="15" w:type="dxa"/>
            </w:trPr>
          </w:trPrChange>
        </w:trPr>
        <w:tc>
          <w:tcPr>
            <w:tcW w:w="0" w:type="auto"/>
            <w:vAlign w:val="center"/>
            <w:hideMark/>
            <w:tcPrChange w:id="998" w:author="Arnob Alam" w:date="2025-01-21T15:59:00Z" w16du:dateUtc="2025-01-21T20:59:00Z">
              <w:tcPr>
                <w:tcW w:w="0" w:type="auto"/>
                <w:vAlign w:val="center"/>
                <w:hideMark/>
              </w:tcPr>
            </w:tcPrChange>
          </w:tcPr>
          <w:p w14:paraId="47C41820" w14:textId="77777777" w:rsidR="00A336D5" w:rsidRDefault="00A336D5" w:rsidP="00EF22E2">
            <w:pPr>
              <w:jc w:val="left"/>
              <w:rPr>
                <w:ins w:id="999" w:author="Arnob Alam" w:date="2025-01-21T15:58:00Z" w16du:dateUtc="2025-01-21T20:58:00Z"/>
                <w:rFonts w:eastAsia="Times New Roman"/>
              </w:rPr>
            </w:pPr>
            <w:ins w:id="1000" w:author="Arnob Alam" w:date="2025-01-21T15:58:00Z" w16du:dateUtc="2025-01-21T20:58:00Z">
              <w:r>
                <w:rPr>
                  <w:rFonts w:eastAsia="Times New Roman"/>
                </w:rPr>
                <w:t>F Statistic</w:t>
              </w:r>
            </w:ins>
          </w:p>
        </w:tc>
        <w:tc>
          <w:tcPr>
            <w:tcW w:w="0" w:type="auto"/>
            <w:gridSpan w:val="2"/>
            <w:vAlign w:val="center"/>
            <w:hideMark/>
            <w:tcPrChange w:id="1001" w:author="Arnob Alam" w:date="2025-01-21T15:59:00Z" w16du:dateUtc="2025-01-21T20:59:00Z">
              <w:tcPr>
                <w:tcW w:w="0" w:type="auto"/>
                <w:gridSpan w:val="2"/>
                <w:vAlign w:val="center"/>
                <w:hideMark/>
              </w:tcPr>
            </w:tcPrChange>
          </w:tcPr>
          <w:p w14:paraId="48DE549F" w14:textId="77777777" w:rsidR="00A336D5" w:rsidRDefault="00A336D5" w:rsidP="00EF22E2">
            <w:pPr>
              <w:jc w:val="center"/>
              <w:rPr>
                <w:ins w:id="1002" w:author="Arnob Alam" w:date="2025-01-21T15:58:00Z" w16du:dateUtc="2025-01-21T20:58:00Z"/>
                <w:rFonts w:eastAsia="Times New Roman"/>
              </w:rPr>
            </w:pPr>
            <w:ins w:id="1003" w:author="Arnob Alam" w:date="2025-01-21T15:58:00Z" w16du:dateUtc="2025-01-21T20:58:00Z">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ins>
          </w:p>
        </w:tc>
        <w:tc>
          <w:tcPr>
            <w:tcW w:w="0" w:type="auto"/>
            <w:gridSpan w:val="2"/>
            <w:vAlign w:val="center"/>
            <w:hideMark/>
            <w:tcPrChange w:id="1004" w:author="Arnob Alam" w:date="2025-01-21T15:59:00Z" w16du:dateUtc="2025-01-21T20:59:00Z">
              <w:tcPr>
                <w:tcW w:w="0" w:type="auto"/>
                <w:gridSpan w:val="2"/>
                <w:vAlign w:val="center"/>
                <w:hideMark/>
              </w:tcPr>
            </w:tcPrChange>
          </w:tcPr>
          <w:p w14:paraId="14613F2A" w14:textId="77777777" w:rsidR="00A336D5" w:rsidRDefault="00A336D5" w:rsidP="00EF22E2">
            <w:pPr>
              <w:jc w:val="center"/>
              <w:rPr>
                <w:ins w:id="1005" w:author="Arnob Alam" w:date="2025-01-21T15:58:00Z" w16du:dateUtc="2025-01-21T20:58:00Z"/>
                <w:rFonts w:eastAsia="Times New Roman"/>
              </w:rPr>
            </w:pPr>
            <w:ins w:id="1006" w:author="Arnob Alam" w:date="2025-01-21T15:58:00Z" w16du:dateUtc="2025-01-21T20:58:00Z">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ins>
          </w:p>
        </w:tc>
      </w:tr>
      <w:tr w:rsidR="00A336D5" w14:paraId="19B63850" w14:textId="77777777" w:rsidTr="00A336D5">
        <w:tblPrEx>
          <w:tblPrExChange w:id="1007" w:author="Arnob Alam" w:date="2025-01-21T15:59:00Z" w16du:dateUtc="2025-01-21T20:59:00Z">
            <w:tblPrEx>
              <w:jc w:val="left"/>
            </w:tblPrEx>
          </w:tblPrExChange>
        </w:tblPrEx>
        <w:trPr>
          <w:tblCellSpacing w:w="15" w:type="dxa"/>
          <w:jc w:val="center"/>
          <w:ins w:id="1008" w:author="Arnob Alam" w:date="2025-01-21T15:58:00Z"/>
          <w:trPrChange w:id="1009" w:author="Arnob Alam" w:date="2025-01-21T15:59:00Z" w16du:dateUtc="2025-01-21T20:59:00Z">
            <w:trPr>
              <w:tblCellSpacing w:w="15" w:type="dxa"/>
            </w:trPr>
          </w:trPrChange>
        </w:trPr>
        <w:tc>
          <w:tcPr>
            <w:tcW w:w="0" w:type="auto"/>
            <w:gridSpan w:val="5"/>
            <w:tcBorders>
              <w:bottom w:val="single" w:sz="6" w:space="0" w:color="000000"/>
            </w:tcBorders>
            <w:vAlign w:val="center"/>
            <w:hideMark/>
            <w:tcPrChange w:id="1010" w:author="Arnob Alam" w:date="2025-01-21T15:59:00Z" w16du:dateUtc="2025-01-21T20:59:00Z">
              <w:tcPr>
                <w:tcW w:w="0" w:type="auto"/>
                <w:gridSpan w:val="5"/>
                <w:tcBorders>
                  <w:bottom w:val="single" w:sz="6" w:space="0" w:color="000000"/>
                </w:tcBorders>
                <w:vAlign w:val="center"/>
                <w:hideMark/>
              </w:tcPr>
            </w:tcPrChange>
          </w:tcPr>
          <w:p w14:paraId="13720F00" w14:textId="77777777" w:rsidR="00A336D5" w:rsidRDefault="00A336D5" w:rsidP="00EF22E2">
            <w:pPr>
              <w:jc w:val="center"/>
              <w:rPr>
                <w:ins w:id="1011" w:author="Arnob Alam" w:date="2025-01-21T15:58:00Z" w16du:dateUtc="2025-01-21T20:58:00Z"/>
                <w:rFonts w:eastAsia="Times New Roman"/>
              </w:rPr>
            </w:pPr>
          </w:p>
        </w:tc>
      </w:tr>
      <w:tr w:rsidR="00A336D5" w14:paraId="244BDC51" w14:textId="77777777" w:rsidTr="00A336D5">
        <w:tblPrEx>
          <w:tblPrExChange w:id="1012" w:author="Arnob Alam" w:date="2025-01-21T15:59:00Z" w16du:dateUtc="2025-01-21T20:59:00Z">
            <w:tblPrEx>
              <w:jc w:val="left"/>
            </w:tblPrEx>
          </w:tblPrExChange>
        </w:tblPrEx>
        <w:trPr>
          <w:tblCellSpacing w:w="15" w:type="dxa"/>
          <w:jc w:val="center"/>
          <w:ins w:id="1013" w:author="Arnob Alam" w:date="2025-01-21T15:58:00Z"/>
          <w:trPrChange w:id="1014" w:author="Arnob Alam" w:date="2025-01-21T15:59:00Z" w16du:dateUtc="2025-01-21T20:59:00Z">
            <w:trPr>
              <w:tblCellSpacing w:w="15" w:type="dxa"/>
            </w:trPr>
          </w:trPrChange>
        </w:trPr>
        <w:tc>
          <w:tcPr>
            <w:tcW w:w="0" w:type="auto"/>
            <w:vAlign w:val="center"/>
            <w:hideMark/>
            <w:tcPrChange w:id="1015" w:author="Arnob Alam" w:date="2025-01-21T15:59:00Z" w16du:dateUtc="2025-01-21T20:59:00Z">
              <w:tcPr>
                <w:tcW w:w="0" w:type="auto"/>
                <w:vAlign w:val="center"/>
                <w:hideMark/>
              </w:tcPr>
            </w:tcPrChange>
          </w:tcPr>
          <w:p w14:paraId="7E9B0936" w14:textId="77777777" w:rsidR="00A336D5" w:rsidRDefault="00A336D5" w:rsidP="00EF22E2">
            <w:pPr>
              <w:jc w:val="left"/>
              <w:rPr>
                <w:ins w:id="1016" w:author="Arnob Alam" w:date="2025-01-21T15:58:00Z" w16du:dateUtc="2025-01-21T20:58:00Z"/>
                <w:rFonts w:eastAsia="Times New Roman"/>
              </w:rPr>
            </w:pPr>
            <w:ins w:id="1017" w:author="Arnob Alam" w:date="2025-01-21T15:58:00Z" w16du:dateUtc="2025-01-21T20:58:00Z">
              <w:r>
                <w:rPr>
                  <w:rStyle w:val="Emphasis"/>
                </w:rPr>
                <w:t>Note:</w:t>
              </w:r>
            </w:ins>
          </w:p>
        </w:tc>
        <w:tc>
          <w:tcPr>
            <w:tcW w:w="0" w:type="auto"/>
            <w:gridSpan w:val="4"/>
            <w:vAlign w:val="center"/>
            <w:hideMark/>
            <w:tcPrChange w:id="1018" w:author="Arnob Alam" w:date="2025-01-21T15:59:00Z" w16du:dateUtc="2025-01-21T20:59:00Z">
              <w:tcPr>
                <w:tcW w:w="0" w:type="auto"/>
                <w:gridSpan w:val="4"/>
                <w:vAlign w:val="center"/>
                <w:hideMark/>
              </w:tcPr>
            </w:tcPrChange>
          </w:tcPr>
          <w:p w14:paraId="1CBD46A5" w14:textId="77777777" w:rsidR="00A336D5" w:rsidRDefault="00A336D5" w:rsidP="00EF22E2">
            <w:pPr>
              <w:jc w:val="right"/>
              <w:rPr>
                <w:ins w:id="1019" w:author="Arnob Alam" w:date="2025-01-21T15:58:00Z" w16du:dateUtc="2025-01-21T20:58:00Z"/>
                <w:rFonts w:eastAsia="Times New Roman"/>
              </w:rPr>
            </w:pPr>
            <w:ins w:id="1020" w:author="Arnob Alam" w:date="2025-01-21T15:58:00Z" w16du:dateUtc="2025-01-21T20:58: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6D3976AF" w:rsidR="000E7A31" w:rsidRDefault="000E7A31" w:rsidP="00714654">
      <w:pPr>
        <w:pStyle w:val="Caption"/>
        <w:keepNext/>
        <w:jc w:val="center"/>
      </w:pPr>
      <w:bookmarkStart w:id="1021" w:name="_Ref170051781"/>
      <w:r>
        <w:lastRenderedPageBreak/>
        <w:t xml:space="preserve">Table </w:t>
      </w:r>
      <w:ins w:id="1022" w:author="Arnob Alam" w:date="2025-02-05T20:50:00Z" w16du:dateUtc="2025-02-06T01:50:00Z">
        <w:r w:rsidR="00FE38B0">
          <w:fldChar w:fldCharType="begin"/>
        </w:r>
        <w:r w:rsidR="00FE38B0">
          <w:instrText xml:space="preserve"> SEQ Table \* ARABIC </w:instrText>
        </w:r>
      </w:ins>
      <w:r w:rsidR="00FE38B0">
        <w:fldChar w:fldCharType="separate"/>
      </w:r>
      <w:ins w:id="1023" w:author="Arnob Alam" w:date="2025-02-06T14:36:00Z" w16du:dateUtc="2025-02-06T19:36:00Z">
        <w:r w:rsidR="00932F26">
          <w:rPr>
            <w:noProof/>
          </w:rPr>
          <w:t>12</w:t>
        </w:r>
      </w:ins>
      <w:ins w:id="1024" w:author="Arnob Alam" w:date="2025-02-05T20:50:00Z" w16du:dateUtc="2025-02-06T01:50:00Z">
        <w:r w:rsidR="00FE38B0">
          <w:fldChar w:fldCharType="end"/>
        </w:r>
      </w:ins>
      <w:del w:id="1025"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12</w:delText>
        </w:r>
        <w:r w:rsidR="00A717F9" w:rsidDel="00FE38B0">
          <w:rPr>
            <w:noProof/>
          </w:rPr>
          <w:fldChar w:fldCharType="end"/>
        </w:r>
      </w:del>
      <w:bookmarkEnd w:id="1021"/>
      <w:r>
        <w:rPr>
          <w:noProof/>
        </w:rPr>
        <w:t xml:space="preserve"> </w:t>
      </w:r>
      <w:ins w:id="1026" w:author="Arnob Alam" w:date="2025-01-21T15:27:00Z" w16du:dateUtc="2025-01-21T20:27:00Z">
        <w:r w:rsidR="004E53DD">
          <w:rPr>
            <w:noProof/>
          </w:rPr>
          <w:t xml:space="preserve">Difference-in-differenes analysis of </w:t>
        </w:r>
        <w:r w:rsidR="00673EA8">
          <w:rPr>
            <w:noProof/>
          </w:rPr>
          <w:t>Roll’s Measure</w:t>
        </w:r>
        <w:r w:rsidR="004E53DD">
          <w:rPr>
            <w:noProof/>
          </w:rPr>
          <w:t xml:space="preserve">. The dependent variable is </w:t>
        </w:r>
        <w:r w:rsidR="00673EA8">
          <w:rPr>
            <w:noProof/>
          </w:rPr>
          <w:t xml:space="preserve">the daily Roll’s </w:t>
        </w:r>
        <w:r w:rsidR="004E53DD">
          <w:rPr>
            <w:noProof/>
          </w:rPr>
          <w:t>Measure (</w:t>
        </w:r>
        <w:r w:rsidR="00673EA8">
          <w:rPr>
            <w:noProof/>
          </w:rPr>
          <w:t>a proxy</w:t>
        </w:r>
      </w:ins>
      <w:ins w:id="1027" w:author="Arnob Alam" w:date="2025-01-21T15:28:00Z" w16du:dateUtc="2025-01-21T20:28:00Z">
        <w:r w:rsidR="00673EA8">
          <w:rPr>
            <w:noProof/>
          </w:rPr>
          <w:t xml:space="preserve"> of the bid-ask spread </w:t>
        </w:r>
        <w:r w:rsidR="00A3797B">
          <w:rPr>
            <w:noProof/>
          </w:rPr>
          <w:t>during the trading day</w:t>
        </w:r>
      </w:ins>
      <w:ins w:id="1028" w:author="Arnob Alam" w:date="2025-01-21T15:27:00Z" w16du:dateUtc="2025-01-21T20:27:00Z">
        <w:r w:rsidR="004E53DD">
          <w:rPr>
            <w:noProof/>
          </w:rPr>
          <w:t>).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ins>
      <w:ins w:id="1029" w:author="Arnob Alam" w:date="2025-01-21T16:00:00Z" w16du:dateUtc="2025-01-21T21:00:00Z">
        <w:r w:rsidR="00127942">
          <w:rPr>
            <w:noProof/>
          </w:rPr>
          <w:t>s</w:t>
        </w:r>
      </w:ins>
      <w:ins w:id="1030" w:author="Arnob Alam" w:date="2025-01-21T15:27:00Z" w16du:dateUtc="2025-01-21T20:27:00Z">
        <w:r w:rsidR="004E53DD">
          <w:rPr>
            <w:noProof/>
          </w:rPr>
          <w:t xml:space="preserve"> are the CBOE VIX and TSX 60 VIXI indices.</w:t>
        </w:r>
      </w:ins>
      <w:del w:id="1031" w:author="Arnob Alam" w:date="2025-01-21T15:27:00Z" w16du:dateUtc="2025-01-21T20:27:00Z">
        <w:r w:rsidDel="004E53DD">
          <w:rPr>
            <w:noProof/>
          </w:rPr>
          <w:delText>Roll Measure DiD</w:delText>
        </w:r>
      </w:del>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1032" w:author="Arnob Alam" w:date="2025-01-21T15:27:00Z" w16du:dateUtc="2025-01-21T20:27: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2124"/>
        <w:gridCol w:w="2444"/>
        <w:gridCol w:w="30"/>
        <w:gridCol w:w="2414"/>
        <w:gridCol w:w="1177"/>
        <w:tblGridChange w:id="1033">
          <w:tblGrid>
            <w:gridCol w:w="2124"/>
            <w:gridCol w:w="2196"/>
            <w:gridCol w:w="248"/>
            <w:gridCol w:w="2196"/>
            <w:gridCol w:w="248"/>
            <w:gridCol w:w="1177"/>
          </w:tblGrid>
        </w:tblGridChange>
      </w:tblGrid>
      <w:tr w:rsidR="009C0FEC" w:rsidDel="00F92EC5" w14:paraId="70067B55" w14:textId="2A8F1429" w:rsidTr="004E53DD">
        <w:trPr>
          <w:tblCellSpacing w:w="15" w:type="dxa"/>
          <w:jc w:val="center"/>
          <w:del w:id="1034" w:author="Arnob Alam" w:date="2025-01-20T21:11:00Z"/>
          <w:trPrChange w:id="1035"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1036" w:author="Arnob Alam" w:date="2025-01-21T15:27:00Z" w16du:dateUtc="2025-01-21T20:27:00Z">
              <w:tcPr>
                <w:tcW w:w="0" w:type="auto"/>
                <w:gridSpan w:val="4"/>
                <w:tcBorders>
                  <w:bottom w:val="single" w:sz="6" w:space="0" w:color="000000"/>
                </w:tcBorders>
                <w:vAlign w:val="center"/>
                <w:hideMark/>
              </w:tcPr>
            </w:tcPrChange>
          </w:tcPr>
          <w:p w14:paraId="14327D88" w14:textId="696D8B8A" w:rsidR="009C0FEC" w:rsidDel="00F92EC5" w:rsidRDefault="009C0FEC">
            <w:pPr>
              <w:rPr>
                <w:del w:id="1037" w:author="Arnob Alam" w:date="2025-01-20T21:11:00Z" w16du:dateUtc="2025-01-21T02:11:00Z"/>
                <w:sz w:val="20"/>
                <w:szCs w:val="20"/>
              </w:rPr>
            </w:pPr>
          </w:p>
        </w:tc>
      </w:tr>
      <w:tr w:rsidR="009C0FEC" w:rsidDel="00F92EC5" w14:paraId="01C99A20" w14:textId="2D1B3FED" w:rsidTr="004E53DD">
        <w:trPr>
          <w:tblCellSpacing w:w="15" w:type="dxa"/>
          <w:jc w:val="center"/>
          <w:del w:id="1038" w:author="Arnob Alam" w:date="2025-01-20T21:11:00Z"/>
          <w:trPrChange w:id="1039" w:author="Arnob Alam" w:date="2025-01-21T15:27:00Z" w16du:dateUtc="2025-01-21T20:27:00Z">
            <w:trPr>
              <w:gridAfter w:val="0"/>
              <w:tblCellSpacing w:w="15" w:type="dxa"/>
              <w:jc w:val="center"/>
            </w:trPr>
          </w:trPrChange>
        </w:trPr>
        <w:tc>
          <w:tcPr>
            <w:tcW w:w="0" w:type="auto"/>
            <w:gridSpan w:val="3"/>
            <w:vAlign w:val="center"/>
            <w:hideMark/>
            <w:tcPrChange w:id="1040" w:author="Arnob Alam" w:date="2025-01-21T15:27:00Z" w16du:dateUtc="2025-01-21T20:27:00Z">
              <w:tcPr>
                <w:tcW w:w="0" w:type="auto"/>
                <w:gridSpan w:val="2"/>
                <w:vAlign w:val="center"/>
                <w:hideMark/>
              </w:tcPr>
            </w:tcPrChange>
          </w:tcPr>
          <w:p w14:paraId="43B65D2C" w14:textId="4E05395E" w:rsidR="009C0FEC" w:rsidDel="00F92EC5" w:rsidRDefault="009C0FEC">
            <w:pPr>
              <w:jc w:val="center"/>
              <w:rPr>
                <w:del w:id="1041" w:author="Arnob Alam" w:date="2025-01-20T21:11:00Z" w16du:dateUtc="2025-01-21T02:11:00Z"/>
                <w:rFonts w:eastAsia="Times New Roman"/>
                <w:sz w:val="20"/>
                <w:szCs w:val="20"/>
              </w:rPr>
            </w:pPr>
          </w:p>
        </w:tc>
        <w:tc>
          <w:tcPr>
            <w:tcW w:w="0" w:type="auto"/>
            <w:gridSpan w:val="2"/>
            <w:vAlign w:val="center"/>
            <w:hideMark/>
            <w:tcPrChange w:id="1042" w:author="Arnob Alam" w:date="2025-01-21T15:27:00Z" w16du:dateUtc="2025-01-21T20:27:00Z">
              <w:tcPr>
                <w:tcW w:w="0" w:type="auto"/>
                <w:gridSpan w:val="2"/>
                <w:vAlign w:val="center"/>
                <w:hideMark/>
              </w:tcPr>
            </w:tcPrChange>
          </w:tcPr>
          <w:p w14:paraId="46212D09" w14:textId="181D0A27" w:rsidR="009C0FEC" w:rsidDel="00F92EC5" w:rsidRDefault="009C0FEC">
            <w:pPr>
              <w:jc w:val="center"/>
              <w:rPr>
                <w:del w:id="1043" w:author="Arnob Alam" w:date="2025-01-20T21:11:00Z" w16du:dateUtc="2025-01-21T02:11:00Z"/>
                <w:rFonts w:eastAsia="Times New Roman"/>
              </w:rPr>
            </w:pPr>
            <w:del w:id="1044" w:author="Arnob Alam" w:date="2025-01-20T21:11:00Z" w16du:dateUtc="2025-01-21T02:11:00Z">
              <w:r w:rsidDel="00F92EC5">
                <w:rPr>
                  <w:rStyle w:val="Emphasis"/>
                </w:rPr>
                <w:delText>Dependent variable:</w:delText>
              </w:r>
            </w:del>
          </w:p>
        </w:tc>
      </w:tr>
      <w:tr w:rsidR="009C0FEC" w:rsidDel="00F92EC5" w14:paraId="08658512" w14:textId="7319794C" w:rsidTr="004E53DD">
        <w:trPr>
          <w:tblCellSpacing w:w="15" w:type="dxa"/>
          <w:jc w:val="center"/>
          <w:del w:id="1045" w:author="Arnob Alam" w:date="2025-01-20T21:11:00Z"/>
          <w:trPrChange w:id="1046" w:author="Arnob Alam" w:date="2025-01-21T15:27:00Z" w16du:dateUtc="2025-01-21T20:27:00Z">
            <w:trPr>
              <w:gridAfter w:val="0"/>
              <w:tblCellSpacing w:w="15" w:type="dxa"/>
              <w:jc w:val="center"/>
            </w:trPr>
          </w:trPrChange>
        </w:trPr>
        <w:tc>
          <w:tcPr>
            <w:tcW w:w="0" w:type="auto"/>
            <w:gridSpan w:val="3"/>
            <w:vAlign w:val="center"/>
            <w:hideMark/>
            <w:tcPrChange w:id="1047" w:author="Arnob Alam" w:date="2025-01-21T15:27:00Z" w16du:dateUtc="2025-01-21T20:27:00Z">
              <w:tcPr>
                <w:tcW w:w="0" w:type="auto"/>
                <w:gridSpan w:val="2"/>
                <w:vAlign w:val="center"/>
                <w:hideMark/>
              </w:tcPr>
            </w:tcPrChange>
          </w:tcPr>
          <w:p w14:paraId="2E2A67A9" w14:textId="09704510" w:rsidR="009C0FEC" w:rsidDel="00F92EC5" w:rsidRDefault="009C0FEC">
            <w:pPr>
              <w:jc w:val="center"/>
              <w:rPr>
                <w:del w:id="1048" w:author="Arnob Alam" w:date="2025-01-20T21:11:00Z" w16du:dateUtc="2025-01-21T02:11:00Z"/>
                <w:rFonts w:eastAsia="Times New Roman"/>
              </w:rPr>
            </w:pPr>
          </w:p>
        </w:tc>
        <w:tc>
          <w:tcPr>
            <w:tcW w:w="0" w:type="auto"/>
            <w:gridSpan w:val="2"/>
            <w:tcBorders>
              <w:bottom w:val="single" w:sz="6" w:space="0" w:color="000000"/>
            </w:tcBorders>
            <w:vAlign w:val="center"/>
            <w:hideMark/>
            <w:tcPrChange w:id="1049" w:author="Arnob Alam" w:date="2025-01-21T15:27:00Z" w16du:dateUtc="2025-01-21T20:27:00Z">
              <w:tcPr>
                <w:tcW w:w="0" w:type="auto"/>
                <w:gridSpan w:val="2"/>
                <w:tcBorders>
                  <w:bottom w:val="single" w:sz="6" w:space="0" w:color="000000"/>
                </w:tcBorders>
                <w:vAlign w:val="center"/>
                <w:hideMark/>
              </w:tcPr>
            </w:tcPrChange>
          </w:tcPr>
          <w:p w14:paraId="2BD7946B" w14:textId="331621BF" w:rsidR="009C0FEC" w:rsidDel="00F92EC5" w:rsidRDefault="009C0FEC">
            <w:pPr>
              <w:jc w:val="center"/>
              <w:rPr>
                <w:del w:id="1050" w:author="Arnob Alam" w:date="2025-01-20T21:11:00Z" w16du:dateUtc="2025-01-21T02:11:00Z"/>
                <w:rFonts w:eastAsia="Times New Roman"/>
                <w:sz w:val="20"/>
                <w:szCs w:val="20"/>
              </w:rPr>
            </w:pPr>
          </w:p>
        </w:tc>
      </w:tr>
      <w:tr w:rsidR="009C0FEC" w:rsidDel="00F92EC5" w14:paraId="1191021E" w14:textId="28F81212" w:rsidTr="004E53DD">
        <w:trPr>
          <w:tblCellSpacing w:w="15" w:type="dxa"/>
          <w:jc w:val="center"/>
          <w:del w:id="1051" w:author="Arnob Alam" w:date="2025-01-20T21:11:00Z"/>
          <w:trPrChange w:id="1052" w:author="Arnob Alam" w:date="2025-01-21T15:27:00Z" w16du:dateUtc="2025-01-21T20:27:00Z">
            <w:trPr>
              <w:gridAfter w:val="0"/>
              <w:tblCellSpacing w:w="15" w:type="dxa"/>
              <w:jc w:val="center"/>
            </w:trPr>
          </w:trPrChange>
        </w:trPr>
        <w:tc>
          <w:tcPr>
            <w:tcW w:w="0" w:type="auto"/>
            <w:gridSpan w:val="3"/>
            <w:vAlign w:val="center"/>
            <w:hideMark/>
            <w:tcPrChange w:id="1053" w:author="Arnob Alam" w:date="2025-01-21T15:27:00Z" w16du:dateUtc="2025-01-21T20:27:00Z">
              <w:tcPr>
                <w:tcW w:w="0" w:type="auto"/>
                <w:gridSpan w:val="2"/>
                <w:vAlign w:val="center"/>
                <w:hideMark/>
              </w:tcPr>
            </w:tcPrChange>
          </w:tcPr>
          <w:p w14:paraId="39AEBFDB" w14:textId="334F3B71" w:rsidR="009C0FEC" w:rsidDel="00F92EC5" w:rsidRDefault="009C0FEC">
            <w:pPr>
              <w:jc w:val="center"/>
              <w:rPr>
                <w:del w:id="1054" w:author="Arnob Alam" w:date="2025-01-20T21:11:00Z" w16du:dateUtc="2025-01-21T02:11:00Z"/>
                <w:rFonts w:eastAsia="Times New Roman"/>
                <w:sz w:val="20"/>
                <w:szCs w:val="20"/>
              </w:rPr>
            </w:pPr>
          </w:p>
        </w:tc>
        <w:tc>
          <w:tcPr>
            <w:tcW w:w="0" w:type="auto"/>
            <w:gridSpan w:val="2"/>
            <w:vAlign w:val="center"/>
            <w:hideMark/>
            <w:tcPrChange w:id="1055" w:author="Arnob Alam" w:date="2025-01-21T15:27:00Z" w16du:dateUtc="2025-01-21T20:27:00Z">
              <w:tcPr>
                <w:tcW w:w="0" w:type="auto"/>
                <w:gridSpan w:val="2"/>
                <w:vAlign w:val="center"/>
                <w:hideMark/>
              </w:tcPr>
            </w:tcPrChange>
          </w:tcPr>
          <w:p w14:paraId="000316DE" w14:textId="2B1392EB" w:rsidR="009C0FEC" w:rsidDel="00F92EC5" w:rsidRDefault="009C0FEC">
            <w:pPr>
              <w:jc w:val="center"/>
              <w:rPr>
                <w:del w:id="1056" w:author="Arnob Alam" w:date="2025-01-20T21:11:00Z" w16du:dateUtc="2025-01-21T02:11:00Z"/>
                <w:rFonts w:eastAsia="Times New Roman"/>
              </w:rPr>
            </w:pPr>
            <w:del w:id="1057" w:author="Arnob Alam" w:date="2025-01-20T21:11:00Z" w16du:dateUtc="2025-01-21T02:11:00Z">
              <w:r w:rsidDel="00F92EC5">
                <w:rPr>
                  <w:rFonts w:eastAsia="Times New Roman"/>
                </w:rPr>
                <w:delText>`Roll Measure`</w:delText>
              </w:r>
            </w:del>
          </w:p>
        </w:tc>
      </w:tr>
      <w:tr w:rsidR="009C0FEC" w:rsidDel="00F92EC5" w14:paraId="543DA859" w14:textId="7C2D8DC2" w:rsidTr="004E53DD">
        <w:trPr>
          <w:tblCellSpacing w:w="15" w:type="dxa"/>
          <w:jc w:val="center"/>
          <w:del w:id="1058" w:author="Arnob Alam" w:date="2025-01-20T21:11:00Z"/>
          <w:trPrChange w:id="1059"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1060" w:author="Arnob Alam" w:date="2025-01-21T15:27:00Z" w16du:dateUtc="2025-01-21T20:27:00Z">
              <w:tcPr>
                <w:tcW w:w="0" w:type="auto"/>
                <w:gridSpan w:val="4"/>
                <w:tcBorders>
                  <w:bottom w:val="single" w:sz="6" w:space="0" w:color="000000"/>
                </w:tcBorders>
                <w:vAlign w:val="center"/>
                <w:hideMark/>
              </w:tcPr>
            </w:tcPrChange>
          </w:tcPr>
          <w:p w14:paraId="030AE69C" w14:textId="4FDA1391" w:rsidR="009C0FEC" w:rsidDel="00F92EC5" w:rsidRDefault="009C0FEC">
            <w:pPr>
              <w:jc w:val="center"/>
              <w:rPr>
                <w:del w:id="1061" w:author="Arnob Alam" w:date="2025-01-20T21:11:00Z" w16du:dateUtc="2025-01-21T02:11:00Z"/>
                <w:rFonts w:eastAsia="Times New Roman"/>
              </w:rPr>
            </w:pPr>
          </w:p>
        </w:tc>
      </w:tr>
      <w:tr w:rsidR="009C0FEC" w:rsidDel="00F92EC5" w14:paraId="03BF3364" w14:textId="55EF8F7A" w:rsidTr="004E53DD">
        <w:trPr>
          <w:tblCellSpacing w:w="15" w:type="dxa"/>
          <w:jc w:val="center"/>
          <w:del w:id="1062" w:author="Arnob Alam" w:date="2025-01-20T21:11:00Z"/>
          <w:trPrChange w:id="1063" w:author="Arnob Alam" w:date="2025-01-21T15:27:00Z" w16du:dateUtc="2025-01-21T20:27:00Z">
            <w:trPr>
              <w:gridAfter w:val="0"/>
              <w:tblCellSpacing w:w="15" w:type="dxa"/>
              <w:jc w:val="center"/>
            </w:trPr>
          </w:trPrChange>
        </w:trPr>
        <w:tc>
          <w:tcPr>
            <w:tcW w:w="0" w:type="auto"/>
            <w:gridSpan w:val="3"/>
            <w:vAlign w:val="center"/>
            <w:hideMark/>
            <w:tcPrChange w:id="1064" w:author="Arnob Alam" w:date="2025-01-21T15:27:00Z" w16du:dateUtc="2025-01-21T20:27:00Z">
              <w:tcPr>
                <w:tcW w:w="0" w:type="auto"/>
                <w:gridSpan w:val="2"/>
                <w:vAlign w:val="center"/>
                <w:hideMark/>
              </w:tcPr>
            </w:tcPrChange>
          </w:tcPr>
          <w:p w14:paraId="5C703AC7" w14:textId="093223D4" w:rsidR="009C0FEC" w:rsidDel="00F92EC5" w:rsidRDefault="009C0FEC">
            <w:pPr>
              <w:jc w:val="left"/>
              <w:rPr>
                <w:del w:id="1065" w:author="Arnob Alam" w:date="2025-01-20T21:11:00Z" w16du:dateUtc="2025-01-21T02:11:00Z"/>
                <w:rFonts w:eastAsia="Times New Roman"/>
              </w:rPr>
            </w:pPr>
            <w:del w:id="1066" w:author="Arnob Alam" w:date="2025-01-20T21:11:00Z" w16du:dateUtc="2025-01-21T02:11:00Z">
              <w:r w:rsidDel="00F92EC5">
                <w:rPr>
                  <w:rFonts w:eastAsia="Times New Roman"/>
                </w:rPr>
                <w:delText>Group</w:delText>
              </w:r>
            </w:del>
          </w:p>
        </w:tc>
        <w:tc>
          <w:tcPr>
            <w:tcW w:w="0" w:type="auto"/>
            <w:gridSpan w:val="2"/>
            <w:vAlign w:val="center"/>
            <w:hideMark/>
            <w:tcPrChange w:id="1067" w:author="Arnob Alam" w:date="2025-01-21T15:27:00Z" w16du:dateUtc="2025-01-21T20:27:00Z">
              <w:tcPr>
                <w:tcW w:w="0" w:type="auto"/>
                <w:gridSpan w:val="2"/>
                <w:vAlign w:val="center"/>
                <w:hideMark/>
              </w:tcPr>
            </w:tcPrChange>
          </w:tcPr>
          <w:p w14:paraId="588BBC2F" w14:textId="00BFB781" w:rsidR="009C0FEC" w:rsidDel="00F92EC5" w:rsidRDefault="009C0FEC">
            <w:pPr>
              <w:jc w:val="center"/>
              <w:rPr>
                <w:del w:id="1068" w:author="Arnob Alam" w:date="2025-01-20T21:11:00Z" w16du:dateUtc="2025-01-21T02:11:00Z"/>
                <w:rFonts w:eastAsia="Times New Roman"/>
              </w:rPr>
            </w:pPr>
            <w:del w:id="1069" w:author="Arnob Alam" w:date="2025-01-20T21:11:00Z" w16du:dateUtc="2025-01-21T02:11:00Z">
              <w:r w:rsidDel="00F92EC5">
                <w:rPr>
                  <w:rFonts w:eastAsia="Times New Roman"/>
                </w:rPr>
                <w:delText>0.363</w:delText>
              </w:r>
              <w:r w:rsidDel="00F92EC5">
                <w:rPr>
                  <w:rFonts w:eastAsia="Times New Roman"/>
                  <w:vertAlign w:val="superscript"/>
                </w:rPr>
                <w:delText>***</w:delText>
              </w:r>
            </w:del>
          </w:p>
        </w:tc>
      </w:tr>
      <w:tr w:rsidR="009C0FEC" w:rsidDel="00F92EC5" w14:paraId="7CD456DC" w14:textId="7EF41CC5" w:rsidTr="004E53DD">
        <w:trPr>
          <w:tblCellSpacing w:w="15" w:type="dxa"/>
          <w:jc w:val="center"/>
          <w:del w:id="1070" w:author="Arnob Alam" w:date="2025-01-20T21:11:00Z"/>
          <w:trPrChange w:id="1071" w:author="Arnob Alam" w:date="2025-01-21T15:27:00Z" w16du:dateUtc="2025-01-21T20:27:00Z">
            <w:trPr>
              <w:gridAfter w:val="0"/>
              <w:tblCellSpacing w:w="15" w:type="dxa"/>
              <w:jc w:val="center"/>
            </w:trPr>
          </w:trPrChange>
        </w:trPr>
        <w:tc>
          <w:tcPr>
            <w:tcW w:w="0" w:type="auto"/>
            <w:gridSpan w:val="3"/>
            <w:vAlign w:val="center"/>
            <w:hideMark/>
            <w:tcPrChange w:id="1072" w:author="Arnob Alam" w:date="2025-01-21T15:27:00Z" w16du:dateUtc="2025-01-21T20:27:00Z">
              <w:tcPr>
                <w:tcW w:w="0" w:type="auto"/>
                <w:gridSpan w:val="2"/>
                <w:vAlign w:val="center"/>
                <w:hideMark/>
              </w:tcPr>
            </w:tcPrChange>
          </w:tcPr>
          <w:p w14:paraId="59232E69" w14:textId="62601D53" w:rsidR="009C0FEC" w:rsidDel="00F92EC5" w:rsidRDefault="009C0FEC">
            <w:pPr>
              <w:jc w:val="center"/>
              <w:rPr>
                <w:del w:id="1073" w:author="Arnob Alam" w:date="2025-01-20T21:11:00Z" w16du:dateUtc="2025-01-21T02:11:00Z"/>
                <w:rFonts w:eastAsia="Times New Roman"/>
              </w:rPr>
            </w:pPr>
          </w:p>
        </w:tc>
        <w:tc>
          <w:tcPr>
            <w:tcW w:w="0" w:type="auto"/>
            <w:gridSpan w:val="2"/>
            <w:vAlign w:val="center"/>
            <w:hideMark/>
            <w:tcPrChange w:id="1074" w:author="Arnob Alam" w:date="2025-01-21T15:27:00Z" w16du:dateUtc="2025-01-21T20:27:00Z">
              <w:tcPr>
                <w:tcW w:w="0" w:type="auto"/>
                <w:gridSpan w:val="2"/>
                <w:vAlign w:val="center"/>
                <w:hideMark/>
              </w:tcPr>
            </w:tcPrChange>
          </w:tcPr>
          <w:p w14:paraId="35B85CFE" w14:textId="0F2E515D" w:rsidR="009C0FEC" w:rsidDel="00F92EC5" w:rsidRDefault="009C0FEC">
            <w:pPr>
              <w:jc w:val="center"/>
              <w:rPr>
                <w:del w:id="1075" w:author="Arnob Alam" w:date="2025-01-20T21:11:00Z" w16du:dateUtc="2025-01-21T02:11:00Z"/>
                <w:rFonts w:eastAsia="Times New Roman"/>
              </w:rPr>
            </w:pPr>
            <w:del w:id="1076" w:author="Arnob Alam" w:date="2025-01-20T21:11:00Z" w16du:dateUtc="2025-01-21T02:11:00Z">
              <w:r w:rsidDel="00F92EC5">
                <w:rPr>
                  <w:rFonts w:eastAsia="Times New Roman"/>
                </w:rPr>
                <w:delText>(0.078)</w:delText>
              </w:r>
            </w:del>
          </w:p>
        </w:tc>
      </w:tr>
      <w:tr w:rsidR="009C0FEC" w:rsidDel="00F92EC5" w14:paraId="207BB445" w14:textId="2FAA16B8" w:rsidTr="004E53DD">
        <w:trPr>
          <w:tblCellSpacing w:w="15" w:type="dxa"/>
          <w:jc w:val="center"/>
          <w:del w:id="1077" w:author="Arnob Alam" w:date="2025-01-20T21:11:00Z"/>
          <w:trPrChange w:id="1078" w:author="Arnob Alam" w:date="2025-01-21T15:27:00Z" w16du:dateUtc="2025-01-21T20:27:00Z">
            <w:trPr>
              <w:gridAfter w:val="0"/>
              <w:tblCellSpacing w:w="15" w:type="dxa"/>
              <w:jc w:val="center"/>
            </w:trPr>
          </w:trPrChange>
        </w:trPr>
        <w:tc>
          <w:tcPr>
            <w:tcW w:w="0" w:type="auto"/>
            <w:gridSpan w:val="3"/>
            <w:vAlign w:val="center"/>
            <w:hideMark/>
            <w:tcPrChange w:id="1079" w:author="Arnob Alam" w:date="2025-01-21T15:27:00Z" w16du:dateUtc="2025-01-21T20:27:00Z">
              <w:tcPr>
                <w:tcW w:w="0" w:type="auto"/>
                <w:gridSpan w:val="2"/>
                <w:vAlign w:val="center"/>
                <w:hideMark/>
              </w:tcPr>
            </w:tcPrChange>
          </w:tcPr>
          <w:p w14:paraId="791526E9" w14:textId="7600B669" w:rsidR="009C0FEC" w:rsidDel="00F92EC5" w:rsidRDefault="009C0FEC">
            <w:pPr>
              <w:jc w:val="center"/>
              <w:rPr>
                <w:del w:id="1080" w:author="Arnob Alam" w:date="2025-01-20T21:11:00Z" w16du:dateUtc="2025-01-21T02:11:00Z"/>
                <w:rFonts w:eastAsia="Times New Roman"/>
              </w:rPr>
            </w:pPr>
          </w:p>
        </w:tc>
        <w:tc>
          <w:tcPr>
            <w:tcW w:w="0" w:type="auto"/>
            <w:gridSpan w:val="2"/>
            <w:vAlign w:val="center"/>
            <w:hideMark/>
            <w:tcPrChange w:id="1081" w:author="Arnob Alam" w:date="2025-01-21T15:27:00Z" w16du:dateUtc="2025-01-21T20:27:00Z">
              <w:tcPr>
                <w:tcW w:w="0" w:type="auto"/>
                <w:gridSpan w:val="2"/>
                <w:vAlign w:val="center"/>
                <w:hideMark/>
              </w:tcPr>
            </w:tcPrChange>
          </w:tcPr>
          <w:p w14:paraId="3B82B58D" w14:textId="1462DC4C" w:rsidR="009C0FEC" w:rsidDel="00F92EC5" w:rsidRDefault="009C0FEC">
            <w:pPr>
              <w:rPr>
                <w:del w:id="1082" w:author="Arnob Alam" w:date="2025-01-20T21:11:00Z" w16du:dateUtc="2025-01-21T02:11:00Z"/>
                <w:rFonts w:eastAsia="Times New Roman"/>
                <w:sz w:val="20"/>
                <w:szCs w:val="20"/>
              </w:rPr>
            </w:pPr>
          </w:p>
        </w:tc>
      </w:tr>
      <w:tr w:rsidR="009C0FEC" w:rsidDel="00F92EC5" w14:paraId="0DB3D2D4" w14:textId="1FA171DD" w:rsidTr="004E53DD">
        <w:trPr>
          <w:tblCellSpacing w:w="15" w:type="dxa"/>
          <w:jc w:val="center"/>
          <w:del w:id="1083" w:author="Arnob Alam" w:date="2025-01-20T21:11:00Z"/>
          <w:trPrChange w:id="1084" w:author="Arnob Alam" w:date="2025-01-21T15:27:00Z" w16du:dateUtc="2025-01-21T20:27:00Z">
            <w:trPr>
              <w:gridAfter w:val="0"/>
              <w:tblCellSpacing w:w="15" w:type="dxa"/>
              <w:jc w:val="center"/>
            </w:trPr>
          </w:trPrChange>
        </w:trPr>
        <w:tc>
          <w:tcPr>
            <w:tcW w:w="0" w:type="auto"/>
            <w:gridSpan w:val="3"/>
            <w:vAlign w:val="center"/>
            <w:hideMark/>
            <w:tcPrChange w:id="1085" w:author="Arnob Alam" w:date="2025-01-21T15:27:00Z" w16du:dateUtc="2025-01-21T20:27:00Z">
              <w:tcPr>
                <w:tcW w:w="0" w:type="auto"/>
                <w:gridSpan w:val="2"/>
                <w:vAlign w:val="center"/>
                <w:hideMark/>
              </w:tcPr>
            </w:tcPrChange>
          </w:tcPr>
          <w:p w14:paraId="44BF90EF" w14:textId="5E129680" w:rsidR="009C0FEC" w:rsidDel="00F92EC5" w:rsidRDefault="009C0FEC">
            <w:pPr>
              <w:jc w:val="left"/>
              <w:rPr>
                <w:del w:id="1086" w:author="Arnob Alam" w:date="2025-01-20T21:11:00Z" w16du:dateUtc="2025-01-21T02:11:00Z"/>
                <w:rFonts w:eastAsia="Times New Roman"/>
              </w:rPr>
            </w:pPr>
            <w:del w:id="1087" w:author="Arnob Alam" w:date="2025-01-20T21:11:00Z" w16du:dateUtc="2025-01-21T02:11:00Z">
              <w:r w:rsidDel="00F92EC5">
                <w:rPr>
                  <w:rFonts w:eastAsia="Times New Roman"/>
                </w:rPr>
                <w:delText>Period</w:delText>
              </w:r>
            </w:del>
          </w:p>
        </w:tc>
        <w:tc>
          <w:tcPr>
            <w:tcW w:w="0" w:type="auto"/>
            <w:gridSpan w:val="2"/>
            <w:vAlign w:val="center"/>
            <w:hideMark/>
            <w:tcPrChange w:id="1088" w:author="Arnob Alam" w:date="2025-01-21T15:27:00Z" w16du:dateUtc="2025-01-21T20:27:00Z">
              <w:tcPr>
                <w:tcW w:w="0" w:type="auto"/>
                <w:gridSpan w:val="2"/>
                <w:vAlign w:val="center"/>
                <w:hideMark/>
              </w:tcPr>
            </w:tcPrChange>
          </w:tcPr>
          <w:p w14:paraId="042800D0" w14:textId="37BB1856" w:rsidR="009C0FEC" w:rsidDel="00F92EC5" w:rsidRDefault="009C0FEC">
            <w:pPr>
              <w:jc w:val="center"/>
              <w:rPr>
                <w:del w:id="1089" w:author="Arnob Alam" w:date="2025-01-20T21:11:00Z" w16du:dateUtc="2025-01-21T02:11:00Z"/>
                <w:rFonts w:eastAsia="Times New Roman"/>
              </w:rPr>
            </w:pPr>
            <w:del w:id="1090" w:author="Arnob Alam" w:date="2025-01-20T21:11:00Z" w16du:dateUtc="2025-01-21T02:11:00Z">
              <w:r w:rsidDel="00F92EC5">
                <w:rPr>
                  <w:rFonts w:eastAsia="Times New Roman"/>
                </w:rPr>
                <w:delText>0.010</w:delText>
              </w:r>
            </w:del>
          </w:p>
        </w:tc>
      </w:tr>
      <w:tr w:rsidR="009C0FEC" w:rsidDel="00F92EC5" w14:paraId="549755BE" w14:textId="715C2AF9" w:rsidTr="004E53DD">
        <w:trPr>
          <w:tblCellSpacing w:w="15" w:type="dxa"/>
          <w:jc w:val="center"/>
          <w:del w:id="1091" w:author="Arnob Alam" w:date="2025-01-20T21:11:00Z"/>
          <w:trPrChange w:id="1092" w:author="Arnob Alam" w:date="2025-01-21T15:27:00Z" w16du:dateUtc="2025-01-21T20:27:00Z">
            <w:trPr>
              <w:gridAfter w:val="0"/>
              <w:tblCellSpacing w:w="15" w:type="dxa"/>
              <w:jc w:val="center"/>
            </w:trPr>
          </w:trPrChange>
        </w:trPr>
        <w:tc>
          <w:tcPr>
            <w:tcW w:w="0" w:type="auto"/>
            <w:gridSpan w:val="3"/>
            <w:vAlign w:val="center"/>
            <w:hideMark/>
            <w:tcPrChange w:id="1093" w:author="Arnob Alam" w:date="2025-01-21T15:27:00Z" w16du:dateUtc="2025-01-21T20:27:00Z">
              <w:tcPr>
                <w:tcW w:w="0" w:type="auto"/>
                <w:gridSpan w:val="2"/>
                <w:vAlign w:val="center"/>
                <w:hideMark/>
              </w:tcPr>
            </w:tcPrChange>
          </w:tcPr>
          <w:p w14:paraId="46ABC962" w14:textId="0F99DDDD" w:rsidR="009C0FEC" w:rsidDel="00F92EC5" w:rsidRDefault="009C0FEC">
            <w:pPr>
              <w:jc w:val="center"/>
              <w:rPr>
                <w:del w:id="1094" w:author="Arnob Alam" w:date="2025-01-20T21:11:00Z" w16du:dateUtc="2025-01-21T02:11:00Z"/>
                <w:rFonts w:eastAsia="Times New Roman"/>
              </w:rPr>
            </w:pPr>
          </w:p>
        </w:tc>
        <w:tc>
          <w:tcPr>
            <w:tcW w:w="0" w:type="auto"/>
            <w:gridSpan w:val="2"/>
            <w:vAlign w:val="center"/>
            <w:hideMark/>
            <w:tcPrChange w:id="1095" w:author="Arnob Alam" w:date="2025-01-21T15:27:00Z" w16du:dateUtc="2025-01-21T20:27:00Z">
              <w:tcPr>
                <w:tcW w:w="0" w:type="auto"/>
                <w:gridSpan w:val="2"/>
                <w:vAlign w:val="center"/>
                <w:hideMark/>
              </w:tcPr>
            </w:tcPrChange>
          </w:tcPr>
          <w:p w14:paraId="4759A18C" w14:textId="064A744C" w:rsidR="009C0FEC" w:rsidDel="00F92EC5" w:rsidRDefault="009C0FEC">
            <w:pPr>
              <w:jc w:val="center"/>
              <w:rPr>
                <w:del w:id="1096" w:author="Arnob Alam" w:date="2025-01-20T21:11:00Z" w16du:dateUtc="2025-01-21T02:11:00Z"/>
                <w:rFonts w:eastAsia="Times New Roman"/>
              </w:rPr>
            </w:pPr>
            <w:del w:id="1097" w:author="Arnob Alam" w:date="2025-01-20T21:11:00Z" w16du:dateUtc="2025-01-21T02:11:00Z">
              <w:r w:rsidDel="00F92EC5">
                <w:rPr>
                  <w:rFonts w:eastAsia="Times New Roman"/>
                </w:rPr>
                <w:delText>(0.086)</w:delText>
              </w:r>
            </w:del>
          </w:p>
        </w:tc>
      </w:tr>
      <w:tr w:rsidR="009C0FEC" w:rsidDel="00F92EC5" w14:paraId="2197970C" w14:textId="11311762" w:rsidTr="004E53DD">
        <w:trPr>
          <w:tblCellSpacing w:w="15" w:type="dxa"/>
          <w:jc w:val="center"/>
          <w:del w:id="1098" w:author="Arnob Alam" w:date="2025-01-20T21:11:00Z"/>
          <w:trPrChange w:id="1099" w:author="Arnob Alam" w:date="2025-01-21T15:27:00Z" w16du:dateUtc="2025-01-21T20:27:00Z">
            <w:trPr>
              <w:gridAfter w:val="0"/>
              <w:tblCellSpacing w:w="15" w:type="dxa"/>
              <w:jc w:val="center"/>
            </w:trPr>
          </w:trPrChange>
        </w:trPr>
        <w:tc>
          <w:tcPr>
            <w:tcW w:w="0" w:type="auto"/>
            <w:gridSpan w:val="3"/>
            <w:vAlign w:val="center"/>
            <w:hideMark/>
            <w:tcPrChange w:id="1100" w:author="Arnob Alam" w:date="2025-01-21T15:27:00Z" w16du:dateUtc="2025-01-21T20:27:00Z">
              <w:tcPr>
                <w:tcW w:w="0" w:type="auto"/>
                <w:gridSpan w:val="2"/>
                <w:vAlign w:val="center"/>
                <w:hideMark/>
              </w:tcPr>
            </w:tcPrChange>
          </w:tcPr>
          <w:p w14:paraId="4CC14AB7" w14:textId="77E98877" w:rsidR="009C0FEC" w:rsidDel="00F92EC5" w:rsidRDefault="009C0FEC">
            <w:pPr>
              <w:jc w:val="center"/>
              <w:rPr>
                <w:del w:id="1101" w:author="Arnob Alam" w:date="2025-01-20T21:11:00Z" w16du:dateUtc="2025-01-21T02:11:00Z"/>
                <w:rFonts w:eastAsia="Times New Roman"/>
              </w:rPr>
            </w:pPr>
          </w:p>
        </w:tc>
        <w:tc>
          <w:tcPr>
            <w:tcW w:w="0" w:type="auto"/>
            <w:gridSpan w:val="2"/>
            <w:vAlign w:val="center"/>
            <w:hideMark/>
            <w:tcPrChange w:id="1102" w:author="Arnob Alam" w:date="2025-01-21T15:27:00Z" w16du:dateUtc="2025-01-21T20:27:00Z">
              <w:tcPr>
                <w:tcW w:w="0" w:type="auto"/>
                <w:gridSpan w:val="2"/>
                <w:vAlign w:val="center"/>
                <w:hideMark/>
              </w:tcPr>
            </w:tcPrChange>
          </w:tcPr>
          <w:p w14:paraId="2E5C2F84" w14:textId="552540BB" w:rsidR="009C0FEC" w:rsidDel="00F92EC5" w:rsidRDefault="009C0FEC">
            <w:pPr>
              <w:rPr>
                <w:del w:id="1103" w:author="Arnob Alam" w:date="2025-01-20T21:11:00Z" w16du:dateUtc="2025-01-21T02:11:00Z"/>
                <w:rFonts w:eastAsia="Times New Roman"/>
                <w:sz w:val="20"/>
                <w:szCs w:val="20"/>
              </w:rPr>
            </w:pPr>
          </w:p>
        </w:tc>
      </w:tr>
      <w:tr w:rsidR="009C0FEC" w:rsidDel="00F92EC5" w14:paraId="6D5AFB10" w14:textId="3439F149" w:rsidTr="004E53DD">
        <w:trPr>
          <w:tblCellSpacing w:w="15" w:type="dxa"/>
          <w:jc w:val="center"/>
          <w:del w:id="1104" w:author="Arnob Alam" w:date="2025-01-20T21:11:00Z"/>
          <w:trPrChange w:id="1105" w:author="Arnob Alam" w:date="2025-01-21T15:27:00Z" w16du:dateUtc="2025-01-21T20:27:00Z">
            <w:trPr>
              <w:gridAfter w:val="0"/>
              <w:tblCellSpacing w:w="15" w:type="dxa"/>
              <w:jc w:val="center"/>
            </w:trPr>
          </w:trPrChange>
        </w:trPr>
        <w:tc>
          <w:tcPr>
            <w:tcW w:w="0" w:type="auto"/>
            <w:gridSpan w:val="3"/>
            <w:vAlign w:val="center"/>
            <w:hideMark/>
            <w:tcPrChange w:id="1106" w:author="Arnob Alam" w:date="2025-01-21T15:27:00Z" w16du:dateUtc="2025-01-21T20:27:00Z">
              <w:tcPr>
                <w:tcW w:w="0" w:type="auto"/>
                <w:gridSpan w:val="2"/>
                <w:vAlign w:val="center"/>
                <w:hideMark/>
              </w:tcPr>
            </w:tcPrChange>
          </w:tcPr>
          <w:p w14:paraId="4F8A74C2" w14:textId="6DC75994" w:rsidR="009C0FEC" w:rsidDel="00F92EC5" w:rsidRDefault="009C0FEC">
            <w:pPr>
              <w:jc w:val="left"/>
              <w:rPr>
                <w:del w:id="1107" w:author="Arnob Alam" w:date="2025-01-20T21:11:00Z" w16du:dateUtc="2025-01-21T02:11:00Z"/>
                <w:rFonts w:eastAsia="Times New Roman"/>
              </w:rPr>
            </w:pPr>
            <w:del w:id="1108" w:author="Arnob Alam" w:date="2025-01-20T21:11:00Z" w16du:dateUtc="2025-01-21T02:11:00Z">
              <w:r w:rsidDel="00F92EC5">
                <w:rPr>
                  <w:rFonts w:eastAsia="Times New Roman"/>
                </w:rPr>
                <w:delText>Tenor (5 years)</w:delText>
              </w:r>
            </w:del>
          </w:p>
        </w:tc>
        <w:tc>
          <w:tcPr>
            <w:tcW w:w="0" w:type="auto"/>
            <w:gridSpan w:val="2"/>
            <w:vAlign w:val="center"/>
            <w:hideMark/>
            <w:tcPrChange w:id="1109" w:author="Arnob Alam" w:date="2025-01-21T15:27:00Z" w16du:dateUtc="2025-01-21T20:27:00Z">
              <w:tcPr>
                <w:tcW w:w="0" w:type="auto"/>
                <w:gridSpan w:val="2"/>
                <w:vAlign w:val="center"/>
                <w:hideMark/>
              </w:tcPr>
            </w:tcPrChange>
          </w:tcPr>
          <w:p w14:paraId="0DAE28AC" w14:textId="0D0281CB" w:rsidR="009C0FEC" w:rsidDel="00F92EC5" w:rsidRDefault="009C0FEC">
            <w:pPr>
              <w:jc w:val="center"/>
              <w:rPr>
                <w:del w:id="1110" w:author="Arnob Alam" w:date="2025-01-20T21:11:00Z" w16du:dateUtc="2025-01-21T02:11:00Z"/>
                <w:rFonts w:eastAsia="Times New Roman"/>
              </w:rPr>
            </w:pPr>
            <w:del w:id="1111" w:author="Arnob Alam" w:date="2025-01-20T21:11:00Z" w16du:dateUtc="2025-01-21T02:11:00Z">
              <w:r w:rsidDel="00F92EC5">
                <w:rPr>
                  <w:rFonts w:eastAsia="Times New Roman"/>
                </w:rPr>
                <w:delText>0.118</w:delText>
              </w:r>
              <w:r w:rsidDel="00F92EC5">
                <w:rPr>
                  <w:rFonts w:eastAsia="Times New Roman"/>
                  <w:vertAlign w:val="superscript"/>
                </w:rPr>
                <w:delText>**</w:delText>
              </w:r>
            </w:del>
          </w:p>
        </w:tc>
      </w:tr>
      <w:tr w:rsidR="009C0FEC" w:rsidDel="00F92EC5" w14:paraId="08D1A2C1" w14:textId="4C0B545C" w:rsidTr="004E53DD">
        <w:trPr>
          <w:tblCellSpacing w:w="15" w:type="dxa"/>
          <w:jc w:val="center"/>
          <w:del w:id="1112" w:author="Arnob Alam" w:date="2025-01-20T21:11:00Z"/>
          <w:trPrChange w:id="1113" w:author="Arnob Alam" w:date="2025-01-21T15:27:00Z" w16du:dateUtc="2025-01-21T20:27:00Z">
            <w:trPr>
              <w:gridAfter w:val="0"/>
              <w:tblCellSpacing w:w="15" w:type="dxa"/>
              <w:jc w:val="center"/>
            </w:trPr>
          </w:trPrChange>
        </w:trPr>
        <w:tc>
          <w:tcPr>
            <w:tcW w:w="0" w:type="auto"/>
            <w:gridSpan w:val="3"/>
            <w:vAlign w:val="center"/>
            <w:hideMark/>
            <w:tcPrChange w:id="1114" w:author="Arnob Alam" w:date="2025-01-21T15:27:00Z" w16du:dateUtc="2025-01-21T20:27:00Z">
              <w:tcPr>
                <w:tcW w:w="0" w:type="auto"/>
                <w:gridSpan w:val="2"/>
                <w:vAlign w:val="center"/>
                <w:hideMark/>
              </w:tcPr>
            </w:tcPrChange>
          </w:tcPr>
          <w:p w14:paraId="565E97F0" w14:textId="2DEA3B43" w:rsidR="009C0FEC" w:rsidDel="00F92EC5" w:rsidRDefault="009C0FEC">
            <w:pPr>
              <w:jc w:val="center"/>
              <w:rPr>
                <w:del w:id="1115" w:author="Arnob Alam" w:date="2025-01-20T21:11:00Z" w16du:dateUtc="2025-01-21T02:11:00Z"/>
                <w:rFonts w:eastAsia="Times New Roman"/>
              </w:rPr>
            </w:pPr>
          </w:p>
        </w:tc>
        <w:tc>
          <w:tcPr>
            <w:tcW w:w="0" w:type="auto"/>
            <w:gridSpan w:val="2"/>
            <w:vAlign w:val="center"/>
            <w:hideMark/>
            <w:tcPrChange w:id="1116" w:author="Arnob Alam" w:date="2025-01-21T15:27:00Z" w16du:dateUtc="2025-01-21T20:27:00Z">
              <w:tcPr>
                <w:tcW w:w="0" w:type="auto"/>
                <w:gridSpan w:val="2"/>
                <w:vAlign w:val="center"/>
                <w:hideMark/>
              </w:tcPr>
            </w:tcPrChange>
          </w:tcPr>
          <w:p w14:paraId="05F7A716" w14:textId="55D0F31C" w:rsidR="009C0FEC" w:rsidDel="00F92EC5" w:rsidRDefault="009C0FEC">
            <w:pPr>
              <w:jc w:val="center"/>
              <w:rPr>
                <w:del w:id="1117" w:author="Arnob Alam" w:date="2025-01-20T21:11:00Z" w16du:dateUtc="2025-01-21T02:11:00Z"/>
                <w:rFonts w:eastAsia="Times New Roman"/>
              </w:rPr>
            </w:pPr>
            <w:del w:id="1118" w:author="Arnob Alam" w:date="2025-01-20T21:11:00Z" w16du:dateUtc="2025-01-21T02:11:00Z">
              <w:r w:rsidDel="00F92EC5">
                <w:rPr>
                  <w:rFonts w:eastAsia="Times New Roman"/>
                </w:rPr>
                <w:delText>(0.055)</w:delText>
              </w:r>
            </w:del>
          </w:p>
        </w:tc>
      </w:tr>
      <w:tr w:rsidR="009C0FEC" w:rsidDel="00F92EC5" w14:paraId="1CA70B10" w14:textId="7616D64E" w:rsidTr="004E53DD">
        <w:trPr>
          <w:tblCellSpacing w:w="15" w:type="dxa"/>
          <w:jc w:val="center"/>
          <w:del w:id="1119" w:author="Arnob Alam" w:date="2025-01-20T21:11:00Z"/>
          <w:trPrChange w:id="1120" w:author="Arnob Alam" w:date="2025-01-21T15:27:00Z" w16du:dateUtc="2025-01-21T20:27:00Z">
            <w:trPr>
              <w:gridAfter w:val="0"/>
              <w:tblCellSpacing w:w="15" w:type="dxa"/>
              <w:jc w:val="center"/>
            </w:trPr>
          </w:trPrChange>
        </w:trPr>
        <w:tc>
          <w:tcPr>
            <w:tcW w:w="0" w:type="auto"/>
            <w:gridSpan w:val="3"/>
            <w:vAlign w:val="center"/>
            <w:hideMark/>
            <w:tcPrChange w:id="1121" w:author="Arnob Alam" w:date="2025-01-21T15:27:00Z" w16du:dateUtc="2025-01-21T20:27:00Z">
              <w:tcPr>
                <w:tcW w:w="0" w:type="auto"/>
                <w:gridSpan w:val="2"/>
                <w:vAlign w:val="center"/>
                <w:hideMark/>
              </w:tcPr>
            </w:tcPrChange>
          </w:tcPr>
          <w:p w14:paraId="6D5D7C95" w14:textId="69B0296E" w:rsidR="009C0FEC" w:rsidDel="00F92EC5" w:rsidRDefault="009C0FEC">
            <w:pPr>
              <w:jc w:val="center"/>
              <w:rPr>
                <w:del w:id="1122" w:author="Arnob Alam" w:date="2025-01-20T21:11:00Z" w16du:dateUtc="2025-01-21T02:11:00Z"/>
                <w:rFonts w:eastAsia="Times New Roman"/>
              </w:rPr>
            </w:pPr>
          </w:p>
        </w:tc>
        <w:tc>
          <w:tcPr>
            <w:tcW w:w="0" w:type="auto"/>
            <w:gridSpan w:val="2"/>
            <w:vAlign w:val="center"/>
            <w:hideMark/>
            <w:tcPrChange w:id="1123" w:author="Arnob Alam" w:date="2025-01-21T15:27:00Z" w16du:dateUtc="2025-01-21T20:27:00Z">
              <w:tcPr>
                <w:tcW w:w="0" w:type="auto"/>
                <w:gridSpan w:val="2"/>
                <w:vAlign w:val="center"/>
                <w:hideMark/>
              </w:tcPr>
            </w:tcPrChange>
          </w:tcPr>
          <w:p w14:paraId="3681625B" w14:textId="26326343" w:rsidR="009C0FEC" w:rsidDel="00F92EC5" w:rsidRDefault="009C0FEC">
            <w:pPr>
              <w:rPr>
                <w:del w:id="1124" w:author="Arnob Alam" w:date="2025-01-20T21:11:00Z" w16du:dateUtc="2025-01-21T02:11:00Z"/>
                <w:rFonts w:eastAsia="Times New Roman"/>
                <w:sz w:val="20"/>
                <w:szCs w:val="20"/>
              </w:rPr>
            </w:pPr>
          </w:p>
        </w:tc>
      </w:tr>
      <w:tr w:rsidR="009C0FEC" w:rsidDel="00F92EC5" w14:paraId="0DCCDE0F" w14:textId="4213F9F3" w:rsidTr="004E53DD">
        <w:trPr>
          <w:tblCellSpacing w:w="15" w:type="dxa"/>
          <w:jc w:val="center"/>
          <w:del w:id="1125" w:author="Arnob Alam" w:date="2025-01-20T21:11:00Z"/>
          <w:trPrChange w:id="1126" w:author="Arnob Alam" w:date="2025-01-21T15:27:00Z" w16du:dateUtc="2025-01-21T20:27:00Z">
            <w:trPr>
              <w:gridAfter w:val="0"/>
              <w:tblCellSpacing w:w="15" w:type="dxa"/>
              <w:jc w:val="center"/>
            </w:trPr>
          </w:trPrChange>
        </w:trPr>
        <w:tc>
          <w:tcPr>
            <w:tcW w:w="0" w:type="auto"/>
            <w:gridSpan w:val="3"/>
            <w:vAlign w:val="center"/>
            <w:hideMark/>
            <w:tcPrChange w:id="1127" w:author="Arnob Alam" w:date="2025-01-21T15:27:00Z" w16du:dateUtc="2025-01-21T20:27:00Z">
              <w:tcPr>
                <w:tcW w:w="0" w:type="auto"/>
                <w:gridSpan w:val="2"/>
                <w:vAlign w:val="center"/>
                <w:hideMark/>
              </w:tcPr>
            </w:tcPrChange>
          </w:tcPr>
          <w:p w14:paraId="4F601BA9" w14:textId="5B08B72C" w:rsidR="009C0FEC" w:rsidDel="00F92EC5" w:rsidRDefault="009C0FEC">
            <w:pPr>
              <w:jc w:val="left"/>
              <w:rPr>
                <w:del w:id="1128" w:author="Arnob Alam" w:date="2025-01-20T21:11:00Z" w16du:dateUtc="2025-01-21T02:11:00Z"/>
                <w:rFonts w:eastAsia="Times New Roman"/>
              </w:rPr>
            </w:pPr>
            <w:del w:id="1129" w:author="Arnob Alam" w:date="2025-01-20T21:11:00Z" w16du:dateUtc="2025-01-21T02:11:00Z">
              <w:r w:rsidDel="00F92EC5">
                <w:rPr>
                  <w:rFonts w:eastAsia="Times New Roman"/>
                </w:rPr>
                <w:delText>Tenor (10 years)</w:delText>
              </w:r>
            </w:del>
          </w:p>
        </w:tc>
        <w:tc>
          <w:tcPr>
            <w:tcW w:w="0" w:type="auto"/>
            <w:gridSpan w:val="2"/>
            <w:vAlign w:val="center"/>
            <w:hideMark/>
            <w:tcPrChange w:id="1130" w:author="Arnob Alam" w:date="2025-01-21T15:27:00Z" w16du:dateUtc="2025-01-21T20:27:00Z">
              <w:tcPr>
                <w:tcW w:w="0" w:type="auto"/>
                <w:gridSpan w:val="2"/>
                <w:vAlign w:val="center"/>
                <w:hideMark/>
              </w:tcPr>
            </w:tcPrChange>
          </w:tcPr>
          <w:p w14:paraId="3511FABC" w14:textId="475C7C29" w:rsidR="009C0FEC" w:rsidDel="00F92EC5" w:rsidRDefault="009C0FEC">
            <w:pPr>
              <w:jc w:val="center"/>
              <w:rPr>
                <w:del w:id="1131" w:author="Arnob Alam" w:date="2025-01-20T21:11:00Z" w16du:dateUtc="2025-01-21T02:11:00Z"/>
                <w:rFonts w:eastAsia="Times New Roman"/>
              </w:rPr>
            </w:pPr>
            <w:del w:id="1132" w:author="Arnob Alam" w:date="2025-01-20T21:11:00Z" w16du:dateUtc="2025-01-21T02:11:00Z">
              <w:r w:rsidDel="00F92EC5">
                <w:rPr>
                  <w:rFonts w:eastAsia="Times New Roman"/>
                </w:rPr>
                <w:delText>-0.087</w:delText>
              </w:r>
            </w:del>
          </w:p>
        </w:tc>
      </w:tr>
      <w:tr w:rsidR="009C0FEC" w:rsidDel="00F92EC5" w14:paraId="716E8C4D" w14:textId="2BC64387" w:rsidTr="004E53DD">
        <w:trPr>
          <w:tblCellSpacing w:w="15" w:type="dxa"/>
          <w:jc w:val="center"/>
          <w:del w:id="1133" w:author="Arnob Alam" w:date="2025-01-20T21:11:00Z"/>
          <w:trPrChange w:id="1134" w:author="Arnob Alam" w:date="2025-01-21T15:27:00Z" w16du:dateUtc="2025-01-21T20:27:00Z">
            <w:trPr>
              <w:gridAfter w:val="0"/>
              <w:tblCellSpacing w:w="15" w:type="dxa"/>
              <w:jc w:val="center"/>
            </w:trPr>
          </w:trPrChange>
        </w:trPr>
        <w:tc>
          <w:tcPr>
            <w:tcW w:w="0" w:type="auto"/>
            <w:gridSpan w:val="3"/>
            <w:vAlign w:val="center"/>
            <w:hideMark/>
            <w:tcPrChange w:id="1135" w:author="Arnob Alam" w:date="2025-01-21T15:27:00Z" w16du:dateUtc="2025-01-21T20:27:00Z">
              <w:tcPr>
                <w:tcW w:w="0" w:type="auto"/>
                <w:gridSpan w:val="2"/>
                <w:vAlign w:val="center"/>
                <w:hideMark/>
              </w:tcPr>
            </w:tcPrChange>
          </w:tcPr>
          <w:p w14:paraId="076F9E2C" w14:textId="1368BCF1" w:rsidR="009C0FEC" w:rsidDel="00F92EC5" w:rsidRDefault="009C0FEC">
            <w:pPr>
              <w:jc w:val="center"/>
              <w:rPr>
                <w:del w:id="1136" w:author="Arnob Alam" w:date="2025-01-20T21:11:00Z" w16du:dateUtc="2025-01-21T02:11:00Z"/>
                <w:rFonts w:eastAsia="Times New Roman"/>
              </w:rPr>
            </w:pPr>
          </w:p>
        </w:tc>
        <w:tc>
          <w:tcPr>
            <w:tcW w:w="0" w:type="auto"/>
            <w:gridSpan w:val="2"/>
            <w:vAlign w:val="center"/>
            <w:hideMark/>
            <w:tcPrChange w:id="1137" w:author="Arnob Alam" w:date="2025-01-21T15:27:00Z" w16du:dateUtc="2025-01-21T20:27:00Z">
              <w:tcPr>
                <w:tcW w:w="0" w:type="auto"/>
                <w:gridSpan w:val="2"/>
                <w:vAlign w:val="center"/>
                <w:hideMark/>
              </w:tcPr>
            </w:tcPrChange>
          </w:tcPr>
          <w:p w14:paraId="6013C4B7" w14:textId="0F2223DB" w:rsidR="009C0FEC" w:rsidDel="00F92EC5" w:rsidRDefault="009C0FEC">
            <w:pPr>
              <w:jc w:val="center"/>
              <w:rPr>
                <w:del w:id="1138" w:author="Arnob Alam" w:date="2025-01-20T21:11:00Z" w16du:dateUtc="2025-01-21T02:11:00Z"/>
                <w:rFonts w:eastAsia="Times New Roman"/>
              </w:rPr>
            </w:pPr>
            <w:del w:id="1139" w:author="Arnob Alam" w:date="2025-01-20T21:11:00Z" w16du:dateUtc="2025-01-21T02:11:00Z">
              <w:r w:rsidDel="00F92EC5">
                <w:rPr>
                  <w:rFonts w:eastAsia="Times New Roman"/>
                </w:rPr>
                <w:delText>(0.058)</w:delText>
              </w:r>
            </w:del>
          </w:p>
        </w:tc>
      </w:tr>
      <w:tr w:rsidR="009C0FEC" w:rsidDel="00F92EC5" w14:paraId="1E06DFDE" w14:textId="412DC421" w:rsidTr="004E53DD">
        <w:trPr>
          <w:tblCellSpacing w:w="15" w:type="dxa"/>
          <w:jc w:val="center"/>
          <w:del w:id="1140" w:author="Arnob Alam" w:date="2025-01-20T21:11:00Z"/>
          <w:trPrChange w:id="1141" w:author="Arnob Alam" w:date="2025-01-21T15:27:00Z" w16du:dateUtc="2025-01-21T20:27:00Z">
            <w:trPr>
              <w:gridAfter w:val="0"/>
              <w:tblCellSpacing w:w="15" w:type="dxa"/>
              <w:jc w:val="center"/>
            </w:trPr>
          </w:trPrChange>
        </w:trPr>
        <w:tc>
          <w:tcPr>
            <w:tcW w:w="0" w:type="auto"/>
            <w:gridSpan w:val="3"/>
            <w:vAlign w:val="center"/>
            <w:hideMark/>
            <w:tcPrChange w:id="1142" w:author="Arnob Alam" w:date="2025-01-21T15:27:00Z" w16du:dateUtc="2025-01-21T20:27:00Z">
              <w:tcPr>
                <w:tcW w:w="0" w:type="auto"/>
                <w:gridSpan w:val="2"/>
                <w:vAlign w:val="center"/>
                <w:hideMark/>
              </w:tcPr>
            </w:tcPrChange>
          </w:tcPr>
          <w:p w14:paraId="39094E6C" w14:textId="70196A02" w:rsidR="009C0FEC" w:rsidDel="00F92EC5" w:rsidRDefault="009C0FEC">
            <w:pPr>
              <w:jc w:val="center"/>
              <w:rPr>
                <w:del w:id="1143" w:author="Arnob Alam" w:date="2025-01-20T21:11:00Z" w16du:dateUtc="2025-01-21T02:11:00Z"/>
                <w:rFonts w:eastAsia="Times New Roman"/>
              </w:rPr>
            </w:pPr>
          </w:p>
        </w:tc>
        <w:tc>
          <w:tcPr>
            <w:tcW w:w="0" w:type="auto"/>
            <w:gridSpan w:val="2"/>
            <w:vAlign w:val="center"/>
            <w:hideMark/>
            <w:tcPrChange w:id="1144" w:author="Arnob Alam" w:date="2025-01-21T15:27:00Z" w16du:dateUtc="2025-01-21T20:27:00Z">
              <w:tcPr>
                <w:tcW w:w="0" w:type="auto"/>
                <w:gridSpan w:val="2"/>
                <w:vAlign w:val="center"/>
                <w:hideMark/>
              </w:tcPr>
            </w:tcPrChange>
          </w:tcPr>
          <w:p w14:paraId="35126704" w14:textId="1A04B202" w:rsidR="009C0FEC" w:rsidDel="00F92EC5" w:rsidRDefault="009C0FEC">
            <w:pPr>
              <w:rPr>
                <w:del w:id="1145" w:author="Arnob Alam" w:date="2025-01-20T21:11:00Z" w16du:dateUtc="2025-01-21T02:11:00Z"/>
                <w:rFonts w:eastAsia="Times New Roman"/>
                <w:sz w:val="20"/>
                <w:szCs w:val="20"/>
              </w:rPr>
            </w:pPr>
          </w:p>
        </w:tc>
      </w:tr>
      <w:tr w:rsidR="009C0FEC" w:rsidDel="00F92EC5" w14:paraId="4B0DBF53" w14:textId="7B2F24D8" w:rsidTr="004E53DD">
        <w:trPr>
          <w:tblCellSpacing w:w="15" w:type="dxa"/>
          <w:jc w:val="center"/>
          <w:del w:id="1146" w:author="Arnob Alam" w:date="2025-01-20T21:11:00Z"/>
          <w:trPrChange w:id="1147" w:author="Arnob Alam" w:date="2025-01-21T15:27:00Z" w16du:dateUtc="2025-01-21T20:27:00Z">
            <w:trPr>
              <w:gridAfter w:val="0"/>
              <w:tblCellSpacing w:w="15" w:type="dxa"/>
              <w:jc w:val="center"/>
            </w:trPr>
          </w:trPrChange>
        </w:trPr>
        <w:tc>
          <w:tcPr>
            <w:tcW w:w="0" w:type="auto"/>
            <w:gridSpan w:val="3"/>
            <w:vAlign w:val="center"/>
            <w:hideMark/>
            <w:tcPrChange w:id="1148" w:author="Arnob Alam" w:date="2025-01-21T15:27:00Z" w16du:dateUtc="2025-01-21T20:27:00Z">
              <w:tcPr>
                <w:tcW w:w="0" w:type="auto"/>
                <w:gridSpan w:val="2"/>
                <w:vAlign w:val="center"/>
                <w:hideMark/>
              </w:tcPr>
            </w:tcPrChange>
          </w:tcPr>
          <w:p w14:paraId="08C71235" w14:textId="454EB1DF" w:rsidR="009C0FEC" w:rsidDel="00F92EC5" w:rsidRDefault="009C0FEC">
            <w:pPr>
              <w:jc w:val="left"/>
              <w:rPr>
                <w:del w:id="1149" w:author="Arnob Alam" w:date="2025-01-20T21:11:00Z" w16du:dateUtc="2025-01-21T02:11:00Z"/>
                <w:rFonts w:eastAsia="Times New Roman"/>
              </w:rPr>
            </w:pPr>
            <w:del w:id="1150" w:author="Arnob Alam" w:date="2025-01-20T21:11:00Z" w16du:dateUtc="2025-01-21T02:11:00Z">
              <w:r w:rsidDel="00F92EC5">
                <w:rPr>
                  <w:rFonts w:eastAsia="Times New Roman"/>
                </w:rPr>
                <w:delText>Stock market index</w:delText>
              </w:r>
            </w:del>
          </w:p>
        </w:tc>
        <w:tc>
          <w:tcPr>
            <w:tcW w:w="0" w:type="auto"/>
            <w:gridSpan w:val="2"/>
            <w:vAlign w:val="center"/>
            <w:hideMark/>
            <w:tcPrChange w:id="1151" w:author="Arnob Alam" w:date="2025-01-21T15:27:00Z" w16du:dateUtc="2025-01-21T20:27:00Z">
              <w:tcPr>
                <w:tcW w:w="0" w:type="auto"/>
                <w:gridSpan w:val="2"/>
                <w:vAlign w:val="center"/>
                <w:hideMark/>
              </w:tcPr>
            </w:tcPrChange>
          </w:tcPr>
          <w:p w14:paraId="58122477" w14:textId="6BFA44D2" w:rsidR="009C0FEC" w:rsidDel="00F92EC5" w:rsidRDefault="009C0FEC">
            <w:pPr>
              <w:jc w:val="center"/>
              <w:rPr>
                <w:del w:id="1152" w:author="Arnob Alam" w:date="2025-01-20T21:11:00Z" w16du:dateUtc="2025-01-21T02:11:00Z"/>
                <w:rFonts w:eastAsia="Times New Roman"/>
              </w:rPr>
            </w:pPr>
            <w:del w:id="1153" w:author="Arnob Alam" w:date="2025-01-20T21:11:00Z" w16du:dateUtc="2025-01-21T02:11:00Z">
              <w:r w:rsidDel="00F92EC5">
                <w:rPr>
                  <w:rFonts w:eastAsia="Times New Roman"/>
                </w:rPr>
                <w:delText>4.385</w:delText>
              </w:r>
            </w:del>
          </w:p>
        </w:tc>
      </w:tr>
      <w:tr w:rsidR="009C0FEC" w:rsidDel="00F92EC5" w14:paraId="08C670D1" w14:textId="18FB3E06" w:rsidTr="004E53DD">
        <w:trPr>
          <w:tblCellSpacing w:w="15" w:type="dxa"/>
          <w:jc w:val="center"/>
          <w:del w:id="1154" w:author="Arnob Alam" w:date="2025-01-20T21:11:00Z"/>
          <w:trPrChange w:id="1155" w:author="Arnob Alam" w:date="2025-01-21T15:27:00Z" w16du:dateUtc="2025-01-21T20:27:00Z">
            <w:trPr>
              <w:gridAfter w:val="0"/>
              <w:tblCellSpacing w:w="15" w:type="dxa"/>
              <w:jc w:val="center"/>
            </w:trPr>
          </w:trPrChange>
        </w:trPr>
        <w:tc>
          <w:tcPr>
            <w:tcW w:w="0" w:type="auto"/>
            <w:gridSpan w:val="3"/>
            <w:vAlign w:val="center"/>
            <w:hideMark/>
            <w:tcPrChange w:id="1156" w:author="Arnob Alam" w:date="2025-01-21T15:27:00Z" w16du:dateUtc="2025-01-21T20:27:00Z">
              <w:tcPr>
                <w:tcW w:w="0" w:type="auto"/>
                <w:gridSpan w:val="2"/>
                <w:vAlign w:val="center"/>
                <w:hideMark/>
              </w:tcPr>
            </w:tcPrChange>
          </w:tcPr>
          <w:p w14:paraId="6971A1AD" w14:textId="5AA57CB6" w:rsidR="009C0FEC" w:rsidDel="00F92EC5" w:rsidRDefault="009C0FEC">
            <w:pPr>
              <w:jc w:val="center"/>
              <w:rPr>
                <w:del w:id="1157" w:author="Arnob Alam" w:date="2025-01-20T21:11:00Z" w16du:dateUtc="2025-01-21T02:11:00Z"/>
                <w:rFonts w:eastAsia="Times New Roman"/>
              </w:rPr>
            </w:pPr>
          </w:p>
        </w:tc>
        <w:tc>
          <w:tcPr>
            <w:tcW w:w="0" w:type="auto"/>
            <w:gridSpan w:val="2"/>
            <w:vAlign w:val="center"/>
            <w:hideMark/>
            <w:tcPrChange w:id="1158" w:author="Arnob Alam" w:date="2025-01-21T15:27:00Z" w16du:dateUtc="2025-01-21T20:27:00Z">
              <w:tcPr>
                <w:tcW w:w="0" w:type="auto"/>
                <w:gridSpan w:val="2"/>
                <w:vAlign w:val="center"/>
                <w:hideMark/>
              </w:tcPr>
            </w:tcPrChange>
          </w:tcPr>
          <w:p w14:paraId="47545179" w14:textId="4A96DF24" w:rsidR="009C0FEC" w:rsidDel="00F92EC5" w:rsidRDefault="009C0FEC">
            <w:pPr>
              <w:jc w:val="center"/>
              <w:rPr>
                <w:del w:id="1159" w:author="Arnob Alam" w:date="2025-01-20T21:11:00Z" w16du:dateUtc="2025-01-21T02:11:00Z"/>
                <w:rFonts w:eastAsia="Times New Roman"/>
              </w:rPr>
            </w:pPr>
            <w:del w:id="1160" w:author="Arnob Alam" w:date="2025-01-20T21:11:00Z" w16du:dateUtc="2025-01-21T02:11:00Z">
              <w:r w:rsidDel="00F92EC5">
                <w:rPr>
                  <w:rFonts w:eastAsia="Times New Roman"/>
                </w:rPr>
                <w:delText>(3.401)</w:delText>
              </w:r>
            </w:del>
          </w:p>
        </w:tc>
      </w:tr>
      <w:tr w:rsidR="009C0FEC" w:rsidDel="00F92EC5" w14:paraId="54F62D48" w14:textId="4BC5D2B8" w:rsidTr="004E53DD">
        <w:trPr>
          <w:tblCellSpacing w:w="15" w:type="dxa"/>
          <w:jc w:val="center"/>
          <w:del w:id="1161" w:author="Arnob Alam" w:date="2025-01-20T21:11:00Z"/>
          <w:trPrChange w:id="1162" w:author="Arnob Alam" w:date="2025-01-21T15:27:00Z" w16du:dateUtc="2025-01-21T20:27:00Z">
            <w:trPr>
              <w:gridAfter w:val="0"/>
              <w:tblCellSpacing w:w="15" w:type="dxa"/>
              <w:jc w:val="center"/>
            </w:trPr>
          </w:trPrChange>
        </w:trPr>
        <w:tc>
          <w:tcPr>
            <w:tcW w:w="0" w:type="auto"/>
            <w:gridSpan w:val="3"/>
            <w:vAlign w:val="center"/>
            <w:hideMark/>
            <w:tcPrChange w:id="1163" w:author="Arnob Alam" w:date="2025-01-21T15:27:00Z" w16du:dateUtc="2025-01-21T20:27:00Z">
              <w:tcPr>
                <w:tcW w:w="0" w:type="auto"/>
                <w:gridSpan w:val="2"/>
                <w:vAlign w:val="center"/>
                <w:hideMark/>
              </w:tcPr>
            </w:tcPrChange>
          </w:tcPr>
          <w:p w14:paraId="3FE2BDF2" w14:textId="79872CC4" w:rsidR="009C0FEC" w:rsidDel="00F92EC5" w:rsidRDefault="009C0FEC">
            <w:pPr>
              <w:jc w:val="center"/>
              <w:rPr>
                <w:del w:id="1164" w:author="Arnob Alam" w:date="2025-01-20T21:11:00Z" w16du:dateUtc="2025-01-21T02:11:00Z"/>
                <w:rFonts w:eastAsia="Times New Roman"/>
              </w:rPr>
            </w:pPr>
          </w:p>
        </w:tc>
        <w:tc>
          <w:tcPr>
            <w:tcW w:w="0" w:type="auto"/>
            <w:gridSpan w:val="2"/>
            <w:vAlign w:val="center"/>
            <w:hideMark/>
            <w:tcPrChange w:id="1165" w:author="Arnob Alam" w:date="2025-01-21T15:27:00Z" w16du:dateUtc="2025-01-21T20:27:00Z">
              <w:tcPr>
                <w:tcW w:w="0" w:type="auto"/>
                <w:gridSpan w:val="2"/>
                <w:vAlign w:val="center"/>
                <w:hideMark/>
              </w:tcPr>
            </w:tcPrChange>
          </w:tcPr>
          <w:p w14:paraId="789DB358" w14:textId="51CD4B12" w:rsidR="009C0FEC" w:rsidDel="00F92EC5" w:rsidRDefault="009C0FEC">
            <w:pPr>
              <w:rPr>
                <w:del w:id="1166" w:author="Arnob Alam" w:date="2025-01-20T21:11:00Z" w16du:dateUtc="2025-01-21T02:11:00Z"/>
                <w:rFonts w:eastAsia="Times New Roman"/>
                <w:sz w:val="20"/>
                <w:szCs w:val="20"/>
              </w:rPr>
            </w:pPr>
          </w:p>
        </w:tc>
      </w:tr>
      <w:tr w:rsidR="009C0FEC" w:rsidDel="00F92EC5" w14:paraId="1E47BE97" w14:textId="5E05940E" w:rsidTr="004E53DD">
        <w:trPr>
          <w:tblCellSpacing w:w="15" w:type="dxa"/>
          <w:jc w:val="center"/>
          <w:del w:id="1167" w:author="Arnob Alam" w:date="2025-01-20T21:11:00Z"/>
          <w:trPrChange w:id="1168" w:author="Arnob Alam" w:date="2025-01-21T15:27:00Z" w16du:dateUtc="2025-01-21T20:27:00Z">
            <w:trPr>
              <w:gridAfter w:val="0"/>
              <w:tblCellSpacing w:w="15" w:type="dxa"/>
              <w:jc w:val="center"/>
            </w:trPr>
          </w:trPrChange>
        </w:trPr>
        <w:tc>
          <w:tcPr>
            <w:tcW w:w="0" w:type="auto"/>
            <w:gridSpan w:val="3"/>
            <w:vAlign w:val="center"/>
            <w:hideMark/>
            <w:tcPrChange w:id="1169" w:author="Arnob Alam" w:date="2025-01-21T15:27:00Z" w16du:dateUtc="2025-01-21T20:27:00Z">
              <w:tcPr>
                <w:tcW w:w="0" w:type="auto"/>
                <w:gridSpan w:val="2"/>
                <w:vAlign w:val="center"/>
                <w:hideMark/>
              </w:tcPr>
            </w:tcPrChange>
          </w:tcPr>
          <w:p w14:paraId="0333F5CE" w14:textId="349B6252" w:rsidR="009C0FEC" w:rsidDel="00F92EC5" w:rsidRDefault="009C0FEC">
            <w:pPr>
              <w:jc w:val="left"/>
              <w:rPr>
                <w:del w:id="1170" w:author="Arnob Alam" w:date="2025-01-20T21:11:00Z" w16du:dateUtc="2025-01-21T02:11:00Z"/>
                <w:rFonts w:eastAsia="Times New Roman"/>
              </w:rPr>
            </w:pPr>
            <w:del w:id="1171" w:author="Arnob Alam" w:date="2025-01-20T21:11:00Z" w16du:dateUtc="2025-01-21T02:11:00Z">
              <w:r w:rsidDel="00F92EC5">
                <w:rPr>
                  <w:rFonts w:eastAsia="Times New Roman"/>
                </w:rPr>
                <w:delText>Volatility index</w:delText>
              </w:r>
            </w:del>
          </w:p>
        </w:tc>
        <w:tc>
          <w:tcPr>
            <w:tcW w:w="0" w:type="auto"/>
            <w:gridSpan w:val="2"/>
            <w:vAlign w:val="center"/>
            <w:hideMark/>
            <w:tcPrChange w:id="1172" w:author="Arnob Alam" w:date="2025-01-21T15:27:00Z" w16du:dateUtc="2025-01-21T20:27:00Z">
              <w:tcPr>
                <w:tcW w:w="0" w:type="auto"/>
                <w:gridSpan w:val="2"/>
                <w:vAlign w:val="center"/>
                <w:hideMark/>
              </w:tcPr>
            </w:tcPrChange>
          </w:tcPr>
          <w:p w14:paraId="7B69A0B8" w14:textId="472E8087" w:rsidR="009C0FEC" w:rsidDel="00F92EC5" w:rsidRDefault="009C0FEC">
            <w:pPr>
              <w:jc w:val="center"/>
              <w:rPr>
                <w:del w:id="1173" w:author="Arnob Alam" w:date="2025-01-20T21:11:00Z" w16du:dateUtc="2025-01-21T02:11:00Z"/>
                <w:rFonts w:eastAsia="Times New Roman"/>
              </w:rPr>
            </w:pPr>
            <w:del w:id="1174" w:author="Arnob Alam" w:date="2025-01-20T21:11:00Z" w16du:dateUtc="2025-01-21T02:11:00Z">
              <w:r w:rsidDel="00F92EC5">
                <w:rPr>
                  <w:rFonts w:eastAsia="Times New Roman"/>
                </w:rPr>
                <w:delText>0.027</w:delText>
              </w:r>
              <w:r w:rsidDel="00F92EC5">
                <w:rPr>
                  <w:rFonts w:eastAsia="Times New Roman"/>
                  <w:vertAlign w:val="superscript"/>
                </w:rPr>
                <w:delText>*</w:delText>
              </w:r>
            </w:del>
          </w:p>
        </w:tc>
      </w:tr>
      <w:tr w:rsidR="009C0FEC" w:rsidDel="00F92EC5" w14:paraId="4EB2567E" w14:textId="16208826" w:rsidTr="004E53DD">
        <w:trPr>
          <w:tblCellSpacing w:w="15" w:type="dxa"/>
          <w:jc w:val="center"/>
          <w:del w:id="1175" w:author="Arnob Alam" w:date="2025-01-20T21:11:00Z"/>
          <w:trPrChange w:id="1176" w:author="Arnob Alam" w:date="2025-01-21T15:27:00Z" w16du:dateUtc="2025-01-21T20:27:00Z">
            <w:trPr>
              <w:gridAfter w:val="0"/>
              <w:tblCellSpacing w:w="15" w:type="dxa"/>
              <w:jc w:val="center"/>
            </w:trPr>
          </w:trPrChange>
        </w:trPr>
        <w:tc>
          <w:tcPr>
            <w:tcW w:w="0" w:type="auto"/>
            <w:gridSpan w:val="3"/>
            <w:vAlign w:val="center"/>
            <w:hideMark/>
            <w:tcPrChange w:id="1177" w:author="Arnob Alam" w:date="2025-01-21T15:27:00Z" w16du:dateUtc="2025-01-21T20:27:00Z">
              <w:tcPr>
                <w:tcW w:w="0" w:type="auto"/>
                <w:gridSpan w:val="2"/>
                <w:vAlign w:val="center"/>
                <w:hideMark/>
              </w:tcPr>
            </w:tcPrChange>
          </w:tcPr>
          <w:p w14:paraId="4167681E" w14:textId="170DD533" w:rsidR="009C0FEC" w:rsidDel="00F92EC5" w:rsidRDefault="009C0FEC">
            <w:pPr>
              <w:jc w:val="center"/>
              <w:rPr>
                <w:del w:id="1178" w:author="Arnob Alam" w:date="2025-01-20T21:11:00Z" w16du:dateUtc="2025-01-21T02:11:00Z"/>
                <w:rFonts w:eastAsia="Times New Roman"/>
              </w:rPr>
            </w:pPr>
          </w:p>
        </w:tc>
        <w:tc>
          <w:tcPr>
            <w:tcW w:w="0" w:type="auto"/>
            <w:gridSpan w:val="2"/>
            <w:vAlign w:val="center"/>
            <w:hideMark/>
            <w:tcPrChange w:id="1179" w:author="Arnob Alam" w:date="2025-01-21T15:27:00Z" w16du:dateUtc="2025-01-21T20:27:00Z">
              <w:tcPr>
                <w:tcW w:w="0" w:type="auto"/>
                <w:gridSpan w:val="2"/>
                <w:vAlign w:val="center"/>
                <w:hideMark/>
              </w:tcPr>
            </w:tcPrChange>
          </w:tcPr>
          <w:p w14:paraId="371228C1" w14:textId="329841C9" w:rsidR="009C0FEC" w:rsidDel="00F92EC5" w:rsidRDefault="009C0FEC">
            <w:pPr>
              <w:jc w:val="center"/>
              <w:rPr>
                <w:del w:id="1180" w:author="Arnob Alam" w:date="2025-01-20T21:11:00Z" w16du:dateUtc="2025-01-21T02:11:00Z"/>
                <w:rFonts w:eastAsia="Times New Roman"/>
              </w:rPr>
            </w:pPr>
            <w:del w:id="1181" w:author="Arnob Alam" w:date="2025-01-20T21:11:00Z" w16du:dateUtc="2025-01-21T02:11:00Z">
              <w:r w:rsidDel="00F92EC5">
                <w:rPr>
                  <w:rFonts w:eastAsia="Times New Roman"/>
                </w:rPr>
                <w:delText>(0.015)</w:delText>
              </w:r>
            </w:del>
          </w:p>
        </w:tc>
      </w:tr>
      <w:tr w:rsidR="009C0FEC" w:rsidDel="00F92EC5" w14:paraId="54A7187B" w14:textId="32AAB3CB" w:rsidTr="004E53DD">
        <w:trPr>
          <w:tblCellSpacing w:w="15" w:type="dxa"/>
          <w:jc w:val="center"/>
          <w:del w:id="1182" w:author="Arnob Alam" w:date="2025-01-20T21:11:00Z"/>
          <w:trPrChange w:id="1183" w:author="Arnob Alam" w:date="2025-01-21T15:27:00Z" w16du:dateUtc="2025-01-21T20:27:00Z">
            <w:trPr>
              <w:gridAfter w:val="0"/>
              <w:tblCellSpacing w:w="15" w:type="dxa"/>
              <w:jc w:val="center"/>
            </w:trPr>
          </w:trPrChange>
        </w:trPr>
        <w:tc>
          <w:tcPr>
            <w:tcW w:w="0" w:type="auto"/>
            <w:gridSpan w:val="3"/>
            <w:vAlign w:val="center"/>
            <w:hideMark/>
            <w:tcPrChange w:id="1184" w:author="Arnob Alam" w:date="2025-01-21T15:27:00Z" w16du:dateUtc="2025-01-21T20:27:00Z">
              <w:tcPr>
                <w:tcW w:w="0" w:type="auto"/>
                <w:gridSpan w:val="2"/>
                <w:vAlign w:val="center"/>
                <w:hideMark/>
              </w:tcPr>
            </w:tcPrChange>
          </w:tcPr>
          <w:p w14:paraId="2AAD0C92" w14:textId="7913E242" w:rsidR="009C0FEC" w:rsidDel="00F92EC5" w:rsidRDefault="009C0FEC">
            <w:pPr>
              <w:jc w:val="center"/>
              <w:rPr>
                <w:del w:id="1185" w:author="Arnob Alam" w:date="2025-01-20T21:11:00Z" w16du:dateUtc="2025-01-21T02:11:00Z"/>
                <w:rFonts w:eastAsia="Times New Roman"/>
              </w:rPr>
            </w:pPr>
          </w:p>
        </w:tc>
        <w:tc>
          <w:tcPr>
            <w:tcW w:w="0" w:type="auto"/>
            <w:gridSpan w:val="2"/>
            <w:vAlign w:val="center"/>
            <w:hideMark/>
            <w:tcPrChange w:id="1186" w:author="Arnob Alam" w:date="2025-01-21T15:27:00Z" w16du:dateUtc="2025-01-21T20:27:00Z">
              <w:tcPr>
                <w:tcW w:w="0" w:type="auto"/>
                <w:gridSpan w:val="2"/>
                <w:vAlign w:val="center"/>
                <w:hideMark/>
              </w:tcPr>
            </w:tcPrChange>
          </w:tcPr>
          <w:p w14:paraId="4BC80CFD" w14:textId="0ADBF09F" w:rsidR="009C0FEC" w:rsidDel="00F92EC5" w:rsidRDefault="009C0FEC">
            <w:pPr>
              <w:rPr>
                <w:del w:id="1187" w:author="Arnob Alam" w:date="2025-01-20T21:11:00Z" w16du:dateUtc="2025-01-21T02:11:00Z"/>
                <w:rFonts w:eastAsia="Times New Roman"/>
                <w:sz w:val="20"/>
                <w:szCs w:val="20"/>
              </w:rPr>
            </w:pPr>
          </w:p>
        </w:tc>
      </w:tr>
      <w:tr w:rsidR="009C0FEC" w:rsidDel="00F92EC5" w14:paraId="799476AE" w14:textId="2A0E5EDC" w:rsidTr="004E53DD">
        <w:trPr>
          <w:tblCellSpacing w:w="15" w:type="dxa"/>
          <w:jc w:val="center"/>
          <w:del w:id="1188" w:author="Arnob Alam" w:date="2025-01-20T21:11:00Z"/>
          <w:trPrChange w:id="1189" w:author="Arnob Alam" w:date="2025-01-21T15:27:00Z" w16du:dateUtc="2025-01-21T20:27:00Z">
            <w:trPr>
              <w:gridAfter w:val="0"/>
              <w:tblCellSpacing w:w="15" w:type="dxa"/>
              <w:jc w:val="center"/>
            </w:trPr>
          </w:trPrChange>
        </w:trPr>
        <w:tc>
          <w:tcPr>
            <w:tcW w:w="0" w:type="auto"/>
            <w:gridSpan w:val="3"/>
            <w:vAlign w:val="center"/>
            <w:hideMark/>
            <w:tcPrChange w:id="1190" w:author="Arnob Alam" w:date="2025-01-21T15:27:00Z" w16du:dateUtc="2025-01-21T20:27:00Z">
              <w:tcPr>
                <w:tcW w:w="0" w:type="auto"/>
                <w:gridSpan w:val="2"/>
                <w:vAlign w:val="center"/>
                <w:hideMark/>
              </w:tcPr>
            </w:tcPrChange>
          </w:tcPr>
          <w:p w14:paraId="296306F8" w14:textId="3E026DCC" w:rsidR="009C0FEC" w:rsidDel="00F92EC5" w:rsidRDefault="009C0FEC">
            <w:pPr>
              <w:jc w:val="left"/>
              <w:rPr>
                <w:del w:id="1191" w:author="Arnob Alam" w:date="2025-01-20T21:11:00Z" w16du:dateUtc="2025-01-21T02:11:00Z"/>
                <w:rFonts w:eastAsia="Times New Roman"/>
              </w:rPr>
            </w:pPr>
            <w:del w:id="1192" w:author="Arnob Alam" w:date="2025-01-20T21:11:00Z" w16du:dateUtc="2025-01-21T02:11:00Z">
              <w:r w:rsidDel="00F92EC5">
                <w:rPr>
                  <w:rFonts w:eastAsia="Times New Roman"/>
                </w:rPr>
                <w:delText>Group*Period</w:delText>
              </w:r>
            </w:del>
          </w:p>
        </w:tc>
        <w:tc>
          <w:tcPr>
            <w:tcW w:w="0" w:type="auto"/>
            <w:gridSpan w:val="2"/>
            <w:vAlign w:val="center"/>
            <w:hideMark/>
            <w:tcPrChange w:id="1193" w:author="Arnob Alam" w:date="2025-01-21T15:27:00Z" w16du:dateUtc="2025-01-21T20:27:00Z">
              <w:tcPr>
                <w:tcW w:w="0" w:type="auto"/>
                <w:gridSpan w:val="2"/>
                <w:vAlign w:val="center"/>
                <w:hideMark/>
              </w:tcPr>
            </w:tcPrChange>
          </w:tcPr>
          <w:p w14:paraId="570F1B3A" w14:textId="3AA6BF87" w:rsidR="009C0FEC" w:rsidDel="00F92EC5" w:rsidRDefault="009C0FEC">
            <w:pPr>
              <w:jc w:val="center"/>
              <w:rPr>
                <w:del w:id="1194" w:author="Arnob Alam" w:date="2025-01-20T21:11:00Z" w16du:dateUtc="2025-01-21T02:11:00Z"/>
                <w:rFonts w:eastAsia="Times New Roman"/>
              </w:rPr>
            </w:pPr>
            <w:del w:id="1195" w:author="Arnob Alam" w:date="2025-01-20T21:11:00Z" w16du:dateUtc="2025-01-21T02:11:00Z">
              <w:r w:rsidDel="00F92EC5">
                <w:rPr>
                  <w:rFonts w:eastAsia="Times New Roman"/>
                </w:rPr>
                <w:delText>-0.087</w:delText>
              </w:r>
            </w:del>
          </w:p>
        </w:tc>
      </w:tr>
      <w:tr w:rsidR="009C0FEC" w:rsidDel="00F92EC5" w14:paraId="15D45304" w14:textId="3FC71EF6" w:rsidTr="004E53DD">
        <w:trPr>
          <w:tblCellSpacing w:w="15" w:type="dxa"/>
          <w:jc w:val="center"/>
          <w:del w:id="1196" w:author="Arnob Alam" w:date="2025-01-20T21:11:00Z"/>
          <w:trPrChange w:id="1197" w:author="Arnob Alam" w:date="2025-01-21T15:27:00Z" w16du:dateUtc="2025-01-21T20:27:00Z">
            <w:trPr>
              <w:gridAfter w:val="0"/>
              <w:tblCellSpacing w:w="15" w:type="dxa"/>
              <w:jc w:val="center"/>
            </w:trPr>
          </w:trPrChange>
        </w:trPr>
        <w:tc>
          <w:tcPr>
            <w:tcW w:w="0" w:type="auto"/>
            <w:gridSpan w:val="3"/>
            <w:vAlign w:val="center"/>
            <w:hideMark/>
            <w:tcPrChange w:id="1198" w:author="Arnob Alam" w:date="2025-01-21T15:27:00Z" w16du:dateUtc="2025-01-21T20:27:00Z">
              <w:tcPr>
                <w:tcW w:w="0" w:type="auto"/>
                <w:gridSpan w:val="2"/>
                <w:vAlign w:val="center"/>
                <w:hideMark/>
              </w:tcPr>
            </w:tcPrChange>
          </w:tcPr>
          <w:p w14:paraId="4F99DFA8" w14:textId="0459D5F9" w:rsidR="009C0FEC" w:rsidDel="00F92EC5" w:rsidRDefault="009C0FEC">
            <w:pPr>
              <w:jc w:val="center"/>
              <w:rPr>
                <w:del w:id="1199" w:author="Arnob Alam" w:date="2025-01-20T21:11:00Z" w16du:dateUtc="2025-01-21T02:11:00Z"/>
                <w:rFonts w:eastAsia="Times New Roman"/>
              </w:rPr>
            </w:pPr>
          </w:p>
        </w:tc>
        <w:tc>
          <w:tcPr>
            <w:tcW w:w="0" w:type="auto"/>
            <w:gridSpan w:val="2"/>
            <w:vAlign w:val="center"/>
            <w:hideMark/>
            <w:tcPrChange w:id="1200" w:author="Arnob Alam" w:date="2025-01-21T15:27:00Z" w16du:dateUtc="2025-01-21T20:27:00Z">
              <w:tcPr>
                <w:tcW w:w="0" w:type="auto"/>
                <w:gridSpan w:val="2"/>
                <w:vAlign w:val="center"/>
                <w:hideMark/>
              </w:tcPr>
            </w:tcPrChange>
          </w:tcPr>
          <w:p w14:paraId="5D25FFD4" w14:textId="0FD37F4B" w:rsidR="009C0FEC" w:rsidDel="00F92EC5" w:rsidRDefault="009C0FEC">
            <w:pPr>
              <w:jc w:val="center"/>
              <w:rPr>
                <w:del w:id="1201" w:author="Arnob Alam" w:date="2025-01-20T21:11:00Z" w16du:dateUtc="2025-01-21T02:11:00Z"/>
                <w:rFonts w:eastAsia="Times New Roman"/>
              </w:rPr>
            </w:pPr>
            <w:del w:id="1202" w:author="Arnob Alam" w:date="2025-01-20T21:11:00Z" w16du:dateUtc="2025-01-21T02:11:00Z">
              <w:r w:rsidDel="00F92EC5">
                <w:rPr>
                  <w:rFonts w:eastAsia="Times New Roman"/>
                </w:rPr>
                <w:delText>(0.101)</w:delText>
              </w:r>
            </w:del>
          </w:p>
        </w:tc>
      </w:tr>
      <w:tr w:rsidR="009C0FEC" w:rsidDel="00F92EC5" w14:paraId="158A5B50" w14:textId="78AB24A0" w:rsidTr="004E53DD">
        <w:trPr>
          <w:tblCellSpacing w:w="15" w:type="dxa"/>
          <w:jc w:val="center"/>
          <w:del w:id="1203" w:author="Arnob Alam" w:date="2025-01-20T21:11:00Z"/>
          <w:trPrChange w:id="1204" w:author="Arnob Alam" w:date="2025-01-21T15:27:00Z" w16du:dateUtc="2025-01-21T20:27:00Z">
            <w:trPr>
              <w:gridAfter w:val="0"/>
              <w:tblCellSpacing w:w="15" w:type="dxa"/>
              <w:jc w:val="center"/>
            </w:trPr>
          </w:trPrChange>
        </w:trPr>
        <w:tc>
          <w:tcPr>
            <w:tcW w:w="0" w:type="auto"/>
            <w:gridSpan w:val="3"/>
            <w:vAlign w:val="center"/>
            <w:hideMark/>
            <w:tcPrChange w:id="1205" w:author="Arnob Alam" w:date="2025-01-21T15:27:00Z" w16du:dateUtc="2025-01-21T20:27:00Z">
              <w:tcPr>
                <w:tcW w:w="0" w:type="auto"/>
                <w:gridSpan w:val="2"/>
                <w:vAlign w:val="center"/>
                <w:hideMark/>
              </w:tcPr>
            </w:tcPrChange>
          </w:tcPr>
          <w:p w14:paraId="0D81829E" w14:textId="54FB9E7B" w:rsidR="009C0FEC" w:rsidDel="00F92EC5" w:rsidRDefault="009C0FEC">
            <w:pPr>
              <w:jc w:val="center"/>
              <w:rPr>
                <w:del w:id="1206" w:author="Arnob Alam" w:date="2025-01-20T21:11:00Z" w16du:dateUtc="2025-01-21T02:11:00Z"/>
                <w:rFonts w:eastAsia="Times New Roman"/>
              </w:rPr>
            </w:pPr>
          </w:p>
        </w:tc>
        <w:tc>
          <w:tcPr>
            <w:tcW w:w="0" w:type="auto"/>
            <w:gridSpan w:val="2"/>
            <w:vAlign w:val="center"/>
            <w:hideMark/>
            <w:tcPrChange w:id="1207" w:author="Arnob Alam" w:date="2025-01-21T15:27:00Z" w16du:dateUtc="2025-01-21T20:27:00Z">
              <w:tcPr>
                <w:tcW w:w="0" w:type="auto"/>
                <w:gridSpan w:val="2"/>
                <w:vAlign w:val="center"/>
                <w:hideMark/>
              </w:tcPr>
            </w:tcPrChange>
          </w:tcPr>
          <w:p w14:paraId="3C7CA9C9" w14:textId="53FBA9BA" w:rsidR="009C0FEC" w:rsidDel="00F92EC5" w:rsidRDefault="009C0FEC">
            <w:pPr>
              <w:rPr>
                <w:del w:id="1208" w:author="Arnob Alam" w:date="2025-01-20T21:11:00Z" w16du:dateUtc="2025-01-21T02:11:00Z"/>
                <w:rFonts w:eastAsia="Times New Roman"/>
                <w:sz w:val="20"/>
                <w:szCs w:val="20"/>
              </w:rPr>
            </w:pPr>
          </w:p>
        </w:tc>
      </w:tr>
      <w:tr w:rsidR="009C0FEC" w:rsidDel="00F92EC5" w14:paraId="17664A15" w14:textId="642954A2" w:rsidTr="004E53DD">
        <w:trPr>
          <w:tblCellSpacing w:w="15" w:type="dxa"/>
          <w:jc w:val="center"/>
          <w:del w:id="1209" w:author="Arnob Alam" w:date="2025-01-20T21:11:00Z"/>
          <w:trPrChange w:id="1210" w:author="Arnob Alam" w:date="2025-01-21T15:27:00Z" w16du:dateUtc="2025-01-21T20:27:00Z">
            <w:trPr>
              <w:gridAfter w:val="0"/>
              <w:tblCellSpacing w:w="15" w:type="dxa"/>
              <w:jc w:val="center"/>
            </w:trPr>
          </w:trPrChange>
        </w:trPr>
        <w:tc>
          <w:tcPr>
            <w:tcW w:w="0" w:type="auto"/>
            <w:gridSpan w:val="3"/>
            <w:vAlign w:val="center"/>
            <w:hideMark/>
            <w:tcPrChange w:id="1211" w:author="Arnob Alam" w:date="2025-01-21T15:27:00Z" w16du:dateUtc="2025-01-21T20:27:00Z">
              <w:tcPr>
                <w:tcW w:w="0" w:type="auto"/>
                <w:gridSpan w:val="2"/>
                <w:vAlign w:val="center"/>
                <w:hideMark/>
              </w:tcPr>
            </w:tcPrChange>
          </w:tcPr>
          <w:p w14:paraId="77DDD6FD" w14:textId="67CE4750" w:rsidR="009C0FEC" w:rsidDel="00F92EC5" w:rsidRDefault="009C0FEC">
            <w:pPr>
              <w:jc w:val="left"/>
              <w:rPr>
                <w:del w:id="1212" w:author="Arnob Alam" w:date="2025-01-20T21:11:00Z" w16du:dateUtc="2025-01-21T02:11:00Z"/>
                <w:rFonts w:eastAsia="Times New Roman"/>
              </w:rPr>
            </w:pPr>
            <w:del w:id="1213" w:author="Arnob Alam" w:date="2025-01-20T21:11:00Z" w16du:dateUtc="2025-01-21T02:11:00Z">
              <w:r w:rsidDel="00F92EC5">
                <w:rPr>
                  <w:rFonts w:eastAsia="Times New Roman"/>
                </w:rPr>
                <w:delText>Constant</w:delText>
              </w:r>
            </w:del>
          </w:p>
        </w:tc>
        <w:tc>
          <w:tcPr>
            <w:tcW w:w="0" w:type="auto"/>
            <w:gridSpan w:val="2"/>
            <w:vAlign w:val="center"/>
            <w:hideMark/>
            <w:tcPrChange w:id="1214" w:author="Arnob Alam" w:date="2025-01-21T15:27:00Z" w16du:dateUtc="2025-01-21T20:27:00Z">
              <w:tcPr>
                <w:tcW w:w="0" w:type="auto"/>
                <w:gridSpan w:val="2"/>
                <w:vAlign w:val="center"/>
                <w:hideMark/>
              </w:tcPr>
            </w:tcPrChange>
          </w:tcPr>
          <w:p w14:paraId="148D9A54" w14:textId="0EEE39BA" w:rsidR="009C0FEC" w:rsidDel="00F92EC5" w:rsidRDefault="009C0FEC">
            <w:pPr>
              <w:jc w:val="center"/>
              <w:rPr>
                <w:del w:id="1215" w:author="Arnob Alam" w:date="2025-01-20T21:11:00Z" w16du:dateUtc="2025-01-21T02:11:00Z"/>
                <w:rFonts w:eastAsia="Times New Roman"/>
              </w:rPr>
            </w:pPr>
            <w:del w:id="1216" w:author="Arnob Alam" w:date="2025-01-20T21:11:00Z" w16du:dateUtc="2025-01-21T02:11:00Z">
              <w:r w:rsidDel="00F92EC5">
                <w:rPr>
                  <w:rFonts w:eastAsia="Times New Roman"/>
                </w:rPr>
                <w:delText>-0.370</w:delText>
              </w:r>
              <w:r w:rsidDel="00F92EC5">
                <w:rPr>
                  <w:rFonts w:eastAsia="Times New Roman"/>
                  <w:vertAlign w:val="superscript"/>
                </w:rPr>
                <w:delText>*</w:delText>
              </w:r>
            </w:del>
          </w:p>
        </w:tc>
      </w:tr>
      <w:tr w:rsidR="009C0FEC" w:rsidDel="00F92EC5" w14:paraId="706FBDAE" w14:textId="03124A7D" w:rsidTr="004E53DD">
        <w:trPr>
          <w:tblCellSpacing w:w="15" w:type="dxa"/>
          <w:jc w:val="center"/>
          <w:del w:id="1217" w:author="Arnob Alam" w:date="2025-01-20T21:11:00Z"/>
          <w:trPrChange w:id="1218" w:author="Arnob Alam" w:date="2025-01-21T15:27:00Z" w16du:dateUtc="2025-01-21T20:27:00Z">
            <w:trPr>
              <w:gridAfter w:val="0"/>
              <w:tblCellSpacing w:w="15" w:type="dxa"/>
              <w:jc w:val="center"/>
            </w:trPr>
          </w:trPrChange>
        </w:trPr>
        <w:tc>
          <w:tcPr>
            <w:tcW w:w="0" w:type="auto"/>
            <w:gridSpan w:val="3"/>
            <w:vAlign w:val="center"/>
            <w:hideMark/>
            <w:tcPrChange w:id="1219" w:author="Arnob Alam" w:date="2025-01-21T15:27:00Z" w16du:dateUtc="2025-01-21T20:27:00Z">
              <w:tcPr>
                <w:tcW w:w="0" w:type="auto"/>
                <w:gridSpan w:val="2"/>
                <w:vAlign w:val="center"/>
                <w:hideMark/>
              </w:tcPr>
            </w:tcPrChange>
          </w:tcPr>
          <w:p w14:paraId="4A34B8A2" w14:textId="20A0B04F" w:rsidR="009C0FEC" w:rsidDel="00F92EC5" w:rsidRDefault="009C0FEC">
            <w:pPr>
              <w:jc w:val="center"/>
              <w:rPr>
                <w:del w:id="1220" w:author="Arnob Alam" w:date="2025-01-20T21:11:00Z" w16du:dateUtc="2025-01-21T02:11:00Z"/>
                <w:rFonts w:eastAsia="Times New Roman"/>
              </w:rPr>
            </w:pPr>
          </w:p>
        </w:tc>
        <w:tc>
          <w:tcPr>
            <w:tcW w:w="0" w:type="auto"/>
            <w:gridSpan w:val="2"/>
            <w:vAlign w:val="center"/>
            <w:hideMark/>
            <w:tcPrChange w:id="1221" w:author="Arnob Alam" w:date="2025-01-21T15:27:00Z" w16du:dateUtc="2025-01-21T20:27:00Z">
              <w:tcPr>
                <w:tcW w:w="0" w:type="auto"/>
                <w:gridSpan w:val="2"/>
                <w:vAlign w:val="center"/>
                <w:hideMark/>
              </w:tcPr>
            </w:tcPrChange>
          </w:tcPr>
          <w:p w14:paraId="639BF0BF" w14:textId="273DA5E7" w:rsidR="009C0FEC" w:rsidDel="00F92EC5" w:rsidRDefault="009C0FEC">
            <w:pPr>
              <w:jc w:val="center"/>
              <w:rPr>
                <w:del w:id="1222" w:author="Arnob Alam" w:date="2025-01-20T21:11:00Z" w16du:dateUtc="2025-01-21T02:11:00Z"/>
                <w:rFonts w:eastAsia="Times New Roman"/>
              </w:rPr>
            </w:pPr>
            <w:del w:id="1223" w:author="Arnob Alam" w:date="2025-01-20T21:11:00Z" w16du:dateUtc="2025-01-21T02:11:00Z">
              <w:r w:rsidDel="00F92EC5">
                <w:rPr>
                  <w:rFonts w:eastAsia="Times New Roman"/>
                </w:rPr>
                <w:delText>(0.212)</w:delText>
              </w:r>
            </w:del>
          </w:p>
        </w:tc>
      </w:tr>
      <w:tr w:rsidR="009C0FEC" w:rsidDel="00F92EC5" w14:paraId="7BC340F5" w14:textId="02D85C7B" w:rsidTr="004E53DD">
        <w:trPr>
          <w:tblCellSpacing w:w="15" w:type="dxa"/>
          <w:jc w:val="center"/>
          <w:del w:id="1224" w:author="Arnob Alam" w:date="2025-01-20T21:11:00Z"/>
          <w:trPrChange w:id="1225" w:author="Arnob Alam" w:date="2025-01-21T15:27:00Z" w16du:dateUtc="2025-01-21T20:27:00Z">
            <w:trPr>
              <w:gridAfter w:val="0"/>
              <w:tblCellSpacing w:w="15" w:type="dxa"/>
              <w:jc w:val="center"/>
            </w:trPr>
          </w:trPrChange>
        </w:trPr>
        <w:tc>
          <w:tcPr>
            <w:tcW w:w="0" w:type="auto"/>
            <w:gridSpan w:val="3"/>
            <w:vAlign w:val="center"/>
            <w:hideMark/>
            <w:tcPrChange w:id="1226" w:author="Arnob Alam" w:date="2025-01-21T15:27:00Z" w16du:dateUtc="2025-01-21T20:27:00Z">
              <w:tcPr>
                <w:tcW w:w="0" w:type="auto"/>
                <w:gridSpan w:val="2"/>
                <w:vAlign w:val="center"/>
                <w:hideMark/>
              </w:tcPr>
            </w:tcPrChange>
          </w:tcPr>
          <w:p w14:paraId="09CCA471" w14:textId="6FC06065" w:rsidR="009C0FEC" w:rsidDel="00F92EC5" w:rsidRDefault="009C0FEC">
            <w:pPr>
              <w:jc w:val="center"/>
              <w:rPr>
                <w:del w:id="1227" w:author="Arnob Alam" w:date="2025-01-20T21:11:00Z" w16du:dateUtc="2025-01-21T02:11:00Z"/>
                <w:rFonts w:eastAsia="Times New Roman"/>
              </w:rPr>
            </w:pPr>
          </w:p>
        </w:tc>
        <w:tc>
          <w:tcPr>
            <w:tcW w:w="0" w:type="auto"/>
            <w:gridSpan w:val="2"/>
            <w:vAlign w:val="center"/>
            <w:hideMark/>
            <w:tcPrChange w:id="1228" w:author="Arnob Alam" w:date="2025-01-21T15:27:00Z" w16du:dateUtc="2025-01-21T20:27:00Z">
              <w:tcPr>
                <w:tcW w:w="0" w:type="auto"/>
                <w:gridSpan w:val="2"/>
                <w:vAlign w:val="center"/>
                <w:hideMark/>
              </w:tcPr>
            </w:tcPrChange>
          </w:tcPr>
          <w:p w14:paraId="0ACD29A4" w14:textId="423EEB5E" w:rsidR="009C0FEC" w:rsidDel="00F92EC5" w:rsidRDefault="009C0FEC">
            <w:pPr>
              <w:rPr>
                <w:del w:id="1229" w:author="Arnob Alam" w:date="2025-01-20T21:11:00Z" w16du:dateUtc="2025-01-21T02:11:00Z"/>
                <w:rFonts w:eastAsia="Times New Roman"/>
                <w:sz w:val="20"/>
                <w:szCs w:val="20"/>
              </w:rPr>
            </w:pPr>
          </w:p>
        </w:tc>
      </w:tr>
      <w:tr w:rsidR="009C0FEC" w:rsidDel="00F92EC5" w14:paraId="6CC7E16F" w14:textId="2D40CED7" w:rsidTr="004E53DD">
        <w:trPr>
          <w:tblCellSpacing w:w="15" w:type="dxa"/>
          <w:jc w:val="center"/>
          <w:del w:id="1230" w:author="Arnob Alam" w:date="2025-01-20T21:11:00Z"/>
          <w:trPrChange w:id="1231"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1232" w:author="Arnob Alam" w:date="2025-01-21T15:27:00Z" w16du:dateUtc="2025-01-21T20:27:00Z">
              <w:tcPr>
                <w:tcW w:w="0" w:type="auto"/>
                <w:gridSpan w:val="4"/>
                <w:tcBorders>
                  <w:bottom w:val="single" w:sz="6" w:space="0" w:color="000000"/>
                </w:tcBorders>
                <w:vAlign w:val="center"/>
                <w:hideMark/>
              </w:tcPr>
            </w:tcPrChange>
          </w:tcPr>
          <w:p w14:paraId="0C9FE2AE" w14:textId="41607A4E" w:rsidR="009C0FEC" w:rsidDel="00F92EC5" w:rsidRDefault="009C0FEC">
            <w:pPr>
              <w:jc w:val="center"/>
              <w:rPr>
                <w:del w:id="1233" w:author="Arnob Alam" w:date="2025-01-20T21:11:00Z" w16du:dateUtc="2025-01-21T02:11:00Z"/>
                <w:rFonts w:eastAsia="Times New Roman"/>
                <w:sz w:val="20"/>
                <w:szCs w:val="20"/>
              </w:rPr>
            </w:pPr>
          </w:p>
        </w:tc>
      </w:tr>
      <w:tr w:rsidR="009C0FEC" w:rsidDel="00F92EC5" w14:paraId="2FA94111" w14:textId="1376979A" w:rsidTr="004E53DD">
        <w:trPr>
          <w:tblCellSpacing w:w="15" w:type="dxa"/>
          <w:jc w:val="center"/>
          <w:del w:id="1234" w:author="Arnob Alam" w:date="2025-01-20T21:11:00Z"/>
          <w:trPrChange w:id="1235" w:author="Arnob Alam" w:date="2025-01-21T15:27:00Z" w16du:dateUtc="2025-01-21T20:27:00Z">
            <w:trPr>
              <w:gridAfter w:val="0"/>
              <w:tblCellSpacing w:w="15" w:type="dxa"/>
              <w:jc w:val="center"/>
            </w:trPr>
          </w:trPrChange>
        </w:trPr>
        <w:tc>
          <w:tcPr>
            <w:tcW w:w="0" w:type="auto"/>
            <w:gridSpan w:val="3"/>
            <w:vAlign w:val="center"/>
            <w:hideMark/>
            <w:tcPrChange w:id="1236" w:author="Arnob Alam" w:date="2025-01-21T15:27:00Z" w16du:dateUtc="2025-01-21T20:27:00Z">
              <w:tcPr>
                <w:tcW w:w="0" w:type="auto"/>
                <w:gridSpan w:val="2"/>
                <w:vAlign w:val="center"/>
                <w:hideMark/>
              </w:tcPr>
            </w:tcPrChange>
          </w:tcPr>
          <w:p w14:paraId="4B205051" w14:textId="3D5E7CF7" w:rsidR="009C0FEC" w:rsidDel="00F92EC5" w:rsidRDefault="009C0FEC">
            <w:pPr>
              <w:jc w:val="left"/>
              <w:rPr>
                <w:del w:id="1237" w:author="Arnob Alam" w:date="2025-01-20T21:11:00Z" w16du:dateUtc="2025-01-21T02:11:00Z"/>
                <w:rFonts w:eastAsia="Times New Roman"/>
              </w:rPr>
            </w:pPr>
            <w:del w:id="1238" w:author="Arnob Alam" w:date="2025-01-20T21:11:00Z" w16du:dateUtc="2025-01-21T02:11:00Z">
              <w:r w:rsidDel="00F92EC5">
                <w:rPr>
                  <w:rFonts w:eastAsia="Times New Roman"/>
                </w:rPr>
                <w:delText>Observations</w:delText>
              </w:r>
            </w:del>
          </w:p>
        </w:tc>
        <w:tc>
          <w:tcPr>
            <w:tcW w:w="0" w:type="auto"/>
            <w:gridSpan w:val="2"/>
            <w:vAlign w:val="center"/>
            <w:hideMark/>
            <w:tcPrChange w:id="1239" w:author="Arnob Alam" w:date="2025-01-21T15:27:00Z" w16du:dateUtc="2025-01-21T20:27:00Z">
              <w:tcPr>
                <w:tcW w:w="0" w:type="auto"/>
                <w:gridSpan w:val="2"/>
                <w:vAlign w:val="center"/>
                <w:hideMark/>
              </w:tcPr>
            </w:tcPrChange>
          </w:tcPr>
          <w:p w14:paraId="31B609F8" w14:textId="57AC9901" w:rsidR="009C0FEC" w:rsidDel="00F92EC5" w:rsidRDefault="009C0FEC">
            <w:pPr>
              <w:jc w:val="center"/>
              <w:rPr>
                <w:del w:id="1240" w:author="Arnob Alam" w:date="2025-01-20T21:11:00Z" w16du:dateUtc="2025-01-21T02:11:00Z"/>
                <w:rFonts w:eastAsia="Times New Roman"/>
              </w:rPr>
            </w:pPr>
            <w:del w:id="1241" w:author="Arnob Alam" w:date="2025-01-20T21:11:00Z" w16du:dateUtc="2025-01-21T02:11:00Z">
              <w:r w:rsidDel="00F92EC5">
                <w:rPr>
                  <w:rFonts w:eastAsia="Times New Roman"/>
                </w:rPr>
                <w:delText>236</w:delText>
              </w:r>
            </w:del>
          </w:p>
        </w:tc>
      </w:tr>
      <w:tr w:rsidR="009C0FEC" w:rsidDel="00F92EC5" w14:paraId="7C267AF9" w14:textId="423DDF44" w:rsidTr="004E53DD">
        <w:trPr>
          <w:tblCellSpacing w:w="15" w:type="dxa"/>
          <w:jc w:val="center"/>
          <w:del w:id="1242" w:author="Arnob Alam" w:date="2025-01-20T21:11:00Z"/>
          <w:trPrChange w:id="1243" w:author="Arnob Alam" w:date="2025-01-21T15:27:00Z" w16du:dateUtc="2025-01-21T20:27:00Z">
            <w:trPr>
              <w:gridAfter w:val="0"/>
              <w:tblCellSpacing w:w="15" w:type="dxa"/>
              <w:jc w:val="center"/>
            </w:trPr>
          </w:trPrChange>
        </w:trPr>
        <w:tc>
          <w:tcPr>
            <w:tcW w:w="0" w:type="auto"/>
            <w:gridSpan w:val="3"/>
            <w:vAlign w:val="center"/>
            <w:hideMark/>
            <w:tcPrChange w:id="1244" w:author="Arnob Alam" w:date="2025-01-21T15:27:00Z" w16du:dateUtc="2025-01-21T20:27:00Z">
              <w:tcPr>
                <w:tcW w:w="0" w:type="auto"/>
                <w:gridSpan w:val="2"/>
                <w:vAlign w:val="center"/>
                <w:hideMark/>
              </w:tcPr>
            </w:tcPrChange>
          </w:tcPr>
          <w:p w14:paraId="0B31F814" w14:textId="2F74CC1B" w:rsidR="009C0FEC" w:rsidDel="00F92EC5" w:rsidRDefault="009C0FEC">
            <w:pPr>
              <w:jc w:val="left"/>
              <w:rPr>
                <w:del w:id="1245" w:author="Arnob Alam" w:date="2025-01-20T21:11:00Z" w16du:dateUtc="2025-01-21T02:11:00Z"/>
                <w:rFonts w:eastAsia="Times New Roman"/>
              </w:rPr>
            </w:pPr>
            <w:del w:id="1246" w:author="Arnob Alam" w:date="2025-01-20T21:11:00Z" w16du:dateUtc="2025-01-21T02:11:00Z">
              <w:r w:rsidDel="00F92EC5">
                <w:rPr>
                  <w:rFonts w:eastAsia="Times New Roman"/>
                </w:rPr>
                <w:delText>R</w:delText>
              </w:r>
              <w:r w:rsidDel="00F92EC5">
                <w:rPr>
                  <w:rFonts w:eastAsia="Times New Roman"/>
                  <w:vertAlign w:val="superscript"/>
                </w:rPr>
                <w:delText>2</w:delText>
              </w:r>
            </w:del>
          </w:p>
        </w:tc>
        <w:tc>
          <w:tcPr>
            <w:tcW w:w="0" w:type="auto"/>
            <w:gridSpan w:val="2"/>
            <w:vAlign w:val="center"/>
            <w:hideMark/>
            <w:tcPrChange w:id="1247" w:author="Arnob Alam" w:date="2025-01-21T15:27:00Z" w16du:dateUtc="2025-01-21T20:27:00Z">
              <w:tcPr>
                <w:tcW w:w="0" w:type="auto"/>
                <w:gridSpan w:val="2"/>
                <w:vAlign w:val="center"/>
                <w:hideMark/>
              </w:tcPr>
            </w:tcPrChange>
          </w:tcPr>
          <w:p w14:paraId="1706D502" w14:textId="21D6A327" w:rsidR="009C0FEC" w:rsidDel="00F92EC5" w:rsidRDefault="009C0FEC">
            <w:pPr>
              <w:jc w:val="center"/>
              <w:rPr>
                <w:del w:id="1248" w:author="Arnob Alam" w:date="2025-01-20T21:11:00Z" w16du:dateUtc="2025-01-21T02:11:00Z"/>
                <w:rFonts w:eastAsia="Times New Roman"/>
              </w:rPr>
            </w:pPr>
            <w:del w:id="1249" w:author="Arnob Alam" w:date="2025-01-20T21:11:00Z" w16du:dateUtc="2025-01-21T02:11:00Z">
              <w:r w:rsidDel="00F92EC5">
                <w:rPr>
                  <w:rFonts w:eastAsia="Times New Roman"/>
                </w:rPr>
                <w:delText>0.219</w:delText>
              </w:r>
            </w:del>
          </w:p>
        </w:tc>
      </w:tr>
      <w:tr w:rsidR="009C0FEC" w:rsidDel="00F92EC5" w14:paraId="3B458771" w14:textId="16B3B53C" w:rsidTr="004E53DD">
        <w:trPr>
          <w:tblCellSpacing w:w="15" w:type="dxa"/>
          <w:jc w:val="center"/>
          <w:del w:id="1250" w:author="Arnob Alam" w:date="2025-01-20T21:11:00Z"/>
          <w:trPrChange w:id="1251" w:author="Arnob Alam" w:date="2025-01-21T15:27:00Z" w16du:dateUtc="2025-01-21T20:27:00Z">
            <w:trPr>
              <w:gridAfter w:val="0"/>
              <w:tblCellSpacing w:w="15" w:type="dxa"/>
              <w:jc w:val="center"/>
            </w:trPr>
          </w:trPrChange>
        </w:trPr>
        <w:tc>
          <w:tcPr>
            <w:tcW w:w="0" w:type="auto"/>
            <w:gridSpan w:val="3"/>
            <w:vAlign w:val="center"/>
            <w:hideMark/>
            <w:tcPrChange w:id="1252" w:author="Arnob Alam" w:date="2025-01-21T15:27:00Z" w16du:dateUtc="2025-01-21T20:27:00Z">
              <w:tcPr>
                <w:tcW w:w="0" w:type="auto"/>
                <w:gridSpan w:val="2"/>
                <w:vAlign w:val="center"/>
                <w:hideMark/>
              </w:tcPr>
            </w:tcPrChange>
          </w:tcPr>
          <w:p w14:paraId="6B48AD12" w14:textId="77519E47" w:rsidR="009C0FEC" w:rsidDel="00F92EC5" w:rsidRDefault="009C0FEC">
            <w:pPr>
              <w:jc w:val="left"/>
              <w:rPr>
                <w:del w:id="1253" w:author="Arnob Alam" w:date="2025-01-20T21:11:00Z" w16du:dateUtc="2025-01-21T02:11:00Z"/>
                <w:rFonts w:eastAsia="Times New Roman"/>
              </w:rPr>
            </w:pPr>
            <w:del w:id="1254" w:author="Arnob Alam" w:date="2025-01-20T21:11:00Z" w16du:dateUtc="2025-01-21T02:11:00Z">
              <w:r w:rsidDel="00F92EC5">
                <w:rPr>
                  <w:rFonts w:eastAsia="Times New Roman"/>
                </w:rPr>
                <w:delText>Adjusted R</w:delText>
              </w:r>
              <w:r w:rsidDel="00F92EC5">
                <w:rPr>
                  <w:rFonts w:eastAsia="Times New Roman"/>
                  <w:vertAlign w:val="superscript"/>
                </w:rPr>
                <w:delText>2</w:delText>
              </w:r>
            </w:del>
          </w:p>
        </w:tc>
        <w:tc>
          <w:tcPr>
            <w:tcW w:w="0" w:type="auto"/>
            <w:gridSpan w:val="2"/>
            <w:vAlign w:val="center"/>
            <w:hideMark/>
            <w:tcPrChange w:id="1255" w:author="Arnob Alam" w:date="2025-01-21T15:27:00Z" w16du:dateUtc="2025-01-21T20:27:00Z">
              <w:tcPr>
                <w:tcW w:w="0" w:type="auto"/>
                <w:gridSpan w:val="2"/>
                <w:vAlign w:val="center"/>
                <w:hideMark/>
              </w:tcPr>
            </w:tcPrChange>
          </w:tcPr>
          <w:p w14:paraId="5E248D17" w14:textId="45382A18" w:rsidR="009C0FEC" w:rsidDel="00F92EC5" w:rsidRDefault="009C0FEC">
            <w:pPr>
              <w:jc w:val="center"/>
              <w:rPr>
                <w:del w:id="1256" w:author="Arnob Alam" w:date="2025-01-20T21:11:00Z" w16du:dateUtc="2025-01-21T02:11:00Z"/>
                <w:rFonts w:eastAsia="Times New Roman"/>
              </w:rPr>
            </w:pPr>
            <w:del w:id="1257" w:author="Arnob Alam" w:date="2025-01-20T21:11:00Z" w16du:dateUtc="2025-01-21T02:11:00Z">
              <w:r w:rsidDel="00F92EC5">
                <w:rPr>
                  <w:rFonts w:eastAsia="Times New Roman"/>
                </w:rPr>
                <w:delText>0.195</w:delText>
              </w:r>
            </w:del>
          </w:p>
        </w:tc>
      </w:tr>
      <w:tr w:rsidR="009C0FEC" w:rsidDel="00F92EC5" w14:paraId="51BF4BBC" w14:textId="6E1D7B8C" w:rsidTr="004E53DD">
        <w:trPr>
          <w:tblCellSpacing w:w="15" w:type="dxa"/>
          <w:jc w:val="center"/>
          <w:del w:id="1258" w:author="Arnob Alam" w:date="2025-01-20T21:11:00Z"/>
          <w:trPrChange w:id="1259" w:author="Arnob Alam" w:date="2025-01-21T15:27:00Z" w16du:dateUtc="2025-01-21T20:27:00Z">
            <w:trPr>
              <w:gridAfter w:val="0"/>
              <w:tblCellSpacing w:w="15" w:type="dxa"/>
              <w:jc w:val="center"/>
            </w:trPr>
          </w:trPrChange>
        </w:trPr>
        <w:tc>
          <w:tcPr>
            <w:tcW w:w="0" w:type="auto"/>
            <w:gridSpan w:val="3"/>
            <w:vAlign w:val="center"/>
            <w:hideMark/>
            <w:tcPrChange w:id="1260" w:author="Arnob Alam" w:date="2025-01-21T15:27:00Z" w16du:dateUtc="2025-01-21T20:27:00Z">
              <w:tcPr>
                <w:tcW w:w="0" w:type="auto"/>
                <w:gridSpan w:val="2"/>
                <w:vAlign w:val="center"/>
                <w:hideMark/>
              </w:tcPr>
            </w:tcPrChange>
          </w:tcPr>
          <w:p w14:paraId="7569DCF4" w14:textId="37659D2B" w:rsidR="009C0FEC" w:rsidDel="00F92EC5" w:rsidRDefault="009C0FEC">
            <w:pPr>
              <w:jc w:val="left"/>
              <w:rPr>
                <w:del w:id="1261" w:author="Arnob Alam" w:date="2025-01-20T21:11:00Z" w16du:dateUtc="2025-01-21T02:11:00Z"/>
                <w:rFonts w:eastAsia="Times New Roman"/>
              </w:rPr>
            </w:pPr>
            <w:del w:id="1262" w:author="Arnob Alam" w:date="2025-01-20T21:11:00Z" w16du:dateUtc="2025-01-21T02:11:00Z">
              <w:r w:rsidDel="00F92EC5">
                <w:rPr>
                  <w:rFonts w:eastAsia="Times New Roman"/>
                </w:rPr>
                <w:delText>Residual Std. Error</w:delText>
              </w:r>
            </w:del>
          </w:p>
        </w:tc>
        <w:tc>
          <w:tcPr>
            <w:tcW w:w="0" w:type="auto"/>
            <w:gridSpan w:val="2"/>
            <w:vAlign w:val="center"/>
            <w:hideMark/>
            <w:tcPrChange w:id="1263" w:author="Arnob Alam" w:date="2025-01-21T15:27:00Z" w16du:dateUtc="2025-01-21T20:27:00Z">
              <w:tcPr>
                <w:tcW w:w="0" w:type="auto"/>
                <w:gridSpan w:val="2"/>
                <w:vAlign w:val="center"/>
                <w:hideMark/>
              </w:tcPr>
            </w:tcPrChange>
          </w:tcPr>
          <w:p w14:paraId="794E73D9" w14:textId="73B7D2C3" w:rsidR="009C0FEC" w:rsidDel="00F92EC5" w:rsidRDefault="009C0FEC">
            <w:pPr>
              <w:jc w:val="center"/>
              <w:rPr>
                <w:del w:id="1264" w:author="Arnob Alam" w:date="2025-01-20T21:11:00Z" w16du:dateUtc="2025-01-21T02:11:00Z"/>
                <w:rFonts w:eastAsia="Times New Roman"/>
              </w:rPr>
            </w:pPr>
            <w:del w:id="1265" w:author="Arnob Alam" w:date="2025-01-20T21:11:00Z" w16du:dateUtc="2025-01-21T02:11:00Z">
              <w:r w:rsidDel="00F92EC5">
                <w:rPr>
                  <w:rFonts w:eastAsia="Times New Roman"/>
                </w:rPr>
                <w:delText>0.345 (df = 228)</w:delText>
              </w:r>
            </w:del>
          </w:p>
        </w:tc>
      </w:tr>
      <w:tr w:rsidR="009C0FEC" w:rsidDel="00F92EC5" w14:paraId="5AD0E8DB" w14:textId="4194F0A1" w:rsidTr="004E53DD">
        <w:trPr>
          <w:tblCellSpacing w:w="15" w:type="dxa"/>
          <w:jc w:val="center"/>
          <w:del w:id="1266" w:author="Arnob Alam" w:date="2025-01-20T21:11:00Z"/>
          <w:trPrChange w:id="1267" w:author="Arnob Alam" w:date="2025-01-21T15:27:00Z" w16du:dateUtc="2025-01-21T20:27:00Z">
            <w:trPr>
              <w:gridAfter w:val="0"/>
              <w:tblCellSpacing w:w="15" w:type="dxa"/>
              <w:jc w:val="center"/>
            </w:trPr>
          </w:trPrChange>
        </w:trPr>
        <w:tc>
          <w:tcPr>
            <w:tcW w:w="0" w:type="auto"/>
            <w:gridSpan w:val="3"/>
            <w:vAlign w:val="center"/>
            <w:hideMark/>
            <w:tcPrChange w:id="1268" w:author="Arnob Alam" w:date="2025-01-21T15:27:00Z" w16du:dateUtc="2025-01-21T20:27:00Z">
              <w:tcPr>
                <w:tcW w:w="0" w:type="auto"/>
                <w:gridSpan w:val="2"/>
                <w:vAlign w:val="center"/>
                <w:hideMark/>
              </w:tcPr>
            </w:tcPrChange>
          </w:tcPr>
          <w:p w14:paraId="32C94789" w14:textId="7D761263" w:rsidR="009C0FEC" w:rsidDel="00F92EC5" w:rsidRDefault="009C0FEC">
            <w:pPr>
              <w:jc w:val="left"/>
              <w:rPr>
                <w:del w:id="1269" w:author="Arnob Alam" w:date="2025-01-20T21:11:00Z" w16du:dateUtc="2025-01-21T02:11:00Z"/>
                <w:rFonts w:eastAsia="Times New Roman"/>
              </w:rPr>
            </w:pPr>
            <w:del w:id="1270" w:author="Arnob Alam" w:date="2025-01-20T21:11:00Z" w16du:dateUtc="2025-01-21T02:11:00Z">
              <w:r w:rsidDel="00F92EC5">
                <w:rPr>
                  <w:rFonts w:eastAsia="Times New Roman"/>
                </w:rPr>
                <w:delText>F Statistic</w:delText>
              </w:r>
            </w:del>
          </w:p>
        </w:tc>
        <w:tc>
          <w:tcPr>
            <w:tcW w:w="0" w:type="auto"/>
            <w:gridSpan w:val="2"/>
            <w:vAlign w:val="center"/>
            <w:hideMark/>
            <w:tcPrChange w:id="1271" w:author="Arnob Alam" w:date="2025-01-21T15:27:00Z" w16du:dateUtc="2025-01-21T20:27:00Z">
              <w:tcPr>
                <w:tcW w:w="0" w:type="auto"/>
                <w:gridSpan w:val="2"/>
                <w:vAlign w:val="center"/>
                <w:hideMark/>
              </w:tcPr>
            </w:tcPrChange>
          </w:tcPr>
          <w:p w14:paraId="6ECA1D3F" w14:textId="6C63893E" w:rsidR="009C0FEC" w:rsidDel="00F92EC5" w:rsidRDefault="009C0FEC">
            <w:pPr>
              <w:jc w:val="center"/>
              <w:rPr>
                <w:del w:id="1272" w:author="Arnob Alam" w:date="2025-01-20T21:11:00Z" w16du:dateUtc="2025-01-21T02:11:00Z"/>
                <w:rFonts w:eastAsia="Times New Roman"/>
              </w:rPr>
            </w:pPr>
            <w:del w:id="1273" w:author="Arnob Alam" w:date="2025-01-20T21:11:00Z" w16du:dateUtc="2025-01-21T02:11:00Z">
              <w:r w:rsidDel="00F92EC5">
                <w:rPr>
                  <w:rFonts w:eastAsia="Times New Roman"/>
                </w:rPr>
                <w:delText>9.137</w:delText>
              </w:r>
              <w:r w:rsidDel="00F92EC5">
                <w:rPr>
                  <w:rFonts w:eastAsia="Times New Roman"/>
                  <w:vertAlign w:val="superscript"/>
                </w:rPr>
                <w:delText>***</w:delText>
              </w:r>
              <w:r w:rsidDel="00F92EC5">
                <w:rPr>
                  <w:rFonts w:eastAsia="Times New Roman"/>
                </w:rPr>
                <w:delText xml:space="preserve"> (df = 7; 228)</w:delText>
              </w:r>
            </w:del>
          </w:p>
        </w:tc>
      </w:tr>
      <w:tr w:rsidR="009C0FEC" w:rsidDel="00F92EC5" w14:paraId="6374A0F3" w14:textId="7A1A8F49" w:rsidTr="004E53DD">
        <w:trPr>
          <w:tblCellSpacing w:w="15" w:type="dxa"/>
          <w:jc w:val="center"/>
          <w:del w:id="1274" w:author="Arnob Alam" w:date="2025-01-20T21:11:00Z"/>
          <w:trPrChange w:id="1275" w:author="Arnob Alam" w:date="2025-01-21T15:27:00Z" w16du:dateUtc="2025-01-21T20:27:00Z">
            <w:trPr>
              <w:gridAfter w:val="0"/>
              <w:tblCellSpacing w:w="15" w:type="dxa"/>
              <w:jc w:val="center"/>
            </w:trPr>
          </w:trPrChange>
        </w:trPr>
        <w:tc>
          <w:tcPr>
            <w:tcW w:w="0" w:type="auto"/>
            <w:gridSpan w:val="5"/>
            <w:tcBorders>
              <w:bottom w:val="single" w:sz="6" w:space="0" w:color="000000"/>
            </w:tcBorders>
            <w:vAlign w:val="center"/>
            <w:hideMark/>
            <w:tcPrChange w:id="1276" w:author="Arnob Alam" w:date="2025-01-21T15:27:00Z" w16du:dateUtc="2025-01-21T20:27:00Z">
              <w:tcPr>
                <w:tcW w:w="0" w:type="auto"/>
                <w:gridSpan w:val="4"/>
                <w:tcBorders>
                  <w:bottom w:val="single" w:sz="6" w:space="0" w:color="000000"/>
                </w:tcBorders>
                <w:vAlign w:val="center"/>
                <w:hideMark/>
              </w:tcPr>
            </w:tcPrChange>
          </w:tcPr>
          <w:p w14:paraId="1B81F3DA" w14:textId="09E039EA" w:rsidR="009C0FEC" w:rsidDel="00F92EC5" w:rsidRDefault="009C0FEC">
            <w:pPr>
              <w:jc w:val="center"/>
              <w:rPr>
                <w:del w:id="1277" w:author="Arnob Alam" w:date="2025-01-20T21:11:00Z" w16du:dateUtc="2025-01-21T02:11:00Z"/>
                <w:rFonts w:eastAsia="Times New Roman"/>
              </w:rPr>
            </w:pPr>
          </w:p>
        </w:tc>
      </w:tr>
      <w:tr w:rsidR="009C0FEC" w:rsidDel="00F92EC5" w14:paraId="35DF1B30" w14:textId="002AE549" w:rsidTr="004E53DD">
        <w:trPr>
          <w:tblCellSpacing w:w="15" w:type="dxa"/>
          <w:jc w:val="center"/>
          <w:del w:id="1278" w:author="Arnob Alam" w:date="2025-01-20T21:11:00Z"/>
          <w:trPrChange w:id="1279" w:author="Arnob Alam" w:date="2025-01-21T15:27:00Z" w16du:dateUtc="2025-01-21T20:27:00Z">
            <w:trPr>
              <w:gridAfter w:val="0"/>
              <w:tblCellSpacing w:w="15" w:type="dxa"/>
              <w:jc w:val="center"/>
            </w:trPr>
          </w:trPrChange>
        </w:trPr>
        <w:tc>
          <w:tcPr>
            <w:tcW w:w="0" w:type="auto"/>
            <w:gridSpan w:val="3"/>
            <w:vAlign w:val="center"/>
            <w:hideMark/>
            <w:tcPrChange w:id="1280" w:author="Arnob Alam" w:date="2025-01-21T15:27:00Z" w16du:dateUtc="2025-01-21T20:27:00Z">
              <w:tcPr>
                <w:tcW w:w="0" w:type="auto"/>
                <w:gridSpan w:val="2"/>
                <w:vAlign w:val="center"/>
                <w:hideMark/>
              </w:tcPr>
            </w:tcPrChange>
          </w:tcPr>
          <w:p w14:paraId="0C4F714F" w14:textId="29DCD97E" w:rsidR="009C0FEC" w:rsidDel="00F92EC5" w:rsidRDefault="009C0FEC">
            <w:pPr>
              <w:jc w:val="left"/>
              <w:rPr>
                <w:del w:id="1281" w:author="Arnob Alam" w:date="2025-01-20T21:11:00Z" w16du:dateUtc="2025-01-21T02:11:00Z"/>
                <w:rFonts w:eastAsia="Times New Roman"/>
              </w:rPr>
            </w:pPr>
            <w:del w:id="1282" w:author="Arnob Alam" w:date="2025-01-20T21:11:00Z" w16du:dateUtc="2025-01-21T02:11:00Z">
              <w:r w:rsidDel="00F92EC5">
                <w:rPr>
                  <w:rStyle w:val="Emphasis"/>
                </w:rPr>
                <w:delText>Note:</w:delText>
              </w:r>
            </w:del>
          </w:p>
        </w:tc>
        <w:tc>
          <w:tcPr>
            <w:tcW w:w="0" w:type="auto"/>
            <w:gridSpan w:val="2"/>
            <w:vAlign w:val="center"/>
            <w:hideMark/>
            <w:tcPrChange w:id="1283" w:author="Arnob Alam" w:date="2025-01-21T15:27:00Z" w16du:dateUtc="2025-01-21T20:27:00Z">
              <w:tcPr>
                <w:tcW w:w="0" w:type="auto"/>
                <w:gridSpan w:val="2"/>
                <w:vAlign w:val="center"/>
                <w:hideMark/>
              </w:tcPr>
            </w:tcPrChange>
          </w:tcPr>
          <w:p w14:paraId="5EBA8DCF" w14:textId="046A617F" w:rsidR="009C0FEC" w:rsidDel="00F92EC5" w:rsidRDefault="009C0FEC">
            <w:pPr>
              <w:jc w:val="right"/>
              <w:rPr>
                <w:del w:id="1284" w:author="Arnob Alam" w:date="2025-01-20T21:11:00Z" w16du:dateUtc="2025-01-21T02:11:00Z"/>
                <w:rFonts w:eastAsia="Times New Roman"/>
              </w:rPr>
            </w:pPr>
            <w:del w:id="1285" w:author="Arnob Alam" w:date="2025-01-20T21:11:00Z" w16du:dateUtc="2025-01-21T02:11:00Z">
              <w:r w:rsidDel="00F92EC5">
                <w:rPr>
                  <w:rFonts w:eastAsia="Times New Roman"/>
                  <w:vertAlign w:val="superscript"/>
                </w:rPr>
                <w:delText>*</w:delText>
              </w:r>
              <w:r w:rsidDel="00F92EC5">
                <w:rPr>
                  <w:rFonts w:eastAsia="Times New Roman"/>
                </w:rPr>
                <w:delText>p</w:delText>
              </w:r>
              <w:r w:rsidDel="00F92EC5">
                <w:rPr>
                  <w:rFonts w:eastAsia="Times New Roman"/>
                  <w:vertAlign w:val="superscript"/>
                </w:rPr>
                <w:delText>**</w:delText>
              </w:r>
              <w:r w:rsidDel="00F92EC5">
                <w:rPr>
                  <w:rFonts w:eastAsia="Times New Roman"/>
                </w:rPr>
                <w:delText>p</w:delText>
              </w:r>
              <w:r w:rsidDel="00F92EC5">
                <w:rPr>
                  <w:rFonts w:eastAsia="Times New Roman"/>
                  <w:vertAlign w:val="superscript"/>
                </w:rPr>
                <w:delText>***</w:delText>
              </w:r>
              <w:r w:rsidDel="00F92EC5">
                <w:rPr>
                  <w:rFonts w:eastAsia="Times New Roman"/>
                </w:rPr>
                <w:delText>p&lt;0.01</w:delText>
              </w:r>
            </w:del>
          </w:p>
        </w:tc>
      </w:tr>
      <w:tr w:rsidR="00F92EC5" w14:paraId="2CE4804E" w14:textId="77777777" w:rsidTr="004E53DD">
        <w:tblPrEx>
          <w:tblPrExChange w:id="1286" w:author="Arnob Alam" w:date="2025-01-21T15:27:00Z" w16du:dateUtc="2025-01-21T20:27:00Z">
            <w:tblPrEx>
              <w:jc w:val="left"/>
            </w:tblPrEx>
          </w:tblPrExChange>
        </w:tblPrEx>
        <w:trPr>
          <w:gridAfter w:val="1"/>
          <w:tblCellSpacing w:w="15" w:type="dxa"/>
          <w:jc w:val="center"/>
          <w:ins w:id="1287" w:author="Arnob Alam" w:date="2025-01-20T21:11:00Z"/>
          <w:trPrChange w:id="1288" w:author="Arnob Alam" w:date="2025-01-21T15:27:00Z" w16du:dateUtc="2025-01-21T20:27:00Z">
            <w:trPr>
              <w:gridAfter w:val="1"/>
              <w:tblCellSpacing w:w="15" w:type="dxa"/>
            </w:trPr>
          </w:trPrChange>
        </w:trPr>
        <w:tc>
          <w:tcPr>
            <w:tcW w:w="0" w:type="auto"/>
            <w:gridSpan w:val="4"/>
            <w:tcBorders>
              <w:top w:val="nil"/>
              <w:left w:val="nil"/>
              <w:bottom w:val="nil"/>
              <w:right w:val="nil"/>
            </w:tcBorders>
            <w:vAlign w:val="center"/>
            <w:hideMark/>
            <w:tcPrChange w:id="1289" w:author="Arnob Alam" w:date="2025-01-21T15:27:00Z" w16du:dateUtc="2025-01-21T20:27:00Z">
              <w:tcPr>
                <w:tcW w:w="0" w:type="auto"/>
                <w:gridSpan w:val="5"/>
                <w:tcBorders>
                  <w:top w:val="nil"/>
                  <w:left w:val="nil"/>
                  <w:bottom w:val="nil"/>
                  <w:right w:val="nil"/>
                </w:tcBorders>
                <w:vAlign w:val="center"/>
                <w:hideMark/>
              </w:tcPr>
            </w:tcPrChange>
          </w:tcPr>
          <w:p w14:paraId="39B9EDCC" w14:textId="1A75977E" w:rsidR="00F92EC5" w:rsidRDefault="00F92EC5" w:rsidP="00AD290E">
            <w:pPr>
              <w:jc w:val="center"/>
              <w:rPr>
                <w:ins w:id="1290" w:author="Arnob Alam" w:date="2025-01-20T21:11:00Z" w16du:dateUtc="2025-01-21T02:11:00Z"/>
                <w:rFonts w:eastAsia="Times New Roman"/>
              </w:rPr>
            </w:pPr>
            <w:ins w:id="1291" w:author="Arnob Alam" w:date="2025-01-20T21:11:00Z" w16du:dateUtc="2025-01-21T02:11:00Z">
              <w:r>
                <w:rPr>
                  <w:rStyle w:val="Strong"/>
                </w:rPr>
                <w:t>Roll's Measure DiD Analysis</w:t>
              </w:r>
            </w:ins>
          </w:p>
        </w:tc>
      </w:tr>
      <w:tr w:rsidR="00F92EC5" w14:paraId="06A7B173" w14:textId="77777777" w:rsidTr="004E53DD">
        <w:tblPrEx>
          <w:tblPrExChange w:id="1292" w:author="Arnob Alam" w:date="2025-01-21T15:27:00Z" w16du:dateUtc="2025-01-21T20:27:00Z">
            <w:tblPrEx>
              <w:jc w:val="left"/>
            </w:tblPrEx>
          </w:tblPrExChange>
        </w:tblPrEx>
        <w:trPr>
          <w:gridAfter w:val="1"/>
          <w:tblCellSpacing w:w="15" w:type="dxa"/>
          <w:jc w:val="center"/>
          <w:ins w:id="1293" w:author="Arnob Alam" w:date="2025-01-20T21:11:00Z"/>
          <w:trPrChange w:id="1294"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295" w:author="Arnob Alam" w:date="2025-01-21T15:27:00Z" w16du:dateUtc="2025-01-21T20:27:00Z">
              <w:tcPr>
                <w:tcW w:w="0" w:type="auto"/>
                <w:gridSpan w:val="5"/>
                <w:tcBorders>
                  <w:bottom w:val="single" w:sz="6" w:space="0" w:color="000000"/>
                </w:tcBorders>
                <w:vAlign w:val="center"/>
                <w:hideMark/>
              </w:tcPr>
            </w:tcPrChange>
          </w:tcPr>
          <w:p w14:paraId="551AF7F7" w14:textId="77777777" w:rsidR="00F92EC5" w:rsidRDefault="00F92EC5" w:rsidP="00AD290E">
            <w:pPr>
              <w:jc w:val="center"/>
              <w:rPr>
                <w:ins w:id="1296" w:author="Arnob Alam" w:date="2025-01-20T21:11:00Z" w16du:dateUtc="2025-01-21T02:11:00Z"/>
                <w:rFonts w:eastAsia="Times New Roman"/>
              </w:rPr>
            </w:pPr>
          </w:p>
        </w:tc>
      </w:tr>
      <w:tr w:rsidR="00F92EC5" w14:paraId="45F349C5" w14:textId="77777777" w:rsidTr="004E53DD">
        <w:tblPrEx>
          <w:tblPrExChange w:id="1297" w:author="Arnob Alam" w:date="2025-01-21T15:27:00Z" w16du:dateUtc="2025-01-21T20:27:00Z">
            <w:tblPrEx>
              <w:jc w:val="left"/>
            </w:tblPrEx>
          </w:tblPrExChange>
        </w:tblPrEx>
        <w:trPr>
          <w:gridAfter w:val="1"/>
          <w:tblCellSpacing w:w="15" w:type="dxa"/>
          <w:jc w:val="center"/>
          <w:ins w:id="1298" w:author="Arnob Alam" w:date="2025-01-20T21:11:00Z"/>
          <w:trPrChange w:id="1299" w:author="Arnob Alam" w:date="2025-01-21T15:27:00Z" w16du:dateUtc="2025-01-21T20:27:00Z">
            <w:trPr>
              <w:gridAfter w:val="1"/>
              <w:tblCellSpacing w:w="15" w:type="dxa"/>
            </w:trPr>
          </w:trPrChange>
        </w:trPr>
        <w:tc>
          <w:tcPr>
            <w:tcW w:w="0" w:type="auto"/>
            <w:vAlign w:val="center"/>
            <w:hideMark/>
            <w:tcPrChange w:id="1300" w:author="Arnob Alam" w:date="2025-01-21T15:27:00Z" w16du:dateUtc="2025-01-21T20:27:00Z">
              <w:tcPr>
                <w:tcW w:w="0" w:type="auto"/>
                <w:vAlign w:val="center"/>
                <w:hideMark/>
              </w:tcPr>
            </w:tcPrChange>
          </w:tcPr>
          <w:p w14:paraId="6A4F3FC6" w14:textId="77777777" w:rsidR="00F92EC5" w:rsidRDefault="00F92EC5" w:rsidP="00AD290E">
            <w:pPr>
              <w:jc w:val="center"/>
              <w:rPr>
                <w:ins w:id="1301" w:author="Arnob Alam" w:date="2025-01-20T21:11:00Z" w16du:dateUtc="2025-01-21T02:11:00Z"/>
                <w:rFonts w:eastAsia="Times New Roman"/>
                <w:sz w:val="20"/>
                <w:szCs w:val="20"/>
              </w:rPr>
            </w:pPr>
          </w:p>
        </w:tc>
        <w:tc>
          <w:tcPr>
            <w:tcW w:w="0" w:type="auto"/>
            <w:gridSpan w:val="3"/>
            <w:vAlign w:val="center"/>
            <w:hideMark/>
            <w:tcPrChange w:id="1302" w:author="Arnob Alam" w:date="2025-01-21T15:27:00Z" w16du:dateUtc="2025-01-21T20:27:00Z">
              <w:tcPr>
                <w:tcW w:w="0" w:type="auto"/>
                <w:gridSpan w:val="4"/>
                <w:vAlign w:val="center"/>
                <w:hideMark/>
              </w:tcPr>
            </w:tcPrChange>
          </w:tcPr>
          <w:p w14:paraId="7D4E7534" w14:textId="77777777" w:rsidR="00F92EC5" w:rsidRDefault="00F92EC5" w:rsidP="00AD290E">
            <w:pPr>
              <w:jc w:val="center"/>
              <w:rPr>
                <w:ins w:id="1303" w:author="Arnob Alam" w:date="2025-01-20T21:11:00Z" w16du:dateUtc="2025-01-21T02:11:00Z"/>
                <w:rFonts w:eastAsia="Times New Roman"/>
              </w:rPr>
            </w:pPr>
            <w:ins w:id="1304" w:author="Arnob Alam" w:date="2025-01-20T21:11:00Z" w16du:dateUtc="2025-01-21T02:11:00Z">
              <w:r>
                <w:rPr>
                  <w:rStyle w:val="Emphasis"/>
                </w:rPr>
                <w:t>Dependent variable:</w:t>
              </w:r>
            </w:ins>
          </w:p>
        </w:tc>
      </w:tr>
      <w:tr w:rsidR="00F92EC5" w14:paraId="38EAC1C9" w14:textId="77777777" w:rsidTr="004E53DD">
        <w:tblPrEx>
          <w:tblPrExChange w:id="1305" w:author="Arnob Alam" w:date="2025-01-21T15:27:00Z" w16du:dateUtc="2025-01-21T20:27:00Z">
            <w:tblPrEx>
              <w:jc w:val="left"/>
            </w:tblPrEx>
          </w:tblPrExChange>
        </w:tblPrEx>
        <w:trPr>
          <w:gridAfter w:val="1"/>
          <w:tblCellSpacing w:w="15" w:type="dxa"/>
          <w:jc w:val="center"/>
          <w:ins w:id="1306" w:author="Arnob Alam" w:date="2025-01-20T21:11:00Z"/>
          <w:trPrChange w:id="1307" w:author="Arnob Alam" w:date="2025-01-21T15:27:00Z" w16du:dateUtc="2025-01-21T20:27:00Z">
            <w:trPr>
              <w:gridAfter w:val="1"/>
              <w:tblCellSpacing w:w="15" w:type="dxa"/>
            </w:trPr>
          </w:trPrChange>
        </w:trPr>
        <w:tc>
          <w:tcPr>
            <w:tcW w:w="0" w:type="auto"/>
            <w:vAlign w:val="center"/>
            <w:hideMark/>
            <w:tcPrChange w:id="1308" w:author="Arnob Alam" w:date="2025-01-21T15:27:00Z" w16du:dateUtc="2025-01-21T20:27:00Z">
              <w:tcPr>
                <w:tcW w:w="0" w:type="auto"/>
                <w:vAlign w:val="center"/>
                <w:hideMark/>
              </w:tcPr>
            </w:tcPrChange>
          </w:tcPr>
          <w:p w14:paraId="2161EA67" w14:textId="77777777" w:rsidR="00F92EC5" w:rsidRDefault="00F92EC5" w:rsidP="00AD290E">
            <w:pPr>
              <w:jc w:val="center"/>
              <w:rPr>
                <w:ins w:id="1309" w:author="Arnob Alam" w:date="2025-01-20T21:11:00Z" w16du:dateUtc="2025-01-21T02:11:00Z"/>
                <w:rFonts w:eastAsia="Times New Roman"/>
              </w:rPr>
            </w:pPr>
          </w:p>
        </w:tc>
        <w:tc>
          <w:tcPr>
            <w:tcW w:w="0" w:type="auto"/>
            <w:gridSpan w:val="3"/>
            <w:tcBorders>
              <w:bottom w:val="single" w:sz="6" w:space="0" w:color="000000"/>
            </w:tcBorders>
            <w:vAlign w:val="center"/>
            <w:hideMark/>
            <w:tcPrChange w:id="1310" w:author="Arnob Alam" w:date="2025-01-21T15:27:00Z" w16du:dateUtc="2025-01-21T20:27:00Z">
              <w:tcPr>
                <w:tcW w:w="0" w:type="auto"/>
                <w:gridSpan w:val="4"/>
                <w:tcBorders>
                  <w:bottom w:val="single" w:sz="6" w:space="0" w:color="000000"/>
                </w:tcBorders>
                <w:vAlign w:val="center"/>
                <w:hideMark/>
              </w:tcPr>
            </w:tcPrChange>
          </w:tcPr>
          <w:p w14:paraId="446A311B" w14:textId="77777777" w:rsidR="00F92EC5" w:rsidRDefault="00F92EC5" w:rsidP="00AD290E">
            <w:pPr>
              <w:jc w:val="center"/>
              <w:rPr>
                <w:ins w:id="1311" w:author="Arnob Alam" w:date="2025-01-20T21:11:00Z" w16du:dateUtc="2025-01-21T02:11:00Z"/>
                <w:rFonts w:eastAsia="Times New Roman"/>
                <w:sz w:val="20"/>
                <w:szCs w:val="20"/>
              </w:rPr>
            </w:pPr>
          </w:p>
        </w:tc>
      </w:tr>
      <w:tr w:rsidR="00F92EC5" w14:paraId="6F5DB1CC" w14:textId="77777777" w:rsidTr="004E53DD">
        <w:tblPrEx>
          <w:tblPrExChange w:id="1312" w:author="Arnob Alam" w:date="2025-01-21T15:27:00Z" w16du:dateUtc="2025-01-21T20:27:00Z">
            <w:tblPrEx>
              <w:jc w:val="left"/>
            </w:tblPrEx>
          </w:tblPrExChange>
        </w:tblPrEx>
        <w:trPr>
          <w:gridAfter w:val="1"/>
          <w:tblCellSpacing w:w="15" w:type="dxa"/>
          <w:jc w:val="center"/>
          <w:ins w:id="1313" w:author="Arnob Alam" w:date="2025-01-20T21:11:00Z"/>
          <w:trPrChange w:id="1314" w:author="Arnob Alam" w:date="2025-01-21T15:27:00Z" w16du:dateUtc="2025-01-21T20:27:00Z">
            <w:trPr>
              <w:gridAfter w:val="1"/>
              <w:tblCellSpacing w:w="15" w:type="dxa"/>
            </w:trPr>
          </w:trPrChange>
        </w:trPr>
        <w:tc>
          <w:tcPr>
            <w:tcW w:w="0" w:type="auto"/>
            <w:vAlign w:val="center"/>
            <w:hideMark/>
            <w:tcPrChange w:id="1315" w:author="Arnob Alam" w:date="2025-01-21T15:27:00Z" w16du:dateUtc="2025-01-21T20:27:00Z">
              <w:tcPr>
                <w:tcW w:w="0" w:type="auto"/>
                <w:vAlign w:val="center"/>
                <w:hideMark/>
              </w:tcPr>
            </w:tcPrChange>
          </w:tcPr>
          <w:p w14:paraId="211901DB" w14:textId="77777777" w:rsidR="00F92EC5" w:rsidRDefault="00F92EC5" w:rsidP="00AD290E">
            <w:pPr>
              <w:jc w:val="center"/>
              <w:rPr>
                <w:ins w:id="1316" w:author="Arnob Alam" w:date="2025-01-20T21:11:00Z" w16du:dateUtc="2025-01-21T02:11:00Z"/>
                <w:rFonts w:eastAsia="Times New Roman"/>
                <w:sz w:val="20"/>
                <w:szCs w:val="20"/>
              </w:rPr>
            </w:pPr>
          </w:p>
        </w:tc>
        <w:tc>
          <w:tcPr>
            <w:tcW w:w="0" w:type="auto"/>
            <w:gridSpan w:val="3"/>
            <w:vAlign w:val="center"/>
            <w:hideMark/>
            <w:tcPrChange w:id="1317" w:author="Arnob Alam" w:date="2025-01-21T15:27:00Z" w16du:dateUtc="2025-01-21T20:27:00Z">
              <w:tcPr>
                <w:tcW w:w="0" w:type="auto"/>
                <w:gridSpan w:val="4"/>
                <w:vAlign w:val="center"/>
                <w:hideMark/>
              </w:tcPr>
            </w:tcPrChange>
          </w:tcPr>
          <w:p w14:paraId="5768ED1F" w14:textId="77777777" w:rsidR="00F92EC5" w:rsidRDefault="00F92EC5" w:rsidP="00AD290E">
            <w:pPr>
              <w:jc w:val="center"/>
              <w:rPr>
                <w:ins w:id="1318" w:author="Arnob Alam" w:date="2025-01-20T21:11:00Z" w16du:dateUtc="2025-01-21T02:11:00Z"/>
                <w:rFonts w:eastAsia="Times New Roman"/>
              </w:rPr>
            </w:pPr>
            <w:ins w:id="1319" w:author="Arnob Alam" w:date="2025-01-20T21:11:00Z" w16du:dateUtc="2025-01-21T02:11:00Z">
              <w:r>
                <w:rPr>
                  <w:rFonts w:eastAsia="Times New Roman"/>
                </w:rPr>
                <w:t>Roll's Measure</w:t>
              </w:r>
            </w:ins>
          </w:p>
        </w:tc>
      </w:tr>
      <w:tr w:rsidR="00F92EC5" w14:paraId="03F9CB41" w14:textId="77777777" w:rsidTr="004E53DD">
        <w:tblPrEx>
          <w:tblPrExChange w:id="1320" w:author="Arnob Alam" w:date="2025-01-21T15:27:00Z" w16du:dateUtc="2025-01-21T20:27:00Z">
            <w:tblPrEx>
              <w:jc w:val="left"/>
            </w:tblPrEx>
          </w:tblPrExChange>
        </w:tblPrEx>
        <w:trPr>
          <w:gridAfter w:val="1"/>
          <w:tblCellSpacing w:w="15" w:type="dxa"/>
          <w:jc w:val="center"/>
          <w:ins w:id="1321" w:author="Arnob Alam" w:date="2025-01-20T21:11:00Z"/>
          <w:trPrChange w:id="1322" w:author="Arnob Alam" w:date="2025-01-21T15:27:00Z" w16du:dateUtc="2025-01-21T20:27:00Z">
            <w:trPr>
              <w:gridAfter w:val="1"/>
              <w:tblCellSpacing w:w="15" w:type="dxa"/>
            </w:trPr>
          </w:trPrChange>
        </w:trPr>
        <w:tc>
          <w:tcPr>
            <w:tcW w:w="0" w:type="auto"/>
            <w:vAlign w:val="center"/>
            <w:hideMark/>
            <w:tcPrChange w:id="1323" w:author="Arnob Alam" w:date="2025-01-21T15:27:00Z" w16du:dateUtc="2025-01-21T20:27:00Z">
              <w:tcPr>
                <w:tcW w:w="0" w:type="auto"/>
                <w:vAlign w:val="center"/>
                <w:hideMark/>
              </w:tcPr>
            </w:tcPrChange>
          </w:tcPr>
          <w:p w14:paraId="787AE2C1" w14:textId="77777777" w:rsidR="00F92EC5" w:rsidRDefault="00F92EC5" w:rsidP="00AD290E">
            <w:pPr>
              <w:jc w:val="center"/>
              <w:rPr>
                <w:ins w:id="1324" w:author="Arnob Alam" w:date="2025-01-20T21:11:00Z" w16du:dateUtc="2025-01-21T02:11:00Z"/>
                <w:rFonts w:eastAsia="Times New Roman"/>
              </w:rPr>
            </w:pPr>
          </w:p>
        </w:tc>
        <w:tc>
          <w:tcPr>
            <w:tcW w:w="0" w:type="auto"/>
            <w:vAlign w:val="center"/>
            <w:hideMark/>
            <w:tcPrChange w:id="1325" w:author="Arnob Alam" w:date="2025-01-21T15:27:00Z" w16du:dateUtc="2025-01-21T20:27:00Z">
              <w:tcPr>
                <w:tcW w:w="0" w:type="auto"/>
                <w:gridSpan w:val="2"/>
                <w:vAlign w:val="center"/>
                <w:hideMark/>
              </w:tcPr>
            </w:tcPrChange>
          </w:tcPr>
          <w:p w14:paraId="1D5A0BDD" w14:textId="77777777" w:rsidR="00F92EC5" w:rsidRDefault="00F92EC5" w:rsidP="00AD290E">
            <w:pPr>
              <w:jc w:val="center"/>
              <w:rPr>
                <w:ins w:id="1326" w:author="Arnob Alam" w:date="2025-01-20T21:11:00Z" w16du:dateUtc="2025-01-21T02:11:00Z"/>
                <w:rFonts w:eastAsia="Times New Roman"/>
              </w:rPr>
            </w:pPr>
            <w:ins w:id="1327" w:author="Arnob Alam" w:date="2025-01-20T21:11:00Z" w16du:dateUtc="2025-01-21T02:11:00Z">
              <w:r>
                <w:rPr>
                  <w:rFonts w:eastAsia="Times New Roman"/>
                </w:rPr>
                <w:t>Simple Model</w:t>
              </w:r>
            </w:ins>
          </w:p>
        </w:tc>
        <w:tc>
          <w:tcPr>
            <w:tcW w:w="0" w:type="auto"/>
            <w:gridSpan w:val="2"/>
            <w:vAlign w:val="center"/>
            <w:hideMark/>
            <w:tcPrChange w:id="1328" w:author="Arnob Alam" w:date="2025-01-21T15:27:00Z" w16du:dateUtc="2025-01-21T20:27:00Z">
              <w:tcPr>
                <w:tcW w:w="0" w:type="auto"/>
                <w:gridSpan w:val="2"/>
                <w:vAlign w:val="center"/>
                <w:hideMark/>
              </w:tcPr>
            </w:tcPrChange>
          </w:tcPr>
          <w:p w14:paraId="2285D99B" w14:textId="77777777" w:rsidR="00F92EC5" w:rsidRDefault="00F92EC5" w:rsidP="00AD290E">
            <w:pPr>
              <w:jc w:val="center"/>
              <w:rPr>
                <w:ins w:id="1329" w:author="Arnob Alam" w:date="2025-01-20T21:11:00Z" w16du:dateUtc="2025-01-21T02:11:00Z"/>
                <w:rFonts w:eastAsia="Times New Roman"/>
              </w:rPr>
            </w:pPr>
            <w:ins w:id="1330" w:author="Arnob Alam" w:date="2025-01-20T21:11:00Z" w16du:dateUtc="2025-01-21T02:11:00Z">
              <w:r>
                <w:rPr>
                  <w:rFonts w:eastAsia="Times New Roman"/>
                </w:rPr>
                <w:t>Full Model</w:t>
              </w:r>
            </w:ins>
          </w:p>
        </w:tc>
      </w:tr>
      <w:tr w:rsidR="00F92EC5" w14:paraId="5F3A447E" w14:textId="77777777" w:rsidTr="004E53DD">
        <w:tblPrEx>
          <w:tblPrExChange w:id="1331" w:author="Arnob Alam" w:date="2025-01-21T15:27:00Z" w16du:dateUtc="2025-01-21T20:27:00Z">
            <w:tblPrEx>
              <w:jc w:val="left"/>
            </w:tblPrEx>
          </w:tblPrExChange>
        </w:tblPrEx>
        <w:trPr>
          <w:gridAfter w:val="1"/>
          <w:tblCellSpacing w:w="15" w:type="dxa"/>
          <w:jc w:val="center"/>
          <w:ins w:id="1332" w:author="Arnob Alam" w:date="2025-01-20T21:11:00Z"/>
          <w:trPrChange w:id="1333" w:author="Arnob Alam" w:date="2025-01-21T15:27:00Z" w16du:dateUtc="2025-01-21T20:27:00Z">
            <w:trPr>
              <w:gridAfter w:val="1"/>
              <w:tblCellSpacing w:w="15" w:type="dxa"/>
            </w:trPr>
          </w:trPrChange>
        </w:trPr>
        <w:tc>
          <w:tcPr>
            <w:tcW w:w="0" w:type="auto"/>
            <w:vAlign w:val="center"/>
            <w:hideMark/>
            <w:tcPrChange w:id="1334" w:author="Arnob Alam" w:date="2025-01-21T15:27:00Z" w16du:dateUtc="2025-01-21T20:27:00Z">
              <w:tcPr>
                <w:tcW w:w="0" w:type="auto"/>
                <w:vAlign w:val="center"/>
                <w:hideMark/>
              </w:tcPr>
            </w:tcPrChange>
          </w:tcPr>
          <w:p w14:paraId="20F73C14" w14:textId="77777777" w:rsidR="00F92EC5" w:rsidRDefault="00F92EC5" w:rsidP="00AD290E">
            <w:pPr>
              <w:jc w:val="center"/>
              <w:rPr>
                <w:ins w:id="1335" w:author="Arnob Alam" w:date="2025-01-20T21:11:00Z" w16du:dateUtc="2025-01-21T02:11:00Z"/>
                <w:rFonts w:eastAsia="Times New Roman"/>
              </w:rPr>
            </w:pPr>
          </w:p>
        </w:tc>
        <w:tc>
          <w:tcPr>
            <w:tcW w:w="0" w:type="auto"/>
            <w:vAlign w:val="center"/>
            <w:hideMark/>
            <w:tcPrChange w:id="1336" w:author="Arnob Alam" w:date="2025-01-21T15:27:00Z" w16du:dateUtc="2025-01-21T20:27:00Z">
              <w:tcPr>
                <w:tcW w:w="0" w:type="auto"/>
                <w:gridSpan w:val="2"/>
                <w:vAlign w:val="center"/>
                <w:hideMark/>
              </w:tcPr>
            </w:tcPrChange>
          </w:tcPr>
          <w:p w14:paraId="47C89F56" w14:textId="77777777" w:rsidR="00F92EC5" w:rsidRDefault="00F92EC5" w:rsidP="00AD290E">
            <w:pPr>
              <w:jc w:val="center"/>
              <w:rPr>
                <w:ins w:id="1337" w:author="Arnob Alam" w:date="2025-01-20T21:11:00Z" w16du:dateUtc="2025-01-21T02:11:00Z"/>
                <w:rFonts w:eastAsia="Times New Roman"/>
              </w:rPr>
            </w:pPr>
            <w:ins w:id="1338" w:author="Arnob Alam" w:date="2025-01-20T21:11:00Z" w16du:dateUtc="2025-01-21T02:11:00Z">
              <w:r>
                <w:rPr>
                  <w:rFonts w:eastAsia="Times New Roman"/>
                </w:rPr>
                <w:t>(1)</w:t>
              </w:r>
            </w:ins>
          </w:p>
        </w:tc>
        <w:tc>
          <w:tcPr>
            <w:tcW w:w="0" w:type="auto"/>
            <w:gridSpan w:val="2"/>
            <w:vAlign w:val="center"/>
            <w:hideMark/>
            <w:tcPrChange w:id="1339" w:author="Arnob Alam" w:date="2025-01-21T15:27:00Z" w16du:dateUtc="2025-01-21T20:27:00Z">
              <w:tcPr>
                <w:tcW w:w="0" w:type="auto"/>
                <w:gridSpan w:val="2"/>
                <w:vAlign w:val="center"/>
                <w:hideMark/>
              </w:tcPr>
            </w:tcPrChange>
          </w:tcPr>
          <w:p w14:paraId="7695786F" w14:textId="77777777" w:rsidR="00F92EC5" w:rsidRDefault="00F92EC5" w:rsidP="00AD290E">
            <w:pPr>
              <w:jc w:val="center"/>
              <w:rPr>
                <w:ins w:id="1340" w:author="Arnob Alam" w:date="2025-01-20T21:11:00Z" w16du:dateUtc="2025-01-21T02:11:00Z"/>
                <w:rFonts w:eastAsia="Times New Roman"/>
              </w:rPr>
            </w:pPr>
            <w:ins w:id="1341" w:author="Arnob Alam" w:date="2025-01-20T21:11:00Z" w16du:dateUtc="2025-01-21T02:11:00Z">
              <w:r>
                <w:rPr>
                  <w:rFonts w:eastAsia="Times New Roman"/>
                </w:rPr>
                <w:t>(2)</w:t>
              </w:r>
            </w:ins>
          </w:p>
        </w:tc>
      </w:tr>
      <w:tr w:rsidR="00F92EC5" w14:paraId="30102F54" w14:textId="77777777" w:rsidTr="004E53DD">
        <w:tblPrEx>
          <w:tblPrExChange w:id="1342" w:author="Arnob Alam" w:date="2025-01-21T15:27:00Z" w16du:dateUtc="2025-01-21T20:27:00Z">
            <w:tblPrEx>
              <w:jc w:val="left"/>
            </w:tblPrEx>
          </w:tblPrExChange>
        </w:tblPrEx>
        <w:trPr>
          <w:gridAfter w:val="1"/>
          <w:tblCellSpacing w:w="15" w:type="dxa"/>
          <w:jc w:val="center"/>
          <w:ins w:id="1343" w:author="Arnob Alam" w:date="2025-01-20T21:11:00Z"/>
          <w:trPrChange w:id="1344"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345" w:author="Arnob Alam" w:date="2025-01-21T15:27:00Z" w16du:dateUtc="2025-01-21T20:27:00Z">
              <w:tcPr>
                <w:tcW w:w="0" w:type="auto"/>
                <w:gridSpan w:val="5"/>
                <w:tcBorders>
                  <w:bottom w:val="single" w:sz="6" w:space="0" w:color="000000"/>
                </w:tcBorders>
                <w:vAlign w:val="center"/>
                <w:hideMark/>
              </w:tcPr>
            </w:tcPrChange>
          </w:tcPr>
          <w:p w14:paraId="59626D83" w14:textId="77777777" w:rsidR="00F92EC5" w:rsidRDefault="00F92EC5" w:rsidP="00AD290E">
            <w:pPr>
              <w:jc w:val="center"/>
              <w:rPr>
                <w:ins w:id="1346" w:author="Arnob Alam" w:date="2025-01-20T21:11:00Z" w16du:dateUtc="2025-01-21T02:11:00Z"/>
                <w:rFonts w:eastAsia="Times New Roman"/>
              </w:rPr>
            </w:pPr>
          </w:p>
        </w:tc>
      </w:tr>
      <w:tr w:rsidR="00F92EC5" w14:paraId="35FB440C" w14:textId="77777777" w:rsidTr="004E53DD">
        <w:tblPrEx>
          <w:tblPrExChange w:id="1347" w:author="Arnob Alam" w:date="2025-01-21T15:27:00Z" w16du:dateUtc="2025-01-21T20:27:00Z">
            <w:tblPrEx>
              <w:jc w:val="left"/>
            </w:tblPrEx>
          </w:tblPrExChange>
        </w:tblPrEx>
        <w:trPr>
          <w:gridAfter w:val="1"/>
          <w:tblCellSpacing w:w="15" w:type="dxa"/>
          <w:jc w:val="center"/>
          <w:ins w:id="1348" w:author="Arnob Alam" w:date="2025-01-20T21:11:00Z"/>
          <w:trPrChange w:id="1349" w:author="Arnob Alam" w:date="2025-01-21T15:27:00Z" w16du:dateUtc="2025-01-21T20:27:00Z">
            <w:trPr>
              <w:gridAfter w:val="1"/>
              <w:tblCellSpacing w:w="15" w:type="dxa"/>
            </w:trPr>
          </w:trPrChange>
        </w:trPr>
        <w:tc>
          <w:tcPr>
            <w:tcW w:w="0" w:type="auto"/>
            <w:vAlign w:val="center"/>
            <w:hideMark/>
            <w:tcPrChange w:id="1350" w:author="Arnob Alam" w:date="2025-01-21T15:27:00Z" w16du:dateUtc="2025-01-21T20:27:00Z">
              <w:tcPr>
                <w:tcW w:w="0" w:type="auto"/>
                <w:vAlign w:val="center"/>
                <w:hideMark/>
              </w:tcPr>
            </w:tcPrChange>
          </w:tcPr>
          <w:p w14:paraId="77F48334" w14:textId="77777777" w:rsidR="00F92EC5" w:rsidRDefault="00F92EC5" w:rsidP="00AD290E">
            <w:pPr>
              <w:jc w:val="left"/>
              <w:rPr>
                <w:ins w:id="1351" w:author="Arnob Alam" w:date="2025-01-20T21:11:00Z" w16du:dateUtc="2025-01-21T02:11:00Z"/>
                <w:rFonts w:eastAsia="Times New Roman"/>
              </w:rPr>
            </w:pPr>
            <w:ins w:id="1352" w:author="Arnob Alam" w:date="2025-01-20T21:11:00Z" w16du:dateUtc="2025-01-21T02:11:00Z">
              <w:r>
                <w:rPr>
                  <w:rFonts w:eastAsia="Times New Roman"/>
                </w:rPr>
                <w:t>Group</w:t>
              </w:r>
            </w:ins>
          </w:p>
        </w:tc>
        <w:tc>
          <w:tcPr>
            <w:tcW w:w="0" w:type="auto"/>
            <w:vAlign w:val="center"/>
            <w:hideMark/>
            <w:tcPrChange w:id="1353" w:author="Arnob Alam" w:date="2025-01-21T15:27:00Z" w16du:dateUtc="2025-01-21T20:27:00Z">
              <w:tcPr>
                <w:tcW w:w="0" w:type="auto"/>
                <w:gridSpan w:val="2"/>
                <w:vAlign w:val="center"/>
                <w:hideMark/>
              </w:tcPr>
            </w:tcPrChange>
          </w:tcPr>
          <w:p w14:paraId="7A5A4BFC" w14:textId="77777777" w:rsidR="00F92EC5" w:rsidRDefault="00F92EC5" w:rsidP="00AD290E">
            <w:pPr>
              <w:jc w:val="center"/>
              <w:rPr>
                <w:ins w:id="1354" w:author="Arnob Alam" w:date="2025-01-20T21:11:00Z" w16du:dateUtc="2025-01-21T02:11:00Z"/>
                <w:rFonts w:eastAsia="Times New Roman"/>
              </w:rPr>
            </w:pPr>
            <w:ins w:id="1355" w:author="Arnob Alam" w:date="2025-01-20T21:11:00Z" w16du:dateUtc="2025-01-21T02:11:00Z">
              <w:r>
                <w:rPr>
                  <w:rFonts w:eastAsia="Times New Roman"/>
                </w:rPr>
                <w:t>0.368</w:t>
              </w:r>
              <w:r>
                <w:rPr>
                  <w:rFonts w:eastAsia="Times New Roman"/>
                  <w:vertAlign w:val="superscript"/>
                </w:rPr>
                <w:t>***</w:t>
              </w:r>
            </w:ins>
          </w:p>
        </w:tc>
        <w:tc>
          <w:tcPr>
            <w:tcW w:w="0" w:type="auto"/>
            <w:gridSpan w:val="2"/>
            <w:vAlign w:val="center"/>
            <w:hideMark/>
            <w:tcPrChange w:id="1356" w:author="Arnob Alam" w:date="2025-01-21T15:27:00Z" w16du:dateUtc="2025-01-21T20:27:00Z">
              <w:tcPr>
                <w:tcW w:w="0" w:type="auto"/>
                <w:gridSpan w:val="2"/>
                <w:vAlign w:val="center"/>
                <w:hideMark/>
              </w:tcPr>
            </w:tcPrChange>
          </w:tcPr>
          <w:p w14:paraId="75220A8A" w14:textId="77777777" w:rsidR="00F92EC5" w:rsidRDefault="00F92EC5" w:rsidP="00AD290E">
            <w:pPr>
              <w:jc w:val="center"/>
              <w:rPr>
                <w:ins w:id="1357" w:author="Arnob Alam" w:date="2025-01-20T21:11:00Z" w16du:dateUtc="2025-01-21T02:11:00Z"/>
                <w:rFonts w:eastAsia="Times New Roman"/>
              </w:rPr>
            </w:pPr>
            <w:ins w:id="1358" w:author="Arnob Alam" w:date="2025-01-20T21:11:00Z" w16du:dateUtc="2025-01-21T02:11:00Z">
              <w:r>
                <w:rPr>
                  <w:rFonts w:eastAsia="Times New Roman"/>
                </w:rPr>
                <w:t>0.377</w:t>
              </w:r>
              <w:r>
                <w:rPr>
                  <w:rFonts w:eastAsia="Times New Roman"/>
                  <w:vertAlign w:val="superscript"/>
                </w:rPr>
                <w:t>***</w:t>
              </w:r>
            </w:ins>
          </w:p>
        </w:tc>
      </w:tr>
      <w:tr w:rsidR="00F92EC5" w14:paraId="59D5D698" w14:textId="77777777" w:rsidTr="004E53DD">
        <w:tblPrEx>
          <w:tblPrExChange w:id="1359" w:author="Arnob Alam" w:date="2025-01-21T15:27:00Z" w16du:dateUtc="2025-01-21T20:27:00Z">
            <w:tblPrEx>
              <w:jc w:val="left"/>
            </w:tblPrEx>
          </w:tblPrExChange>
        </w:tblPrEx>
        <w:trPr>
          <w:gridAfter w:val="1"/>
          <w:tblCellSpacing w:w="15" w:type="dxa"/>
          <w:jc w:val="center"/>
          <w:ins w:id="1360" w:author="Arnob Alam" w:date="2025-01-20T21:11:00Z"/>
          <w:trPrChange w:id="1361" w:author="Arnob Alam" w:date="2025-01-21T15:27:00Z" w16du:dateUtc="2025-01-21T20:27:00Z">
            <w:trPr>
              <w:gridAfter w:val="1"/>
              <w:tblCellSpacing w:w="15" w:type="dxa"/>
            </w:trPr>
          </w:trPrChange>
        </w:trPr>
        <w:tc>
          <w:tcPr>
            <w:tcW w:w="0" w:type="auto"/>
            <w:vAlign w:val="center"/>
            <w:hideMark/>
            <w:tcPrChange w:id="1362" w:author="Arnob Alam" w:date="2025-01-21T15:27:00Z" w16du:dateUtc="2025-01-21T20:27:00Z">
              <w:tcPr>
                <w:tcW w:w="0" w:type="auto"/>
                <w:vAlign w:val="center"/>
                <w:hideMark/>
              </w:tcPr>
            </w:tcPrChange>
          </w:tcPr>
          <w:p w14:paraId="036E5A34" w14:textId="77777777" w:rsidR="00F92EC5" w:rsidRDefault="00F92EC5" w:rsidP="00AD290E">
            <w:pPr>
              <w:jc w:val="center"/>
              <w:rPr>
                <w:ins w:id="1363" w:author="Arnob Alam" w:date="2025-01-20T21:11:00Z" w16du:dateUtc="2025-01-21T02:11:00Z"/>
                <w:rFonts w:eastAsia="Times New Roman"/>
              </w:rPr>
            </w:pPr>
          </w:p>
        </w:tc>
        <w:tc>
          <w:tcPr>
            <w:tcW w:w="0" w:type="auto"/>
            <w:vAlign w:val="center"/>
            <w:hideMark/>
            <w:tcPrChange w:id="1364" w:author="Arnob Alam" w:date="2025-01-21T15:27:00Z" w16du:dateUtc="2025-01-21T20:27:00Z">
              <w:tcPr>
                <w:tcW w:w="0" w:type="auto"/>
                <w:gridSpan w:val="2"/>
                <w:vAlign w:val="center"/>
                <w:hideMark/>
              </w:tcPr>
            </w:tcPrChange>
          </w:tcPr>
          <w:p w14:paraId="3B872833" w14:textId="77777777" w:rsidR="00F92EC5" w:rsidRDefault="00F92EC5" w:rsidP="00AD290E">
            <w:pPr>
              <w:jc w:val="center"/>
              <w:rPr>
                <w:ins w:id="1365" w:author="Arnob Alam" w:date="2025-01-20T21:11:00Z" w16du:dateUtc="2025-01-21T02:11:00Z"/>
                <w:rFonts w:eastAsia="Times New Roman"/>
              </w:rPr>
            </w:pPr>
            <w:ins w:id="1366" w:author="Arnob Alam" w:date="2025-01-20T21:11:00Z" w16du:dateUtc="2025-01-21T02:11:00Z">
              <w:r>
                <w:rPr>
                  <w:rFonts w:eastAsia="Times New Roman"/>
                </w:rPr>
                <w:t>(0.041)</w:t>
              </w:r>
            </w:ins>
          </w:p>
        </w:tc>
        <w:tc>
          <w:tcPr>
            <w:tcW w:w="0" w:type="auto"/>
            <w:gridSpan w:val="2"/>
            <w:vAlign w:val="center"/>
            <w:hideMark/>
            <w:tcPrChange w:id="1367" w:author="Arnob Alam" w:date="2025-01-21T15:27:00Z" w16du:dateUtc="2025-01-21T20:27:00Z">
              <w:tcPr>
                <w:tcW w:w="0" w:type="auto"/>
                <w:gridSpan w:val="2"/>
                <w:vAlign w:val="center"/>
                <w:hideMark/>
              </w:tcPr>
            </w:tcPrChange>
          </w:tcPr>
          <w:p w14:paraId="4B1E05EB" w14:textId="77777777" w:rsidR="00F92EC5" w:rsidRDefault="00F92EC5" w:rsidP="00AD290E">
            <w:pPr>
              <w:jc w:val="center"/>
              <w:rPr>
                <w:ins w:id="1368" w:author="Arnob Alam" w:date="2025-01-20T21:11:00Z" w16du:dateUtc="2025-01-21T02:11:00Z"/>
                <w:rFonts w:eastAsia="Times New Roman"/>
              </w:rPr>
            </w:pPr>
            <w:ins w:id="1369" w:author="Arnob Alam" w:date="2025-01-20T21:11:00Z" w16du:dateUtc="2025-01-21T02:11:00Z">
              <w:r>
                <w:rPr>
                  <w:rFonts w:eastAsia="Times New Roman"/>
                </w:rPr>
                <w:t>(0.040)</w:t>
              </w:r>
            </w:ins>
          </w:p>
        </w:tc>
      </w:tr>
      <w:tr w:rsidR="00F92EC5" w14:paraId="74535096" w14:textId="77777777" w:rsidTr="004E53DD">
        <w:tblPrEx>
          <w:tblPrExChange w:id="1370" w:author="Arnob Alam" w:date="2025-01-21T15:27:00Z" w16du:dateUtc="2025-01-21T20:27:00Z">
            <w:tblPrEx>
              <w:jc w:val="left"/>
            </w:tblPrEx>
          </w:tblPrExChange>
        </w:tblPrEx>
        <w:trPr>
          <w:gridAfter w:val="1"/>
          <w:tblCellSpacing w:w="15" w:type="dxa"/>
          <w:jc w:val="center"/>
          <w:ins w:id="1371" w:author="Arnob Alam" w:date="2025-01-20T21:11:00Z"/>
          <w:trPrChange w:id="1372" w:author="Arnob Alam" w:date="2025-01-21T15:27:00Z" w16du:dateUtc="2025-01-21T20:27:00Z">
            <w:trPr>
              <w:gridAfter w:val="1"/>
              <w:tblCellSpacing w:w="15" w:type="dxa"/>
            </w:trPr>
          </w:trPrChange>
        </w:trPr>
        <w:tc>
          <w:tcPr>
            <w:tcW w:w="0" w:type="auto"/>
            <w:vAlign w:val="center"/>
            <w:hideMark/>
            <w:tcPrChange w:id="1373" w:author="Arnob Alam" w:date="2025-01-21T15:27:00Z" w16du:dateUtc="2025-01-21T20:27:00Z">
              <w:tcPr>
                <w:tcW w:w="0" w:type="auto"/>
                <w:vAlign w:val="center"/>
                <w:hideMark/>
              </w:tcPr>
            </w:tcPrChange>
          </w:tcPr>
          <w:p w14:paraId="7B967755" w14:textId="77777777" w:rsidR="00F92EC5" w:rsidRDefault="00F92EC5" w:rsidP="00AD290E">
            <w:pPr>
              <w:jc w:val="center"/>
              <w:rPr>
                <w:ins w:id="1374" w:author="Arnob Alam" w:date="2025-01-20T21:11:00Z" w16du:dateUtc="2025-01-21T02:11:00Z"/>
                <w:rFonts w:eastAsia="Times New Roman"/>
              </w:rPr>
            </w:pPr>
          </w:p>
        </w:tc>
        <w:tc>
          <w:tcPr>
            <w:tcW w:w="0" w:type="auto"/>
            <w:vAlign w:val="center"/>
            <w:hideMark/>
            <w:tcPrChange w:id="1375" w:author="Arnob Alam" w:date="2025-01-21T15:27:00Z" w16du:dateUtc="2025-01-21T20:27:00Z">
              <w:tcPr>
                <w:tcW w:w="0" w:type="auto"/>
                <w:gridSpan w:val="2"/>
                <w:vAlign w:val="center"/>
                <w:hideMark/>
              </w:tcPr>
            </w:tcPrChange>
          </w:tcPr>
          <w:p w14:paraId="566CEA38" w14:textId="77777777" w:rsidR="00F92EC5" w:rsidRDefault="00F92EC5" w:rsidP="00AD290E">
            <w:pPr>
              <w:rPr>
                <w:ins w:id="1376" w:author="Arnob Alam" w:date="2025-01-20T21:11:00Z" w16du:dateUtc="2025-01-21T02:11:00Z"/>
                <w:rFonts w:eastAsia="Times New Roman"/>
                <w:sz w:val="20"/>
                <w:szCs w:val="20"/>
              </w:rPr>
            </w:pPr>
          </w:p>
        </w:tc>
        <w:tc>
          <w:tcPr>
            <w:tcW w:w="0" w:type="auto"/>
            <w:gridSpan w:val="2"/>
            <w:vAlign w:val="center"/>
            <w:hideMark/>
            <w:tcPrChange w:id="1377" w:author="Arnob Alam" w:date="2025-01-21T15:27:00Z" w16du:dateUtc="2025-01-21T20:27:00Z">
              <w:tcPr>
                <w:tcW w:w="0" w:type="auto"/>
                <w:gridSpan w:val="2"/>
                <w:vAlign w:val="center"/>
                <w:hideMark/>
              </w:tcPr>
            </w:tcPrChange>
          </w:tcPr>
          <w:p w14:paraId="2B62473A" w14:textId="77777777" w:rsidR="00F92EC5" w:rsidRDefault="00F92EC5" w:rsidP="00AD290E">
            <w:pPr>
              <w:jc w:val="center"/>
              <w:rPr>
                <w:ins w:id="1378" w:author="Arnob Alam" w:date="2025-01-20T21:11:00Z" w16du:dateUtc="2025-01-21T02:11:00Z"/>
                <w:rFonts w:eastAsia="Times New Roman"/>
                <w:sz w:val="20"/>
                <w:szCs w:val="20"/>
              </w:rPr>
            </w:pPr>
          </w:p>
        </w:tc>
      </w:tr>
      <w:tr w:rsidR="00F92EC5" w14:paraId="4138DF9D" w14:textId="77777777" w:rsidTr="004E53DD">
        <w:tblPrEx>
          <w:tblPrExChange w:id="1379" w:author="Arnob Alam" w:date="2025-01-21T15:27:00Z" w16du:dateUtc="2025-01-21T20:27:00Z">
            <w:tblPrEx>
              <w:jc w:val="left"/>
            </w:tblPrEx>
          </w:tblPrExChange>
        </w:tblPrEx>
        <w:trPr>
          <w:gridAfter w:val="1"/>
          <w:tblCellSpacing w:w="15" w:type="dxa"/>
          <w:jc w:val="center"/>
          <w:ins w:id="1380" w:author="Arnob Alam" w:date="2025-01-20T21:11:00Z"/>
          <w:trPrChange w:id="1381" w:author="Arnob Alam" w:date="2025-01-21T15:27:00Z" w16du:dateUtc="2025-01-21T20:27:00Z">
            <w:trPr>
              <w:gridAfter w:val="1"/>
              <w:tblCellSpacing w:w="15" w:type="dxa"/>
            </w:trPr>
          </w:trPrChange>
        </w:trPr>
        <w:tc>
          <w:tcPr>
            <w:tcW w:w="0" w:type="auto"/>
            <w:vAlign w:val="center"/>
            <w:hideMark/>
            <w:tcPrChange w:id="1382" w:author="Arnob Alam" w:date="2025-01-21T15:27:00Z" w16du:dateUtc="2025-01-21T20:27:00Z">
              <w:tcPr>
                <w:tcW w:w="0" w:type="auto"/>
                <w:vAlign w:val="center"/>
                <w:hideMark/>
              </w:tcPr>
            </w:tcPrChange>
          </w:tcPr>
          <w:p w14:paraId="3B478680" w14:textId="77777777" w:rsidR="00F92EC5" w:rsidRDefault="00F92EC5" w:rsidP="00AD290E">
            <w:pPr>
              <w:jc w:val="left"/>
              <w:rPr>
                <w:ins w:id="1383" w:author="Arnob Alam" w:date="2025-01-20T21:11:00Z" w16du:dateUtc="2025-01-21T02:11:00Z"/>
                <w:rFonts w:eastAsia="Times New Roman"/>
              </w:rPr>
            </w:pPr>
            <w:ins w:id="1384" w:author="Arnob Alam" w:date="2025-01-20T21:11:00Z" w16du:dateUtc="2025-01-21T02:11:00Z">
              <w:r>
                <w:rPr>
                  <w:rFonts w:eastAsia="Times New Roman"/>
                </w:rPr>
                <w:t>Period</w:t>
              </w:r>
            </w:ins>
          </w:p>
        </w:tc>
        <w:tc>
          <w:tcPr>
            <w:tcW w:w="0" w:type="auto"/>
            <w:vAlign w:val="center"/>
            <w:hideMark/>
            <w:tcPrChange w:id="1385" w:author="Arnob Alam" w:date="2025-01-21T15:27:00Z" w16du:dateUtc="2025-01-21T20:27:00Z">
              <w:tcPr>
                <w:tcW w:w="0" w:type="auto"/>
                <w:gridSpan w:val="2"/>
                <w:vAlign w:val="center"/>
                <w:hideMark/>
              </w:tcPr>
            </w:tcPrChange>
          </w:tcPr>
          <w:p w14:paraId="41FFA7A7" w14:textId="77777777" w:rsidR="00F92EC5" w:rsidRDefault="00F92EC5" w:rsidP="00AD290E">
            <w:pPr>
              <w:jc w:val="center"/>
              <w:rPr>
                <w:ins w:id="1386" w:author="Arnob Alam" w:date="2025-01-20T21:11:00Z" w16du:dateUtc="2025-01-21T02:11:00Z"/>
                <w:rFonts w:eastAsia="Times New Roman"/>
              </w:rPr>
            </w:pPr>
            <w:ins w:id="1387" w:author="Arnob Alam" w:date="2025-01-20T21:11:00Z" w16du:dateUtc="2025-01-21T02:11:00Z">
              <w:r>
                <w:rPr>
                  <w:rFonts w:eastAsia="Times New Roman"/>
                </w:rPr>
                <w:t>0.040</w:t>
              </w:r>
            </w:ins>
          </w:p>
        </w:tc>
        <w:tc>
          <w:tcPr>
            <w:tcW w:w="0" w:type="auto"/>
            <w:gridSpan w:val="2"/>
            <w:vAlign w:val="center"/>
            <w:hideMark/>
            <w:tcPrChange w:id="1388" w:author="Arnob Alam" w:date="2025-01-21T15:27:00Z" w16du:dateUtc="2025-01-21T20:27:00Z">
              <w:tcPr>
                <w:tcW w:w="0" w:type="auto"/>
                <w:gridSpan w:val="2"/>
                <w:vAlign w:val="center"/>
                <w:hideMark/>
              </w:tcPr>
            </w:tcPrChange>
          </w:tcPr>
          <w:p w14:paraId="07CF92A1" w14:textId="77777777" w:rsidR="00F92EC5" w:rsidRDefault="00F92EC5" w:rsidP="00AD290E">
            <w:pPr>
              <w:jc w:val="center"/>
              <w:rPr>
                <w:ins w:id="1389" w:author="Arnob Alam" w:date="2025-01-20T21:11:00Z" w16du:dateUtc="2025-01-21T02:11:00Z"/>
                <w:rFonts w:eastAsia="Times New Roman"/>
              </w:rPr>
            </w:pPr>
            <w:ins w:id="1390" w:author="Arnob Alam" w:date="2025-01-20T21:11:00Z" w16du:dateUtc="2025-01-21T02:11:00Z">
              <w:r>
                <w:rPr>
                  <w:rFonts w:eastAsia="Times New Roman"/>
                </w:rPr>
                <w:t>0.042</w:t>
              </w:r>
            </w:ins>
          </w:p>
        </w:tc>
      </w:tr>
      <w:tr w:rsidR="00F92EC5" w14:paraId="35426878" w14:textId="77777777" w:rsidTr="004E53DD">
        <w:tblPrEx>
          <w:tblPrExChange w:id="1391" w:author="Arnob Alam" w:date="2025-01-21T15:27:00Z" w16du:dateUtc="2025-01-21T20:27:00Z">
            <w:tblPrEx>
              <w:jc w:val="left"/>
            </w:tblPrEx>
          </w:tblPrExChange>
        </w:tblPrEx>
        <w:trPr>
          <w:gridAfter w:val="1"/>
          <w:tblCellSpacing w:w="15" w:type="dxa"/>
          <w:jc w:val="center"/>
          <w:ins w:id="1392" w:author="Arnob Alam" w:date="2025-01-20T21:11:00Z"/>
          <w:trPrChange w:id="1393" w:author="Arnob Alam" w:date="2025-01-21T15:27:00Z" w16du:dateUtc="2025-01-21T20:27:00Z">
            <w:trPr>
              <w:gridAfter w:val="1"/>
              <w:tblCellSpacing w:w="15" w:type="dxa"/>
            </w:trPr>
          </w:trPrChange>
        </w:trPr>
        <w:tc>
          <w:tcPr>
            <w:tcW w:w="0" w:type="auto"/>
            <w:vAlign w:val="center"/>
            <w:hideMark/>
            <w:tcPrChange w:id="1394" w:author="Arnob Alam" w:date="2025-01-21T15:27:00Z" w16du:dateUtc="2025-01-21T20:27:00Z">
              <w:tcPr>
                <w:tcW w:w="0" w:type="auto"/>
                <w:vAlign w:val="center"/>
                <w:hideMark/>
              </w:tcPr>
            </w:tcPrChange>
          </w:tcPr>
          <w:p w14:paraId="3DE75B8F" w14:textId="77777777" w:rsidR="00F92EC5" w:rsidRDefault="00F92EC5" w:rsidP="00AD290E">
            <w:pPr>
              <w:jc w:val="center"/>
              <w:rPr>
                <w:ins w:id="1395" w:author="Arnob Alam" w:date="2025-01-20T21:11:00Z" w16du:dateUtc="2025-01-21T02:11:00Z"/>
                <w:rFonts w:eastAsia="Times New Roman"/>
              </w:rPr>
            </w:pPr>
          </w:p>
        </w:tc>
        <w:tc>
          <w:tcPr>
            <w:tcW w:w="0" w:type="auto"/>
            <w:vAlign w:val="center"/>
            <w:hideMark/>
            <w:tcPrChange w:id="1396" w:author="Arnob Alam" w:date="2025-01-21T15:27:00Z" w16du:dateUtc="2025-01-21T20:27:00Z">
              <w:tcPr>
                <w:tcW w:w="0" w:type="auto"/>
                <w:gridSpan w:val="2"/>
                <w:vAlign w:val="center"/>
                <w:hideMark/>
              </w:tcPr>
            </w:tcPrChange>
          </w:tcPr>
          <w:p w14:paraId="6FB04866" w14:textId="77777777" w:rsidR="00F92EC5" w:rsidRDefault="00F92EC5" w:rsidP="00AD290E">
            <w:pPr>
              <w:jc w:val="center"/>
              <w:rPr>
                <w:ins w:id="1397" w:author="Arnob Alam" w:date="2025-01-20T21:11:00Z" w16du:dateUtc="2025-01-21T02:11:00Z"/>
                <w:rFonts w:eastAsia="Times New Roman"/>
              </w:rPr>
            </w:pPr>
            <w:ins w:id="1398" w:author="Arnob Alam" w:date="2025-01-20T21:11:00Z" w16du:dateUtc="2025-01-21T02:11:00Z">
              <w:r>
                <w:rPr>
                  <w:rFonts w:eastAsia="Times New Roman"/>
                </w:rPr>
                <w:t>(0.063)</w:t>
              </w:r>
            </w:ins>
          </w:p>
        </w:tc>
        <w:tc>
          <w:tcPr>
            <w:tcW w:w="0" w:type="auto"/>
            <w:gridSpan w:val="2"/>
            <w:vAlign w:val="center"/>
            <w:hideMark/>
            <w:tcPrChange w:id="1399" w:author="Arnob Alam" w:date="2025-01-21T15:27:00Z" w16du:dateUtc="2025-01-21T20:27:00Z">
              <w:tcPr>
                <w:tcW w:w="0" w:type="auto"/>
                <w:gridSpan w:val="2"/>
                <w:vAlign w:val="center"/>
                <w:hideMark/>
              </w:tcPr>
            </w:tcPrChange>
          </w:tcPr>
          <w:p w14:paraId="58D66DE2" w14:textId="77777777" w:rsidR="00F92EC5" w:rsidRDefault="00F92EC5" w:rsidP="00AD290E">
            <w:pPr>
              <w:jc w:val="center"/>
              <w:rPr>
                <w:ins w:id="1400" w:author="Arnob Alam" w:date="2025-01-20T21:11:00Z" w16du:dateUtc="2025-01-21T02:11:00Z"/>
                <w:rFonts w:eastAsia="Times New Roman"/>
              </w:rPr>
            </w:pPr>
            <w:ins w:id="1401" w:author="Arnob Alam" w:date="2025-01-20T21:11:00Z" w16du:dateUtc="2025-01-21T02:11:00Z">
              <w:r>
                <w:rPr>
                  <w:rFonts w:eastAsia="Times New Roman"/>
                </w:rPr>
                <w:t>(0.062)</w:t>
              </w:r>
            </w:ins>
          </w:p>
        </w:tc>
      </w:tr>
      <w:tr w:rsidR="00F92EC5" w14:paraId="19F18452" w14:textId="77777777" w:rsidTr="004E53DD">
        <w:tblPrEx>
          <w:tblPrExChange w:id="1402" w:author="Arnob Alam" w:date="2025-01-21T15:27:00Z" w16du:dateUtc="2025-01-21T20:27:00Z">
            <w:tblPrEx>
              <w:jc w:val="left"/>
            </w:tblPrEx>
          </w:tblPrExChange>
        </w:tblPrEx>
        <w:trPr>
          <w:gridAfter w:val="1"/>
          <w:tblCellSpacing w:w="15" w:type="dxa"/>
          <w:jc w:val="center"/>
          <w:ins w:id="1403" w:author="Arnob Alam" w:date="2025-01-20T21:11:00Z"/>
          <w:trPrChange w:id="1404" w:author="Arnob Alam" w:date="2025-01-21T15:27:00Z" w16du:dateUtc="2025-01-21T20:27:00Z">
            <w:trPr>
              <w:gridAfter w:val="1"/>
              <w:tblCellSpacing w:w="15" w:type="dxa"/>
            </w:trPr>
          </w:trPrChange>
        </w:trPr>
        <w:tc>
          <w:tcPr>
            <w:tcW w:w="0" w:type="auto"/>
            <w:vAlign w:val="center"/>
            <w:hideMark/>
            <w:tcPrChange w:id="1405" w:author="Arnob Alam" w:date="2025-01-21T15:27:00Z" w16du:dateUtc="2025-01-21T20:27:00Z">
              <w:tcPr>
                <w:tcW w:w="0" w:type="auto"/>
                <w:vAlign w:val="center"/>
                <w:hideMark/>
              </w:tcPr>
            </w:tcPrChange>
          </w:tcPr>
          <w:p w14:paraId="4FAE969D" w14:textId="77777777" w:rsidR="00F92EC5" w:rsidRDefault="00F92EC5" w:rsidP="00AD290E">
            <w:pPr>
              <w:jc w:val="center"/>
              <w:rPr>
                <w:ins w:id="1406" w:author="Arnob Alam" w:date="2025-01-20T21:11:00Z" w16du:dateUtc="2025-01-21T02:11:00Z"/>
                <w:rFonts w:eastAsia="Times New Roman"/>
              </w:rPr>
            </w:pPr>
          </w:p>
        </w:tc>
        <w:tc>
          <w:tcPr>
            <w:tcW w:w="0" w:type="auto"/>
            <w:vAlign w:val="center"/>
            <w:hideMark/>
            <w:tcPrChange w:id="1407" w:author="Arnob Alam" w:date="2025-01-21T15:27:00Z" w16du:dateUtc="2025-01-21T20:27:00Z">
              <w:tcPr>
                <w:tcW w:w="0" w:type="auto"/>
                <w:gridSpan w:val="2"/>
                <w:vAlign w:val="center"/>
                <w:hideMark/>
              </w:tcPr>
            </w:tcPrChange>
          </w:tcPr>
          <w:p w14:paraId="77D4E8C3" w14:textId="77777777" w:rsidR="00F92EC5" w:rsidRDefault="00F92EC5" w:rsidP="00AD290E">
            <w:pPr>
              <w:rPr>
                <w:ins w:id="1408" w:author="Arnob Alam" w:date="2025-01-20T21:11:00Z" w16du:dateUtc="2025-01-21T02:11:00Z"/>
                <w:rFonts w:eastAsia="Times New Roman"/>
                <w:sz w:val="20"/>
                <w:szCs w:val="20"/>
              </w:rPr>
            </w:pPr>
          </w:p>
        </w:tc>
        <w:tc>
          <w:tcPr>
            <w:tcW w:w="0" w:type="auto"/>
            <w:gridSpan w:val="2"/>
            <w:vAlign w:val="center"/>
            <w:hideMark/>
            <w:tcPrChange w:id="1409" w:author="Arnob Alam" w:date="2025-01-21T15:27:00Z" w16du:dateUtc="2025-01-21T20:27:00Z">
              <w:tcPr>
                <w:tcW w:w="0" w:type="auto"/>
                <w:gridSpan w:val="2"/>
                <w:vAlign w:val="center"/>
                <w:hideMark/>
              </w:tcPr>
            </w:tcPrChange>
          </w:tcPr>
          <w:p w14:paraId="3DF277FA" w14:textId="77777777" w:rsidR="00F92EC5" w:rsidRDefault="00F92EC5" w:rsidP="00AD290E">
            <w:pPr>
              <w:jc w:val="center"/>
              <w:rPr>
                <w:ins w:id="1410" w:author="Arnob Alam" w:date="2025-01-20T21:11:00Z" w16du:dateUtc="2025-01-21T02:11:00Z"/>
                <w:rFonts w:eastAsia="Times New Roman"/>
                <w:sz w:val="20"/>
                <w:szCs w:val="20"/>
              </w:rPr>
            </w:pPr>
          </w:p>
        </w:tc>
      </w:tr>
      <w:tr w:rsidR="00F92EC5" w14:paraId="15C5E083" w14:textId="77777777" w:rsidTr="004E53DD">
        <w:tblPrEx>
          <w:tblPrExChange w:id="1411" w:author="Arnob Alam" w:date="2025-01-21T15:27:00Z" w16du:dateUtc="2025-01-21T20:27:00Z">
            <w:tblPrEx>
              <w:jc w:val="left"/>
            </w:tblPrEx>
          </w:tblPrExChange>
        </w:tblPrEx>
        <w:trPr>
          <w:gridAfter w:val="1"/>
          <w:tblCellSpacing w:w="15" w:type="dxa"/>
          <w:jc w:val="center"/>
          <w:ins w:id="1412" w:author="Arnob Alam" w:date="2025-01-20T21:11:00Z"/>
          <w:trPrChange w:id="1413" w:author="Arnob Alam" w:date="2025-01-21T15:27:00Z" w16du:dateUtc="2025-01-21T20:27:00Z">
            <w:trPr>
              <w:gridAfter w:val="1"/>
              <w:tblCellSpacing w:w="15" w:type="dxa"/>
            </w:trPr>
          </w:trPrChange>
        </w:trPr>
        <w:tc>
          <w:tcPr>
            <w:tcW w:w="0" w:type="auto"/>
            <w:vAlign w:val="center"/>
            <w:hideMark/>
            <w:tcPrChange w:id="1414" w:author="Arnob Alam" w:date="2025-01-21T15:27:00Z" w16du:dateUtc="2025-01-21T20:27:00Z">
              <w:tcPr>
                <w:tcW w:w="0" w:type="auto"/>
                <w:vAlign w:val="center"/>
                <w:hideMark/>
              </w:tcPr>
            </w:tcPrChange>
          </w:tcPr>
          <w:p w14:paraId="616DF0BD" w14:textId="77777777" w:rsidR="00F92EC5" w:rsidRDefault="00F92EC5" w:rsidP="00AD290E">
            <w:pPr>
              <w:jc w:val="left"/>
              <w:rPr>
                <w:ins w:id="1415" w:author="Arnob Alam" w:date="2025-01-20T21:11:00Z" w16du:dateUtc="2025-01-21T02:11:00Z"/>
                <w:rFonts w:eastAsia="Times New Roman"/>
              </w:rPr>
            </w:pPr>
            <w:ins w:id="1416" w:author="Arnob Alam" w:date="2025-01-20T21:11:00Z" w16du:dateUtc="2025-01-21T02:11:00Z">
              <w:r>
                <w:rPr>
                  <w:rFonts w:eastAsia="Times New Roman"/>
                </w:rPr>
                <w:t>Tenor (2Y)</w:t>
              </w:r>
            </w:ins>
          </w:p>
        </w:tc>
        <w:tc>
          <w:tcPr>
            <w:tcW w:w="0" w:type="auto"/>
            <w:vAlign w:val="center"/>
            <w:hideMark/>
            <w:tcPrChange w:id="1417" w:author="Arnob Alam" w:date="2025-01-21T15:27:00Z" w16du:dateUtc="2025-01-21T20:27:00Z">
              <w:tcPr>
                <w:tcW w:w="0" w:type="auto"/>
                <w:gridSpan w:val="2"/>
                <w:vAlign w:val="center"/>
                <w:hideMark/>
              </w:tcPr>
            </w:tcPrChange>
          </w:tcPr>
          <w:p w14:paraId="51B97048" w14:textId="77777777" w:rsidR="00F92EC5" w:rsidRDefault="00F92EC5" w:rsidP="00AD290E">
            <w:pPr>
              <w:rPr>
                <w:ins w:id="1418" w:author="Arnob Alam" w:date="2025-01-20T21:11:00Z" w16du:dateUtc="2025-01-21T02:11:00Z"/>
                <w:rFonts w:eastAsia="Times New Roman"/>
              </w:rPr>
            </w:pPr>
          </w:p>
        </w:tc>
        <w:tc>
          <w:tcPr>
            <w:tcW w:w="0" w:type="auto"/>
            <w:gridSpan w:val="2"/>
            <w:vAlign w:val="center"/>
            <w:hideMark/>
            <w:tcPrChange w:id="1419" w:author="Arnob Alam" w:date="2025-01-21T15:27:00Z" w16du:dateUtc="2025-01-21T20:27:00Z">
              <w:tcPr>
                <w:tcW w:w="0" w:type="auto"/>
                <w:gridSpan w:val="2"/>
                <w:vAlign w:val="center"/>
                <w:hideMark/>
              </w:tcPr>
            </w:tcPrChange>
          </w:tcPr>
          <w:p w14:paraId="52154A07" w14:textId="77777777" w:rsidR="00F92EC5" w:rsidRDefault="00F92EC5" w:rsidP="00AD290E">
            <w:pPr>
              <w:jc w:val="center"/>
              <w:rPr>
                <w:ins w:id="1420" w:author="Arnob Alam" w:date="2025-01-20T21:11:00Z" w16du:dateUtc="2025-01-21T02:11:00Z"/>
                <w:rFonts w:eastAsia="Times New Roman"/>
              </w:rPr>
            </w:pPr>
            <w:ins w:id="1421" w:author="Arnob Alam" w:date="2025-01-20T21:11:00Z" w16du:dateUtc="2025-01-21T02:11:00Z">
              <w:r>
                <w:rPr>
                  <w:rFonts w:eastAsia="Times New Roman"/>
                </w:rPr>
                <w:t>-0.113</w:t>
              </w:r>
              <w:r>
                <w:rPr>
                  <w:rFonts w:eastAsia="Times New Roman"/>
                  <w:vertAlign w:val="superscript"/>
                </w:rPr>
                <w:t>***</w:t>
              </w:r>
            </w:ins>
          </w:p>
        </w:tc>
      </w:tr>
      <w:tr w:rsidR="00F92EC5" w14:paraId="3DFB3986" w14:textId="77777777" w:rsidTr="004E53DD">
        <w:tblPrEx>
          <w:tblPrExChange w:id="1422" w:author="Arnob Alam" w:date="2025-01-21T15:27:00Z" w16du:dateUtc="2025-01-21T20:27:00Z">
            <w:tblPrEx>
              <w:jc w:val="left"/>
            </w:tblPrEx>
          </w:tblPrExChange>
        </w:tblPrEx>
        <w:trPr>
          <w:gridAfter w:val="1"/>
          <w:tblCellSpacing w:w="15" w:type="dxa"/>
          <w:jc w:val="center"/>
          <w:ins w:id="1423" w:author="Arnob Alam" w:date="2025-01-20T21:11:00Z"/>
          <w:trPrChange w:id="1424" w:author="Arnob Alam" w:date="2025-01-21T15:27:00Z" w16du:dateUtc="2025-01-21T20:27:00Z">
            <w:trPr>
              <w:gridAfter w:val="1"/>
              <w:tblCellSpacing w:w="15" w:type="dxa"/>
            </w:trPr>
          </w:trPrChange>
        </w:trPr>
        <w:tc>
          <w:tcPr>
            <w:tcW w:w="0" w:type="auto"/>
            <w:vAlign w:val="center"/>
            <w:hideMark/>
            <w:tcPrChange w:id="1425" w:author="Arnob Alam" w:date="2025-01-21T15:27:00Z" w16du:dateUtc="2025-01-21T20:27:00Z">
              <w:tcPr>
                <w:tcW w:w="0" w:type="auto"/>
                <w:vAlign w:val="center"/>
                <w:hideMark/>
              </w:tcPr>
            </w:tcPrChange>
          </w:tcPr>
          <w:p w14:paraId="6342BFA1" w14:textId="77777777" w:rsidR="00F92EC5" w:rsidRDefault="00F92EC5" w:rsidP="00AD290E">
            <w:pPr>
              <w:jc w:val="center"/>
              <w:rPr>
                <w:ins w:id="1426" w:author="Arnob Alam" w:date="2025-01-20T21:11:00Z" w16du:dateUtc="2025-01-21T02:11:00Z"/>
                <w:rFonts w:eastAsia="Times New Roman"/>
              </w:rPr>
            </w:pPr>
          </w:p>
        </w:tc>
        <w:tc>
          <w:tcPr>
            <w:tcW w:w="0" w:type="auto"/>
            <w:vAlign w:val="center"/>
            <w:hideMark/>
            <w:tcPrChange w:id="1427" w:author="Arnob Alam" w:date="2025-01-21T15:27:00Z" w16du:dateUtc="2025-01-21T20:27:00Z">
              <w:tcPr>
                <w:tcW w:w="0" w:type="auto"/>
                <w:gridSpan w:val="2"/>
                <w:vAlign w:val="center"/>
                <w:hideMark/>
              </w:tcPr>
            </w:tcPrChange>
          </w:tcPr>
          <w:p w14:paraId="12BE6C9E" w14:textId="77777777" w:rsidR="00F92EC5" w:rsidRDefault="00F92EC5" w:rsidP="00AD290E">
            <w:pPr>
              <w:rPr>
                <w:ins w:id="1428" w:author="Arnob Alam" w:date="2025-01-20T21:11:00Z" w16du:dateUtc="2025-01-21T02:11:00Z"/>
                <w:rFonts w:eastAsia="Times New Roman"/>
                <w:sz w:val="20"/>
                <w:szCs w:val="20"/>
              </w:rPr>
            </w:pPr>
          </w:p>
        </w:tc>
        <w:tc>
          <w:tcPr>
            <w:tcW w:w="0" w:type="auto"/>
            <w:gridSpan w:val="2"/>
            <w:vAlign w:val="center"/>
            <w:hideMark/>
            <w:tcPrChange w:id="1429" w:author="Arnob Alam" w:date="2025-01-21T15:27:00Z" w16du:dateUtc="2025-01-21T20:27:00Z">
              <w:tcPr>
                <w:tcW w:w="0" w:type="auto"/>
                <w:gridSpan w:val="2"/>
                <w:vAlign w:val="center"/>
                <w:hideMark/>
              </w:tcPr>
            </w:tcPrChange>
          </w:tcPr>
          <w:p w14:paraId="2E5996CE" w14:textId="77777777" w:rsidR="00F92EC5" w:rsidRDefault="00F92EC5" w:rsidP="00AD290E">
            <w:pPr>
              <w:jc w:val="center"/>
              <w:rPr>
                <w:ins w:id="1430" w:author="Arnob Alam" w:date="2025-01-20T21:11:00Z" w16du:dateUtc="2025-01-21T02:11:00Z"/>
                <w:rFonts w:eastAsia="Times New Roman"/>
              </w:rPr>
            </w:pPr>
            <w:ins w:id="1431" w:author="Arnob Alam" w:date="2025-01-20T21:11:00Z" w16du:dateUtc="2025-01-21T02:11:00Z">
              <w:r>
                <w:rPr>
                  <w:rFonts w:eastAsia="Times New Roman"/>
                </w:rPr>
                <w:t>(0.042)</w:t>
              </w:r>
            </w:ins>
          </w:p>
        </w:tc>
      </w:tr>
      <w:tr w:rsidR="00F92EC5" w14:paraId="2D6B84F6" w14:textId="77777777" w:rsidTr="004E53DD">
        <w:tblPrEx>
          <w:tblPrExChange w:id="1432" w:author="Arnob Alam" w:date="2025-01-21T15:27:00Z" w16du:dateUtc="2025-01-21T20:27:00Z">
            <w:tblPrEx>
              <w:jc w:val="left"/>
            </w:tblPrEx>
          </w:tblPrExChange>
        </w:tblPrEx>
        <w:trPr>
          <w:gridAfter w:val="1"/>
          <w:tblCellSpacing w:w="15" w:type="dxa"/>
          <w:jc w:val="center"/>
          <w:ins w:id="1433" w:author="Arnob Alam" w:date="2025-01-20T21:11:00Z"/>
          <w:trPrChange w:id="1434" w:author="Arnob Alam" w:date="2025-01-21T15:27:00Z" w16du:dateUtc="2025-01-21T20:27:00Z">
            <w:trPr>
              <w:gridAfter w:val="1"/>
              <w:tblCellSpacing w:w="15" w:type="dxa"/>
            </w:trPr>
          </w:trPrChange>
        </w:trPr>
        <w:tc>
          <w:tcPr>
            <w:tcW w:w="0" w:type="auto"/>
            <w:vAlign w:val="center"/>
            <w:hideMark/>
            <w:tcPrChange w:id="1435" w:author="Arnob Alam" w:date="2025-01-21T15:27:00Z" w16du:dateUtc="2025-01-21T20:27:00Z">
              <w:tcPr>
                <w:tcW w:w="0" w:type="auto"/>
                <w:vAlign w:val="center"/>
                <w:hideMark/>
              </w:tcPr>
            </w:tcPrChange>
          </w:tcPr>
          <w:p w14:paraId="69DA979A" w14:textId="77777777" w:rsidR="00F92EC5" w:rsidRDefault="00F92EC5" w:rsidP="00AD290E">
            <w:pPr>
              <w:jc w:val="center"/>
              <w:rPr>
                <w:ins w:id="1436" w:author="Arnob Alam" w:date="2025-01-20T21:11:00Z" w16du:dateUtc="2025-01-21T02:11:00Z"/>
                <w:rFonts w:eastAsia="Times New Roman"/>
              </w:rPr>
            </w:pPr>
          </w:p>
        </w:tc>
        <w:tc>
          <w:tcPr>
            <w:tcW w:w="0" w:type="auto"/>
            <w:vAlign w:val="center"/>
            <w:hideMark/>
            <w:tcPrChange w:id="1437" w:author="Arnob Alam" w:date="2025-01-21T15:27:00Z" w16du:dateUtc="2025-01-21T20:27:00Z">
              <w:tcPr>
                <w:tcW w:w="0" w:type="auto"/>
                <w:gridSpan w:val="2"/>
                <w:vAlign w:val="center"/>
                <w:hideMark/>
              </w:tcPr>
            </w:tcPrChange>
          </w:tcPr>
          <w:p w14:paraId="01F6EB8E" w14:textId="77777777" w:rsidR="00F92EC5" w:rsidRDefault="00F92EC5" w:rsidP="00AD290E">
            <w:pPr>
              <w:rPr>
                <w:ins w:id="1438" w:author="Arnob Alam" w:date="2025-01-20T21:11:00Z" w16du:dateUtc="2025-01-21T02:11:00Z"/>
                <w:rFonts w:eastAsia="Times New Roman"/>
                <w:sz w:val="20"/>
                <w:szCs w:val="20"/>
              </w:rPr>
            </w:pPr>
          </w:p>
        </w:tc>
        <w:tc>
          <w:tcPr>
            <w:tcW w:w="0" w:type="auto"/>
            <w:gridSpan w:val="2"/>
            <w:vAlign w:val="center"/>
            <w:hideMark/>
            <w:tcPrChange w:id="1439" w:author="Arnob Alam" w:date="2025-01-21T15:27:00Z" w16du:dateUtc="2025-01-21T20:27:00Z">
              <w:tcPr>
                <w:tcW w:w="0" w:type="auto"/>
                <w:gridSpan w:val="2"/>
                <w:vAlign w:val="center"/>
                <w:hideMark/>
              </w:tcPr>
            </w:tcPrChange>
          </w:tcPr>
          <w:p w14:paraId="78B75CAE" w14:textId="77777777" w:rsidR="00F92EC5" w:rsidRDefault="00F92EC5" w:rsidP="00AD290E">
            <w:pPr>
              <w:jc w:val="center"/>
              <w:rPr>
                <w:ins w:id="1440" w:author="Arnob Alam" w:date="2025-01-20T21:11:00Z" w16du:dateUtc="2025-01-21T02:11:00Z"/>
                <w:rFonts w:eastAsia="Times New Roman"/>
                <w:sz w:val="20"/>
                <w:szCs w:val="20"/>
              </w:rPr>
            </w:pPr>
          </w:p>
        </w:tc>
      </w:tr>
      <w:tr w:rsidR="00F92EC5" w14:paraId="669D69CA" w14:textId="77777777" w:rsidTr="004E53DD">
        <w:tblPrEx>
          <w:tblPrExChange w:id="1441" w:author="Arnob Alam" w:date="2025-01-21T15:27:00Z" w16du:dateUtc="2025-01-21T20:27:00Z">
            <w:tblPrEx>
              <w:jc w:val="left"/>
            </w:tblPrEx>
          </w:tblPrExChange>
        </w:tblPrEx>
        <w:trPr>
          <w:gridAfter w:val="1"/>
          <w:tblCellSpacing w:w="15" w:type="dxa"/>
          <w:jc w:val="center"/>
          <w:ins w:id="1442" w:author="Arnob Alam" w:date="2025-01-20T21:11:00Z"/>
          <w:trPrChange w:id="1443" w:author="Arnob Alam" w:date="2025-01-21T15:27:00Z" w16du:dateUtc="2025-01-21T20:27:00Z">
            <w:trPr>
              <w:gridAfter w:val="1"/>
              <w:tblCellSpacing w:w="15" w:type="dxa"/>
            </w:trPr>
          </w:trPrChange>
        </w:trPr>
        <w:tc>
          <w:tcPr>
            <w:tcW w:w="0" w:type="auto"/>
            <w:vAlign w:val="center"/>
            <w:hideMark/>
            <w:tcPrChange w:id="1444" w:author="Arnob Alam" w:date="2025-01-21T15:27:00Z" w16du:dateUtc="2025-01-21T20:27:00Z">
              <w:tcPr>
                <w:tcW w:w="0" w:type="auto"/>
                <w:vAlign w:val="center"/>
                <w:hideMark/>
              </w:tcPr>
            </w:tcPrChange>
          </w:tcPr>
          <w:p w14:paraId="10D8A49E" w14:textId="77777777" w:rsidR="00F92EC5" w:rsidRDefault="00F92EC5" w:rsidP="00AD290E">
            <w:pPr>
              <w:jc w:val="left"/>
              <w:rPr>
                <w:ins w:id="1445" w:author="Arnob Alam" w:date="2025-01-20T21:11:00Z" w16du:dateUtc="2025-01-21T02:11:00Z"/>
                <w:rFonts w:eastAsia="Times New Roman"/>
              </w:rPr>
            </w:pPr>
            <w:ins w:id="1446" w:author="Arnob Alam" w:date="2025-01-20T21:11:00Z" w16du:dateUtc="2025-01-21T02:11:00Z">
              <w:r>
                <w:rPr>
                  <w:rFonts w:eastAsia="Times New Roman"/>
                </w:rPr>
                <w:t>Tenor (5Y)</w:t>
              </w:r>
            </w:ins>
          </w:p>
        </w:tc>
        <w:tc>
          <w:tcPr>
            <w:tcW w:w="0" w:type="auto"/>
            <w:vAlign w:val="center"/>
            <w:hideMark/>
            <w:tcPrChange w:id="1447" w:author="Arnob Alam" w:date="2025-01-21T15:27:00Z" w16du:dateUtc="2025-01-21T20:27:00Z">
              <w:tcPr>
                <w:tcW w:w="0" w:type="auto"/>
                <w:gridSpan w:val="2"/>
                <w:vAlign w:val="center"/>
                <w:hideMark/>
              </w:tcPr>
            </w:tcPrChange>
          </w:tcPr>
          <w:p w14:paraId="622FED4E" w14:textId="77777777" w:rsidR="00F92EC5" w:rsidRDefault="00F92EC5" w:rsidP="00AD290E">
            <w:pPr>
              <w:rPr>
                <w:ins w:id="1448" w:author="Arnob Alam" w:date="2025-01-20T21:11:00Z" w16du:dateUtc="2025-01-21T02:11:00Z"/>
                <w:rFonts w:eastAsia="Times New Roman"/>
              </w:rPr>
            </w:pPr>
          </w:p>
        </w:tc>
        <w:tc>
          <w:tcPr>
            <w:tcW w:w="0" w:type="auto"/>
            <w:gridSpan w:val="2"/>
            <w:vAlign w:val="center"/>
            <w:hideMark/>
            <w:tcPrChange w:id="1449" w:author="Arnob Alam" w:date="2025-01-21T15:27:00Z" w16du:dateUtc="2025-01-21T20:27:00Z">
              <w:tcPr>
                <w:tcW w:w="0" w:type="auto"/>
                <w:gridSpan w:val="2"/>
                <w:vAlign w:val="center"/>
                <w:hideMark/>
              </w:tcPr>
            </w:tcPrChange>
          </w:tcPr>
          <w:p w14:paraId="63AFB41B" w14:textId="77777777" w:rsidR="00F92EC5" w:rsidRDefault="00F92EC5" w:rsidP="00AD290E">
            <w:pPr>
              <w:jc w:val="center"/>
              <w:rPr>
                <w:ins w:id="1450" w:author="Arnob Alam" w:date="2025-01-20T21:11:00Z" w16du:dateUtc="2025-01-21T02:11:00Z"/>
                <w:rFonts w:eastAsia="Times New Roman"/>
              </w:rPr>
            </w:pPr>
            <w:ins w:id="1451" w:author="Arnob Alam" w:date="2025-01-20T21:11:00Z" w16du:dateUtc="2025-01-21T02:11:00Z">
              <w:r>
                <w:rPr>
                  <w:rFonts w:eastAsia="Times New Roman"/>
                </w:rPr>
                <w:t>0.044</w:t>
              </w:r>
            </w:ins>
          </w:p>
        </w:tc>
      </w:tr>
      <w:tr w:rsidR="00F92EC5" w14:paraId="62A82285" w14:textId="77777777" w:rsidTr="004E53DD">
        <w:tblPrEx>
          <w:tblPrExChange w:id="1452" w:author="Arnob Alam" w:date="2025-01-21T15:27:00Z" w16du:dateUtc="2025-01-21T20:27:00Z">
            <w:tblPrEx>
              <w:jc w:val="left"/>
            </w:tblPrEx>
          </w:tblPrExChange>
        </w:tblPrEx>
        <w:trPr>
          <w:gridAfter w:val="1"/>
          <w:tblCellSpacing w:w="15" w:type="dxa"/>
          <w:jc w:val="center"/>
          <w:ins w:id="1453" w:author="Arnob Alam" w:date="2025-01-20T21:11:00Z"/>
          <w:trPrChange w:id="1454" w:author="Arnob Alam" w:date="2025-01-21T15:27:00Z" w16du:dateUtc="2025-01-21T20:27:00Z">
            <w:trPr>
              <w:gridAfter w:val="1"/>
              <w:tblCellSpacing w:w="15" w:type="dxa"/>
            </w:trPr>
          </w:trPrChange>
        </w:trPr>
        <w:tc>
          <w:tcPr>
            <w:tcW w:w="0" w:type="auto"/>
            <w:vAlign w:val="center"/>
            <w:hideMark/>
            <w:tcPrChange w:id="1455" w:author="Arnob Alam" w:date="2025-01-21T15:27:00Z" w16du:dateUtc="2025-01-21T20:27:00Z">
              <w:tcPr>
                <w:tcW w:w="0" w:type="auto"/>
                <w:vAlign w:val="center"/>
                <w:hideMark/>
              </w:tcPr>
            </w:tcPrChange>
          </w:tcPr>
          <w:p w14:paraId="3FF05F7F" w14:textId="77777777" w:rsidR="00F92EC5" w:rsidRDefault="00F92EC5" w:rsidP="00AD290E">
            <w:pPr>
              <w:jc w:val="center"/>
              <w:rPr>
                <w:ins w:id="1456" w:author="Arnob Alam" w:date="2025-01-20T21:11:00Z" w16du:dateUtc="2025-01-21T02:11:00Z"/>
                <w:rFonts w:eastAsia="Times New Roman"/>
              </w:rPr>
            </w:pPr>
          </w:p>
        </w:tc>
        <w:tc>
          <w:tcPr>
            <w:tcW w:w="0" w:type="auto"/>
            <w:vAlign w:val="center"/>
            <w:hideMark/>
            <w:tcPrChange w:id="1457" w:author="Arnob Alam" w:date="2025-01-21T15:27:00Z" w16du:dateUtc="2025-01-21T20:27:00Z">
              <w:tcPr>
                <w:tcW w:w="0" w:type="auto"/>
                <w:gridSpan w:val="2"/>
                <w:vAlign w:val="center"/>
                <w:hideMark/>
              </w:tcPr>
            </w:tcPrChange>
          </w:tcPr>
          <w:p w14:paraId="038C614F" w14:textId="77777777" w:rsidR="00F92EC5" w:rsidRDefault="00F92EC5" w:rsidP="00AD290E">
            <w:pPr>
              <w:rPr>
                <w:ins w:id="1458" w:author="Arnob Alam" w:date="2025-01-20T21:11:00Z" w16du:dateUtc="2025-01-21T02:11:00Z"/>
                <w:rFonts w:eastAsia="Times New Roman"/>
                <w:sz w:val="20"/>
                <w:szCs w:val="20"/>
              </w:rPr>
            </w:pPr>
          </w:p>
        </w:tc>
        <w:tc>
          <w:tcPr>
            <w:tcW w:w="0" w:type="auto"/>
            <w:gridSpan w:val="2"/>
            <w:vAlign w:val="center"/>
            <w:hideMark/>
            <w:tcPrChange w:id="1459" w:author="Arnob Alam" w:date="2025-01-21T15:27:00Z" w16du:dateUtc="2025-01-21T20:27:00Z">
              <w:tcPr>
                <w:tcW w:w="0" w:type="auto"/>
                <w:gridSpan w:val="2"/>
                <w:vAlign w:val="center"/>
                <w:hideMark/>
              </w:tcPr>
            </w:tcPrChange>
          </w:tcPr>
          <w:p w14:paraId="3B7DC2D4" w14:textId="77777777" w:rsidR="00F92EC5" w:rsidRDefault="00F92EC5" w:rsidP="00AD290E">
            <w:pPr>
              <w:jc w:val="center"/>
              <w:rPr>
                <w:ins w:id="1460" w:author="Arnob Alam" w:date="2025-01-20T21:11:00Z" w16du:dateUtc="2025-01-21T02:11:00Z"/>
                <w:rFonts w:eastAsia="Times New Roman"/>
              </w:rPr>
            </w:pPr>
            <w:ins w:id="1461" w:author="Arnob Alam" w:date="2025-01-20T21:11:00Z" w16du:dateUtc="2025-01-21T02:11:00Z">
              <w:r>
                <w:rPr>
                  <w:rFonts w:eastAsia="Times New Roman"/>
                </w:rPr>
                <w:t>(0.040)</w:t>
              </w:r>
            </w:ins>
          </w:p>
        </w:tc>
      </w:tr>
      <w:tr w:rsidR="00F92EC5" w14:paraId="357D3D18" w14:textId="77777777" w:rsidTr="004E53DD">
        <w:tblPrEx>
          <w:tblPrExChange w:id="1462" w:author="Arnob Alam" w:date="2025-01-21T15:27:00Z" w16du:dateUtc="2025-01-21T20:27:00Z">
            <w:tblPrEx>
              <w:jc w:val="left"/>
            </w:tblPrEx>
          </w:tblPrExChange>
        </w:tblPrEx>
        <w:trPr>
          <w:gridAfter w:val="1"/>
          <w:tblCellSpacing w:w="15" w:type="dxa"/>
          <w:jc w:val="center"/>
          <w:ins w:id="1463" w:author="Arnob Alam" w:date="2025-01-20T21:11:00Z"/>
          <w:trPrChange w:id="1464" w:author="Arnob Alam" w:date="2025-01-21T15:27:00Z" w16du:dateUtc="2025-01-21T20:27:00Z">
            <w:trPr>
              <w:gridAfter w:val="1"/>
              <w:tblCellSpacing w:w="15" w:type="dxa"/>
            </w:trPr>
          </w:trPrChange>
        </w:trPr>
        <w:tc>
          <w:tcPr>
            <w:tcW w:w="0" w:type="auto"/>
            <w:vAlign w:val="center"/>
            <w:hideMark/>
            <w:tcPrChange w:id="1465" w:author="Arnob Alam" w:date="2025-01-21T15:27:00Z" w16du:dateUtc="2025-01-21T20:27:00Z">
              <w:tcPr>
                <w:tcW w:w="0" w:type="auto"/>
                <w:vAlign w:val="center"/>
                <w:hideMark/>
              </w:tcPr>
            </w:tcPrChange>
          </w:tcPr>
          <w:p w14:paraId="67412A8C" w14:textId="77777777" w:rsidR="00F92EC5" w:rsidRDefault="00F92EC5" w:rsidP="00AD290E">
            <w:pPr>
              <w:jc w:val="center"/>
              <w:rPr>
                <w:ins w:id="1466" w:author="Arnob Alam" w:date="2025-01-20T21:11:00Z" w16du:dateUtc="2025-01-21T02:11:00Z"/>
                <w:rFonts w:eastAsia="Times New Roman"/>
              </w:rPr>
            </w:pPr>
          </w:p>
        </w:tc>
        <w:tc>
          <w:tcPr>
            <w:tcW w:w="0" w:type="auto"/>
            <w:vAlign w:val="center"/>
            <w:hideMark/>
            <w:tcPrChange w:id="1467" w:author="Arnob Alam" w:date="2025-01-21T15:27:00Z" w16du:dateUtc="2025-01-21T20:27:00Z">
              <w:tcPr>
                <w:tcW w:w="0" w:type="auto"/>
                <w:gridSpan w:val="2"/>
                <w:vAlign w:val="center"/>
                <w:hideMark/>
              </w:tcPr>
            </w:tcPrChange>
          </w:tcPr>
          <w:p w14:paraId="4A0A1BB8" w14:textId="77777777" w:rsidR="00F92EC5" w:rsidRDefault="00F92EC5" w:rsidP="00AD290E">
            <w:pPr>
              <w:rPr>
                <w:ins w:id="1468" w:author="Arnob Alam" w:date="2025-01-20T21:11:00Z" w16du:dateUtc="2025-01-21T02:11:00Z"/>
                <w:rFonts w:eastAsia="Times New Roman"/>
                <w:sz w:val="20"/>
                <w:szCs w:val="20"/>
              </w:rPr>
            </w:pPr>
          </w:p>
        </w:tc>
        <w:tc>
          <w:tcPr>
            <w:tcW w:w="0" w:type="auto"/>
            <w:gridSpan w:val="2"/>
            <w:vAlign w:val="center"/>
            <w:hideMark/>
            <w:tcPrChange w:id="1469" w:author="Arnob Alam" w:date="2025-01-21T15:27:00Z" w16du:dateUtc="2025-01-21T20:27:00Z">
              <w:tcPr>
                <w:tcW w:w="0" w:type="auto"/>
                <w:gridSpan w:val="2"/>
                <w:vAlign w:val="center"/>
                <w:hideMark/>
              </w:tcPr>
            </w:tcPrChange>
          </w:tcPr>
          <w:p w14:paraId="00D63A0A" w14:textId="77777777" w:rsidR="00F92EC5" w:rsidRDefault="00F92EC5" w:rsidP="00AD290E">
            <w:pPr>
              <w:jc w:val="center"/>
              <w:rPr>
                <w:ins w:id="1470" w:author="Arnob Alam" w:date="2025-01-20T21:11:00Z" w16du:dateUtc="2025-01-21T02:11:00Z"/>
                <w:rFonts w:eastAsia="Times New Roman"/>
                <w:sz w:val="20"/>
                <w:szCs w:val="20"/>
              </w:rPr>
            </w:pPr>
          </w:p>
        </w:tc>
      </w:tr>
      <w:tr w:rsidR="00F92EC5" w14:paraId="26C34359" w14:textId="77777777" w:rsidTr="004E53DD">
        <w:tblPrEx>
          <w:tblPrExChange w:id="1471" w:author="Arnob Alam" w:date="2025-01-21T15:27:00Z" w16du:dateUtc="2025-01-21T20:27:00Z">
            <w:tblPrEx>
              <w:jc w:val="left"/>
            </w:tblPrEx>
          </w:tblPrExChange>
        </w:tblPrEx>
        <w:trPr>
          <w:gridAfter w:val="1"/>
          <w:tblCellSpacing w:w="15" w:type="dxa"/>
          <w:jc w:val="center"/>
          <w:ins w:id="1472" w:author="Arnob Alam" w:date="2025-01-20T21:11:00Z"/>
          <w:trPrChange w:id="1473" w:author="Arnob Alam" w:date="2025-01-21T15:27:00Z" w16du:dateUtc="2025-01-21T20:27:00Z">
            <w:trPr>
              <w:gridAfter w:val="1"/>
              <w:tblCellSpacing w:w="15" w:type="dxa"/>
            </w:trPr>
          </w:trPrChange>
        </w:trPr>
        <w:tc>
          <w:tcPr>
            <w:tcW w:w="0" w:type="auto"/>
            <w:vAlign w:val="center"/>
            <w:hideMark/>
            <w:tcPrChange w:id="1474" w:author="Arnob Alam" w:date="2025-01-21T15:27:00Z" w16du:dateUtc="2025-01-21T20:27:00Z">
              <w:tcPr>
                <w:tcW w:w="0" w:type="auto"/>
                <w:vAlign w:val="center"/>
                <w:hideMark/>
              </w:tcPr>
            </w:tcPrChange>
          </w:tcPr>
          <w:p w14:paraId="209D82AF" w14:textId="77777777" w:rsidR="00F92EC5" w:rsidRDefault="00F92EC5" w:rsidP="00AD290E">
            <w:pPr>
              <w:jc w:val="left"/>
              <w:rPr>
                <w:ins w:id="1475" w:author="Arnob Alam" w:date="2025-01-20T21:11:00Z" w16du:dateUtc="2025-01-21T02:11:00Z"/>
                <w:rFonts w:eastAsia="Times New Roman"/>
              </w:rPr>
            </w:pPr>
            <w:ins w:id="1476" w:author="Arnob Alam" w:date="2025-01-20T21:11:00Z" w16du:dateUtc="2025-01-21T02:11:00Z">
              <w:r>
                <w:rPr>
                  <w:rFonts w:eastAsia="Times New Roman"/>
                </w:rPr>
                <w:t>Equity Return</w:t>
              </w:r>
            </w:ins>
          </w:p>
        </w:tc>
        <w:tc>
          <w:tcPr>
            <w:tcW w:w="0" w:type="auto"/>
            <w:vAlign w:val="center"/>
            <w:hideMark/>
            <w:tcPrChange w:id="1477" w:author="Arnob Alam" w:date="2025-01-21T15:27:00Z" w16du:dateUtc="2025-01-21T20:27:00Z">
              <w:tcPr>
                <w:tcW w:w="0" w:type="auto"/>
                <w:gridSpan w:val="2"/>
                <w:vAlign w:val="center"/>
                <w:hideMark/>
              </w:tcPr>
            </w:tcPrChange>
          </w:tcPr>
          <w:p w14:paraId="55AB4505" w14:textId="77777777" w:rsidR="00F92EC5" w:rsidRDefault="00F92EC5" w:rsidP="00AD290E">
            <w:pPr>
              <w:rPr>
                <w:ins w:id="1478" w:author="Arnob Alam" w:date="2025-01-20T21:11:00Z" w16du:dateUtc="2025-01-21T02:11:00Z"/>
                <w:rFonts w:eastAsia="Times New Roman"/>
              </w:rPr>
            </w:pPr>
          </w:p>
        </w:tc>
        <w:tc>
          <w:tcPr>
            <w:tcW w:w="0" w:type="auto"/>
            <w:gridSpan w:val="2"/>
            <w:vAlign w:val="center"/>
            <w:hideMark/>
            <w:tcPrChange w:id="1479" w:author="Arnob Alam" w:date="2025-01-21T15:27:00Z" w16du:dateUtc="2025-01-21T20:27:00Z">
              <w:tcPr>
                <w:tcW w:w="0" w:type="auto"/>
                <w:gridSpan w:val="2"/>
                <w:vAlign w:val="center"/>
                <w:hideMark/>
              </w:tcPr>
            </w:tcPrChange>
          </w:tcPr>
          <w:p w14:paraId="2683BBAB" w14:textId="77777777" w:rsidR="00F92EC5" w:rsidRDefault="00F92EC5" w:rsidP="00AD290E">
            <w:pPr>
              <w:jc w:val="center"/>
              <w:rPr>
                <w:ins w:id="1480" w:author="Arnob Alam" w:date="2025-01-20T21:11:00Z" w16du:dateUtc="2025-01-21T02:11:00Z"/>
                <w:rFonts w:eastAsia="Times New Roman"/>
              </w:rPr>
            </w:pPr>
            <w:ins w:id="1481" w:author="Arnob Alam" w:date="2025-01-20T21:11:00Z" w16du:dateUtc="2025-01-21T02:11:00Z">
              <w:r>
                <w:rPr>
                  <w:rFonts w:eastAsia="Times New Roman"/>
                </w:rPr>
                <w:t>4.289</w:t>
              </w:r>
              <w:r>
                <w:rPr>
                  <w:rFonts w:eastAsia="Times New Roman"/>
                  <w:vertAlign w:val="superscript"/>
                </w:rPr>
                <w:t>*</w:t>
              </w:r>
            </w:ins>
          </w:p>
        </w:tc>
      </w:tr>
      <w:tr w:rsidR="00F92EC5" w14:paraId="0F71A64D" w14:textId="77777777" w:rsidTr="004E53DD">
        <w:tblPrEx>
          <w:tblPrExChange w:id="1482" w:author="Arnob Alam" w:date="2025-01-21T15:27:00Z" w16du:dateUtc="2025-01-21T20:27:00Z">
            <w:tblPrEx>
              <w:jc w:val="left"/>
            </w:tblPrEx>
          </w:tblPrExChange>
        </w:tblPrEx>
        <w:trPr>
          <w:gridAfter w:val="1"/>
          <w:tblCellSpacing w:w="15" w:type="dxa"/>
          <w:jc w:val="center"/>
          <w:ins w:id="1483" w:author="Arnob Alam" w:date="2025-01-20T21:11:00Z"/>
          <w:trPrChange w:id="1484" w:author="Arnob Alam" w:date="2025-01-21T15:27:00Z" w16du:dateUtc="2025-01-21T20:27:00Z">
            <w:trPr>
              <w:gridAfter w:val="1"/>
              <w:tblCellSpacing w:w="15" w:type="dxa"/>
            </w:trPr>
          </w:trPrChange>
        </w:trPr>
        <w:tc>
          <w:tcPr>
            <w:tcW w:w="0" w:type="auto"/>
            <w:vAlign w:val="center"/>
            <w:hideMark/>
            <w:tcPrChange w:id="1485" w:author="Arnob Alam" w:date="2025-01-21T15:27:00Z" w16du:dateUtc="2025-01-21T20:27:00Z">
              <w:tcPr>
                <w:tcW w:w="0" w:type="auto"/>
                <w:vAlign w:val="center"/>
                <w:hideMark/>
              </w:tcPr>
            </w:tcPrChange>
          </w:tcPr>
          <w:p w14:paraId="2BFB77F6" w14:textId="77777777" w:rsidR="00F92EC5" w:rsidRDefault="00F92EC5" w:rsidP="00AD290E">
            <w:pPr>
              <w:jc w:val="center"/>
              <w:rPr>
                <w:ins w:id="1486" w:author="Arnob Alam" w:date="2025-01-20T21:11:00Z" w16du:dateUtc="2025-01-21T02:11:00Z"/>
                <w:rFonts w:eastAsia="Times New Roman"/>
              </w:rPr>
            </w:pPr>
          </w:p>
        </w:tc>
        <w:tc>
          <w:tcPr>
            <w:tcW w:w="0" w:type="auto"/>
            <w:vAlign w:val="center"/>
            <w:hideMark/>
            <w:tcPrChange w:id="1487" w:author="Arnob Alam" w:date="2025-01-21T15:27:00Z" w16du:dateUtc="2025-01-21T20:27:00Z">
              <w:tcPr>
                <w:tcW w:w="0" w:type="auto"/>
                <w:gridSpan w:val="2"/>
                <w:vAlign w:val="center"/>
                <w:hideMark/>
              </w:tcPr>
            </w:tcPrChange>
          </w:tcPr>
          <w:p w14:paraId="6935EEE8" w14:textId="77777777" w:rsidR="00F92EC5" w:rsidRDefault="00F92EC5" w:rsidP="00AD290E">
            <w:pPr>
              <w:rPr>
                <w:ins w:id="1488" w:author="Arnob Alam" w:date="2025-01-20T21:11:00Z" w16du:dateUtc="2025-01-21T02:11:00Z"/>
                <w:rFonts w:eastAsia="Times New Roman"/>
                <w:sz w:val="20"/>
                <w:szCs w:val="20"/>
              </w:rPr>
            </w:pPr>
          </w:p>
        </w:tc>
        <w:tc>
          <w:tcPr>
            <w:tcW w:w="0" w:type="auto"/>
            <w:gridSpan w:val="2"/>
            <w:vAlign w:val="center"/>
            <w:hideMark/>
            <w:tcPrChange w:id="1489" w:author="Arnob Alam" w:date="2025-01-21T15:27:00Z" w16du:dateUtc="2025-01-21T20:27:00Z">
              <w:tcPr>
                <w:tcW w:w="0" w:type="auto"/>
                <w:gridSpan w:val="2"/>
                <w:vAlign w:val="center"/>
                <w:hideMark/>
              </w:tcPr>
            </w:tcPrChange>
          </w:tcPr>
          <w:p w14:paraId="551B329D" w14:textId="77777777" w:rsidR="00F92EC5" w:rsidRDefault="00F92EC5" w:rsidP="00AD290E">
            <w:pPr>
              <w:jc w:val="center"/>
              <w:rPr>
                <w:ins w:id="1490" w:author="Arnob Alam" w:date="2025-01-20T21:11:00Z" w16du:dateUtc="2025-01-21T02:11:00Z"/>
                <w:rFonts w:eastAsia="Times New Roman"/>
              </w:rPr>
            </w:pPr>
            <w:ins w:id="1491" w:author="Arnob Alam" w:date="2025-01-20T21:11:00Z" w16du:dateUtc="2025-01-21T02:11:00Z">
              <w:r>
                <w:rPr>
                  <w:rFonts w:eastAsia="Times New Roman"/>
                </w:rPr>
                <w:t>(2.591)</w:t>
              </w:r>
            </w:ins>
          </w:p>
        </w:tc>
      </w:tr>
      <w:tr w:rsidR="00F92EC5" w14:paraId="30DAB8A0" w14:textId="77777777" w:rsidTr="004E53DD">
        <w:tblPrEx>
          <w:tblPrExChange w:id="1492" w:author="Arnob Alam" w:date="2025-01-21T15:27:00Z" w16du:dateUtc="2025-01-21T20:27:00Z">
            <w:tblPrEx>
              <w:jc w:val="left"/>
            </w:tblPrEx>
          </w:tblPrExChange>
        </w:tblPrEx>
        <w:trPr>
          <w:gridAfter w:val="1"/>
          <w:tblCellSpacing w:w="15" w:type="dxa"/>
          <w:jc w:val="center"/>
          <w:ins w:id="1493" w:author="Arnob Alam" w:date="2025-01-20T21:11:00Z"/>
          <w:trPrChange w:id="1494" w:author="Arnob Alam" w:date="2025-01-21T15:27:00Z" w16du:dateUtc="2025-01-21T20:27:00Z">
            <w:trPr>
              <w:gridAfter w:val="1"/>
              <w:tblCellSpacing w:w="15" w:type="dxa"/>
            </w:trPr>
          </w:trPrChange>
        </w:trPr>
        <w:tc>
          <w:tcPr>
            <w:tcW w:w="0" w:type="auto"/>
            <w:vAlign w:val="center"/>
            <w:hideMark/>
            <w:tcPrChange w:id="1495" w:author="Arnob Alam" w:date="2025-01-21T15:27:00Z" w16du:dateUtc="2025-01-21T20:27:00Z">
              <w:tcPr>
                <w:tcW w:w="0" w:type="auto"/>
                <w:vAlign w:val="center"/>
                <w:hideMark/>
              </w:tcPr>
            </w:tcPrChange>
          </w:tcPr>
          <w:p w14:paraId="160595B7" w14:textId="77777777" w:rsidR="00F92EC5" w:rsidRDefault="00F92EC5" w:rsidP="00AD290E">
            <w:pPr>
              <w:jc w:val="center"/>
              <w:rPr>
                <w:ins w:id="1496" w:author="Arnob Alam" w:date="2025-01-20T21:11:00Z" w16du:dateUtc="2025-01-21T02:11:00Z"/>
                <w:rFonts w:eastAsia="Times New Roman"/>
              </w:rPr>
            </w:pPr>
          </w:p>
        </w:tc>
        <w:tc>
          <w:tcPr>
            <w:tcW w:w="0" w:type="auto"/>
            <w:vAlign w:val="center"/>
            <w:hideMark/>
            <w:tcPrChange w:id="1497" w:author="Arnob Alam" w:date="2025-01-21T15:27:00Z" w16du:dateUtc="2025-01-21T20:27:00Z">
              <w:tcPr>
                <w:tcW w:w="0" w:type="auto"/>
                <w:gridSpan w:val="2"/>
                <w:vAlign w:val="center"/>
                <w:hideMark/>
              </w:tcPr>
            </w:tcPrChange>
          </w:tcPr>
          <w:p w14:paraId="6F4D5ABB" w14:textId="77777777" w:rsidR="00F92EC5" w:rsidRDefault="00F92EC5" w:rsidP="00AD290E">
            <w:pPr>
              <w:rPr>
                <w:ins w:id="1498" w:author="Arnob Alam" w:date="2025-01-20T21:11:00Z" w16du:dateUtc="2025-01-21T02:11:00Z"/>
                <w:rFonts w:eastAsia="Times New Roman"/>
                <w:sz w:val="20"/>
                <w:szCs w:val="20"/>
              </w:rPr>
            </w:pPr>
          </w:p>
        </w:tc>
        <w:tc>
          <w:tcPr>
            <w:tcW w:w="0" w:type="auto"/>
            <w:gridSpan w:val="2"/>
            <w:vAlign w:val="center"/>
            <w:hideMark/>
            <w:tcPrChange w:id="1499" w:author="Arnob Alam" w:date="2025-01-21T15:27:00Z" w16du:dateUtc="2025-01-21T20:27:00Z">
              <w:tcPr>
                <w:tcW w:w="0" w:type="auto"/>
                <w:gridSpan w:val="2"/>
                <w:vAlign w:val="center"/>
                <w:hideMark/>
              </w:tcPr>
            </w:tcPrChange>
          </w:tcPr>
          <w:p w14:paraId="059E9C31" w14:textId="77777777" w:rsidR="00F92EC5" w:rsidRDefault="00F92EC5" w:rsidP="00AD290E">
            <w:pPr>
              <w:jc w:val="center"/>
              <w:rPr>
                <w:ins w:id="1500" w:author="Arnob Alam" w:date="2025-01-20T21:11:00Z" w16du:dateUtc="2025-01-21T02:11:00Z"/>
                <w:rFonts w:eastAsia="Times New Roman"/>
                <w:sz w:val="20"/>
                <w:szCs w:val="20"/>
              </w:rPr>
            </w:pPr>
          </w:p>
        </w:tc>
      </w:tr>
      <w:tr w:rsidR="00F92EC5" w14:paraId="2E50A54E" w14:textId="77777777" w:rsidTr="004E53DD">
        <w:tblPrEx>
          <w:tblPrExChange w:id="1501" w:author="Arnob Alam" w:date="2025-01-21T15:27:00Z" w16du:dateUtc="2025-01-21T20:27:00Z">
            <w:tblPrEx>
              <w:jc w:val="left"/>
            </w:tblPrEx>
          </w:tblPrExChange>
        </w:tblPrEx>
        <w:trPr>
          <w:gridAfter w:val="1"/>
          <w:tblCellSpacing w:w="15" w:type="dxa"/>
          <w:jc w:val="center"/>
          <w:ins w:id="1502" w:author="Arnob Alam" w:date="2025-01-20T21:11:00Z"/>
          <w:trPrChange w:id="1503" w:author="Arnob Alam" w:date="2025-01-21T15:27:00Z" w16du:dateUtc="2025-01-21T20:27:00Z">
            <w:trPr>
              <w:gridAfter w:val="1"/>
              <w:tblCellSpacing w:w="15" w:type="dxa"/>
            </w:trPr>
          </w:trPrChange>
        </w:trPr>
        <w:tc>
          <w:tcPr>
            <w:tcW w:w="0" w:type="auto"/>
            <w:vAlign w:val="center"/>
            <w:hideMark/>
            <w:tcPrChange w:id="1504" w:author="Arnob Alam" w:date="2025-01-21T15:27:00Z" w16du:dateUtc="2025-01-21T20:27:00Z">
              <w:tcPr>
                <w:tcW w:w="0" w:type="auto"/>
                <w:vAlign w:val="center"/>
                <w:hideMark/>
              </w:tcPr>
            </w:tcPrChange>
          </w:tcPr>
          <w:p w14:paraId="51E9AE23" w14:textId="77777777" w:rsidR="00F92EC5" w:rsidRDefault="00F92EC5" w:rsidP="00AD290E">
            <w:pPr>
              <w:jc w:val="left"/>
              <w:rPr>
                <w:ins w:id="1505" w:author="Arnob Alam" w:date="2025-01-20T21:11:00Z" w16du:dateUtc="2025-01-21T02:11:00Z"/>
                <w:rFonts w:eastAsia="Times New Roman"/>
              </w:rPr>
            </w:pPr>
            <w:ins w:id="1506" w:author="Arnob Alam" w:date="2025-01-20T21:11:00Z" w16du:dateUtc="2025-01-21T02:11:00Z">
              <w:r>
                <w:rPr>
                  <w:rFonts w:eastAsia="Times New Roman"/>
                </w:rPr>
                <w:t>Volatility</w:t>
              </w:r>
            </w:ins>
          </w:p>
        </w:tc>
        <w:tc>
          <w:tcPr>
            <w:tcW w:w="0" w:type="auto"/>
            <w:vAlign w:val="center"/>
            <w:hideMark/>
            <w:tcPrChange w:id="1507" w:author="Arnob Alam" w:date="2025-01-21T15:27:00Z" w16du:dateUtc="2025-01-21T20:27:00Z">
              <w:tcPr>
                <w:tcW w:w="0" w:type="auto"/>
                <w:gridSpan w:val="2"/>
                <w:vAlign w:val="center"/>
                <w:hideMark/>
              </w:tcPr>
            </w:tcPrChange>
          </w:tcPr>
          <w:p w14:paraId="0CCA50A8" w14:textId="77777777" w:rsidR="00F92EC5" w:rsidRDefault="00F92EC5" w:rsidP="00AD290E">
            <w:pPr>
              <w:rPr>
                <w:ins w:id="1508" w:author="Arnob Alam" w:date="2025-01-20T21:11:00Z" w16du:dateUtc="2025-01-21T02:11:00Z"/>
                <w:rFonts w:eastAsia="Times New Roman"/>
              </w:rPr>
            </w:pPr>
          </w:p>
        </w:tc>
        <w:tc>
          <w:tcPr>
            <w:tcW w:w="0" w:type="auto"/>
            <w:gridSpan w:val="2"/>
            <w:vAlign w:val="center"/>
            <w:hideMark/>
            <w:tcPrChange w:id="1509" w:author="Arnob Alam" w:date="2025-01-21T15:27:00Z" w16du:dateUtc="2025-01-21T20:27:00Z">
              <w:tcPr>
                <w:tcW w:w="0" w:type="auto"/>
                <w:gridSpan w:val="2"/>
                <w:vAlign w:val="center"/>
                <w:hideMark/>
              </w:tcPr>
            </w:tcPrChange>
          </w:tcPr>
          <w:p w14:paraId="4884EBA3" w14:textId="77777777" w:rsidR="00F92EC5" w:rsidRDefault="00F92EC5" w:rsidP="00AD290E">
            <w:pPr>
              <w:jc w:val="center"/>
              <w:rPr>
                <w:ins w:id="1510" w:author="Arnob Alam" w:date="2025-01-20T21:11:00Z" w16du:dateUtc="2025-01-21T02:11:00Z"/>
                <w:rFonts w:eastAsia="Times New Roman"/>
              </w:rPr>
            </w:pPr>
            <w:ins w:id="1511" w:author="Arnob Alam" w:date="2025-01-20T21:11:00Z" w16du:dateUtc="2025-01-21T02:11:00Z">
              <w:r>
                <w:rPr>
                  <w:rFonts w:eastAsia="Times New Roman"/>
                </w:rPr>
                <w:t>-0.009</w:t>
              </w:r>
            </w:ins>
          </w:p>
        </w:tc>
      </w:tr>
      <w:tr w:rsidR="00F92EC5" w14:paraId="39731870" w14:textId="77777777" w:rsidTr="004E53DD">
        <w:tblPrEx>
          <w:tblPrExChange w:id="1512" w:author="Arnob Alam" w:date="2025-01-21T15:27:00Z" w16du:dateUtc="2025-01-21T20:27:00Z">
            <w:tblPrEx>
              <w:jc w:val="left"/>
            </w:tblPrEx>
          </w:tblPrExChange>
        </w:tblPrEx>
        <w:trPr>
          <w:gridAfter w:val="1"/>
          <w:tblCellSpacing w:w="15" w:type="dxa"/>
          <w:jc w:val="center"/>
          <w:ins w:id="1513" w:author="Arnob Alam" w:date="2025-01-20T21:11:00Z"/>
          <w:trPrChange w:id="1514" w:author="Arnob Alam" w:date="2025-01-21T15:27:00Z" w16du:dateUtc="2025-01-21T20:27:00Z">
            <w:trPr>
              <w:gridAfter w:val="1"/>
              <w:tblCellSpacing w:w="15" w:type="dxa"/>
            </w:trPr>
          </w:trPrChange>
        </w:trPr>
        <w:tc>
          <w:tcPr>
            <w:tcW w:w="0" w:type="auto"/>
            <w:vAlign w:val="center"/>
            <w:hideMark/>
            <w:tcPrChange w:id="1515" w:author="Arnob Alam" w:date="2025-01-21T15:27:00Z" w16du:dateUtc="2025-01-21T20:27:00Z">
              <w:tcPr>
                <w:tcW w:w="0" w:type="auto"/>
                <w:vAlign w:val="center"/>
                <w:hideMark/>
              </w:tcPr>
            </w:tcPrChange>
          </w:tcPr>
          <w:p w14:paraId="66E27A0D" w14:textId="77777777" w:rsidR="00F92EC5" w:rsidRDefault="00F92EC5" w:rsidP="00AD290E">
            <w:pPr>
              <w:jc w:val="center"/>
              <w:rPr>
                <w:ins w:id="1516" w:author="Arnob Alam" w:date="2025-01-20T21:11:00Z" w16du:dateUtc="2025-01-21T02:11:00Z"/>
                <w:rFonts w:eastAsia="Times New Roman"/>
              </w:rPr>
            </w:pPr>
          </w:p>
        </w:tc>
        <w:tc>
          <w:tcPr>
            <w:tcW w:w="0" w:type="auto"/>
            <w:vAlign w:val="center"/>
            <w:hideMark/>
            <w:tcPrChange w:id="1517" w:author="Arnob Alam" w:date="2025-01-21T15:27:00Z" w16du:dateUtc="2025-01-21T20:27:00Z">
              <w:tcPr>
                <w:tcW w:w="0" w:type="auto"/>
                <w:gridSpan w:val="2"/>
                <w:vAlign w:val="center"/>
                <w:hideMark/>
              </w:tcPr>
            </w:tcPrChange>
          </w:tcPr>
          <w:p w14:paraId="197120F6" w14:textId="77777777" w:rsidR="00F92EC5" w:rsidRDefault="00F92EC5" w:rsidP="00AD290E">
            <w:pPr>
              <w:rPr>
                <w:ins w:id="1518" w:author="Arnob Alam" w:date="2025-01-20T21:11:00Z" w16du:dateUtc="2025-01-21T02:11:00Z"/>
                <w:rFonts w:eastAsia="Times New Roman"/>
                <w:sz w:val="20"/>
                <w:szCs w:val="20"/>
              </w:rPr>
            </w:pPr>
          </w:p>
        </w:tc>
        <w:tc>
          <w:tcPr>
            <w:tcW w:w="0" w:type="auto"/>
            <w:gridSpan w:val="2"/>
            <w:vAlign w:val="center"/>
            <w:hideMark/>
            <w:tcPrChange w:id="1519" w:author="Arnob Alam" w:date="2025-01-21T15:27:00Z" w16du:dateUtc="2025-01-21T20:27:00Z">
              <w:tcPr>
                <w:tcW w:w="0" w:type="auto"/>
                <w:gridSpan w:val="2"/>
                <w:vAlign w:val="center"/>
                <w:hideMark/>
              </w:tcPr>
            </w:tcPrChange>
          </w:tcPr>
          <w:p w14:paraId="240A47D9" w14:textId="77777777" w:rsidR="00F92EC5" w:rsidRDefault="00F92EC5" w:rsidP="00AD290E">
            <w:pPr>
              <w:jc w:val="center"/>
              <w:rPr>
                <w:ins w:id="1520" w:author="Arnob Alam" w:date="2025-01-20T21:11:00Z" w16du:dateUtc="2025-01-21T02:11:00Z"/>
                <w:rFonts w:eastAsia="Times New Roman"/>
              </w:rPr>
            </w:pPr>
            <w:ins w:id="1521" w:author="Arnob Alam" w:date="2025-01-20T21:11:00Z" w16du:dateUtc="2025-01-21T02:11:00Z">
              <w:r>
                <w:rPr>
                  <w:rFonts w:eastAsia="Times New Roman"/>
                </w:rPr>
                <w:t>(0.011)</w:t>
              </w:r>
            </w:ins>
          </w:p>
        </w:tc>
      </w:tr>
      <w:tr w:rsidR="00F92EC5" w14:paraId="141C0941" w14:textId="77777777" w:rsidTr="004E53DD">
        <w:tblPrEx>
          <w:tblPrExChange w:id="1522" w:author="Arnob Alam" w:date="2025-01-21T15:27:00Z" w16du:dateUtc="2025-01-21T20:27:00Z">
            <w:tblPrEx>
              <w:jc w:val="left"/>
            </w:tblPrEx>
          </w:tblPrExChange>
        </w:tblPrEx>
        <w:trPr>
          <w:gridAfter w:val="1"/>
          <w:tblCellSpacing w:w="15" w:type="dxa"/>
          <w:jc w:val="center"/>
          <w:ins w:id="1523" w:author="Arnob Alam" w:date="2025-01-20T21:11:00Z"/>
          <w:trPrChange w:id="1524" w:author="Arnob Alam" w:date="2025-01-21T15:27:00Z" w16du:dateUtc="2025-01-21T20:27:00Z">
            <w:trPr>
              <w:gridAfter w:val="1"/>
              <w:tblCellSpacing w:w="15" w:type="dxa"/>
            </w:trPr>
          </w:trPrChange>
        </w:trPr>
        <w:tc>
          <w:tcPr>
            <w:tcW w:w="0" w:type="auto"/>
            <w:vAlign w:val="center"/>
            <w:hideMark/>
            <w:tcPrChange w:id="1525" w:author="Arnob Alam" w:date="2025-01-21T15:27:00Z" w16du:dateUtc="2025-01-21T20:27:00Z">
              <w:tcPr>
                <w:tcW w:w="0" w:type="auto"/>
                <w:vAlign w:val="center"/>
                <w:hideMark/>
              </w:tcPr>
            </w:tcPrChange>
          </w:tcPr>
          <w:p w14:paraId="0F7D5AE8" w14:textId="77777777" w:rsidR="00F92EC5" w:rsidRDefault="00F92EC5" w:rsidP="00AD290E">
            <w:pPr>
              <w:jc w:val="center"/>
              <w:rPr>
                <w:ins w:id="1526" w:author="Arnob Alam" w:date="2025-01-20T21:11:00Z" w16du:dateUtc="2025-01-21T02:11:00Z"/>
                <w:rFonts w:eastAsia="Times New Roman"/>
              </w:rPr>
            </w:pPr>
          </w:p>
        </w:tc>
        <w:tc>
          <w:tcPr>
            <w:tcW w:w="0" w:type="auto"/>
            <w:vAlign w:val="center"/>
            <w:hideMark/>
            <w:tcPrChange w:id="1527" w:author="Arnob Alam" w:date="2025-01-21T15:27:00Z" w16du:dateUtc="2025-01-21T20:27:00Z">
              <w:tcPr>
                <w:tcW w:w="0" w:type="auto"/>
                <w:gridSpan w:val="2"/>
                <w:vAlign w:val="center"/>
                <w:hideMark/>
              </w:tcPr>
            </w:tcPrChange>
          </w:tcPr>
          <w:p w14:paraId="57151E11" w14:textId="77777777" w:rsidR="00F92EC5" w:rsidRDefault="00F92EC5" w:rsidP="00AD290E">
            <w:pPr>
              <w:rPr>
                <w:ins w:id="1528" w:author="Arnob Alam" w:date="2025-01-20T21:11:00Z" w16du:dateUtc="2025-01-21T02:11:00Z"/>
                <w:rFonts w:eastAsia="Times New Roman"/>
                <w:sz w:val="20"/>
                <w:szCs w:val="20"/>
              </w:rPr>
            </w:pPr>
          </w:p>
        </w:tc>
        <w:tc>
          <w:tcPr>
            <w:tcW w:w="0" w:type="auto"/>
            <w:gridSpan w:val="2"/>
            <w:vAlign w:val="center"/>
            <w:hideMark/>
            <w:tcPrChange w:id="1529" w:author="Arnob Alam" w:date="2025-01-21T15:27:00Z" w16du:dateUtc="2025-01-21T20:27:00Z">
              <w:tcPr>
                <w:tcW w:w="0" w:type="auto"/>
                <w:gridSpan w:val="2"/>
                <w:vAlign w:val="center"/>
                <w:hideMark/>
              </w:tcPr>
            </w:tcPrChange>
          </w:tcPr>
          <w:p w14:paraId="602F5D52" w14:textId="77777777" w:rsidR="00F92EC5" w:rsidRDefault="00F92EC5" w:rsidP="00AD290E">
            <w:pPr>
              <w:jc w:val="center"/>
              <w:rPr>
                <w:ins w:id="1530" w:author="Arnob Alam" w:date="2025-01-20T21:11:00Z" w16du:dateUtc="2025-01-21T02:11:00Z"/>
                <w:rFonts w:eastAsia="Times New Roman"/>
                <w:sz w:val="20"/>
                <w:szCs w:val="20"/>
              </w:rPr>
            </w:pPr>
          </w:p>
        </w:tc>
      </w:tr>
      <w:tr w:rsidR="00F92EC5" w14:paraId="27F6A419" w14:textId="77777777" w:rsidTr="004E53DD">
        <w:tblPrEx>
          <w:tblPrExChange w:id="1531" w:author="Arnob Alam" w:date="2025-01-21T15:27:00Z" w16du:dateUtc="2025-01-21T20:27:00Z">
            <w:tblPrEx>
              <w:jc w:val="left"/>
            </w:tblPrEx>
          </w:tblPrExChange>
        </w:tblPrEx>
        <w:trPr>
          <w:gridAfter w:val="1"/>
          <w:tblCellSpacing w:w="15" w:type="dxa"/>
          <w:jc w:val="center"/>
          <w:ins w:id="1532" w:author="Arnob Alam" w:date="2025-01-20T21:11:00Z"/>
          <w:trPrChange w:id="1533" w:author="Arnob Alam" w:date="2025-01-21T15:27:00Z" w16du:dateUtc="2025-01-21T20:27:00Z">
            <w:trPr>
              <w:gridAfter w:val="1"/>
              <w:tblCellSpacing w:w="15" w:type="dxa"/>
            </w:trPr>
          </w:trPrChange>
        </w:trPr>
        <w:tc>
          <w:tcPr>
            <w:tcW w:w="0" w:type="auto"/>
            <w:vAlign w:val="center"/>
            <w:hideMark/>
            <w:tcPrChange w:id="1534" w:author="Arnob Alam" w:date="2025-01-21T15:27:00Z" w16du:dateUtc="2025-01-21T20:27:00Z">
              <w:tcPr>
                <w:tcW w:w="0" w:type="auto"/>
                <w:vAlign w:val="center"/>
                <w:hideMark/>
              </w:tcPr>
            </w:tcPrChange>
          </w:tcPr>
          <w:p w14:paraId="129BBCC3" w14:textId="77777777" w:rsidR="00F92EC5" w:rsidRDefault="00F92EC5" w:rsidP="00AD290E">
            <w:pPr>
              <w:jc w:val="left"/>
              <w:rPr>
                <w:ins w:id="1535" w:author="Arnob Alam" w:date="2025-01-20T21:11:00Z" w16du:dateUtc="2025-01-21T02:11:00Z"/>
                <w:rFonts w:eastAsia="Times New Roman"/>
              </w:rPr>
            </w:pPr>
            <w:ins w:id="1536" w:author="Arnob Alam" w:date="2025-01-20T21:11:00Z" w16du:dateUtc="2025-01-21T02:11:00Z">
              <w:r>
                <w:rPr>
                  <w:rFonts w:eastAsia="Times New Roman"/>
                </w:rPr>
                <w:t>Group * Period</w:t>
              </w:r>
            </w:ins>
          </w:p>
        </w:tc>
        <w:tc>
          <w:tcPr>
            <w:tcW w:w="0" w:type="auto"/>
            <w:vAlign w:val="center"/>
            <w:hideMark/>
            <w:tcPrChange w:id="1537" w:author="Arnob Alam" w:date="2025-01-21T15:27:00Z" w16du:dateUtc="2025-01-21T20:27:00Z">
              <w:tcPr>
                <w:tcW w:w="0" w:type="auto"/>
                <w:gridSpan w:val="2"/>
                <w:vAlign w:val="center"/>
                <w:hideMark/>
              </w:tcPr>
            </w:tcPrChange>
          </w:tcPr>
          <w:p w14:paraId="7BA53684" w14:textId="77777777" w:rsidR="00F92EC5" w:rsidRDefault="00F92EC5" w:rsidP="00AD290E">
            <w:pPr>
              <w:jc w:val="center"/>
              <w:rPr>
                <w:ins w:id="1538" w:author="Arnob Alam" w:date="2025-01-20T21:11:00Z" w16du:dateUtc="2025-01-21T02:11:00Z"/>
                <w:rFonts w:eastAsia="Times New Roman"/>
              </w:rPr>
            </w:pPr>
            <w:ins w:id="1539" w:author="Arnob Alam" w:date="2025-01-20T21:11:00Z" w16du:dateUtc="2025-01-21T02:11:00Z">
              <w:r>
                <w:rPr>
                  <w:rFonts w:eastAsia="Times New Roman"/>
                </w:rPr>
                <w:t>-0.139</w:t>
              </w:r>
              <w:r>
                <w:rPr>
                  <w:rFonts w:eastAsia="Times New Roman"/>
                  <w:vertAlign w:val="superscript"/>
                </w:rPr>
                <w:t>*</w:t>
              </w:r>
            </w:ins>
          </w:p>
        </w:tc>
        <w:tc>
          <w:tcPr>
            <w:tcW w:w="0" w:type="auto"/>
            <w:gridSpan w:val="2"/>
            <w:vAlign w:val="center"/>
            <w:hideMark/>
            <w:tcPrChange w:id="1540" w:author="Arnob Alam" w:date="2025-01-21T15:27:00Z" w16du:dateUtc="2025-01-21T20:27:00Z">
              <w:tcPr>
                <w:tcW w:w="0" w:type="auto"/>
                <w:gridSpan w:val="2"/>
                <w:vAlign w:val="center"/>
                <w:hideMark/>
              </w:tcPr>
            </w:tcPrChange>
          </w:tcPr>
          <w:p w14:paraId="0C295034" w14:textId="77777777" w:rsidR="00F92EC5" w:rsidRDefault="00F92EC5" w:rsidP="00AD290E">
            <w:pPr>
              <w:jc w:val="center"/>
              <w:rPr>
                <w:ins w:id="1541" w:author="Arnob Alam" w:date="2025-01-20T21:11:00Z" w16du:dateUtc="2025-01-21T02:11:00Z"/>
                <w:rFonts w:eastAsia="Times New Roman"/>
              </w:rPr>
            </w:pPr>
            <w:ins w:id="1542" w:author="Arnob Alam" w:date="2025-01-20T21:11:00Z" w16du:dateUtc="2025-01-21T02:11:00Z">
              <w:r>
                <w:rPr>
                  <w:rFonts w:eastAsia="Times New Roman"/>
                </w:rPr>
                <w:t>-0.133</w:t>
              </w:r>
              <w:r>
                <w:rPr>
                  <w:rFonts w:eastAsia="Times New Roman"/>
                  <w:vertAlign w:val="superscript"/>
                </w:rPr>
                <w:t>*</w:t>
              </w:r>
            </w:ins>
          </w:p>
        </w:tc>
      </w:tr>
      <w:tr w:rsidR="00F92EC5" w14:paraId="40DA5473" w14:textId="77777777" w:rsidTr="004E53DD">
        <w:tblPrEx>
          <w:tblPrExChange w:id="1543" w:author="Arnob Alam" w:date="2025-01-21T15:27:00Z" w16du:dateUtc="2025-01-21T20:27:00Z">
            <w:tblPrEx>
              <w:jc w:val="left"/>
            </w:tblPrEx>
          </w:tblPrExChange>
        </w:tblPrEx>
        <w:trPr>
          <w:gridAfter w:val="1"/>
          <w:tblCellSpacing w:w="15" w:type="dxa"/>
          <w:jc w:val="center"/>
          <w:ins w:id="1544" w:author="Arnob Alam" w:date="2025-01-20T21:11:00Z"/>
          <w:trPrChange w:id="1545" w:author="Arnob Alam" w:date="2025-01-21T15:27:00Z" w16du:dateUtc="2025-01-21T20:27:00Z">
            <w:trPr>
              <w:gridAfter w:val="1"/>
              <w:tblCellSpacing w:w="15" w:type="dxa"/>
            </w:trPr>
          </w:trPrChange>
        </w:trPr>
        <w:tc>
          <w:tcPr>
            <w:tcW w:w="0" w:type="auto"/>
            <w:vAlign w:val="center"/>
            <w:hideMark/>
            <w:tcPrChange w:id="1546" w:author="Arnob Alam" w:date="2025-01-21T15:27:00Z" w16du:dateUtc="2025-01-21T20:27:00Z">
              <w:tcPr>
                <w:tcW w:w="0" w:type="auto"/>
                <w:vAlign w:val="center"/>
                <w:hideMark/>
              </w:tcPr>
            </w:tcPrChange>
          </w:tcPr>
          <w:p w14:paraId="3C021851" w14:textId="77777777" w:rsidR="00F92EC5" w:rsidRDefault="00F92EC5" w:rsidP="00AD290E">
            <w:pPr>
              <w:jc w:val="center"/>
              <w:rPr>
                <w:ins w:id="1547" w:author="Arnob Alam" w:date="2025-01-20T21:11:00Z" w16du:dateUtc="2025-01-21T02:11:00Z"/>
                <w:rFonts w:eastAsia="Times New Roman"/>
              </w:rPr>
            </w:pPr>
          </w:p>
        </w:tc>
        <w:tc>
          <w:tcPr>
            <w:tcW w:w="0" w:type="auto"/>
            <w:vAlign w:val="center"/>
            <w:hideMark/>
            <w:tcPrChange w:id="1548" w:author="Arnob Alam" w:date="2025-01-21T15:27:00Z" w16du:dateUtc="2025-01-21T20:27:00Z">
              <w:tcPr>
                <w:tcW w:w="0" w:type="auto"/>
                <w:gridSpan w:val="2"/>
                <w:vAlign w:val="center"/>
                <w:hideMark/>
              </w:tcPr>
            </w:tcPrChange>
          </w:tcPr>
          <w:p w14:paraId="376BAEF9" w14:textId="77777777" w:rsidR="00F92EC5" w:rsidRDefault="00F92EC5" w:rsidP="00AD290E">
            <w:pPr>
              <w:jc w:val="center"/>
              <w:rPr>
                <w:ins w:id="1549" w:author="Arnob Alam" w:date="2025-01-20T21:11:00Z" w16du:dateUtc="2025-01-21T02:11:00Z"/>
                <w:rFonts w:eastAsia="Times New Roman"/>
              </w:rPr>
            </w:pPr>
            <w:ins w:id="1550" w:author="Arnob Alam" w:date="2025-01-20T21:11:00Z" w16du:dateUtc="2025-01-21T02:11:00Z">
              <w:r>
                <w:rPr>
                  <w:rFonts w:eastAsia="Times New Roman"/>
                </w:rPr>
                <w:t>(0.079)</w:t>
              </w:r>
            </w:ins>
          </w:p>
        </w:tc>
        <w:tc>
          <w:tcPr>
            <w:tcW w:w="0" w:type="auto"/>
            <w:gridSpan w:val="2"/>
            <w:vAlign w:val="center"/>
            <w:hideMark/>
            <w:tcPrChange w:id="1551" w:author="Arnob Alam" w:date="2025-01-21T15:27:00Z" w16du:dateUtc="2025-01-21T20:27:00Z">
              <w:tcPr>
                <w:tcW w:w="0" w:type="auto"/>
                <w:gridSpan w:val="2"/>
                <w:vAlign w:val="center"/>
                <w:hideMark/>
              </w:tcPr>
            </w:tcPrChange>
          </w:tcPr>
          <w:p w14:paraId="39244E3D" w14:textId="77777777" w:rsidR="00F92EC5" w:rsidRDefault="00F92EC5" w:rsidP="00AD290E">
            <w:pPr>
              <w:jc w:val="center"/>
              <w:rPr>
                <w:ins w:id="1552" w:author="Arnob Alam" w:date="2025-01-20T21:11:00Z" w16du:dateUtc="2025-01-21T02:11:00Z"/>
                <w:rFonts w:eastAsia="Times New Roman"/>
              </w:rPr>
            </w:pPr>
            <w:ins w:id="1553" w:author="Arnob Alam" w:date="2025-01-20T21:11:00Z" w16du:dateUtc="2025-01-21T02:11:00Z">
              <w:r>
                <w:rPr>
                  <w:rFonts w:eastAsia="Times New Roman"/>
                </w:rPr>
                <w:t>(0.078)</w:t>
              </w:r>
            </w:ins>
          </w:p>
        </w:tc>
      </w:tr>
      <w:tr w:rsidR="00F92EC5" w14:paraId="1223EEEA" w14:textId="77777777" w:rsidTr="004E53DD">
        <w:tblPrEx>
          <w:tblPrExChange w:id="1554" w:author="Arnob Alam" w:date="2025-01-21T15:27:00Z" w16du:dateUtc="2025-01-21T20:27:00Z">
            <w:tblPrEx>
              <w:jc w:val="left"/>
            </w:tblPrEx>
          </w:tblPrExChange>
        </w:tblPrEx>
        <w:trPr>
          <w:gridAfter w:val="1"/>
          <w:tblCellSpacing w:w="15" w:type="dxa"/>
          <w:jc w:val="center"/>
          <w:ins w:id="1555" w:author="Arnob Alam" w:date="2025-01-20T21:11:00Z"/>
          <w:trPrChange w:id="1556" w:author="Arnob Alam" w:date="2025-01-21T15:27:00Z" w16du:dateUtc="2025-01-21T20:27:00Z">
            <w:trPr>
              <w:gridAfter w:val="1"/>
              <w:tblCellSpacing w:w="15" w:type="dxa"/>
            </w:trPr>
          </w:trPrChange>
        </w:trPr>
        <w:tc>
          <w:tcPr>
            <w:tcW w:w="0" w:type="auto"/>
            <w:vAlign w:val="center"/>
            <w:hideMark/>
            <w:tcPrChange w:id="1557" w:author="Arnob Alam" w:date="2025-01-21T15:27:00Z" w16du:dateUtc="2025-01-21T20:27:00Z">
              <w:tcPr>
                <w:tcW w:w="0" w:type="auto"/>
                <w:vAlign w:val="center"/>
                <w:hideMark/>
              </w:tcPr>
            </w:tcPrChange>
          </w:tcPr>
          <w:p w14:paraId="12E694E6" w14:textId="77777777" w:rsidR="00F92EC5" w:rsidRDefault="00F92EC5" w:rsidP="00AD290E">
            <w:pPr>
              <w:jc w:val="center"/>
              <w:rPr>
                <w:ins w:id="1558" w:author="Arnob Alam" w:date="2025-01-20T21:11:00Z" w16du:dateUtc="2025-01-21T02:11:00Z"/>
                <w:rFonts w:eastAsia="Times New Roman"/>
              </w:rPr>
            </w:pPr>
          </w:p>
        </w:tc>
        <w:tc>
          <w:tcPr>
            <w:tcW w:w="0" w:type="auto"/>
            <w:vAlign w:val="center"/>
            <w:hideMark/>
            <w:tcPrChange w:id="1559" w:author="Arnob Alam" w:date="2025-01-21T15:27:00Z" w16du:dateUtc="2025-01-21T20:27:00Z">
              <w:tcPr>
                <w:tcW w:w="0" w:type="auto"/>
                <w:gridSpan w:val="2"/>
                <w:vAlign w:val="center"/>
                <w:hideMark/>
              </w:tcPr>
            </w:tcPrChange>
          </w:tcPr>
          <w:p w14:paraId="32EAFC38" w14:textId="77777777" w:rsidR="00F92EC5" w:rsidRDefault="00F92EC5" w:rsidP="00AD290E">
            <w:pPr>
              <w:rPr>
                <w:ins w:id="1560" w:author="Arnob Alam" w:date="2025-01-20T21:11:00Z" w16du:dateUtc="2025-01-21T02:11:00Z"/>
                <w:rFonts w:eastAsia="Times New Roman"/>
                <w:sz w:val="20"/>
                <w:szCs w:val="20"/>
              </w:rPr>
            </w:pPr>
          </w:p>
        </w:tc>
        <w:tc>
          <w:tcPr>
            <w:tcW w:w="0" w:type="auto"/>
            <w:gridSpan w:val="2"/>
            <w:vAlign w:val="center"/>
            <w:hideMark/>
            <w:tcPrChange w:id="1561" w:author="Arnob Alam" w:date="2025-01-21T15:27:00Z" w16du:dateUtc="2025-01-21T20:27:00Z">
              <w:tcPr>
                <w:tcW w:w="0" w:type="auto"/>
                <w:gridSpan w:val="2"/>
                <w:vAlign w:val="center"/>
                <w:hideMark/>
              </w:tcPr>
            </w:tcPrChange>
          </w:tcPr>
          <w:p w14:paraId="7BDAC0D0" w14:textId="77777777" w:rsidR="00F92EC5" w:rsidRDefault="00F92EC5" w:rsidP="00AD290E">
            <w:pPr>
              <w:jc w:val="center"/>
              <w:rPr>
                <w:ins w:id="1562" w:author="Arnob Alam" w:date="2025-01-20T21:11:00Z" w16du:dateUtc="2025-01-21T02:11:00Z"/>
                <w:rFonts w:eastAsia="Times New Roman"/>
                <w:sz w:val="20"/>
                <w:szCs w:val="20"/>
              </w:rPr>
            </w:pPr>
          </w:p>
        </w:tc>
      </w:tr>
      <w:tr w:rsidR="00F92EC5" w14:paraId="37B34B7D" w14:textId="77777777" w:rsidTr="004E53DD">
        <w:tblPrEx>
          <w:tblPrExChange w:id="1563" w:author="Arnob Alam" w:date="2025-01-21T15:27:00Z" w16du:dateUtc="2025-01-21T20:27:00Z">
            <w:tblPrEx>
              <w:jc w:val="left"/>
            </w:tblPrEx>
          </w:tblPrExChange>
        </w:tblPrEx>
        <w:trPr>
          <w:gridAfter w:val="1"/>
          <w:tblCellSpacing w:w="15" w:type="dxa"/>
          <w:jc w:val="center"/>
          <w:ins w:id="1564" w:author="Arnob Alam" w:date="2025-01-20T21:11:00Z"/>
          <w:trPrChange w:id="1565" w:author="Arnob Alam" w:date="2025-01-21T15:27:00Z" w16du:dateUtc="2025-01-21T20:27:00Z">
            <w:trPr>
              <w:gridAfter w:val="1"/>
              <w:tblCellSpacing w:w="15" w:type="dxa"/>
            </w:trPr>
          </w:trPrChange>
        </w:trPr>
        <w:tc>
          <w:tcPr>
            <w:tcW w:w="0" w:type="auto"/>
            <w:vAlign w:val="center"/>
            <w:hideMark/>
            <w:tcPrChange w:id="1566" w:author="Arnob Alam" w:date="2025-01-21T15:27:00Z" w16du:dateUtc="2025-01-21T20:27:00Z">
              <w:tcPr>
                <w:tcW w:w="0" w:type="auto"/>
                <w:vAlign w:val="center"/>
                <w:hideMark/>
              </w:tcPr>
            </w:tcPrChange>
          </w:tcPr>
          <w:p w14:paraId="07914A86" w14:textId="77777777" w:rsidR="00F92EC5" w:rsidRDefault="00F92EC5" w:rsidP="00AD290E">
            <w:pPr>
              <w:jc w:val="left"/>
              <w:rPr>
                <w:ins w:id="1567" w:author="Arnob Alam" w:date="2025-01-20T21:11:00Z" w16du:dateUtc="2025-01-21T02:11:00Z"/>
                <w:rFonts w:eastAsia="Times New Roman"/>
              </w:rPr>
            </w:pPr>
            <w:ins w:id="1568" w:author="Arnob Alam" w:date="2025-01-20T21:11:00Z" w16du:dateUtc="2025-01-21T02:11:00Z">
              <w:r>
                <w:rPr>
                  <w:rFonts w:eastAsia="Times New Roman"/>
                </w:rPr>
                <w:t>Constant</w:t>
              </w:r>
            </w:ins>
          </w:p>
        </w:tc>
        <w:tc>
          <w:tcPr>
            <w:tcW w:w="0" w:type="auto"/>
            <w:vAlign w:val="center"/>
            <w:hideMark/>
            <w:tcPrChange w:id="1569" w:author="Arnob Alam" w:date="2025-01-21T15:27:00Z" w16du:dateUtc="2025-01-21T20:27:00Z">
              <w:tcPr>
                <w:tcW w:w="0" w:type="auto"/>
                <w:gridSpan w:val="2"/>
                <w:vAlign w:val="center"/>
                <w:hideMark/>
              </w:tcPr>
            </w:tcPrChange>
          </w:tcPr>
          <w:p w14:paraId="6BE49D0A" w14:textId="77777777" w:rsidR="00F92EC5" w:rsidRDefault="00F92EC5" w:rsidP="00AD290E">
            <w:pPr>
              <w:jc w:val="center"/>
              <w:rPr>
                <w:ins w:id="1570" w:author="Arnob Alam" w:date="2025-01-20T21:11:00Z" w16du:dateUtc="2025-01-21T02:11:00Z"/>
                <w:rFonts w:eastAsia="Times New Roman"/>
              </w:rPr>
            </w:pPr>
            <w:ins w:id="1571" w:author="Arnob Alam" w:date="2025-01-20T21:11:00Z" w16du:dateUtc="2025-01-21T02:11:00Z">
              <w:r>
                <w:rPr>
                  <w:rFonts w:eastAsia="Times New Roman"/>
                </w:rPr>
                <w:t>0.069</w:t>
              </w:r>
              <w:r>
                <w:rPr>
                  <w:rFonts w:eastAsia="Times New Roman"/>
                  <w:vertAlign w:val="superscript"/>
                </w:rPr>
                <w:t>**</w:t>
              </w:r>
            </w:ins>
          </w:p>
        </w:tc>
        <w:tc>
          <w:tcPr>
            <w:tcW w:w="0" w:type="auto"/>
            <w:gridSpan w:val="2"/>
            <w:vAlign w:val="center"/>
            <w:hideMark/>
            <w:tcPrChange w:id="1572" w:author="Arnob Alam" w:date="2025-01-21T15:27:00Z" w16du:dateUtc="2025-01-21T20:27:00Z">
              <w:tcPr>
                <w:tcW w:w="0" w:type="auto"/>
                <w:gridSpan w:val="2"/>
                <w:vAlign w:val="center"/>
                <w:hideMark/>
              </w:tcPr>
            </w:tcPrChange>
          </w:tcPr>
          <w:p w14:paraId="3C6988D6" w14:textId="77777777" w:rsidR="00F92EC5" w:rsidRDefault="00F92EC5" w:rsidP="00AD290E">
            <w:pPr>
              <w:jc w:val="center"/>
              <w:rPr>
                <w:ins w:id="1573" w:author="Arnob Alam" w:date="2025-01-20T21:11:00Z" w16du:dateUtc="2025-01-21T02:11:00Z"/>
                <w:rFonts w:eastAsia="Times New Roman"/>
              </w:rPr>
            </w:pPr>
            <w:ins w:id="1574" w:author="Arnob Alam" w:date="2025-01-20T21:11:00Z" w16du:dateUtc="2025-01-21T02:11:00Z">
              <w:r>
                <w:rPr>
                  <w:rFonts w:eastAsia="Times New Roman"/>
                </w:rPr>
                <w:t>0.213</w:t>
              </w:r>
            </w:ins>
          </w:p>
        </w:tc>
      </w:tr>
      <w:tr w:rsidR="00F92EC5" w14:paraId="29A4825D" w14:textId="77777777" w:rsidTr="004E53DD">
        <w:tblPrEx>
          <w:tblPrExChange w:id="1575" w:author="Arnob Alam" w:date="2025-01-21T15:27:00Z" w16du:dateUtc="2025-01-21T20:27:00Z">
            <w:tblPrEx>
              <w:jc w:val="left"/>
            </w:tblPrEx>
          </w:tblPrExChange>
        </w:tblPrEx>
        <w:trPr>
          <w:gridAfter w:val="1"/>
          <w:tblCellSpacing w:w="15" w:type="dxa"/>
          <w:jc w:val="center"/>
          <w:ins w:id="1576" w:author="Arnob Alam" w:date="2025-01-20T21:11:00Z"/>
          <w:trPrChange w:id="1577" w:author="Arnob Alam" w:date="2025-01-21T15:27:00Z" w16du:dateUtc="2025-01-21T20:27:00Z">
            <w:trPr>
              <w:gridAfter w:val="1"/>
              <w:tblCellSpacing w:w="15" w:type="dxa"/>
            </w:trPr>
          </w:trPrChange>
        </w:trPr>
        <w:tc>
          <w:tcPr>
            <w:tcW w:w="0" w:type="auto"/>
            <w:vAlign w:val="center"/>
            <w:hideMark/>
            <w:tcPrChange w:id="1578" w:author="Arnob Alam" w:date="2025-01-21T15:27:00Z" w16du:dateUtc="2025-01-21T20:27:00Z">
              <w:tcPr>
                <w:tcW w:w="0" w:type="auto"/>
                <w:vAlign w:val="center"/>
                <w:hideMark/>
              </w:tcPr>
            </w:tcPrChange>
          </w:tcPr>
          <w:p w14:paraId="7463DAC4" w14:textId="77777777" w:rsidR="00F92EC5" w:rsidRDefault="00F92EC5" w:rsidP="00AD290E">
            <w:pPr>
              <w:jc w:val="center"/>
              <w:rPr>
                <w:ins w:id="1579" w:author="Arnob Alam" w:date="2025-01-20T21:11:00Z" w16du:dateUtc="2025-01-21T02:11:00Z"/>
                <w:rFonts w:eastAsia="Times New Roman"/>
              </w:rPr>
            </w:pPr>
          </w:p>
        </w:tc>
        <w:tc>
          <w:tcPr>
            <w:tcW w:w="0" w:type="auto"/>
            <w:vAlign w:val="center"/>
            <w:hideMark/>
            <w:tcPrChange w:id="1580" w:author="Arnob Alam" w:date="2025-01-21T15:27:00Z" w16du:dateUtc="2025-01-21T20:27:00Z">
              <w:tcPr>
                <w:tcW w:w="0" w:type="auto"/>
                <w:gridSpan w:val="2"/>
                <w:vAlign w:val="center"/>
                <w:hideMark/>
              </w:tcPr>
            </w:tcPrChange>
          </w:tcPr>
          <w:p w14:paraId="35CC81AC" w14:textId="77777777" w:rsidR="00F92EC5" w:rsidRDefault="00F92EC5" w:rsidP="00AD290E">
            <w:pPr>
              <w:jc w:val="center"/>
              <w:rPr>
                <w:ins w:id="1581" w:author="Arnob Alam" w:date="2025-01-20T21:11:00Z" w16du:dateUtc="2025-01-21T02:11:00Z"/>
                <w:rFonts w:eastAsia="Times New Roman"/>
              </w:rPr>
            </w:pPr>
            <w:ins w:id="1582" w:author="Arnob Alam" w:date="2025-01-20T21:11:00Z" w16du:dateUtc="2025-01-21T02:11:00Z">
              <w:r>
                <w:rPr>
                  <w:rFonts w:eastAsia="Times New Roman"/>
                </w:rPr>
                <w:t>(0.032)</w:t>
              </w:r>
            </w:ins>
          </w:p>
        </w:tc>
        <w:tc>
          <w:tcPr>
            <w:tcW w:w="0" w:type="auto"/>
            <w:gridSpan w:val="2"/>
            <w:vAlign w:val="center"/>
            <w:hideMark/>
            <w:tcPrChange w:id="1583" w:author="Arnob Alam" w:date="2025-01-21T15:27:00Z" w16du:dateUtc="2025-01-21T20:27:00Z">
              <w:tcPr>
                <w:tcW w:w="0" w:type="auto"/>
                <w:gridSpan w:val="2"/>
                <w:vAlign w:val="center"/>
                <w:hideMark/>
              </w:tcPr>
            </w:tcPrChange>
          </w:tcPr>
          <w:p w14:paraId="01976FB1" w14:textId="77777777" w:rsidR="00F92EC5" w:rsidRDefault="00F92EC5" w:rsidP="00AD290E">
            <w:pPr>
              <w:jc w:val="center"/>
              <w:rPr>
                <w:ins w:id="1584" w:author="Arnob Alam" w:date="2025-01-20T21:11:00Z" w16du:dateUtc="2025-01-21T02:11:00Z"/>
                <w:rFonts w:eastAsia="Times New Roman"/>
              </w:rPr>
            </w:pPr>
            <w:ins w:id="1585" w:author="Arnob Alam" w:date="2025-01-20T21:11:00Z" w16du:dateUtc="2025-01-21T02:11:00Z">
              <w:r>
                <w:rPr>
                  <w:rFonts w:eastAsia="Times New Roman"/>
                </w:rPr>
                <w:t>(0.159)</w:t>
              </w:r>
            </w:ins>
          </w:p>
        </w:tc>
      </w:tr>
      <w:tr w:rsidR="00F92EC5" w14:paraId="7E92DC16" w14:textId="77777777" w:rsidTr="004E53DD">
        <w:tblPrEx>
          <w:tblPrExChange w:id="1586" w:author="Arnob Alam" w:date="2025-01-21T15:27:00Z" w16du:dateUtc="2025-01-21T20:27:00Z">
            <w:tblPrEx>
              <w:jc w:val="left"/>
            </w:tblPrEx>
          </w:tblPrExChange>
        </w:tblPrEx>
        <w:trPr>
          <w:gridAfter w:val="1"/>
          <w:tblCellSpacing w:w="15" w:type="dxa"/>
          <w:jc w:val="center"/>
          <w:ins w:id="1587" w:author="Arnob Alam" w:date="2025-01-20T21:11:00Z"/>
          <w:trPrChange w:id="1588" w:author="Arnob Alam" w:date="2025-01-21T15:27:00Z" w16du:dateUtc="2025-01-21T20:27:00Z">
            <w:trPr>
              <w:gridAfter w:val="1"/>
              <w:tblCellSpacing w:w="15" w:type="dxa"/>
            </w:trPr>
          </w:trPrChange>
        </w:trPr>
        <w:tc>
          <w:tcPr>
            <w:tcW w:w="0" w:type="auto"/>
            <w:vAlign w:val="center"/>
            <w:hideMark/>
            <w:tcPrChange w:id="1589" w:author="Arnob Alam" w:date="2025-01-21T15:27:00Z" w16du:dateUtc="2025-01-21T20:27:00Z">
              <w:tcPr>
                <w:tcW w:w="0" w:type="auto"/>
                <w:vAlign w:val="center"/>
                <w:hideMark/>
              </w:tcPr>
            </w:tcPrChange>
          </w:tcPr>
          <w:p w14:paraId="2729F1F2" w14:textId="77777777" w:rsidR="00F92EC5" w:rsidRDefault="00F92EC5" w:rsidP="00AD290E">
            <w:pPr>
              <w:jc w:val="center"/>
              <w:rPr>
                <w:ins w:id="1590" w:author="Arnob Alam" w:date="2025-01-20T21:11:00Z" w16du:dateUtc="2025-01-21T02:11:00Z"/>
                <w:rFonts w:eastAsia="Times New Roman"/>
              </w:rPr>
            </w:pPr>
          </w:p>
        </w:tc>
        <w:tc>
          <w:tcPr>
            <w:tcW w:w="0" w:type="auto"/>
            <w:vAlign w:val="center"/>
            <w:hideMark/>
            <w:tcPrChange w:id="1591" w:author="Arnob Alam" w:date="2025-01-21T15:27:00Z" w16du:dateUtc="2025-01-21T20:27:00Z">
              <w:tcPr>
                <w:tcW w:w="0" w:type="auto"/>
                <w:gridSpan w:val="2"/>
                <w:vAlign w:val="center"/>
                <w:hideMark/>
              </w:tcPr>
            </w:tcPrChange>
          </w:tcPr>
          <w:p w14:paraId="0F338CD3" w14:textId="77777777" w:rsidR="00F92EC5" w:rsidRDefault="00F92EC5" w:rsidP="00AD290E">
            <w:pPr>
              <w:rPr>
                <w:ins w:id="1592" w:author="Arnob Alam" w:date="2025-01-20T21:11:00Z" w16du:dateUtc="2025-01-21T02:11:00Z"/>
                <w:rFonts w:eastAsia="Times New Roman"/>
                <w:sz w:val="20"/>
                <w:szCs w:val="20"/>
              </w:rPr>
            </w:pPr>
          </w:p>
        </w:tc>
        <w:tc>
          <w:tcPr>
            <w:tcW w:w="0" w:type="auto"/>
            <w:gridSpan w:val="2"/>
            <w:vAlign w:val="center"/>
            <w:hideMark/>
            <w:tcPrChange w:id="1593" w:author="Arnob Alam" w:date="2025-01-21T15:27:00Z" w16du:dateUtc="2025-01-21T20:27:00Z">
              <w:tcPr>
                <w:tcW w:w="0" w:type="auto"/>
                <w:gridSpan w:val="2"/>
                <w:vAlign w:val="center"/>
                <w:hideMark/>
              </w:tcPr>
            </w:tcPrChange>
          </w:tcPr>
          <w:p w14:paraId="47AE2373" w14:textId="77777777" w:rsidR="00F92EC5" w:rsidRDefault="00F92EC5" w:rsidP="00AD290E">
            <w:pPr>
              <w:jc w:val="center"/>
              <w:rPr>
                <w:ins w:id="1594" w:author="Arnob Alam" w:date="2025-01-20T21:11:00Z" w16du:dateUtc="2025-01-21T02:11:00Z"/>
                <w:rFonts w:eastAsia="Times New Roman"/>
                <w:sz w:val="20"/>
                <w:szCs w:val="20"/>
              </w:rPr>
            </w:pPr>
          </w:p>
        </w:tc>
      </w:tr>
      <w:tr w:rsidR="00F92EC5" w14:paraId="4BD7B55C" w14:textId="77777777" w:rsidTr="004E53DD">
        <w:tblPrEx>
          <w:tblPrExChange w:id="1595" w:author="Arnob Alam" w:date="2025-01-21T15:27:00Z" w16du:dateUtc="2025-01-21T20:27:00Z">
            <w:tblPrEx>
              <w:jc w:val="left"/>
            </w:tblPrEx>
          </w:tblPrExChange>
        </w:tblPrEx>
        <w:trPr>
          <w:gridAfter w:val="1"/>
          <w:tblCellSpacing w:w="15" w:type="dxa"/>
          <w:jc w:val="center"/>
          <w:ins w:id="1596" w:author="Arnob Alam" w:date="2025-01-20T21:11:00Z"/>
          <w:trPrChange w:id="1597"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598" w:author="Arnob Alam" w:date="2025-01-21T15:27:00Z" w16du:dateUtc="2025-01-21T20:27:00Z">
              <w:tcPr>
                <w:tcW w:w="0" w:type="auto"/>
                <w:gridSpan w:val="5"/>
                <w:tcBorders>
                  <w:bottom w:val="single" w:sz="6" w:space="0" w:color="000000"/>
                </w:tcBorders>
                <w:vAlign w:val="center"/>
                <w:hideMark/>
              </w:tcPr>
            </w:tcPrChange>
          </w:tcPr>
          <w:p w14:paraId="63123066" w14:textId="77777777" w:rsidR="00F92EC5" w:rsidRDefault="00F92EC5" w:rsidP="00AD290E">
            <w:pPr>
              <w:jc w:val="center"/>
              <w:rPr>
                <w:ins w:id="1599" w:author="Arnob Alam" w:date="2025-01-20T21:11:00Z" w16du:dateUtc="2025-01-21T02:11:00Z"/>
                <w:rFonts w:eastAsia="Times New Roman"/>
                <w:sz w:val="20"/>
                <w:szCs w:val="20"/>
              </w:rPr>
            </w:pPr>
          </w:p>
        </w:tc>
      </w:tr>
      <w:tr w:rsidR="00F92EC5" w14:paraId="77905C64" w14:textId="77777777" w:rsidTr="004E53DD">
        <w:tblPrEx>
          <w:tblPrExChange w:id="1600" w:author="Arnob Alam" w:date="2025-01-21T15:27:00Z" w16du:dateUtc="2025-01-21T20:27:00Z">
            <w:tblPrEx>
              <w:jc w:val="left"/>
            </w:tblPrEx>
          </w:tblPrExChange>
        </w:tblPrEx>
        <w:trPr>
          <w:gridAfter w:val="1"/>
          <w:tblCellSpacing w:w="15" w:type="dxa"/>
          <w:jc w:val="center"/>
          <w:ins w:id="1601" w:author="Arnob Alam" w:date="2025-01-20T21:11:00Z"/>
          <w:trPrChange w:id="1602" w:author="Arnob Alam" w:date="2025-01-21T15:27:00Z" w16du:dateUtc="2025-01-21T20:27:00Z">
            <w:trPr>
              <w:gridAfter w:val="1"/>
              <w:tblCellSpacing w:w="15" w:type="dxa"/>
            </w:trPr>
          </w:trPrChange>
        </w:trPr>
        <w:tc>
          <w:tcPr>
            <w:tcW w:w="0" w:type="auto"/>
            <w:vAlign w:val="center"/>
            <w:hideMark/>
            <w:tcPrChange w:id="1603" w:author="Arnob Alam" w:date="2025-01-21T15:27:00Z" w16du:dateUtc="2025-01-21T20:27:00Z">
              <w:tcPr>
                <w:tcW w:w="0" w:type="auto"/>
                <w:vAlign w:val="center"/>
                <w:hideMark/>
              </w:tcPr>
            </w:tcPrChange>
          </w:tcPr>
          <w:p w14:paraId="2D557160" w14:textId="77777777" w:rsidR="00F92EC5" w:rsidRDefault="00F92EC5" w:rsidP="00AD290E">
            <w:pPr>
              <w:jc w:val="left"/>
              <w:rPr>
                <w:ins w:id="1604" w:author="Arnob Alam" w:date="2025-01-20T21:11:00Z" w16du:dateUtc="2025-01-21T02:11:00Z"/>
                <w:rFonts w:eastAsia="Times New Roman"/>
              </w:rPr>
            </w:pPr>
            <w:ins w:id="1605" w:author="Arnob Alam" w:date="2025-01-20T21:11:00Z" w16du:dateUtc="2025-01-21T02:11:00Z">
              <w:r>
                <w:rPr>
                  <w:rFonts w:eastAsia="Times New Roman"/>
                </w:rPr>
                <w:lastRenderedPageBreak/>
                <w:t>Observations</w:t>
              </w:r>
            </w:ins>
          </w:p>
        </w:tc>
        <w:tc>
          <w:tcPr>
            <w:tcW w:w="0" w:type="auto"/>
            <w:vAlign w:val="center"/>
            <w:hideMark/>
            <w:tcPrChange w:id="1606" w:author="Arnob Alam" w:date="2025-01-21T15:27:00Z" w16du:dateUtc="2025-01-21T20:27:00Z">
              <w:tcPr>
                <w:tcW w:w="0" w:type="auto"/>
                <w:gridSpan w:val="2"/>
                <w:vAlign w:val="center"/>
                <w:hideMark/>
              </w:tcPr>
            </w:tcPrChange>
          </w:tcPr>
          <w:p w14:paraId="41EB3961" w14:textId="77777777" w:rsidR="00F92EC5" w:rsidRDefault="00F92EC5" w:rsidP="00AD290E">
            <w:pPr>
              <w:jc w:val="center"/>
              <w:rPr>
                <w:ins w:id="1607" w:author="Arnob Alam" w:date="2025-01-20T21:11:00Z" w16du:dateUtc="2025-01-21T02:11:00Z"/>
                <w:rFonts w:eastAsia="Times New Roman"/>
              </w:rPr>
            </w:pPr>
            <w:ins w:id="1608" w:author="Arnob Alam" w:date="2025-01-20T21:11:00Z" w16du:dateUtc="2025-01-21T02:11:00Z">
              <w:r>
                <w:rPr>
                  <w:rFonts w:eastAsia="Times New Roman"/>
                </w:rPr>
                <w:t>551</w:t>
              </w:r>
            </w:ins>
          </w:p>
        </w:tc>
        <w:tc>
          <w:tcPr>
            <w:tcW w:w="0" w:type="auto"/>
            <w:gridSpan w:val="2"/>
            <w:vAlign w:val="center"/>
            <w:hideMark/>
            <w:tcPrChange w:id="1609" w:author="Arnob Alam" w:date="2025-01-21T15:27:00Z" w16du:dateUtc="2025-01-21T20:27:00Z">
              <w:tcPr>
                <w:tcW w:w="0" w:type="auto"/>
                <w:gridSpan w:val="2"/>
                <w:vAlign w:val="center"/>
                <w:hideMark/>
              </w:tcPr>
            </w:tcPrChange>
          </w:tcPr>
          <w:p w14:paraId="78051F58" w14:textId="77777777" w:rsidR="00F92EC5" w:rsidRDefault="00F92EC5" w:rsidP="00AD290E">
            <w:pPr>
              <w:jc w:val="center"/>
              <w:rPr>
                <w:ins w:id="1610" w:author="Arnob Alam" w:date="2025-01-20T21:11:00Z" w16du:dateUtc="2025-01-21T02:11:00Z"/>
                <w:rFonts w:eastAsia="Times New Roman"/>
              </w:rPr>
            </w:pPr>
            <w:ins w:id="1611" w:author="Arnob Alam" w:date="2025-01-20T21:11:00Z" w16du:dateUtc="2025-01-21T02:11:00Z">
              <w:r>
                <w:rPr>
                  <w:rFonts w:eastAsia="Times New Roman"/>
                </w:rPr>
                <w:t>548</w:t>
              </w:r>
            </w:ins>
          </w:p>
        </w:tc>
      </w:tr>
      <w:tr w:rsidR="00F92EC5" w14:paraId="09AEE36A" w14:textId="77777777" w:rsidTr="004E53DD">
        <w:tblPrEx>
          <w:tblPrExChange w:id="1612" w:author="Arnob Alam" w:date="2025-01-21T15:27:00Z" w16du:dateUtc="2025-01-21T20:27:00Z">
            <w:tblPrEx>
              <w:jc w:val="left"/>
            </w:tblPrEx>
          </w:tblPrExChange>
        </w:tblPrEx>
        <w:trPr>
          <w:gridAfter w:val="1"/>
          <w:tblCellSpacing w:w="15" w:type="dxa"/>
          <w:jc w:val="center"/>
          <w:ins w:id="1613" w:author="Arnob Alam" w:date="2025-01-20T21:11:00Z"/>
          <w:trPrChange w:id="1614" w:author="Arnob Alam" w:date="2025-01-21T15:27:00Z" w16du:dateUtc="2025-01-21T20:27:00Z">
            <w:trPr>
              <w:gridAfter w:val="1"/>
              <w:tblCellSpacing w:w="15" w:type="dxa"/>
            </w:trPr>
          </w:trPrChange>
        </w:trPr>
        <w:tc>
          <w:tcPr>
            <w:tcW w:w="0" w:type="auto"/>
            <w:vAlign w:val="center"/>
            <w:hideMark/>
            <w:tcPrChange w:id="1615" w:author="Arnob Alam" w:date="2025-01-21T15:27:00Z" w16du:dateUtc="2025-01-21T20:27:00Z">
              <w:tcPr>
                <w:tcW w:w="0" w:type="auto"/>
                <w:vAlign w:val="center"/>
                <w:hideMark/>
              </w:tcPr>
            </w:tcPrChange>
          </w:tcPr>
          <w:p w14:paraId="7835580B" w14:textId="77777777" w:rsidR="00F92EC5" w:rsidRDefault="00F92EC5" w:rsidP="00AD290E">
            <w:pPr>
              <w:jc w:val="left"/>
              <w:rPr>
                <w:ins w:id="1616" w:author="Arnob Alam" w:date="2025-01-20T21:11:00Z" w16du:dateUtc="2025-01-21T02:11:00Z"/>
                <w:rFonts w:eastAsia="Times New Roman"/>
              </w:rPr>
            </w:pPr>
            <w:ins w:id="1617" w:author="Arnob Alam" w:date="2025-01-20T21:11:00Z" w16du:dateUtc="2025-01-21T02:11:00Z">
              <w:r>
                <w:rPr>
                  <w:rFonts w:eastAsia="Times New Roman"/>
                </w:rPr>
                <w:t>R</w:t>
              </w:r>
              <w:r>
                <w:rPr>
                  <w:rFonts w:eastAsia="Times New Roman"/>
                  <w:vertAlign w:val="superscript"/>
                </w:rPr>
                <w:t>2</w:t>
              </w:r>
            </w:ins>
          </w:p>
        </w:tc>
        <w:tc>
          <w:tcPr>
            <w:tcW w:w="0" w:type="auto"/>
            <w:vAlign w:val="center"/>
            <w:hideMark/>
            <w:tcPrChange w:id="1618" w:author="Arnob Alam" w:date="2025-01-21T15:27:00Z" w16du:dateUtc="2025-01-21T20:27:00Z">
              <w:tcPr>
                <w:tcW w:w="0" w:type="auto"/>
                <w:gridSpan w:val="2"/>
                <w:vAlign w:val="center"/>
                <w:hideMark/>
              </w:tcPr>
            </w:tcPrChange>
          </w:tcPr>
          <w:p w14:paraId="317F979B" w14:textId="77777777" w:rsidR="00F92EC5" w:rsidRDefault="00F92EC5" w:rsidP="00AD290E">
            <w:pPr>
              <w:jc w:val="center"/>
              <w:rPr>
                <w:ins w:id="1619" w:author="Arnob Alam" w:date="2025-01-20T21:11:00Z" w16du:dateUtc="2025-01-21T02:11:00Z"/>
                <w:rFonts w:eastAsia="Times New Roman"/>
              </w:rPr>
            </w:pPr>
            <w:ins w:id="1620" w:author="Arnob Alam" w:date="2025-01-20T21:11:00Z" w16du:dateUtc="2025-01-21T02:11:00Z">
              <w:r>
                <w:rPr>
                  <w:rFonts w:eastAsia="Times New Roman"/>
                </w:rPr>
                <w:t>0.149</w:t>
              </w:r>
            </w:ins>
          </w:p>
        </w:tc>
        <w:tc>
          <w:tcPr>
            <w:tcW w:w="0" w:type="auto"/>
            <w:gridSpan w:val="2"/>
            <w:vAlign w:val="center"/>
            <w:hideMark/>
            <w:tcPrChange w:id="1621" w:author="Arnob Alam" w:date="2025-01-21T15:27:00Z" w16du:dateUtc="2025-01-21T20:27:00Z">
              <w:tcPr>
                <w:tcW w:w="0" w:type="auto"/>
                <w:gridSpan w:val="2"/>
                <w:vAlign w:val="center"/>
                <w:hideMark/>
              </w:tcPr>
            </w:tcPrChange>
          </w:tcPr>
          <w:p w14:paraId="06E7E7A9" w14:textId="77777777" w:rsidR="00F92EC5" w:rsidRDefault="00F92EC5" w:rsidP="00AD290E">
            <w:pPr>
              <w:jc w:val="center"/>
              <w:rPr>
                <w:ins w:id="1622" w:author="Arnob Alam" w:date="2025-01-20T21:11:00Z" w16du:dateUtc="2025-01-21T02:11:00Z"/>
                <w:rFonts w:eastAsia="Times New Roman"/>
              </w:rPr>
            </w:pPr>
            <w:ins w:id="1623" w:author="Arnob Alam" w:date="2025-01-20T21:11:00Z" w16du:dateUtc="2025-01-21T02:11:00Z">
              <w:r>
                <w:rPr>
                  <w:rFonts w:eastAsia="Times New Roman"/>
                </w:rPr>
                <w:t>0.183</w:t>
              </w:r>
            </w:ins>
          </w:p>
        </w:tc>
      </w:tr>
      <w:tr w:rsidR="00F92EC5" w14:paraId="7F962089" w14:textId="77777777" w:rsidTr="004E53DD">
        <w:tblPrEx>
          <w:tblPrExChange w:id="1624" w:author="Arnob Alam" w:date="2025-01-21T15:27:00Z" w16du:dateUtc="2025-01-21T20:27:00Z">
            <w:tblPrEx>
              <w:jc w:val="left"/>
            </w:tblPrEx>
          </w:tblPrExChange>
        </w:tblPrEx>
        <w:trPr>
          <w:gridAfter w:val="1"/>
          <w:tblCellSpacing w:w="15" w:type="dxa"/>
          <w:jc w:val="center"/>
          <w:ins w:id="1625" w:author="Arnob Alam" w:date="2025-01-20T21:11:00Z"/>
          <w:trPrChange w:id="1626" w:author="Arnob Alam" w:date="2025-01-21T15:27:00Z" w16du:dateUtc="2025-01-21T20:27:00Z">
            <w:trPr>
              <w:gridAfter w:val="1"/>
              <w:tblCellSpacing w:w="15" w:type="dxa"/>
            </w:trPr>
          </w:trPrChange>
        </w:trPr>
        <w:tc>
          <w:tcPr>
            <w:tcW w:w="0" w:type="auto"/>
            <w:vAlign w:val="center"/>
            <w:hideMark/>
            <w:tcPrChange w:id="1627" w:author="Arnob Alam" w:date="2025-01-21T15:27:00Z" w16du:dateUtc="2025-01-21T20:27:00Z">
              <w:tcPr>
                <w:tcW w:w="0" w:type="auto"/>
                <w:vAlign w:val="center"/>
                <w:hideMark/>
              </w:tcPr>
            </w:tcPrChange>
          </w:tcPr>
          <w:p w14:paraId="155702A5" w14:textId="77777777" w:rsidR="00F92EC5" w:rsidRDefault="00F92EC5" w:rsidP="00AD290E">
            <w:pPr>
              <w:jc w:val="left"/>
              <w:rPr>
                <w:ins w:id="1628" w:author="Arnob Alam" w:date="2025-01-20T21:11:00Z" w16du:dateUtc="2025-01-21T02:11:00Z"/>
                <w:rFonts w:eastAsia="Times New Roman"/>
              </w:rPr>
            </w:pPr>
            <w:ins w:id="1629" w:author="Arnob Alam" w:date="2025-01-20T21:11:00Z" w16du:dateUtc="2025-01-21T02:11:00Z">
              <w:r>
                <w:rPr>
                  <w:rFonts w:eastAsia="Times New Roman"/>
                </w:rPr>
                <w:t>Adjusted R</w:t>
              </w:r>
              <w:r>
                <w:rPr>
                  <w:rFonts w:eastAsia="Times New Roman"/>
                  <w:vertAlign w:val="superscript"/>
                </w:rPr>
                <w:t>2</w:t>
              </w:r>
            </w:ins>
          </w:p>
        </w:tc>
        <w:tc>
          <w:tcPr>
            <w:tcW w:w="0" w:type="auto"/>
            <w:vAlign w:val="center"/>
            <w:hideMark/>
            <w:tcPrChange w:id="1630" w:author="Arnob Alam" w:date="2025-01-21T15:27:00Z" w16du:dateUtc="2025-01-21T20:27:00Z">
              <w:tcPr>
                <w:tcW w:w="0" w:type="auto"/>
                <w:gridSpan w:val="2"/>
                <w:vAlign w:val="center"/>
                <w:hideMark/>
              </w:tcPr>
            </w:tcPrChange>
          </w:tcPr>
          <w:p w14:paraId="460D4311" w14:textId="77777777" w:rsidR="00F92EC5" w:rsidRDefault="00F92EC5" w:rsidP="00AD290E">
            <w:pPr>
              <w:jc w:val="center"/>
              <w:rPr>
                <w:ins w:id="1631" w:author="Arnob Alam" w:date="2025-01-20T21:11:00Z" w16du:dateUtc="2025-01-21T02:11:00Z"/>
                <w:rFonts w:eastAsia="Times New Roman"/>
              </w:rPr>
            </w:pPr>
            <w:ins w:id="1632" w:author="Arnob Alam" w:date="2025-01-20T21:11:00Z" w16du:dateUtc="2025-01-21T02:11:00Z">
              <w:r>
                <w:rPr>
                  <w:rFonts w:eastAsia="Times New Roman"/>
                </w:rPr>
                <w:t>0.144</w:t>
              </w:r>
            </w:ins>
          </w:p>
        </w:tc>
        <w:tc>
          <w:tcPr>
            <w:tcW w:w="0" w:type="auto"/>
            <w:gridSpan w:val="2"/>
            <w:vAlign w:val="center"/>
            <w:hideMark/>
            <w:tcPrChange w:id="1633" w:author="Arnob Alam" w:date="2025-01-21T15:27:00Z" w16du:dateUtc="2025-01-21T20:27:00Z">
              <w:tcPr>
                <w:tcW w:w="0" w:type="auto"/>
                <w:gridSpan w:val="2"/>
                <w:vAlign w:val="center"/>
                <w:hideMark/>
              </w:tcPr>
            </w:tcPrChange>
          </w:tcPr>
          <w:p w14:paraId="05D2B5D3" w14:textId="77777777" w:rsidR="00F92EC5" w:rsidRDefault="00F92EC5" w:rsidP="00AD290E">
            <w:pPr>
              <w:jc w:val="center"/>
              <w:rPr>
                <w:ins w:id="1634" w:author="Arnob Alam" w:date="2025-01-20T21:11:00Z" w16du:dateUtc="2025-01-21T02:11:00Z"/>
                <w:rFonts w:eastAsia="Times New Roman"/>
              </w:rPr>
            </w:pPr>
            <w:ins w:id="1635" w:author="Arnob Alam" w:date="2025-01-20T21:11:00Z" w16du:dateUtc="2025-01-21T02:11:00Z">
              <w:r>
                <w:rPr>
                  <w:rFonts w:eastAsia="Times New Roman"/>
                </w:rPr>
                <w:t>0.173</w:t>
              </w:r>
            </w:ins>
          </w:p>
        </w:tc>
      </w:tr>
      <w:tr w:rsidR="00F92EC5" w14:paraId="48E93494" w14:textId="77777777" w:rsidTr="004E53DD">
        <w:tblPrEx>
          <w:tblPrExChange w:id="1636" w:author="Arnob Alam" w:date="2025-01-21T15:27:00Z" w16du:dateUtc="2025-01-21T20:27:00Z">
            <w:tblPrEx>
              <w:jc w:val="left"/>
            </w:tblPrEx>
          </w:tblPrExChange>
        </w:tblPrEx>
        <w:trPr>
          <w:gridAfter w:val="1"/>
          <w:tblCellSpacing w:w="15" w:type="dxa"/>
          <w:jc w:val="center"/>
          <w:ins w:id="1637" w:author="Arnob Alam" w:date="2025-01-20T21:11:00Z"/>
          <w:trPrChange w:id="1638" w:author="Arnob Alam" w:date="2025-01-21T15:27:00Z" w16du:dateUtc="2025-01-21T20:27:00Z">
            <w:trPr>
              <w:gridAfter w:val="1"/>
              <w:tblCellSpacing w:w="15" w:type="dxa"/>
            </w:trPr>
          </w:trPrChange>
        </w:trPr>
        <w:tc>
          <w:tcPr>
            <w:tcW w:w="0" w:type="auto"/>
            <w:vAlign w:val="center"/>
            <w:hideMark/>
            <w:tcPrChange w:id="1639" w:author="Arnob Alam" w:date="2025-01-21T15:27:00Z" w16du:dateUtc="2025-01-21T20:27:00Z">
              <w:tcPr>
                <w:tcW w:w="0" w:type="auto"/>
                <w:vAlign w:val="center"/>
                <w:hideMark/>
              </w:tcPr>
            </w:tcPrChange>
          </w:tcPr>
          <w:p w14:paraId="3D6B3383" w14:textId="77777777" w:rsidR="00F92EC5" w:rsidRDefault="00F92EC5" w:rsidP="00AD290E">
            <w:pPr>
              <w:jc w:val="left"/>
              <w:rPr>
                <w:ins w:id="1640" w:author="Arnob Alam" w:date="2025-01-20T21:11:00Z" w16du:dateUtc="2025-01-21T02:11:00Z"/>
                <w:rFonts w:eastAsia="Times New Roman"/>
              </w:rPr>
            </w:pPr>
            <w:ins w:id="1641" w:author="Arnob Alam" w:date="2025-01-20T21:11:00Z" w16du:dateUtc="2025-01-21T02:11:00Z">
              <w:r>
                <w:rPr>
                  <w:rFonts w:eastAsia="Times New Roman"/>
                </w:rPr>
                <w:t>Residual Std. Error</w:t>
              </w:r>
            </w:ins>
          </w:p>
        </w:tc>
        <w:tc>
          <w:tcPr>
            <w:tcW w:w="0" w:type="auto"/>
            <w:vAlign w:val="center"/>
            <w:hideMark/>
            <w:tcPrChange w:id="1642" w:author="Arnob Alam" w:date="2025-01-21T15:27:00Z" w16du:dateUtc="2025-01-21T20:27:00Z">
              <w:tcPr>
                <w:tcW w:w="0" w:type="auto"/>
                <w:gridSpan w:val="2"/>
                <w:vAlign w:val="center"/>
                <w:hideMark/>
              </w:tcPr>
            </w:tcPrChange>
          </w:tcPr>
          <w:p w14:paraId="54A3F949" w14:textId="77777777" w:rsidR="00F92EC5" w:rsidRDefault="00F92EC5" w:rsidP="00AD290E">
            <w:pPr>
              <w:jc w:val="center"/>
              <w:rPr>
                <w:ins w:id="1643" w:author="Arnob Alam" w:date="2025-01-20T21:11:00Z" w16du:dateUtc="2025-01-21T02:11:00Z"/>
                <w:rFonts w:eastAsia="Times New Roman"/>
              </w:rPr>
            </w:pPr>
            <w:ins w:id="1644" w:author="Arnob Alam" w:date="2025-01-20T21:11:00Z" w16du:dateUtc="2025-01-21T02:11:00Z">
              <w:r>
                <w:rPr>
                  <w:rFonts w:eastAsia="Times New Roman"/>
                </w:rPr>
                <w:t>0.393 (</w:t>
              </w:r>
              <w:proofErr w:type="spellStart"/>
              <w:r>
                <w:rPr>
                  <w:rFonts w:eastAsia="Times New Roman"/>
                </w:rPr>
                <w:t>df</w:t>
              </w:r>
              <w:proofErr w:type="spellEnd"/>
              <w:r>
                <w:rPr>
                  <w:rFonts w:eastAsia="Times New Roman"/>
                </w:rPr>
                <w:t xml:space="preserve"> = 547)</w:t>
              </w:r>
            </w:ins>
          </w:p>
        </w:tc>
        <w:tc>
          <w:tcPr>
            <w:tcW w:w="0" w:type="auto"/>
            <w:gridSpan w:val="2"/>
            <w:vAlign w:val="center"/>
            <w:hideMark/>
            <w:tcPrChange w:id="1645" w:author="Arnob Alam" w:date="2025-01-21T15:27:00Z" w16du:dateUtc="2025-01-21T20:27:00Z">
              <w:tcPr>
                <w:tcW w:w="0" w:type="auto"/>
                <w:gridSpan w:val="2"/>
                <w:vAlign w:val="center"/>
                <w:hideMark/>
              </w:tcPr>
            </w:tcPrChange>
          </w:tcPr>
          <w:p w14:paraId="319F5769" w14:textId="77777777" w:rsidR="00F92EC5" w:rsidRDefault="00F92EC5" w:rsidP="00AD290E">
            <w:pPr>
              <w:jc w:val="center"/>
              <w:rPr>
                <w:ins w:id="1646" w:author="Arnob Alam" w:date="2025-01-20T21:11:00Z" w16du:dateUtc="2025-01-21T02:11:00Z"/>
                <w:rFonts w:eastAsia="Times New Roman"/>
              </w:rPr>
            </w:pPr>
            <w:ins w:id="1647" w:author="Arnob Alam" w:date="2025-01-20T21:11:00Z" w16du:dateUtc="2025-01-21T02:11:00Z">
              <w:r>
                <w:rPr>
                  <w:rFonts w:eastAsia="Times New Roman"/>
                </w:rPr>
                <w:t>0.387 (</w:t>
              </w:r>
              <w:proofErr w:type="spellStart"/>
              <w:r>
                <w:rPr>
                  <w:rFonts w:eastAsia="Times New Roman"/>
                </w:rPr>
                <w:t>df</w:t>
              </w:r>
              <w:proofErr w:type="spellEnd"/>
              <w:r>
                <w:rPr>
                  <w:rFonts w:eastAsia="Times New Roman"/>
                </w:rPr>
                <w:t xml:space="preserve"> = 540)</w:t>
              </w:r>
            </w:ins>
          </w:p>
        </w:tc>
      </w:tr>
      <w:tr w:rsidR="00F92EC5" w14:paraId="75131224" w14:textId="77777777" w:rsidTr="004E53DD">
        <w:tblPrEx>
          <w:tblPrExChange w:id="1648" w:author="Arnob Alam" w:date="2025-01-21T15:27:00Z" w16du:dateUtc="2025-01-21T20:27:00Z">
            <w:tblPrEx>
              <w:jc w:val="left"/>
            </w:tblPrEx>
          </w:tblPrExChange>
        </w:tblPrEx>
        <w:trPr>
          <w:gridAfter w:val="1"/>
          <w:tblCellSpacing w:w="15" w:type="dxa"/>
          <w:jc w:val="center"/>
          <w:ins w:id="1649" w:author="Arnob Alam" w:date="2025-01-20T21:11:00Z"/>
          <w:trPrChange w:id="1650" w:author="Arnob Alam" w:date="2025-01-21T15:27:00Z" w16du:dateUtc="2025-01-21T20:27:00Z">
            <w:trPr>
              <w:gridAfter w:val="1"/>
              <w:tblCellSpacing w:w="15" w:type="dxa"/>
            </w:trPr>
          </w:trPrChange>
        </w:trPr>
        <w:tc>
          <w:tcPr>
            <w:tcW w:w="0" w:type="auto"/>
            <w:vAlign w:val="center"/>
            <w:hideMark/>
            <w:tcPrChange w:id="1651" w:author="Arnob Alam" w:date="2025-01-21T15:27:00Z" w16du:dateUtc="2025-01-21T20:27:00Z">
              <w:tcPr>
                <w:tcW w:w="0" w:type="auto"/>
                <w:vAlign w:val="center"/>
                <w:hideMark/>
              </w:tcPr>
            </w:tcPrChange>
          </w:tcPr>
          <w:p w14:paraId="3592FF03" w14:textId="77777777" w:rsidR="00F92EC5" w:rsidRDefault="00F92EC5" w:rsidP="00AD290E">
            <w:pPr>
              <w:jc w:val="left"/>
              <w:rPr>
                <w:ins w:id="1652" w:author="Arnob Alam" w:date="2025-01-20T21:11:00Z" w16du:dateUtc="2025-01-21T02:11:00Z"/>
                <w:rFonts w:eastAsia="Times New Roman"/>
              </w:rPr>
            </w:pPr>
            <w:ins w:id="1653" w:author="Arnob Alam" w:date="2025-01-20T21:11:00Z" w16du:dateUtc="2025-01-21T02:11:00Z">
              <w:r>
                <w:rPr>
                  <w:rFonts w:eastAsia="Times New Roman"/>
                </w:rPr>
                <w:t>F Statistic</w:t>
              </w:r>
            </w:ins>
          </w:p>
        </w:tc>
        <w:tc>
          <w:tcPr>
            <w:tcW w:w="0" w:type="auto"/>
            <w:vAlign w:val="center"/>
            <w:hideMark/>
            <w:tcPrChange w:id="1654" w:author="Arnob Alam" w:date="2025-01-21T15:27:00Z" w16du:dateUtc="2025-01-21T20:27:00Z">
              <w:tcPr>
                <w:tcW w:w="0" w:type="auto"/>
                <w:gridSpan w:val="2"/>
                <w:vAlign w:val="center"/>
                <w:hideMark/>
              </w:tcPr>
            </w:tcPrChange>
          </w:tcPr>
          <w:p w14:paraId="634DE97C" w14:textId="77777777" w:rsidR="00F92EC5" w:rsidRDefault="00F92EC5" w:rsidP="00AD290E">
            <w:pPr>
              <w:jc w:val="center"/>
              <w:rPr>
                <w:ins w:id="1655" w:author="Arnob Alam" w:date="2025-01-20T21:11:00Z" w16du:dateUtc="2025-01-21T02:11:00Z"/>
                <w:rFonts w:eastAsia="Times New Roman"/>
              </w:rPr>
            </w:pPr>
            <w:ins w:id="1656" w:author="Arnob Alam" w:date="2025-01-20T21:11:00Z" w16du:dateUtc="2025-01-21T02:11:00Z">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ins>
          </w:p>
        </w:tc>
        <w:tc>
          <w:tcPr>
            <w:tcW w:w="0" w:type="auto"/>
            <w:gridSpan w:val="2"/>
            <w:vAlign w:val="center"/>
            <w:hideMark/>
            <w:tcPrChange w:id="1657" w:author="Arnob Alam" w:date="2025-01-21T15:27:00Z" w16du:dateUtc="2025-01-21T20:27:00Z">
              <w:tcPr>
                <w:tcW w:w="0" w:type="auto"/>
                <w:gridSpan w:val="2"/>
                <w:vAlign w:val="center"/>
                <w:hideMark/>
              </w:tcPr>
            </w:tcPrChange>
          </w:tcPr>
          <w:p w14:paraId="3F031A41" w14:textId="77777777" w:rsidR="00F92EC5" w:rsidRDefault="00F92EC5" w:rsidP="00AD290E">
            <w:pPr>
              <w:jc w:val="center"/>
              <w:rPr>
                <w:ins w:id="1658" w:author="Arnob Alam" w:date="2025-01-20T21:11:00Z" w16du:dateUtc="2025-01-21T02:11:00Z"/>
                <w:rFonts w:eastAsia="Times New Roman"/>
              </w:rPr>
            </w:pPr>
            <w:ins w:id="1659" w:author="Arnob Alam" w:date="2025-01-20T21:11:00Z" w16du:dateUtc="2025-01-21T02:11:00Z">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ins>
          </w:p>
        </w:tc>
      </w:tr>
      <w:tr w:rsidR="00F92EC5" w14:paraId="19359846" w14:textId="77777777" w:rsidTr="004E53DD">
        <w:tblPrEx>
          <w:tblPrExChange w:id="1660" w:author="Arnob Alam" w:date="2025-01-21T15:27:00Z" w16du:dateUtc="2025-01-21T20:27:00Z">
            <w:tblPrEx>
              <w:jc w:val="left"/>
            </w:tblPrEx>
          </w:tblPrExChange>
        </w:tblPrEx>
        <w:trPr>
          <w:gridAfter w:val="1"/>
          <w:tblCellSpacing w:w="15" w:type="dxa"/>
          <w:jc w:val="center"/>
          <w:ins w:id="1661" w:author="Arnob Alam" w:date="2025-01-20T21:11:00Z"/>
          <w:trPrChange w:id="1662" w:author="Arnob Alam" w:date="2025-01-21T15:27:00Z" w16du:dateUtc="2025-01-21T20:27:00Z">
            <w:trPr>
              <w:gridAfter w:val="1"/>
              <w:tblCellSpacing w:w="15" w:type="dxa"/>
            </w:trPr>
          </w:trPrChange>
        </w:trPr>
        <w:tc>
          <w:tcPr>
            <w:tcW w:w="0" w:type="auto"/>
            <w:gridSpan w:val="4"/>
            <w:tcBorders>
              <w:bottom w:val="single" w:sz="6" w:space="0" w:color="000000"/>
            </w:tcBorders>
            <w:vAlign w:val="center"/>
            <w:hideMark/>
            <w:tcPrChange w:id="1663" w:author="Arnob Alam" w:date="2025-01-21T15:27:00Z" w16du:dateUtc="2025-01-21T20:27:00Z">
              <w:tcPr>
                <w:tcW w:w="0" w:type="auto"/>
                <w:gridSpan w:val="5"/>
                <w:tcBorders>
                  <w:bottom w:val="single" w:sz="6" w:space="0" w:color="000000"/>
                </w:tcBorders>
                <w:vAlign w:val="center"/>
                <w:hideMark/>
              </w:tcPr>
            </w:tcPrChange>
          </w:tcPr>
          <w:p w14:paraId="77ABE9CF" w14:textId="77777777" w:rsidR="00F92EC5" w:rsidRDefault="00F92EC5" w:rsidP="00AD290E">
            <w:pPr>
              <w:jc w:val="center"/>
              <w:rPr>
                <w:ins w:id="1664" w:author="Arnob Alam" w:date="2025-01-20T21:11:00Z" w16du:dateUtc="2025-01-21T02:11:00Z"/>
                <w:rFonts w:eastAsia="Times New Roman"/>
              </w:rPr>
            </w:pPr>
          </w:p>
        </w:tc>
      </w:tr>
      <w:tr w:rsidR="00F92EC5" w14:paraId="5861A06F" w14:textId="77777777" w:rsidTr="004E53DD">
        <w:tblPrEx>
          <w:tblPrExChange w:id="1665" w:author="Arnob Alam" w:date="2025-01-21T15:27:00Z" w16du:dateUtc="2025-01-21T20:27:00Z">
            <w:tblPrEx>
              <w:jc w:val="left"/>
            </w:tblPrEx>
          </w:tblPrExChange>
        </w:tblPrEx>
        <w:trPr>
          <w:gridAfter w:val="1"/>
          <w:tblCellSpacing w:w="15" w:type="dxa"/>
          <w:jc w:val="center"/>
          <w:ins w:id="1666" w:author="Arnob Alam" w:date="2025-01-20T21:11:00Z"/>
          <w:trPrChange w:id="1667" w:author="Arnob Alam" w:date="2025-01-21T15:27:00Z" w16du:dateUtc="2025-01-21T20:27:00Z">
            <w:trPr>
              <w:gridAfter w:val="1"/>
              <w:tblCellSpacing w:w="15" w:type="dxa"/>
            </w:trPr>
          </w:trPrChange>
        </w:trPr>
        <w:tc>
          <w:tcPr>
            <w:tcW w:w="0" w:type="auto"/>
            <w:vAlign w:val="center"/>
            <w:hideMark/>
            <w:tcPrChange w:id="1668" w:author="Arnob Alam" w:date="2025-01-21T15:27:00Z" w16du:dateUtc="2025-01-21T20:27:00Z">
              <w:tcPr>
                <w:tcW w:w="0" w:type="auto"/>
                <w:vAlign w:val="center"/>
                <w:hideMark/>
              </w:tcPr>
            </w:tcPrChange>
          </w:tcPr>
          <w:p w14:paraId="381F6276" w14:textId="77777777" w:rsidR="00F92EC5" w:rsidRDefault="00F92EC5" w:rsidP="00AD290E">
            <w:pPr>
              <w:jc w:val="left"/>
              <w:rPr>
                <w:ins w:id="1669" w:author="Arnob Alam" w:date="2025-01-20T21:11:00Z" w16du:dateUtc="2025-01-21T02:11:00Z"/>
                <w:rFonts w:eastAsia="Times New Roman"/>
              </w:rPr>
            </w:pPr>
            <w:ins w:id="1670" w:author="Arnob Alam" w:date="2025-01-20T21:11:00Z" w16du:dateUtc="2025-01-21T02:11:00Z">
              <w:r>
                <w:rPr>
                  <w:rStyle w:val="Emphasis"/>
                </w:rPr>
                <w:t>Note:</w:t>
              </w:r>
            </w:ins>
          </w:p>
        </w:tc>
        <w:tc>
          <w:tcPr>
            <w:tcW w:w="0" w:type="auto"/>
            <w:gridSpan w:val="3"/>
            <w:vAlign w:val="center"/>
            <w:hideMark/>
            <w:tcPrChange w:id="1671" w:author="Arnob Alam" w:date="2025-01-21T15:27:00Z" w16du:dateUtc="2025-01-21T20:27:00Z">
              <w:tcPr>
                <w:tcW w:w="0" w:type="auto"/>
                <w:gridSpan w:val="4"/>
                <w:vAlign w:val="center"/>
                <w:hideMark/>
              </w:tcPr>
            </w:tcPrChange>
          </w:tcPr>
          <w:p w14:paraId="27112914" w14:textId="77777777" w:rsidR="00F92EC5" w:rsidRDefault="00F92EC5" w:rsidP="00AD290E">
            <w:pPr>
              <w:jc w:val="right"/>
              <w:rPr>
                <w:ins w:id="1672" w:author="Arnob Alam" w:date="2025-01-20T21:11:00Z" w16du:dateUtc="2025-01-21T02:11:00Z"/>
                <w:rFonts w:eastAsia="Times New Roman"/>
              </w:rPr>
            </w:pPr>
            <w:ins w:id="1673" w:author="Arnob Alam" w:date="2025-01-20T21:11:00Z" w16du:dateUtc="2025-01-21T02:11: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0118C670" w:rsidR="000E7A31" w:rsidRDefault="000E7A31" w:rsidP="00714654">
      <w:pPr>
        <w:pStyle w:val="Caption"/>
        <w:keepNext/>
        <w:jc w:val="center"/>
      </w:pPr>
      <w:bookmarkStart w:id="1674" w:name="_Ref170051786"/>
      <w:r>
        <w:lastRenderedPageBreak/>
        <w:t xml:space="preserve">Table </w:t>
      </w:r>
      <w:ins w:id="1675" w:author="Arnob Alam" w:date="2025-02-05T20:50:00Z" w16du:dateUtc="2025-02-06T01:50:00Z">
        <w:r w:rsidR="00FE38B0">
          <w:fldChar w:fldCharType="begin"/>
        </w:r>
        <w:r w:rsidR="00FE38B0">
          <w:instrText xml:space="preserve"> SEQ Table \* ARABIC </w:instrText>
        </w:r>
      </w:ins>
      <w:r w:rsidR="00FE38B0">
        <w:fldChar w:fldCharType="separate"/>
      </w:r>
      <w:ins w:id="1676" w:author="Arnob Alam" w:date="2025-02-06T14:36:00Z" w16du:dateUtc="2025-02-06T19:36:00Z">
        <w:r w:rsidR="00932F26">
          <w:rPr>
            <w:noProof/>
          </w:rPr>
          <w:t>13</w:t>
        </w:r>
      </w:ins>
      <w:ins w:id="1677" w:author="Arnob Alam" w:date="2025-02-05T20:50:00Z" w16du:dateUtc="2025-02-06T01:50:00Z">
        <w:r w:rsidR="00FE38B0">
          <w:fldChar w:fldCharType="end"/>
        </w:r>
      </w:ins>
      <w:del w:id="1678"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13</w:delText>
        </w:r>
        <w:r w:rsidR="00A717F9" w:rsidDel="00FE38B0">
          <w:rPr>
            <w:noProof/>
          </w:rPr>
          <w:fldChar w:fldCharType="end"/>
        </w:r>
      </w:del>
      <w:bookmarkEnd w:id="1674"/>
      <w:r>
        <w:rPr>
          <w:noProof/>
        </w:rPr>
        <w:t xml:space="preserve"> </w:t>
      </w:r>
      <w:del w:id="1679" w:author="Arnob Alam" w:date="2025-01-21T15:22:00Z" w16du:dateUtc="2025-01-21T20:22:00Z">
        <w:r w:rsidDel="00C86EA3">
          <w:rPr>
            <w:noProof/>
          </w:rPr>
          <w:delText>Amihud Measure DiD</w:delText>
        </w:r>
      </w:del>
      <w:ins w:id="1680" w:author="Arnob Alam" w:date="2025-01-21T15:22:00Z" w16du:dateUtc="2025-01-21T20:22:00Z">
        <w:r w:rsidR="00C86EA3">
          <w:rPr>
            <w:noProof/>
          </w:rPr>
          <w:t xml:space="preserve">Difference-in-differenes analysis of Amihud’s Illiquidity Measure. </w:t>
        </w:r>
        <w:r w:rsidR="00151179">
          <w:rPr>
            <w:noProof/>
          </w:rPr>
          <w:t>The dependent variable i</w:t>
        </w:r>
      </w:ins>
      <w:ins w:id="1681" w:author="Arnob Alam" w:date="2025-01-21T15:23:00Z" w16du:dateUtc="2025-01-21T20:23:00Z">
        <w:r w:rsidR="00151179">
          <w:rPr>
            <w:noProof/>
          </w:rPr>
          <w:t>s Amihud’s Measure (expressed in absolute % change in the fixed rate of the contract per a million dollar of notional value traded).</w:t>
        </w:r>
        <w:r w:rsidR="00311CF5">
          <w:rPr>
            <w:noProof/>
          </w:rPr>
          <w:t xml:space="preserve"> Control variables are the contr</w:t>
        </w:r>
      </w:ins>
      <w:ins w:id="1682" w:author="Arnob Alam" w:date="2025-01-21T15:24:00Z" w16du:dateUtc="2025-01-21T20:24:00Z">
        <w:r w:rsidR="00311CF5">
          <w:rPr>
            <w:noProof/>
          </w:rPr>
          <w:t xml:space="preserve">act tenor, relevant stock market (TSX or S&amp;P 500) returns and </w:t>
        </w:r>
        <w:r w:rsidR="007A580A">
          <w:rPr>
            <w:noProof/>
          </w:rPr>
          <w:t xml:space="preserve">volatility. Stock market returns are calculated as the percent change from </w:t>
        </w:r>
      </w:ins>
      <w:ins w:id="1683" w:author="Arnob Alam" w:date="2025-01-21T15:25:00Z" w16du:dateUtc="2025-01-21T20:25:00Z">
        <w:r w:rsidR="007A580A">
          <w:rPr>
            <w:noProof/>
          </w:rPr>
          <w:t xml:space="preserve">the </w:t>
        </w:r>
      </w:ins>
      <w:ins w:id="1684" w:author="Arnob Alam" w:date="2025-01-21T15:24:00Z" w16du:dateUtc="2025-01-21T20:24:00Z">
        <w:r w:rsidR="007A580A">
          <w:rPr>
            <w:noProof/>
          </w:rPr>
          <w:t>p</w:t>
        </w:r>
      </w:ins>
      <w:ins w:id="1685" w:author="Arnob Alam" w:date="2025-01-21T15:25:00Z" w16du:dateUtc="2025-01-21T20:25:00Z">
        <w:r w:rsidR="007A580A">
          <w:rPr>
            <w:noProof/>
          </w:rPr>
          <w:t xml:space="preserve">revious trading day’s </w:t>
        </w:r>
        <w:r w:rsidR="00AB4A7C">
          <w:rPr>
            <w:noProof/>
          </w:rPr>
          <w:t>adjusted closing price (where adjustments are made for dividends, stock splits and other rights offers).</w:t>
        </w:r>
        <w:r w:rsidR="00E471EB">
          <w:rPr>
            <w:noProof/>
          </w:rPr>
          <w:t xml:space="preserve"> </w:t>
        </w:r>
      </w:ins>
      <w:ins w:id="1686" w:author="Arnob Alam" w:date="2025-01-21T15:26:00Z" w16du:dateUtc="2025-01-21T20:26:00Z">
        <w:r w:rsidR="00E471EB">
          <w:rPr>
            <w:noProof/>
          </w:rPr>
          <w:t>The volatility measure</w:t>
        </w:r>
      </w:ins>
      <w:ins w:id="1687" w:author="Arnob Alam" w:date="2025-01-21T16:00:00Z" w16du:dateUtc="2025-01-21T21:00:00Z">
        <w:r w:rsidR="00127942">
          <w:rPr>
            <w:noProof/>
          </w:rPr>
          <w:t>s</w:t>
        </w:r>
      </w:ins>
      <w:ins w:id="1688" w:author="Arnob Alam" w:date="2025-01-21T15:26:00Z" w16du:dateUtc="2025-01-21T20:26:00Z">
        <w:r w:rsidR="00E471EB">
          <w:rPr>
            <w:noProof/>
          </w:rPr>
          <w:t xml:space="preserve"> are the CBOE VIX and TSX 60 VIXI indices</w:t>
        </w:r>
        <w:r w:rsidR="004E53DD">
          <w:rPr>
            <w:noProof/>
          </w:rPr>
          <w:t>.</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1689" w:author="Arnob Alam" w:date="2025-01-21T15:22:00Z" w16du:dateUtc="2025-01-21T20:22: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2124"/>
        <w:gridCol w:w="30"/>
        <w:gridCol w:w="2414"/>
        <w:gridCol w:w="2294"/>
        <w:gridCol w:w="45"/>
        <w:tblGridChange w:id="1690">
          <w:tblGrid>
            <w:gridCol w:w="2124"/>
            <w:gridCol w:w="30"/>
            <w:gridCol w:w="2414"/>
            <w:gridCol w:w="2294"/>
            <w:gridCol w:w="45"/>
          </w:tblGrid>
        </w:tblGridChange>
      </w:tblGrid>
      <w:tr w:rsidR="009C0FEC" w:rsidDel="00524266" w14:paraId="4525BD8E" w14:textId="16A9DC2B" w:rsidTr="00C86EA3">
        <w:trPr>
          <w:gridAfter w:val="1"/>
          <w:tblCellSpacing w:w="15" w:type="dxa"/>
          <w:jc w:val="center"/>
          <w:del w:id="1691" w:author="Arnob Alam" w:date="2025-01-20T21:16:00Z"/>
          <w:trPrChange w:id="1692"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693" w:author="Arnob Alam" w:date="2025-01-21T15:22:00Z" w16du:dateUtc="2025-01-21T20:22:00Z">
              <w:tcPr>
                <w:tcW w:w="0" w:type="auto"/>
                <w:gridSpan w:val="4"/>
                <w:tcBorders>
                  <w:bottom w:val="single" w:sz="6" w:space="0" w:color="000000"/>
                </w:tcBorders>
                <w:vAlign w:val="center"/>
                <w:hideMark/>
              </w:tcPr>
            </w:tcPrChange>
          </w:tcPr>
          <w:p w14:paraId="477741D7" w14:textId="40BC6635" w:rsidR="009C0FEC" w:rsidDel="00524266" w:rsidRDefault="009C0FEC">
            <w:pPr>
              <w:rPr>
                <w:del w:id="1694" w:author="Arnob Alam" w:date="2025-01-20T21:16:00Z" w16du:dateUtc="2025-01-21T02:16:00Z"/>
                <w:sz w:val="20"/>
                <w:szCs w:val="20"/>
              </w:rPr>
            </w:pPr>
          </w:p>
        </w:tc>
      </w:tr>
      <w:tr w:rsidR="009C0FEC" w:rsidDel="00524266" w14:paraId="2D2DCDDE" w14:textId="7619B16B" w:rsidTr="00C86EA3">
        <w:trPr>
          <w:gridAfter w:val="1"/>
          <w:tblCellSpacing w:w="15" w:type="dxa"/>
          <w:jc w:val="center"/>
          <w:del w:id="1695" w:author="Arnob Alam" w:date="2025-01-20T21:16:00Z"/>
          <w:trPrChange w:id="1696" w:author="Arnob Alam" w:date="2025-01-21T15:22:00Z" w16du:dateUtc="2025-01-21T20:22:00Z">
            <w:trPr>
              <w:gridAfter w:val="1"/>
              <w:tblCellSpacing w:w="15" w:type="dxa"/>
              <w:jc w:val="center"/>
            </w:trPr>
          </w:trPrChange>
        </w:trPr>
        <w:tc>
          <w:tcPr>
            <w:tcW w:w="0" w:type="auto"/>
            <w:gridSpan w:val="2"/>
            <w:vAlign w:val="center"/>
            <w:hideMark/>
            <w:tcPrChange w:id="1697" w:author="Arnob Alam" w:date="2025-01-21T15:22:00Z" w16du:dateUtc="2025-01-21T20:22:00Z">
              <w:tcPr>
                <w:tcW w:w="0" w:type="auto"/>
                <w:gridSpan w:val="2"/>
                <w:vAlign w:val="center"/>
                <w:hideMark/>
              </w:tcPr>
            </w:tcPrChange>
          </w:tcPr>
          <w:p w14:paraId="53E5D25E" w14:textId="0D701A17" w:rsidR="009C0FEC" w:rsidDel="00524266" w:rsidRDefault="009C0FEC">
            <w:pPr>
              <w:jc w:val="center"/>
              <w:rPr>
                <w:del w:id="1698" w:author="Arnob Alam" w:date="2025-01-20T21:16:00Z" w16du:dateUtc="2025-01-21T02:16:00Z"/>
                <w:rFonts w:eastAsia="Times New Roman"/>
                <w:sz w:val="20"/>
                <w:szCs w:val="20"/>
              </w:rPr>
            </w:pPr>
          </w:p>
        </w:tc>
        <w:tc>
          <w:tcPr>
            <w:tcW w:w="0" w:type="auto"/>
            <w:gridSpan w:val="2"/>
            <w:vAlign w:val="center"/>
            <w:hideMark/>
            <w:tcPrChange w:id="1699" w:author="Arnob Alam" w:date="2025-01-21T15:22:00Z" w16du:dateUtc="2025-01-21T20:22:00Z">
              <w:tcPr>
                <w:tcW w:w="0" w:type="auto"/>
                <w:gridSpan w:val="2"/>
                <w:vAlign w:val="center"/>
                <w:hideMark/>
              </w:tcPr>
            </w:tcPrChange>
          </w:tcPr>
          <w:p w14:paraId="32C43B90" w14:textId="0F1A1163" w:rsidR="009C0FEC" w:rsidDel="00524266" w:rsidRDefault="009C0FEC">
            <w:pPr>
              <w:jc w:val="center"/>
              <w:rPr>
                <w:del w:id="1700" w:author="Arnob Alam" w:date="2025-01-20T21:16:00Z" w16du:dateUtc="2025-01-21T02:16:00Z"/>
                <w:rFonts w:eastAsia="Times New Roman"/>
              </w:rPr>
            </w:pPr>
            <w:del w:id="1701" w:author="Arnob Alam" w:date="2025-01-20T21:16:00Z" w16du:dateUtc="2025-01-21T02:16:00Z">
              <w:r w:rsidDel="00524266">
                <w:rPr>
                  <w:rStyle w:val="Emphasis"/>
                </w:rPr>
                <w:delText>Dependent variable:</w:delText>
              </w:r>
            </w:del>
          </w:p>
        </w:tc>
      </w:tr>
      <w:tr w:rsidR="009C0FEC" w:rsidDel="00524266" w14:paraId="072E1C00" w14:textId="0962F619" w:rsidTr="00C86EA3">
        <w:trPr>
          <w:gridAfter w:val="1"/>
          <w:tblCellSpacing w:w="15" w:type="dxa"/>
          <w:jc w:val="center"/>
          <w:del w:id="1702" w:author="Arnob Alam" w:date="2025-01-20T21:16:00Z"/>
          <w:trPrChange w:id="1703" w:author="Arnob Alam" w:date="2025-01-21T15:22:00Z" w16du:dateUtc="2025-01-21T20:22:00Z">
            <w:trPr>
              <w:gridAfter w:val="1"/>
              <w:tblCellSpacing w:w="15" w:type="dxa"/>
              <w:jc w:val="center"/>
            </w:trPr>
          </w:trPrChange>
        </w:trPr>
        <w:tc>
          <w:tcPr>
            <w:tcW w:w="0" w:type="auto"/>
            <w:gridSpan w:val="2"/>
            <w:vAlign w:val="center"/>
            <w:hideMark/>
            <w:tcPrChange w:id="1704" w:author="Arnob Alam" w:date="2025-01-21T15:22:00Z" w16du:dateUtc="2025-01-21T20:22:00Z">
              <w:tcPr>
                <w:tcW w:w="0" w:type="auto"/>
                <w:gridSpan w:val="2"/>
                <w:vAlign w:val="center"/>
                <w:hideMark/>
              </w:tcPr>
            </w:tcPrChange>
          </w:tcPr>
          <w:p w14:paraId="513F8D39" w14:textId="52B84763" w:rsidR="009C0FEC" w:rsidDel="00524266" w:rsidRDefault="009C0FEC">
            <w:pPr>
              <w:jc w:val="center"/>
              <w:rPr>
                <w:del w:id="1705" w:author="Arnob Alam" w:date="2025-01-20T21:16:00Z" w16du:dateUtc="2025-01-21T02:16:00Z"/>
                <w:rFonts w:eastAsia="Times New Roman"/>
              </w:rPr>
            </w:pPr>
          </w:p>
        </w:tc>
        <w:tc>
          <w:tcPr>
            <w:tcW w:w="0" w:type="auto"/>
            <w:gridSpan w:val="2"/>
            <w:tcBorders>
              <w:bottom w:val="single" w:sz="6" w:space="0" w:color="000000"/>
            </w:tcBorders>
            <w:vAlign w:val="center"/>
            <w:hideMark/>
            <w:tcPrChange w:id="1706" w:author="Arnob Alam" w:date="2025-01-21T15:22:00Z" w16du:dateUtc="2025-01-21T20:22:00Z">
              <w:tcPr>
                <w:tcW w:w="0" w:type="auto"/>
                <w:gridSpan w:val="2"/>
                <w:tcBorders>
                  <w:bottom w:val="single" w:sz="6" w:space="0" w:color="000000"/>
                </w:tcBorders>
                <w:vAlign w:val="center"/>
                <w:hideMark/>
              </w:tcPr>
            </w:tcPrChange>
          </w:tcPr>
          <w:p w14:paraId="0E1999CE" w14:textId="02978200" w:rsidR="009C0FEC" w:rsidDel="00524266" w:rsidRDefault="009C0FEC">
            <w:pPr>
              <w:jc w:val="center"/>
              <w:rPr>
                <w:del w:id="1707" w:author="Arnob Alam" w:date="2025-01-20T21:16:00Z" w16du:dateUtc="2025-01-21T02:16:00Z"/>
                <w:rFonts w:eastAsia="Times New Roman"/>
                <w:sz w:val="20"/>
                <w:szCs w:val="20"/>
              </w:rPr>
            </w:pPr>
          </w:p>
        </w:tc>
      </w:tr>
      <w:tr w:rsidR="009C0FEC" w:rsidDel="00524266" w14:paraId="3DB7318C" w14:textId="1ECD8FF4" w:rsidTr="00C86EA3">
        <w:trPr>
          <w:gridAfter w:val="1"/>
          <w:tblCellSpacing w:w="15" w:type="dxa"/>
          <w:jc w:val="center"/>
          <w:del w:id="1708" w:author="Arnob Alam" w:date="2025-01-20T21:16:00Z"/>
          <w:trPrChange w:id="1709" w:author="Arnob Alam" w:date="2025-01-21T15:22:00Z" w16du:dateUtc="2025-01-21T20:22:00Z">
            <w:trPr>
              <w:gridAfter w:val="1"/>
              <w:tblCellSpacing w:w="15" w:type="dxa"/>
              <w:jc w:val="center"/>
            </w:trPr>
          </w:trPrChange>
        </w:trPr>
        <w:tc>
          <w:tcPr>
            <w:tcW w:w="0" w:type="auto"/>
            <w:gridSpan w:val="2"/>
            <w:vAlign w:val="center"/>
            <w:hideMark/>
            <w:tcPrChange w:id="1710" w:author="Arnob Alam" w:date="2025-01-21T15:22:00Z" w16du:dateUtc="2025-01-21T20:22:00Z">
              <w:tcPr>
                <w:tcW w:w="0" w:type="auto"/>
                <w:gridSpan w:val="2"/>
                <w:vAlign w:val="center"/>
                <w:hideMark/>
              </w:tcPr>
            </w:tcPrChange>
          </w:tcPr>
          <w:p w14:paraId="0EF4ED44" w14:textId="3487C41F" w:rsidR="009C0FEC" w:rsidDel="00524266" w:rsidRDefault="009C0FEC">
            <w:pPr>
              <w:jc w:val="center"/>
              <w:rPr>
                <w:del w:id="1711" w:author="Arnob Alam" w:date="2025-01-20T21:16:00Z" w16du:dateUtc="2025-01-21T02:16:00Z"/>
                <w:rFonts w:eastAsia="Times New Roman"/>
                <w:sz w:val="20"/>
                <w:szCs w:val="20"/>
              </w:rPr>
            </w:pPr>
          </w:p>
        </w:tc>
        <w:tc>
          <w:tcPr>
            <w:tcW w:w="0" w:type="auto"/>
            <w:gridSpan w:val="2"/>
            <w:vAlign w:val="center"/>
            <w:hideMark/>
            <w:tcPrChange w:id="1712" w:author="Arnob Alam" w:date="2025-01-21T15:22:00Z" w16du:dateUtc="2025-01-21T20:22:00Z">
              <w:tcPr>
                <w:tcW w:w="0" w:type="auto"/>
                <w:gridSpan w:val="2"/>
                <w:vAlign w:val="center"/>
                <w:hideMark/>
              </w:tcPr>
            </w:tcPrChange>
          </w:tcPr>
          <w:p w14:paraId="653F0532" w14:textId="40EB52A0" w:rsidR="009C0FEC" w:rsidDel="00524266" w:rsidRDefault="009C0FEC">
            <w:pPr>
              <w:jc w:val="center"/>
              <w:rPr>
                <w:del w:id="1713" w:author="Arnob Alam" w:date="2025-01-20T21:16:00Z" w16du:dateUtc="2025-01-21T02:16:00Z"/>
                <w:rFonts w:eastAsia="Times New Roman"/>
              </w:rPr>
            </w:pPr>
            <w:del w:id="1714" w:author="Arnob Alam" w:date="2025-01-20T21:16:00Z" w16du:dateUtc="2025-01-21T02:16:00Z">
              <w:r w:rsidDel="00524266">
                <w:rPr>
                  <w:rFonts w:eastAsia="Times New Roman"/>
                </w:rPr>
                <w:delText>Amihud Measure</w:delText>
              </w:r>
            </w:del>
          </w:p>
        </w:tc>
      </w:tr>
      <w:tr w:rsidR="009C0FEC" w:rsidDel="00524266" w14:paraId="3C03A332" w14:textId="73BE9540" w:rsidTr="00C86EA3">
        <w:trPr>
          <w:gridAfter w:val="1"/>
          <w:tblCellSpacing w:w="15" w:type="dxa"/>
          <w:jc w:val="center"/>
          <w:del w:id="1715" w:author="Arnob Alam" w:date="2025-01-20T21:16:00Z"/>
          <w:trPrChange w:id="1716"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717" w:author="Arnob Alam" w:date="2025-01-21T15:22:00Z" w16du:dateUtc="2025-01-21T20:22:00Z">
              <w:tcPr>
                <w:tcW w:w="0" w:type="auto"/>
                <w:gridSpan w:val="4"/>
                <w:tcBorders>
                  <w:bottom w:val="single" w:sz="6" w:space="0" w:color="000000"/>
                </w:tcBorders>
                <w:vAlign w:val="center"/>
                <w:hideMark/>
              </w:tcPr>
            </w:tcPrChange>
          </w:tcPr>
          <w:p w14:paraId="37F48E4B" w14:textId="4F185696" w:rsidR="009C0FEC" w:rsidDel="00524266" w:rsidRDefault="009C0FEC">
            <w:pPr>
              <w:jc w:val="center"/>
              <w:rPr>
                <w:del w:id="1718" w:author="Arnob Alam" w:date="2025-01-20T21:16:00Z" w16du:dateUtc="2025-01-21T02:16:00Z"/>
                <w:rFonts w:eastAsia="Times New Roman"/>
              </w:rPr>
            </w:pPr>
          </w:p>
        </w:tc>
      </w:tr>
      <w:tr w:rsidR="009C0FEC" w:rsidDel="00524266" w14:paraId="5F417257" w14:textId="5C93D024" w:rsidTr="00C86EA3">
        <w:trPr>
          <w:gridAfter w:val="1"/>
          <w:tblCellSpacing w:w="15" w:type="dxa"/>
          <w:jc w:val="center"/>
          <w:del w:id="1719" w:author="Arnob Alam" w:date="2025-01-20T21:16:00Z"/>
          <w:trPrChange w:id="1720" w:author="Arnob Alam" w:date="2025-01-21T15:22:00Z" w16du:dateUtc="2025-01-21T20:22:00Z">
            <w:trPr>
              <w:gridAfter w:val="1"/>
              <w:tblCellSpacing w:w="15" w:type="dxa"/>
              <w:jc w:val="center"/>
            </w:trPr>
          </w:trPrChange>
        </w:trPr>
        <w:tc>
          <w:tcPr>
            <w:tcW w:w="0" w:type="auto"/>
            <w:gridSpan w:val="2"/>
            <w:vAlign w:val="center"/>
            <w:hideMark/>
            <w:tcPrChange w:id="1721" w:author="Arnob Alam" w:date="2025-01-21T15:22:00Z" w16du:dateUtc="2025-01-21T20:22:00Z">
              <w:tcPr>
                <w:tcW w:w="0" w:type="auto"/>
                <w:gridSpan w:val="2"/>
                <w:vAlign w:val="center"/>
                <w:hideMark/>
              </w:tcPr>
            </w:tcPrChange>
          </w:tcPr>
          <w:p w14:paraId="729887BB" w14:textId="0BA3546D" w:rsidR="009C0FEC" w:rsidDel="00524266" w:rsidRDefault="009C0FEC">
            <w:pPr>
              <w:jc w:val="left"/>
              <w:rPr>
                <w:del w:id="1722" w:author="Arnob Alam" w:date="2025-01-20T21:16:00Z" w16du:dateUtc="2025-01-21T02:16:00Z"/>
                <w:rFonts w:eastAsia="Times New Roman"/>
              </w:rPr>
            </w:pPr>
            <w:del w:id="1723" w:author="Arnob Alam" w:date="2025-01-20T21:16:00Z" w16du:dateUtc="2025-01-21T02:16:00Z">
              <w:r w:rsidDel="00524266">
                <w:rPr>
                  <w:rFonts w:eastAsia="Times New Roman"/>
                </w:rPr>
                <w:delText>Group</w:delText>
              </w:r>
            </w:del>
          </w:p>
        </w:tc>
        <w:tc>
          <w:tcPr>
            <w:tcW w:w="0" w:type="auto"/>
            <w:gridSpan w:val="2"/>
            <w:vAlign w:val="center"/>
            <w:hideMark/>
            <w:tcPrChange w:id="1724" w:author="Arnob Alam" w:date="2025-01-21T15:22:00Z" w16du:dateUtc="2025-01-21T20:22:00Z">
              <w:tcPr>
                <w:tcW w:w="0" w:type="auto"/>
                <w:gridSpan w:val="2"/>
                <w:vAlign w:val="center"/>
                <w:hideMark/>
              </w:tcPr>
            </w:tcPrChange>
          </w:tcPr>
          <w:p w14:paraId="609C1794" w14:textId="7C2CC523" w:rsidR="009C0FEC" w:rsidDel="00524266" w:rsidRDefault="009C0FEC">
            <w:pPr>
              <w:jc w:val="center"/>
              <w:rPr>
                <w:del w:id="1725" w:author="Arnob Alam" w:date="2025-01-20T21:16:00Z" w16du:dateUtc="2025-01-21T02:16:00Z"/>
                <w:rFonts w:eastAsia="Times New Roman"/>
              </w:rPr>
            </w:pPr>
            <w:del w:id="1726" w:author="Arnob Alam" w:date="2025-01-20T21:16:00Z" w16du:dateUtc="2025-01-21T02:16:00Z">
              <w:r w:rsidDel="00524266">
                <w:rPr>
                  <w:rFonts w:eastAsia="Times New Roman"/>
                </w:rPr>
                <w:delText>-10.347</w:delText>
              </w:r>
              <w:r w:rsidDel="00524266">
                <w:rPr>
                  <w:rFonts w:eastAsia="Times New Roman"/>
                  <w:vertAlign w:val="superscript"/>
                </w:rPr>
                <w:delText>***</w:delText>
              </w:r>
            </w:del>
          </w:p>
        </w:tc>
      </w:tr>
      <w:tr w:rsidR="009C0FEC" w:rsidDel="00524266" w14:paraId="05D80B4A" w14:textId="3C6B20A9" w:rsidTr="00C86EA3">
        <w:trPr>
          <w:gridAfter w:val="1"/>
          <w:tblCellSpacing w:w="15" w:type="dxa"/>
          <w:jc w:val="center"/>
          <w:del w:id="1727" w:author="Arnob Alam" w:date="2025-01-20T21:16:00Z"/>
          <w:trPrChange w:id="1728" w:author="Arnob Alam" w:date="2025-01-21T15:22:00Z" w16du:dateUtc="2025-01-21T20:22:00Z">
            <w:trPr>
              <w:gridAfter w:val="1"/>
              <w:tblCellSpacing w:w="15" w:type="dxa"/>
              <w:jc w:val="center"/>
            </w:trPr>
          </w:trPrChange>
        </w:trPr>
        <w:tc>
          <w:tcPr>
            <w:tcW w:w="0" w:type="auto"/>
            <w:gridSpan w:val="2"/>
            <w:vAlign w:val="center"/>
            <w:hideMark/>
            <w:tcPrChange w:id="1729" w:author="Arnob Alam" w:date="2025-01-21T15:22:00Z" w16du:dateUtc="2025-01-21T20:22:00Z">
              <w:tcPr>
                <w:tcW w:w="0" w:type="auto"/>
                <w:gridSpan w:val="2"/>
                <w:vAlign w:val="center"/>
                <w:hideMark/>
              </w:tcPr>
            </w:tcPrChange>
          </w:tcPr>
          <w:p w14:paraId="6CCC4AD2" w14:textId="2DA4DBA8" w:rsidR="009C0FEC" w:rsidDel="00524266" w:rsidRDefault="009C0FEC">
            <w:pPr>
              <w:jc w:val="center"/>
              <w:rPr>
                <w:del w:id="1730" w:author="Arnob Alam" w:date="2025-01-20T21:16:00Z" w16du:dateUtc="2025-01-21T02:16:00Z"/>
                <w:rFonts w:eastAsia="Times New Roman"/>
              </w:rPr>
            </w:pPr>
          </w:p>
        </w:tc>
        <w:tc>
          <w:tcPr>
            <w:tcW w:w="0" w:type="auto"/>
            <w:gridSpan w:val="2"/>
            <w:vAlign w:val="center"/>
            <w:hideMark/>
            <w:tcPrChange w:id="1731" w:author="Arnob Alam" w:date="2025-01-21T15:22:00Z" w16du:dateUtc="2025-01-21T20:22:00Z">
              <w:tcPr>
                <w:tcW w:w="0" w:type="auto"/>
                <w:gridSpan w:val="2"/>
                <w:vAlign w:val="center"/>
                <w:hideMark/>
              </w:tcPr>
            </w:tcPrChange>
          </w:tcPr>
          <w:p w14:paraId="745F449C" w14:textId="0C15D3CD" w:rsidR="009C0FEC" w:rsidDel="00524266" w:rsidRDefault="009C0FEC">
            <w:pPr>
              <w:jc w:val="center"/>
              <w:rPr>
                <w:del w:id="1732" w:author="Arnob Alam" w:date="2025-01-20T21:16:00Z" w16du:dateUtc="2025-01-21T02:16:00Z"/>
                <w:rFonts w:eastAsia="Times New Roman"/>
              </w:rPr>
            </w:pPr>
            <w:del w:id="1733" w:author="Arnob Alam" w:date="2025-01-20T21:16:00Z" w16du:dateUtc="2025-01-21T02:16:00Z">
              <w:r w:rsidDel="00524266">
                <w:rPr>
                  <w:rFonts w:eastAsia="Times New Roman"/>
                </w:rPr>
                <w:delText>(3.305)</w:delText>
              </w:r>
            </w:del>
          </w:p>
        </w:tc>
      </w:tr>
      <w:tr w:rsidR="009C0FEC" w:rsidDel="00524266" w14:paraId="4072F3E9" w14:textId="08E8C775" w:rsidTr="00C86EA3">
        <w:trPr>
          <w:gridAfter w:val="1"/>
          <w:tblCellSpacing w:w="15" w:type="dxa"/>
          <w:jc w:val="center"/>
          <w:del w:id="1734" w:author="Arnob Alam" w:date="2025-01-20T21:16:00Z"/>
          <w:trPrChange w:id="1735" w:author="Arnob Alam" w:date="2025-01-21T15:22:00Z" w16du:dateUtc="2025-01-21T20:22:00Z">
            <w:trPr>
              <w:gridAfter w:val="1"/>
              <w:tblCellSpacing w:w="15" w:type="dxa"/>
              <w:jc w:val="center"/>
            </w:trPr>
          </w:trPrChange>
        </w:trPr>
        <w:tc>
          <w:tcPr>
            <w:tcW w:w="0" w:type="auto"/>
            <w:gridSpan w:val="2"/>
            <w:vAlign w:val="center"/>
            <w:hideMark/>
            <w:tcPrChange w:id="1736" w:author="Arnob Alam" w:date="2025-01-21T15:22:00Z" w16du:dateUtc="2025-01-21T20:22:00Z">
              <w:tcPr>
                <w:tcW w:w="0" w:type="auto"/>
                <w:gridSpan w:val="2"/>
                <w:vAlign w:val="center"/>
                <w:hideMark/>
              </w:tcPr>
            </w:tcPrChange>
          </w:tcPr>
          <w:p w14:paraId="4C35B7AD" w14:textId="74D0CE48" w:rsidR="009C0FEC" w:rsidDel="00524266" w:rsidRDefault="009C0FEC">
            <w:pPr>
              <w:jc w:val="center"/>
              <w:rPr>
                <w:del w:id="1737" w:author="Arnob Alam" w:date="2025-01-20T21:16:00Z" w16du:dateUtc="2025-01-21T02:16:00Z"/>
                <w:rFonts w:eastAsia="Times New Roman"/>
              </w:rPr>
            </w:pPr>
          </w:p>
        </w:tc>
        <w:tc>
          <w:tcPr>
            <w:tcW w:w="0" w:type="auto"/>
            <w:gridSpan w:val="2"/>
            <w:vAlign w:val="center"/>
            <w:hideMark/>
            <w:tcPrChange w:id="1738" w:author="Arnob Alam" w:date="2025-01-21T15:22:00Z" w16du:dateUtc="2025-01-21T20:22:00Z">
              <w:tcPr>
                <w:tcW w:w="0" w:type="auto"/>
                <w:gridSpan w:val="2"/>
                <w:vAlign w:val="center"/>
                <w:hideMark/>
              </w:tcPr>
            </w:tcPrChange>
          </w:tcPr>
          <w:p w14:paraId="43D43E9D" w14:textId="098686A9" w:rsidR="009C0FEC" w:rsidDel="00524266" w:rsidRDefault="009C0FEC">
            <w:pPr>
              <w:rPr>
                <w:del w:id="1739" w:author="Arnob Alam" w:date="2025-01-20T21:16:00Z" w16du:dateUtc="2025-01-21T02:16:00Z"/>
                <w:rFonts w:eastAsia="Times New Roman"/>
                <w:sz w:val="20"/>
                <w:szCs w:val="20"/>
              </w:rPr>
            </w:pPr>
          </w:p>
        </w:tc>
      </w:tr>
      <w:tr w:rsidR="009C0FEC" w:rsidDel="00524266" w14:paraId="65494141" w14:textId="3341FC41" w:rsidTr="00C86EA3">
        <w:trPr>
          <w:gridAfter w:val="1"/>
          <w:tblCellSpacing w:w="15" w:type="dxa"/>
          <w:jc w:val="center"/>
          <w:del w:id="1740" w:author="Arnob Alam" w:date="2025-01-20T21:16:00Z"/>
          <w:trPrChange w:id="1741" w:author="Arnob Alam" w:date="2025-01-21T15:22:00Z" w16du:dateUtc="2025-01-21T20:22:00Z">
            <w:trPr>
              <w:gridAfter w:val="1"/>
              <w:tblCellSpacing w:w="15" w:type="dxa"/>
              <w:jc w:val="center"/>
            </w:trPr>
          </w:trPrChange>
        </w:trPr>
        <w:tc>
          <w:tcPr>
            <w:tcW w:w="0" w:type="auto"/>
            <w:gridSpan w:val="2"/>
            <w:vAlign w:val="center"/>
            <w:hideMark/>
            <w:tcPrChange w:id="1742" w:author="Arnob Alam" w:date="2025-01-21T15:22:00Z" w16du:dateUtc="2025-01-21T20:22:00Z">
              <w:tcPr>
                <w:tcW w:w="0" w:type="auto"/>
                <w:gridSpan w:val="2"/>
                <w:vAlign w:val="center"/>
                <w:hideMark/>
              </w:tcPr>
            </w:tcPrChange>
          </w:tcPr>
          <w:p w14:paraId="15041A8C" w14:textId="43AAC7D9" w:rsidR="009C0FEC" w:rsidDel="00524266" w:rsidRDefault="0013380F">
            <w:pPr>
              <w:jc w:val="left"/>
              <w:rPr>
                <w:del w:id="1743" w:author="Arnob Alam" w:date="2025-01-20T21:16:00Z" w16du:dateUtc="2025-01-21T02:16:00Z"/>
                <w:rFonts w:eastAsia="Times New Roman"/>
              </w:rPr>
            </w:pPr>
            <w:del w:id="1744" w:author="Arnob Alam" w:date="2025-01-20T21:16:00Z" w16du:dateUtc="2025-01-21T02:16:00Z">
              <w:r w:rsidDel="00524266">
                <w:rPr>
                  <w:rFonts w:eastAsia="Times New Roman"/>
                </w:rPr>
                <w:delText>Period</w:delText>
              </w:r>
            </w:del>
          </w:p>
        </w:tc>
        <w:tc>
          <w:tcPr>
            <w:tcW w:w="0" w:type="auto"/>
            <w:gridSpan w:val="2"/>
            <w:vAlign w:val="center"/>
            <w:hideMark/>
            <w:tcPrChange w:id="1745" w:author="Arnob Alam" w:date="2025-01-21T15:22:00Z" w16du:dateUtc="2025-01-21T20:22:00Z">
              <w:tcPr>
                <w:tcW w:w="0" w:type="auto"/>
                <w:gridSpan w:val="2"/>
                <w:vAlign w:val="center"/>
                <w:hideMark/>
              </w:tcPr>
            </w:tcPrChange>
          </w:tcPr>
          <w:p w14:paraId="597B2BB9" w14:textId="66465544" w:rsidR="009C0FEC" w:rsidDel="00524266" w:rsidRDefault="009C0FEC">
            <w:pPr>
              <w:jc w:val="center"/>
              <w:rPr>
                <w:del w:id="1746" w:author="Arnob Alam" w:date="2025-01-20T21:16:00Z" w16du:dateUtc="2025-01-21T02:16:00Z"/>
                <w:rFonts w:eastAsia="Times New Roman"/>
              </w:rPr>
            </w:pPr>
            <w:del w:id="1747" w:author="Arnob Alam" w:date="2025-01-20T21:16:00Z" w16du:dateUtc="2025-01-21T02:16:00Z">
              <w:r w:rsidDel="00524266">
                <w:rPr>
                  <w:rFonts w:eastAsia="Times New Roman"/>
                </w:rPr>
                <w:delText>3.890</w:delText>
              </w:r>
            </w:del>
          </w:p>
        </w:tc>
      </w:tr>
      <w:tr w:rsidR="009C0FEC" w:rsidDel="00524266" w14:paraId="6D1C2EFE" w14:textId="03E62378" w:rsidTr="00C86EA3">
        <w:trPr>
          <w:gridAfter w:val="1"/>
          <w:tblCellSpacing w:w="15" w:type="dxa"/>
          <w:jc w:val="center"/>
          <w:del w:id="1748" w:author="Arnob Alam" w:date="2025-01-20T21:16:00Z"/>
          <w:trPrChange w:id="1749" w:author="Arnob Alam" w:date="2025-01-21T15:22:00Z" w16du:dateUtc="2025-01-21T20:22:00Z">
            <w:trPr>
              <w:gridAfter w:val="1"/>
              <w:tblCellSpacing w:w="15" w:type="dxa"/>
              <w:jc w:val="center"/>
            </w:trPr>
          </w:trPrChange>
        </w:trPr>
        <w:tc>
          <w:tcPr>
            <w:tcW w:w="0" w:type="auto"/>
            <w:gridSpan w:val="2"/>
            <w:vAlign w:val="center"/>
            <w:hideMark/>
            <w:tcPrChange w:id="1750" w:author="Arnob Alam" w:date="2025-01-21T15:22:00Z" w16du:dateUtc="2025-01-21T20:22:00Z">
              <w:tcPr>
                <w:tcW w:w="0" w:type="auto"/>
                <w:gridSpan w:val="2"/>
                <w:vAlign w:val="center"/>
                <w:hideMark/>
              </w:tcPr>
            </w:tcPrChange>
          </w:tcPr>
          <w:p w14:paraId="46594DC7" w14:textId="05770855" w:rsidR="009C0FEC" w:rsidDel="00524266" w:rsidRDefault="009C0FEC">
            <w:pPr>
              <w:jc w:val="center"/>
              <w:rPr>
                <w:del w:id="1751" w:author="Arnob Alam" w:date="2025-01-20T21:16:00Z" w16du:dateUtc="2025-01-21T02:16:00Z"/>
                <w:rFonts w:eastAsia="Times New Roman"/>
              </w:rPr>
            </w:pPr>
          </w:p>
        </w:tc>
        <w:tc>
          <w:tcPr>
            <w:tcW w:w="0" w:type="auto"/>
            <w:gridSpan w:val="2"/>
            <w:vAlign w:val="center"/>
            <w:hideMark/>
            <w:tcPrChange w:id="1752" w:author="Arnob Alam" w:date="2025-01-21T15:22:00Z" w16du:dateUtc="2025-01-21T20:22:00Z">
              <w:tcPr>
                <w:tcW w:w="0" w:type="auto"/>
                <w:gridSpan w:val="2"/>
                <w:vAlign w:val="center"/>
                <w:hideMark/>
              </w:tcPr>
            </w:tcPrChange>
          </w:tcPr>
          <w:p w14:paraId="6B09AC19" w14:textId="5D864A88" w:rsidR="009C0FEC" w:rsidDel="00524266" w:rsidRDefault="009C0FEC">
            <w:pPr>
              <w:jc w:val="center"/>
              <w:rPr>
                <w:del w:id="1753" w:author="Arnob Alam" w:date="2025-01-20T21:16:00Z" w16du:dateUtc="2025-01-21T02:16:00Z"/>
                <w:rFonts w:eastAsia="Times New Roman"/>
              </w:rPr>
            </w:pPr>
            <w:del w:id="1754" w:author="Arnob Alam" w:date="2025-01-20T21:16:00Z" w16du:dateUtc="2025-01-21T02:16:00Z">
              <w:r w:rsidDel="00524266">
                <w:rPr>
                  <w:rFonts w:eastAsia="Times New Roman"/>
                </w:rPr>
                <w:delText>(3.486)</w:delText>
              </w:r>
            </w:del>
          </w:p>
        </w:tc>
      </w:tr>
      <w:tr w:rsidR="009C0FEC" w:rsidDel="00524266" w14:paraId="209C549C" w14:textId="513006A9" w:rsidTr="00C86EA3">
        <w:trPr>
          <w:gridAfter w:val="1"/>
          <w:tblCellSpacing w:w="15" w:type="dxa"/>
          <w:jc w:val="center"/>
          <w:del w:id="1755" w:author="Arnob Alam" w:date="2025-01-20T21:16:00Z"/>
          <w:trPrChange w:id="1756" w:author="Arnob Alam" w:date="2025-01-21T15:22:00Z" w16du:dateUtc="2025-01-21T20:22:00Z">
            <w:trPr>
              <w:gridAfter w:val="1"/>
              <w:tblCellSpacing w:w="15" w:type="dxa"/>
              <w:jc w:val="center"/>
            </w:trPr>
          </w:trPrChange>
        </w:trPr>
        <w:tc>
          <w:tcPr>
            <w:tcW w:w="0" w:type="auto"/>
            <w:gridSpan w:val="2"/>
            <w:vAlign w:val="center"/>
            <w:hideMark/>
            <w:tcPrChange w:id="1757" w:author="Arnob Alam" w:date="2025-01-21T15:22:00Z" w16du:dateUtc="2025-01-21T20:22:00Z">
              <w:tcPr>
                <w:tcW w:w="0" w:type="auto"/>
                <w:gridSpan w:val="2"/>
                <w:vAlign w:val="center"/>
                <w:hideMark/>
              </w:tcPr>
            </w:tcPrChange>
          </w:tcPr>
          <w:p w14:paraId="6D43C679" w14:textId="2EEB60D3" w:rsidR="009C0FEC" w:rsidDel="00524266" w:rsidRDefault="009C0FEC">
            <w:pPr>
              <w:jc w:val="center"/>
              <w:rPr>
                <w:del w:id="1758" w:author="Arnob Alam" w:date="2025-01-20T21:16:00Z" w16du:dateUtc="2025-01-21T02:16:00Z"/>
                <w:rFonts w:eastAsia="Times New Roman"/>
              </w:rPr>
            </w:pPr>
          </w:p>
        </w:tc>
        <w:tc>
          <w:tcPr>
            <w:tcW w:w="0" w:type="auto"/>
            <w:gridSpan w:val="2"/>
            <w:vAlign w:val="center"/>
            <w:hideMark/>
            <w:tcPrChange w:id="1759" w:author="Arnob Alam" w:date="2025-01-21T15:22:00Z" w16du:dateUtc="2025-01-21T20:22:00Z">
              <w:tcPr>
                <w:tcW w:w="0" w:type="auto"/>
                <w:gridSpan w:val="2"/>
                <w:vAlign w:val="center"/>
                <w:hideMark/>
              </w:tcPr>
            </w:tcPrChange>
          </w:tcPr>
          <w:p w14:paraId="5C220811" w14:textId="16EE5B44" w:rsidR="009C0FEC" w:rsidDel="00524266" w:rsidRDefault="009C0FEC">
            <w:pPr>
              <w:rPr>
                <w:del w:id="1760" w:author="Arnob Alam" w:date="2025-01-20T21:16:00Z" w16du:dateUtc="2025-01-21T02:16:00Z"/>
                <w:rFonts w:eastAsia="Times New Roman"/>
                <w:sz w:val="20"/>
                <w:szCs w:val="20"/>
              </w:rPr>
            </w:pPr>
          </w:p>
        </w:tc>
      </w:tr>
      <w:tr w:rsidR="009C0FEC" w:rsidDel="00524266" w14:paraId="35B57386" w14:textId="3C75D244" w:rsidTr="00C86EA3">
        <w:trPr>
          <w:gridAfter w:val="1"/>
          <w:tblCellSpacing w:w="15" w:type="dxa"/>
          <w:jc w:val="center"/>
          <w:del w:id="1761" w:author="Arnob Alam" w:date="2025-01-20T21:16:00Z"/>
          <w:trPrChange w:id="1762" w:author="Arnob Alam" w:date="2025-01-21T15:22:00Z" w16du:dateUtc="2025-01-21T20:22:00Z">
            <w:trPr>
              <w:gridAfter w:val="1"/>
              <w:tblCellSpacing w:w="15" w:type="dxa"/>
              <w:jc w:val="center"/>
            </w:trPr>
          </w:trPrChange>
        </w:trPr>
        <w:tc>
          <w:tcPr>
            <w:tcW w:w="0" w:type="auto"/>
            <w:gridSpan w:val="2"/>
            <w:vAlign w:val="center"/>
            <w:hideMark/>
            <w:tcPrChange w:id="1763" w:author="Arnob Alam" w:date="2025-01-21T15:22:00Z" w16du:dateUtc="2025-01-21T20:22:00Z">
              <w:tcPr>
                <w:tcW w:w="0" w:type="auto"/>
                <w:gridSpan w:val="2"/>
                <w:vAlign w:val="center"/>
                <w:hideMark/>
              </w:tcPr>
            </w:tcPrChange>
          </w:tcPr>
          <w:p w14:paraId="2866B5BF" w14:textId="4FD8FD90" w:rsidR="009C0FEC" w:rsidDel="00524266" w:rsidRDefault="00D62943">
            <w:pPr>
              <w:jc w:val="left"/>
              <w:rPr>
                <w:del w:id="1764" w:author="Arnob Alam" w:date="2025-01-20T21:16:00Z" w16du:dateUtc="2025-01-21T02:16:00Z"/>
                <w:rFonts w:eastAsia="Times New Roman"/>
              </w:rPr>
            </w:pPr>
            <w:del w:id="1765" w:author="Arnob Alam" w:date="2025-01-20T21:16:00Z" w16du:dateUtc="2025-01-21T02:16:00Z">
              <w:r w:rsidDel="00524266">
                <w:rPr>
                  <w:rFonts w:eastAsia="Times New Roman"/>
                </w:rPr>
                <w:delText>Tenor (5 years)</w:delText>
              </w:r>
            </w:del>
          </w:p>
        </w:tc>
        <w:tc>
          <w:tcPr>
            <w:tcW w:w="0" w:type="auto"/>
            <w:gridSpan w:val="2"/>
            <w:vAlign w:val="center"/>
            <w:hideMark/>
            <w:tcPrChange w:id="1766" w:author="Arnob Alam" w:date="2025-01-21T15:22:00Z" w16du:dateUtc="2025-01-21T20:22:00Z">
              <w:tcPr>
                <w:tcW w:w="0" w:type="auto"/>
                <w:gridSpan w:val="2"/>
                <w:vAlign w:val="center"/>
                <w:hideMark/>
              </w:tcPr>
            </w:tcPrChange>
          </w:tcPr>
          <w:p w14:paraId="07572866" w14:textId="3B6C1531" w:rsidR="009C0FEC" w:rsidDel="00524266" w:rsidRDefault="009C0FEC">
            <w:pPr>
              <w:jc w:val="center"/>
              <w:rPr>
                <w:del w:id="1767" w:author="Arnob Alam" w:date="2025-01-20T21:16:00Z" w16du:dateUtc="2025-01-21T02:16:00Z"/>
                <w:rFonts w:eastAsia="Times New Roman"/>
              </w:rPr>
            </w:pPr>
            <w:del w:id="1768" w:author="Arnob Alam" w:date="2025-01-20T21:16:00Z" w16du:dateUtc="2025-01-21T02:16:00Z">
              <w:r w:rsidDel="00524266">
                <w:rPr>
                  <w:rFonts w:eastAsia="Times New Roman"/>
                </w:rPr>
                <w:delText>3.011</w:delText>
              </w:r>
            </w:del>
          </w:p>
        </w:tc>
      </w:tr>
      <w:tr w:rsidR="009C0FEC" w:rsidDel="00524266" w14:paraId="61AFF43A" w14:textId="49A10DD1" w:rsidTr="00C86EA3">
        <w:trPr>
          <w:gridAfter w:val="1"/>
          <w:tblCellSpacing w:w="15" w:type="dxa"/>
          <w:jc w:val="center"/>
          <w:del w:id="1769" w:author="Arnob Alam" w:date="2025-01-20T21:16:00Z"/>
          <w:trPrChange w:id="1770" w:author="Arnob Alam" w:date="2025-01-21T15:22:00Z" w16du:dateUtc="2025-01-21T20:22:00Z">
            <w:trPr>
              <w:gridAfter w:val="1"/>
              <w:tblCellSpacing w:w="15" w:type="dxa"/>
              <w:jc w:val="center"/>
            </w:trPr>
          </w:trPrChange>
        </w:trPr>
        <w:tc>
          <w:tcPr>
            <w:tcW w:w="0" w:type="auto"/>
            <w:gridSpan w:val="2"/>
            <w:vAlign w:val="center"/>
            <w:hideMark/>
            <w:tcPrChange w:id="1771" w:author="Arnob Alam" w:date="2025-01-21T15:22:00Z" w16du:dateUtc="2025-01-21T20:22:00Z">
              <w:tcPr>
                <w:tcW w:w="0" w:type="auto"/>
                <w:gridSpan w:val="2"/>
                <w:vAlign w:val="center"/>
                <w:hideMark/>
              </w:tcPr>
            </w:tcPrChange>
          </w:tcPr>
          <w:p w14:paraId="0D1DA470" w14:textId="0F104FE6" w:rsidR="009C0FEC" w:rsidDel="00524266" w:rsidRDefault="009C0FEC">
            <w:pPr>
              <w:jc w:val="center"/>
              <w:rPr>
                <w:del w:id="1772" w:author="Arnob Alam" w:date="2025-01-20T21:16:00Z" w16du:dateUtc="2025-01-21T02:16:00Z"/>
                <w:rFonts w:eastAsia="Times New Roman"/>
              </w:rPr>
            </w:pPr>
          </w:p>
        </w:tc>
        <w:tc>
          <w:tcPr>
            <w:tcW w:w="0" w:type="auto"/>
            <w:gridSpan w:val="2"/>
            <w:vAlign w:val="center"/>
            <w:hideMark/>
            <w:tcPrChange w:id="1773" w:author="Arnob Alam" w:date="2025-01-21T15:22:00Z" w16du:dateUtc="2025-01-21T20:22:00Z">
              <w:tcPr>
                <w:tcW w:w="0" w:type="auto"/>
                <w:gridSpan w:val="2"/>
                <w:vAlign w:val="center"/>
                <w:hideMark/>
              </w:tcPr>
            </w:tcPrChange>
          </w:tcPr>
          <w:p w14:paraId="453A1E79" w14:textId="4DB8E7CA" w:rsidR="009C0FEC" w:rsidDel="00524266" w:rsidRDefault="009C0FEC">
            <w:pPr>
              <w:jc w:val="center"/>
              <w:rPr>
                <w:del w:id="1774" w:author="Arnob Alam" w:date="2025-01-20T21:16:00Z" w16du:dateUtc="2025-01-21T02:16:00Z"/>
                <w:rFonts w:eastAsia="Times New Roman"/>
              </w:rPr>
            </w:pPr>
            <w:del w:id="1775" w:author="Arnob Alam" w:date="2025-01-20T21:16:00Z" w16du:dateUtc="2025-01-21T02:16:00Z">
              <w:r w:rsidDel="00524266">
                <w:rPr>
                  <w:rFonts w:eastAsia="Times New Roman"/>
                </w:rPr>
                <w:delText>(2.399)</w:delText>
              </w:r>
            </w:del>
          </w:p>
        </w:tc>
      </w:tr>
      <w:tr w:rsidR="009C0FEC" w:rsidDel="00524266" w14:paraId="7D7D1676" w14:textId="4D990072" w:rsidTr="00C86EA3">
        <w:trPr>
          <w:gridAfter w:val="1"/>
          <w:tblCellSpacing w:w="15" w:type="dxa"/>
          <w:jc w:val="center"/>
          <w:del w:id="1776" w:author="Arnob Alam" w:date="2025-01-20T21:16:00Z"/>
          <w:trPrChange w:id="1777" w:author="Arnob Alam" w:date="2025-01-21T15:22:00Z" w16du:dateUtc="2025-01-21T20:22:00Z">
            <w:trPr>
              <w:gridAfter w:val="1"/>
              <w:tblCellSpacing w:w="15" w:type="dxa"/>
              <w:jc w:val="center"/>
            </w:trPr>
          </w:trPrChange>
        </w:trPr>
        <w:tc>
          <w:tcPr>
            <w:tcW w:w="0" w:type="auto"/>
            <w:gridSpan w:val="2"/>
            <w:vAlign w:val="center"/>
            <w:hideMark/>
            <w:tcPrChange w:id="1778" w:author="Arnob Alam" w:date="2025-01-21T15:22:00Z" w16du:dateUtc="2025-01-21T20:22:00Z">
              <w:tcPr>
                <w:tcW w:w="0" w:type="auto"/>
                <w:gridSpan w:val="2"/>
                <w:vAlign w:val="center"/>
                <w:hideMark/>
              </w:tcPr>
            </w:tcPrChange>
          </w:tcPr>
          <w:p w14:paraId="363940F8" w14:textId="429BF82C" w:rsidR="009C0FEC" w:rsidDel="00524266" w:rsidRDefault="009C0FEC">
            <w:pPr>
              <w:jc w:val="center"/>
              <w:rPr>
                <w:del w:id="1779" w:author="Arnob Alam" w:date="2025-01-20T21:16:00Z" w16du:dateUtc="2025-01-21T02:16:00Z"/>
                <w:rFonts w:eastAsia="Times New Roman"/>
              </w:rPr>
            </w:pPr>
          </w:p>
        </w:tc>
        <w:tc>
          <w:tcPr>
            <w:tcW w:w="0" w:type="auto"/>
            <w:gridSpan w:val="2"/>
            <w:vAlign w:val="center"/>
            <w:hideMark/>
            <w:tcPrChange w:id="1780" w:author="Arnob Alam" w:date="2025-01-21T15:22:00Z" w16du:dateUtc="2025-01-21T20:22:00Z">
              <w:tcPr>
                <w:tcW w:w="0" w:type="auto"/>
                <w:gridSpan w:val="2"/>
                <w:vAlign w:val="center"/>
                <w:hideMark/>
              </w:tcPr>
            </w:tcPrChange>
          </w:tcPr>
          <w:p w14:paraId="4D7E3326" w14:textId="748C8360" w:rsidR="009C0FEC" w:rsidDel="00524266" w:rsidRDefault="009C0FEC">
            <w:pPr>
              <w:rPr>
                <w:del w:id="1781" w:author="Arnob Alam" w:date="2025-01-20T21:16:00Z" w16du:dateUtc="2025-01-21T02:16:00Z"/>
                <w:rFonts w:eastAsia="Times New Roman"/>
                <w:sz w:val="20"/>
                <w:szCs w:val="20"/>
              </w:rPr>
            </w:pPr>
          </w:p>
        </w:tc>
      </w:tr>
      <w:tr w:rsidR="009C0FEC" w:rsidDel="00524266" w14:paraId="42655B09" w14:textId="26A0D8DE" w:rsidTr="00C86EA3">
        <w:trPr>
          <w:gridAfter w:val="1"/>
          <w:tblCellSpacing w:w="15" w:type="dxa"/>
          <w:jc w:val="center"/>
          <w:del w:id="1782" w:author="Arnob Alam" w:date="2025-01-20T21:16:00Z"/>
          <w:trPrChange w:id="1783" w:author="Arnob Alam" w:date="2025-01-21T15:22:00Z" w16du:dateUtc="2025-01-21T20:22:00Z">
            <w:trPr>
              <w:gridAfter w:val="1"/>
              <w:tblCellSpacing w:w="15" w:type="dxa"/>
              <w:jc w:val="center"/>
            </w:trPr>
          </w:trPrChange>
        </w:trPr>
        <w:tc>
          <w:tcPr>
            <w:tcW w:w="0" w:type="auto"/>
            <w:gridSpan w:val="2"/>
            <w:vAlign w:val="center"/>
            <w:hideMark/>
            <w:tcPrChange w:id="1784" w:author="Arnob Alam" w:date="2025-01-21T15:22:00Z" w16du:dateUtc="2025-01-21T20:22:00Z">
              <w:tcPr>
                <w:tcW w:w="0" w:type="auto"/>
                <w:gridSpan w:val="2"/>
                <w:vAlign w:val="center"/>
                <w:hideMark/>
              </w:tcPr>
            </w:tcPrChange>
          </w:tcPr>
          <w:p w14:paraId="42D3AF05" w14:textId="49DED348" w:rsidR="009C0FEC" w:rsidDel="00524266" w:rsidRDefault="00D62943">
            <w:pPr>
              <w:jc w:val="left"/>
              <w:rPr>
                <w:del w:id="1785" w:author="Arnob Alam" w:date="2025-01-20T21:16:00Z" w16du:dateUtc="2025-01-21T02:16:00Z"/>
                <w:rFonts w:eastAsia="Times New Roman"/>
              </w:rPr>
            </w:pPr>
            <w:del w:id="1786" w:author="Arnob Alam" w:date="2025-01-20T21:16:00Z" w16du:dateUtc="2025-01-21T02:16:00Z">
              <w:r w:rsidDel="00524266">
                <w:rPr>
                  <w:rFonts w:eastAsia="Times New Roman"/>
                </w:rPr>
                <w:delText>Tenor (10 years)</w:delText>
              </w:r>
            </w:del>
          </w:p>
        </w:tc>
        <w:tc>
          <w:tcPr>
            <w:tcW w:w="0" w:type="auto"/>
            <w:gridSpan w:val="2"/>
            <w:vAlign w:val="center"/>
            <w:hideMark/>
            <w:tcPrChange w:id="1787" w:author="Arnob Alam" w:date="2025-01-21T15:22:00Z" w16du:dateUtc="2025-01-21T20:22:00Z">
              <w:tcPr>
                <w:tcW w:w="0" w:type="auto"/>
                <w:gridSpan w:val="2"/>
                <w:vAlign w:val="center"/>
                <w:hideMark/>
              </w:tcPr>
            </w:tcPrChange>
          </w:tcPr>
          <w:p w14:paraId="4DEE19EC" w14:textId="66BE1E64" w:rsidR="009C0FEC" w:rsidDel="00524266" w:rsidRDefault="009C0FEC">
            <w:pPr>
              <w:jc w:val="center"/>
              <w:rPr>
                <w:del w:id="1788" w:author="Arnob Alam" w:date="2025-01-20T21:16:00Z" w16du:dateUtc="2025-01-21T02:16:00Z"/>
                <w:rFonts w:eastAsia="Times New Roman"/>
              </w:rPr>
            </w:pPr>
            <w:del w:id="1789" w:author="Arnob Alam" w:date="2025-01-20T21:16:00Z" w16du:dateUtc="2025-01-21T02:16:00Z">
              <w:r w:rsidDel="00524266">
                <w:rPr>
                  <w:rFonts w:eastAsia="Times New Roman"/>
                </w:rPr>
                <w:delText>-0.478</w:delText>
              </w:r>
            </w:del>
          </w:p>
        </w:tc>
      </w:tr>
      <w:tr w:rsidR="009C0FEC" w:rsidDel="00524266" w14:paraId="43AC099B" w14:textId="62C57120" w:rsidTr="00C86EA3">
        <w:trPr>
          <w:gridAfter w:val="1"/>
          <w:tblCellSpacing w:w="15" w:type="dxa"/>
          <w:jc w:val="center"/>
          <w:del w:id="1790" w:author="Arnob Alam" w:date="2025-01-20T21:16:00Z"/>
          <w:trPrChange w:id="1791" w:author="Arnob Alam" w:date="2025-01-21T15:22:00Z" w16du:dateUtc="2025-01-21T20:22:00Z">
            <w:trPr>
              <w:gridAfter w:val="1"/>
              <w:tblCellSpacing w:w="15" w:type="dxa"/>
              <w:jc w:val="center"/>
            </w:trPr>
          </w:trPrChange>
        </w:trPr>
        <w:tc>
          <w:tcPr>
            <w:tcW w:w="0" w:type="auto"/>
            <w:gridSpan w:val="2"/>
            <w:vAlign w:val="center"/>
            <w:hideMark/>
            <w:tcPrChange w:id="1792" w:author="Arnob Alam" w:date="2025-01-21T15:22:00Z" w16du:dateUtc="2025-01-21T20:22:00Z">
              <w:tcPr>
                <w:tcW w:w="0" w:type="auto"/>
                <w:gridSpan w:val="2"/>
                <w:vAlign w:val="center"/>
                <w:hideMark/>
              </w:tcPr>
            </w:tcPrChange>
          </w:tcPr>
          <w:p w14:paraId="45623C1D" w14:textId="03AC7DC4" w:rsidR="009C0FEC" w:rsidDel="00524266" w:rsidRDefault="009C0FEC">
            <w:pPr>
              <w:jc w:val="center"/>
              <w:rPr>
                <w:del w:id="1793" w:author="Arnob Alam" w:date="2025-01-20T21:16:00Z" w16du:dateUtc="2025-01-21T02:16:00Z"/>
                <w:rFonts w:eastAsia="Times New Roman"/>
              </w:rPr>
            </w:pPr>
          </w:p>
        </w:tc>
        <w:tc>
          <w:tcPr>
            <w:tcW w:w="0" w:type="auto"/>
            <w:gridSpan w:val="2"/>
            <w:vAlign w:val="center"/>
            <w:hideMark/>
            <w:tcPrChange w:id="1794" w:author="Arnob Alam" w:date="2025-01-21T15:22:00Z" w16du:dateUtc="2025-01-21T20:22:00Z">
              <w:tcPr>
                <w:tcW w:w="0" w:type="auto"/>
                <w:gridSpan w:val="2"/>
                <w:vAlign w:val="center"/>
                <w:hideMark/>
              </w:tcPr>
            </w:tcPrChange>
          </w:tcPr>
          <w:p w14:paraId="64A90830" w14:textId="34EF7E1A" w:rsidR="009C0FEC" w:rsidDel="00524266" w:rsidRDefault="009C0FEC">
            <w:pPr>
              <w:jc w:val="center"/>
              <w:rPr>
                <w:del w:id="1795" w:author="Arnob Alam" w:date="2025-01-20T21:16:00Z" w16du:dateUtc="2025-01-21T02:16:00Z"/>
                <w:rFonts w:eastAsia="Times New Roman"/>
              </w:rPr>
            </w:pPr>
            <w:del w:id="1796" w:author="Arnob Alam" w:date="2025-01-20T21:16:00Z" w16du:dateUtc="2025-01-21T02:16:00Z">
              <w:r w:rsidDel="00524266">
                <w:rPr>
                  <w:rFonts w:eastAsia="Times New Roman"/>
                </w:rPr>
                <w:delText>(2.551)</w:delText>
              </w:r>
            </w:del>
          </w:p>
        </w:tc>
      </w:tr>
      <w:tr w:rsidR="009C0FEC" w:rsidDel="00524266" w14:paraId="2CF2D06A" w14:textId="6424977B" w:rsidTr="00C86EA3">
        <w:trPr>
          <w:gridAfter w:val="1"/>
          <w:tblCellSpacing w:w="15" w:type="dxa"/>
          <w:jc w:val="center"/>
          <w:del w:id="1797" w:author="Arnob Alam" w:date="2025-01-20T21:16:00Z"/>
          <w:trPrChange w:id="1798" w:author="Arnob Alam" w:date="2025-01-21T15:22:00Z" w16du:dateUtc="2025-01-21T20:22:00Z">
            <w:trPr>
              <w:gridAfter w:val="1"/>
              <w:tblCellSpacing w:w="15" w:type="dxa"/>
              <w:jc w:val="center"/>
            </w:trPr>
          </w:trPrChange>
        </w:trPr>
        <w:tc>
          <w:tcPr>
            <w:tcW w:w="0" w:type="auto"/>
            <w:gridSpan w:val="2"/>
            <w:vAlign w:val="center"/>
            <w:hideMark/>
            <w:tcPrChange w:id="1799" w:author="Arnob Alam" w:date="2025-01-21T15:22:00Z" w16du:dateUtc="2025-01-21T20:22:00Z">
              <w:tcPr>
                <w:tcW w:w="0" w:type="auto"/>
                <w:gridSpan w:val="2"/>
                <w:vAlign w:val="center"/>
                <w:hideMark/>
              </w:tcPr>
            </w:tcPrChange>
          </w:tcPr>
          <w:p w14:paraId="39F955ED" w14:textId="4B91D5FB" w:rsidR="009C0FEC" w:rsidDel="00524266" w:rsidRDefault="009C0FEC">
            <w:pPr>
              <w:jc w:val="center"/>
              <w:rPr>
                <w:del w:id="1800" w:author="Arnob Alam" w:date="2025-01-20T21:16:00Z" w16du:dateUtc="2025-01-21T02:16:00Z"/>
                <w:rFonts w:eastAsia="Times New Roman"/>
              </w:rPr>
            </w:pPr>
          </w:p>
        </w:tc>
        <w:tc>
          <w:tcPr>
            <w:tcW w:w="0" w:type="auto"/>
            <w:gridSpan w:val="2"/>
            <w:vAlign w:val="center"/>
            <w:hideMark/>
            <w:tcPrChange w:id="1801" w:author="Arnob Alam" w:date="2025-01-21T15:22:00Z" w16du:dateUtc="2025-01-21T20:22:00Z">
              <w:tcPr>
                <w:tcW w:w="0" w:type="auto"/>
                <w:gridSpan w:val="2"/>
                <w:vAlign w:val="center"/>
                <w:hideMark/>
              </w:tcPr>
            </w:tcPrChange>
          </w:tcPr>
          <w:p w14:paraId="2D623E0A" w14:textId="34CAD39A" w:rsidR="009C0FEC" w:rsidDel="00524266" w:rsidRDefault="009C0FEC">
            <w:pPr>
              <w:rPr>
                <w:del w:id="1802" w:author="Arnob Alam" w:date="2025-01-20T21:16:00Z" w16du:dateUtc="2025-01-21T02:16:00Z"/>
                <w:rFonts w:eastAsia="Times New Roman"/>
                <w:sz w:val="20"/>
                <w:szCs w:val="20"/>
              </w:rPr>
            </w:pPr>
          </w:p>
        </w:tc>
      </w:tr>
      <w:tr w:rsidR="009C0FEC" w:rsidDel="00524266" w14:paraId="3B522835" w14:textId="052F9180" w:rsidTr="00C86EA3">
        <w:trPr>
          <w:gridAfter w:val="1"/>
          <w:tblCellSpacing w:w="15" w:type="dxa"/>
          <w:jc w:val="center"/>
          <w:del w:id="1803" w:author="Arnob Alam" w:date="2025-01-20T21:16:00Z"/>
          <w:trPrChange w:id="1804" w:author="Arnob Alam" w:date="2025-01-21T15:22:00Z" w16du:dateUtc="2025-01-21T20:22:00Z">
            <w:trPr>
              <w:gridAfter w:val="1"/>
              <w:tblCellSpacing w:w="15" w:type="dxa"/>
              <w:jc w:val="center"/>
            </w:trPr>
          </w:trPrChange>
        </w:trPr>
        <w:tc>
          <w:tcPr>
            <w:tcW w:w="0" w:type="auto"/>
            <w:gridSpan w:val="2"/>
            <w:vAlign w:val="center"/>
            <w:hideMark/>
            <w:tcPrChange w:id="1805" w:author="Arnob Alam" w:date="2025-01-21T15:22:00Z" w16du:dateUtc="2025-01-21T20:22:00Z">
              <w:tcPr>
                <w:tcW w:w="0" w:type="auto"/>
                <w:gridSpan w:val="2"/>
                <w:vAlign w:val="center"/>
                <w:hideMark/>
              </w:tcPr>
            </w:tcPrChange>
          </w:tcPr>
          <w:p w14:paraId="7A32309F" w14:textId="5E4FCEF3" w:rsidR="009C0FEC" w:rsidDel="00524266" w:rsidRDefault="00D62943">
            <w:pPr>
              <w:jc w:val="left"/>
              <w:rPr>
                <w:del w:id="1806" w:author="Arnob Alam" w:date="2025-01-20T21:16:00Z" w16du:dateUtc="2025-01-21T02:16:00Z"/>
                <w:rFonts w:eastAsia="Times New Roman"/>
              </w:rPr>
            </w:pPr>
            <w:del w:id="1807" w:author="Arnob Alam" w:date="2025-01-20T21:16:00Z" w16du:dateUtc="2025-01-21T02:16:00Z">
              <w:r w:rsidDel="00524266">
                <w:rPr>
                  <w:rFonts w:eastAsia="Times New Roman"/>
                </w:rPr>
                <w:delText>S</w:delText>
              </w:r>
              <w:r w:rsidR="009C0FEC" w:rsidDel="00524266">
                <w:rPr>
                  <w:rFonts w:eastAsia="Times New Roman"/>
                </w:rPr>
                <w:delText>tock</w:delText>
              </w:r>
              <w:r w:rsidDel="00524266">
                <w:rPr>
                  <w:rFonts w:eastAsia="Times New Roman"/>
                </w:rPr>
                <w:delText xml:space="preserve"> market index</w:delText>
              </w:r>
            </w:del>
          </w:p>
        </w:tc>
        <w:tc>
          <w:tcPr>
            <w:tcW w:w="0" w:type="auto"/>
            <w:gridSpan w:val="2"/>
            <w:vAlign w:val="center"/>
            <w:hideMark/>
            <w:tcPrChange w:id="1808" w:author="Arnob Alam" w:date="2025-01-21T15:22:00Z" w16du:dateUtc="2025-01-21T20:22:00Z">
              <w:tcPr>
                <w:tcW w:w="0" w:type="auto"/>
                <w:gridSpan w:val="2"/>
                <w:vAlign w:val="center"/>
                <w:hideMark/>
              </w:tcPr>
            </w:tcPrChange>
          </w:tcPr>
          <w:p w14:paraId="728033DA" w14:textId="76ED35A2" w:rsidR="009C0FEC" w:rsidDel="00524266" w:rsidRDefault="009C0FEC">
            <w:pPr>
              <w:jc w:val="center"/>
              <w:rPr>
                <w:del w:id="1809" w:author="Arnob Alam" w:date="2025-01-20T21:16:00Z" w16du:dateUtc="2025-01-21T02:16:00Z"/>
                <w:rFonts w:eastAsia="Times New Roman"/>
              </w:rPr>
            </w:pPr>
            <w:del w:id="1810" w:author="Arnob Alam" w:date="2025-01-20T21:16:00Z" w16du:dateUtc="2025-01-21T02:16:00Z">
              <w:r w:rsidDel="00524266">
                <w:rPr>
                  <w:rFonts w:eastAsia="Times New Roman"/>
                </w:rPr>
                <w:delText>37.435</w:delText>
              </w:r>
            </w:del>
          </w:p>
        </w:tc>
      </w:tr>
      <w:tr w:rsidR="009C0FEC" w:rsidDel="00524266" w14:paraId="35F5B5E8" w14:textId="1B1654D4" w:rsidTr="00C86EA3">
        <w:trPr>
          <w:gridAfter w:val="1"/>
          <w:tblCellSpacing w:w="15" w:type="dxa"/>
          <w:jc w:val="center"/>
          <w:del w:id="1811" w:author="Arnob Alam" w:date="2025-01-20T21:16:00Z"/>
          <w:trPrChange w:id="1812" w:author="Arnob Alam" w:date="2025-01-21T15:22:00Z" w16du:dateUtc="2025-01-21T20:22:00Z">
            <w:trPr>
              <w:gridAfter w:val="1"/>
              <w:tblCellSpacing w:w="15" w:type="dxa"/>
              <w:jc w:val="center"/>
            </w:trPr>
          </w:trPrChange>
        </w:trPr>
        <w:tc>
          <w:tcPr>
            <w:tcW w:w="0" w:type="auto"/>
            <w:gridSpan w:val="2"/>
            <w:vAlign w:val="center"/>
            <w:hideMark/>
            <w:tcPrChange w:id="1813" w:author="Arnob Alam" w:date="2025-01-21T15:22:00Z" w16du:dateUtc="2025-01-21T20:22:00Z">
              <w:tcPr>
                <w:tcW w:w="0" w:type="auto"/>
                <w:gridSpan w:val="2"/>
                <w:vAlign w:val="center"/>
                <w:hideMark/>
              </w:tcPr>
            </w:tcPrChange>
          </w:tcPr>
          <w:p w14:paraId="59DD5663" w14:textId="0CED828B" w:rsidR="009C0FEC" w:rsidDel="00524266" w:rsidRDefault="009C0FEC">
            <w:pPr>
              <w:jc w:val="center"/>
              <w:rPr>
                <w:del w:id="1814" w:author="Arnob Alam" w:date="2025-01-20T21:16:00Z" w16du:dateUtc="2025-01-21T02:16:00Z"/>
                <w:rFonts w:eastAsia="Times New Roman"/>
              </w:rPr>
            </w:pPr>
          </w:p>
        </w:tc>
        <w:tc>
          <w:tcPr>
            <w:tcW w:w="0" w:type="auto"/>
            <w:gridSpan w:val="2"/>
            <w:vAlign w:val="center"/>
            <w:hideMark/>
            <w:tcPrChange w:id="1815" w:author="Arnob Alam" w:date="2025-01-21T15:22:00Z" w16du:dateUtc="2025-01-21T20:22:00Z">
              <w:tcPr>
                <w:tcW w:w="0" w:type="auto"/>
                <w:gridSpan w:val="2"/>
                <w:vAlign w:val="center"/>
                <w:hideMark/>
              </w:tcPr>
            </w:tcPrChange>
          </w:tcPr>
          <w:p w14:paraId="1B480BB4" w14:textId="6BC5B74F" w:rsidR="009C0FEC" w:rsidDel="00524266" w:rsidRDefault="009C0FEC">
            <w:pPr>
              <w:jc w:val="center"/>
              <w:rPr>
                <w:del w:id="1816" w:author="Arnob Alam" w:date="2025-01-20T21:16:00Z" w16du:dateUtc="2025-01-21T02:16:00Z"/>
                <w:rFonts w:eastAsia="Times New Roman"/>
              </w:rPr>
            </w:pPr>
            <w:del w:id="1817" w:author="Arnob Alam" w:date="2025-01-20T21:16:00Z" w16du:dateUtc="2025-01-21T02:16:00Z">
              <w:r w:rsidDel="00524266">
                <w:rPr>
                  <w:rFonts w:eastAsia="Times New Roman"/>
                </w:rPr>
                <w:delText>(148.396)</w:delText>
              </w:r>
            </w:del>
          </w:p>
        </w:tc>
      </w:tr>
      <w:tr w:rsidR="009C0FEC" w:rsidDel="00524266" w14:paraId="1C2B021C" w14:textId="239E8506" w:rsidTr="00C86EA3">
        <w:trPr>
          <w:gridAfter w:val="1"/>
          <w:tblCellSpacing w:w="15" w:type="dxa"/>
          <w:jc w:val="center"/>
          <w:del w:id="1818" w:author="Arnob Alam" w:date="2025-01-20T21:16:00Z"/>
          <w:trPrChange w:id="1819" w:author="Arnob Alam" w:date="2025-01-21T15:22:00Z" w16du:dateUtc="2025-01-21T20:22:00Z">
            <w:trPr>
              <w:gridAfter w:val="1"/>
              <w:tblCellSpacing w:w="15" w:type="dxa"/>
              <w:jc w:val="center"/>
            </w:trPr>
          </w:trPrChange>
        </w:trPr>
        <w:tc>
          <w:tcPr>
            <w:tcW w:w="0" w:type="auto"/>
            <w:gridSpan w:val="2"/>
            <w:vAlign w:val="center"/>
            <w:hideMark/>
            <w:tcPrChange w:id="1820" w:author="Arnob Alam" w:date="2025-01-21T15:22:00Z" w16du:dateUtc="2025-01-21T20:22:00Z">
              <w:tcPr>
                <w:tcW w:w="0" w:type="auto"/>
                <w:gridSpan w:val="2"/>
                <w:vAlign w:val="center"/>
                <w:hideMark/>
              </w:tcPr>
            </w:tcPrChange>
          </w:tcPr>
          <w:p w14:paraId="2E5063FE" w14:textId="42C0F78C" w:rsidR="009C0FEC" w:rsidDel="00524266" w:rsidRDefault="009C0FEC">
            <w:pPr>
              <w:jc w:val="center"/>
              <w:rPr>
                <w:del w:id="1821" w:author="Arnob Alam" w:date="2025-01-20T21:16:00Z" w16du:dateUtc="2025-01-21T02:16:00Z"/>
                <w:rFonts w:eastAsia="Times New Roman"/>
              </w:rPr>
            </w:pPr>
          </w:p>
        </w:tc>
        <w:tc>
          <w:tcPr>
            <w:tcW w:w="0" w:type="auto"/>
            <w:gridSpan w:val="2"/>
            <w:vAlign w:val="center"/>
            <w:hideMark/>
            <w:tcPrChange w:id="1822" w:author="Arnob Alam" w:date="2025-01-21T15:22:00Z" w16du:dateUtc="2025-01-21T20:22:00Z">
              <w:tcPr>
                <w:tcW w:w="0" w:type="auto"/>
                <w:gridSpan w:val="2"/>
                <w:vAlign w:val="center"/>
                <w:hideMark/>
              </w:tcPr>
            </w:tcPrChange>
          </w:tcPr>
          <w:p w14:paraId="5D18D187" w14:textId="7FE587FA" w:rsidR="009C0FEC" w:rsidDel="00524266" w:rsidRDefault="009C0FEC">
            <w:pPr>
              <w:rPr>
                <w:del w:id="1823" w:author="Arnob Alam" w:date="2025-01-20T21:16:00Z" w16du:dateUtc="2025-01-21T02:16:00Z"/>
                <w:rFonts w:eastAsia="Times New Roman"/>
                <w:sz w:val="20"/>
                <w:szCs w:val="20"/>
              </w:rPr>
            </w:pPr>
          </w:p>
        </w:tc>
      </w:tr>
      <w:tr w:rsidR="009C0FEC" w:rsidDel="00524266" w14:paraId="2BA7C5A0" w14:textId="5E9876FA" w:rsidTr="00C86EA3">
        <w:trPr>
          <w:gridAfter w:val="1"/>
          <w:tblCellSpacing w:w="15" w:type="dxa"/>
          <w:jc w:val="center"/>
          <w:del w:id="1824" w:author="Arnob Alam" w:date="2025-01-20T21:16:00Z"/>
          <w:trPrChange w:id="1825" w:author="Arnob Alam" w:date="2025-01-21T15:22:00Z" w16du:dateUtc="2025-01-21T20:22:00Z">
            <w:trPr>
              <w:gridAfter w:val="1"/>
              <w:tblCellSpacing w:w="15" w:type="dxa"/>
              <w:jc w:val="center"/>
            </w:trPr>
          </w:trPrChange>
        </w:trPr>
        <w:tc>
          <w:tcPr>
            <w:tcW w:w="0" w:type="auto"/>
            <w:gridSpan w:val="2"/>
            <w:vAlign w:val="center"/>
            <w:hideMark/>
            <w:tcPrChange w:id="1826" w:author="Arnob Alam" w:date="2025-01-21T15:22:00Z" w16du:dateUtc="2025-01-21T20:22:00Z">
              <w:tcPr>
                <w:tcW w:w="0" w:type="auto"/>
                <w:gridSpan w:val="2"/>
                <w:vAlign w:val="center"/>
                <w:hideMark/>
              </w:tcPr>
            </w:tcPrChange>
          </w:tcPr>
          <w:p w14:paraId="38FCAC63" w14:textId="5B3AD68F" w:rsidR="009C0FEC" w:rsidDel="00524266" w:rsidRDefault="00D62943">
            <w:pPr>
              <w:jc w:val="left"/>
              <w:rPr>
                <w:del w:id="1827" w:author="Arnob Alam" w:date="2025-01-20T21:16:00Z" w16du:dateUtc="2025-01-21T02:16:00Z"/>
                <w:rFonts w:eastAsia="Times New Roman"/>
              </w:rPr>
            </w:pPr>
            <w:del w:id="1828" w:author="Arnob Alam" w:date="2025-01-20T21:16:00Z" w16du:dateUtc="2025-01-21T02:16:00Z">
              <w:r w:rsidDel="00524266">
                <w:rPr>
                  <w:rFonts w:eastAsia="Times New Roman"/>
                </w:rPr>
                <w:delText>V</w:delText>
              </w:r>
              <w:r w:rsidR="009C0FEC" w:rsidDel="00524266">
                <w:rPr>
                  <w:rFonts w:eastAsia="Times New Roman"/>
                </w:rPr>
                <w:delText>olatility</w:delText>
              </w:r>
              <w:r w:rsidDel="00524266">
                <w:rPr>
                  <w:rFonts w:eastAsia="Times New Roman"/>
                </w:rPr>
                <w:delText xml:space="preserve"> index</w:delText>
              </w:r>
            </w:del>
          </w:p>
        </w:tc>
        <w:tc>
          <w:tcPr>
            <w:tcW w:w="0" w:type="auto"/>
            <w:gridSpan w:val="2"/>
            <w:vAlign w:val="center"/>
            <w:hideMark/>
            <w:tcPrChange w:id="1829" w:author="Arnob Alam" w:date="2025-01-21T15:22:00Z" w16du:dateUtc="2025-01-21T20:22:00Z">
              <w:tcPr>
                <w:tcW w:w="0" w:type="auto"/>
                <w:gridSpan w:val="2"/>
                <w:vAlign w:val="center"/>
                <w:hideMark/>
              </w:tcPr>
            </w:tcPrChange>
          </w:tcPr>
          <w:p w14:paraId="506E1EFE" w14:textId="48B4E3EB" w:rsidR="009C0FEC" w:rsidDel="00524266" w:rsidRDefault="009C0FEC">
            <w:pPr>
              <w:jc w:val="center"/>
              <w:rPr>
                <w:del w:id="1830" w:author="Arnob Alam" w:date="2025-01-20T21:16:00Z" w16du:dateUtc="2025-01-21T02:16:00Z"/>
                <w:rFonts w:eastAsia="Times New Roman"/>
              </w:rPr>
            </w:pPr>
            <w:del w:id="1831" w:author="Arnob Alam" w:date="2025-01-20T21:16:00Z" w16du:dateUtc="2025-01-21T02:16:00Z">
              <w:r w:rsidDel="00524266">
                <w:rPr>
                  <w:rFonts w:eastAsia="Times New Roman"/>
                </w:rPr>
                <w:delText>0.217</w:delText>
              </w:r>
            </w:del>
          </w:p>
        </w:tc>
      </w:tr>
      <w:tr w:rsidR="009C0FEC" w:rsidDel="00524266" w14:paraId="613617C7" w14:textId="76E7BDE9" w:rsidTr="00C86EA3">
        <w:trPr>
          <w:gridAfter w:val="1"/>
          <w:tblCellSpacing w:w="15" w:type="dxa"/>
          <w:jc w:val="center"/>
          <w:del w:id="1832" w:author="Arnob Alam" w:date="2025-01-20T21:16:00Z"/>
          <w:trPrChange w:id="1833" w:author="Arnob Alam" w:date="2025-01-21T15:22:00Z" w16du:dateUtc="2025-01-21T20:22:00Z">
            <w:trPr>
              <w:gridAfter w:val="1"/>
              <w:tblCellSpacing w:w="15" w:type="dxa"/>
              <w:jc w:val="center"/>
            </w:trPr>
          </w:trPrChange>
        </w:trPr>
        <w:tc>
          <w:tcPr>
            <w:tcW w:w="0" w:type="auto"/>
            <w:gridSpan w:val="2"/>
            <w:vAlign w:val="center"/>
            <w:hideMark/>
            <w:tcPrChange w:id="1834" w:author="Arnob Alam" w:date="2025-01-21T15:22:00Z" w16du:dateUtc="2025-01-21T20:22:00Z">
              <w:tcPr>
                <w:tcW w:w="0" w:type="auto"/>
                <w:gridSpan w:val="2"/>
                <w:vAlign w:val="center"/>
                <w:hideMark/>
              </w:tcPr>
            </w:tcPrChange>
          </w:tcPr>
          <w:p w14:paraId="5E554C50" w14:textId="1A192F09" w:rsidR="009C0FEC" w:rsidDel="00524266" w:rsidRDefault="009C0FEC">
            <w:pPr>
              <w:jc w:val="center"/>
              <w:rPr>
                <w:del w:id="1835" w:author="Arnob Alam" w:date="2025-01-20T21:16:00Z" w16du:dateUtc="2025-01-21T02:16:00Z"/>
                <w:rFonts w:eastAsia="Times New Roman"/>
              </w:rPr>
            </w:pPr>
          </w:p>
        </w:tc>
        <w:tc>
          <w:tcPr>
            <w:tcW w:w="0" w:type="auto"/>
            <w:gridSpan w:val="2"/>
            <w:vAlign w:val="center"/>
            <w:hideMark/>
            <w:tcPrChange w:id="1836" w:author="Arnob Alam" w:date="2025-01-21T15:22:00Z" w16du:dateUtc="2025-01-21T20:22:00Z">
              <w:tcPr>
                <w:tcW w:w="0" w:type="auto"/>
                <w:gridSpan w:val="2"/>
                <w:vAlign w:val="center"/>
                <w:hideMark/>
              </w:tcPr>
            </w:tcPrChange>
          </w:tcPr>
          <w:p w14:paraId="095D73F4" w14:textId="2F840605" w:rsidR="009C0FEC" w:rsidDel="00524266" w:rsidRDefault="009C0FEC">
            <w:pPr>
              <w:jc w:val="center"/>
              <w:rPr>
                <w:del w:id="1837" w:author="Arnob Alam" w:date="2025-01-20T21:16:00Z" w16du:dateUtc="2025-01-21T02:16:00Z"/>
                <w:rFonts w:eastAsia="Times New Roman"/>
              </w:rPr>
            </w:pPr>
            <w:del w:id="1838" w:author="Arnob Alam" w:date="2025-01-20T21:16:00Z" w16du:dateUtc="2025-01-21T02:16:00Z">
              <w:r w:rsidDel="00524266">
                <w:rPr>
                  <w:rFonts w:eastAsia="Times New Roman"/>
                </w:rPr>
                <w:delText>(0.665)</w:delText>
              </w:r>
            </w:del>
          </w:p>
        </w:tc>
      </w:tr>
      <w:tr w:rsidR="009C0FEC" w:rsidDel="00524266" w14:paraId="3405D574" w14:textId="7F66A785" w:rsidTr="00C86EA3">
        <w:trPr>
          <w:gridAfter w:val="1"/>
          <w:tblCellSpacing w:w="15" w:type="dxa"/>
          <w:jc w:val="center"/>
          <w:del w:id="1839" w:author="Arnob Alam" w:date="2025-01-20T21:16:00Z"/>
          <w:trPrChange w:id="1840" w:author="Arnob Alam" w:date="2025-01-21T15:22:00Z" w16du:dateUtc="2025-01-21T20:22:00Z">
            <w:trPr>
              <w:gridAfter w:val="1"/>
              <w:tblCellSpacing w:w="15" w:type="dxa"/>
              <w:jc w:val="center"/>
            </w:trPr>
          </w:trPrChange>
        </w:trPr>
        <w:tc>
          <w:tcPr>
            <w:tcW w:w="0" w:type="auto"/>
            <w:gridSpan w:val="2"/>
            <w:vAlign w:val="center"/>
            <w:hideMark/>
            <w:tcPrChange w:id="1841" w:author="Arnob Alam" w:date="2025-01-21T15:22:00Z" w16du:dateUtc="2025-01-21T20:22:00Z">
              <w:tcPr>
                <w:tcW w:w="0" w:type="auto"/>
                <w:gridSpan w:val="2"/>
                <w:vAlign w:val="center"/>
                <w:hideMark/>
              </w:tcPr>
            </w:tcPrChange>
          </w:tcPr>
          <w:p w14:paraId="733B19B6" w14:textId="336D9A84" w:rsidR="009C0FEC" w:rsidDel="00524266" w:rsidRDefault="009C0FEC">
            <w:pPr>
              <w:jc w:val="center"/>
              <w:rPr>
                <w:del w:id="1842" w:author="Arnob Alam" w:date="2025-01-20T21:16:00Z" w16du:dateUtc="2025-01-21T02:16:00Z"/>
                <w:rFonts w:eastAsia="Times New Roman"/>
              </w:rPr>
            </w:pPr>
          </w:p>
        </w:tc>
        <w:tc>
          <w:tcPr>
            <w:tcW w:w="0" w:type="auto"/>
            <w:gridSpan w:val="2"/>
            <w:vAlign w:val="center"/>
            <w:hideMark/>
            <w:tcPrChange w:id="1843" w:author="Arnob Alam" w:date="2025-01-21T15:22:00Z" w16du:dateUtc="2025-01-21T20:22:00Z">
              <w:tcPr>
                <w:tcW w:w="0" w:type="auto"/>
                <w:gridSpan w:val="2"/>
                <w:vAlign w:val="center"/>
                <w:hideMark/>
              </w:tcPr>
            </w:tcPrChange>
          </w:tcPr>
          <w:p w14:paraId="3D5654F3" w14:textId="0ECD91FF" w:rsidR="009C0FEC" w:rsidDel="00524266" w:rsidRDefault="009C0FEC">
            <w:pPr>
              <w:rPr>
                <w:del w:id="1844" w:author="Arnob Alam" w:date="2025-01-20T21:16:00Z" w16du:dateUtc="2025-01-21T02:16:00Z"/>
                <w:rFonts w:eastAsia="Times New Roman"/>
                <w:sz w:val="20"/>
                <w:szCs w:val="20"/>
              </w:rPr>
            </w:pPr>
          </w:p>
        </w:tc>
      </w:tr>
      <w:tr w:rsidR="009C0FEC" w:rsidDel="00524266" w14:paraId="026B5848" w14:textId="67119345" w:rsidTr="00C86EA3">
        <w:trPr>
          <w:gridAfter w:val="1"/>
          <w:tblCellSpacing w:w="15" w:type="dxa"/>
          <w:jc w:val="center"/>
          <w:del w:id="1845" w:author="Arnob Alam" w:date="2025-01-20T21:16:00Z"/>
          <w:trPrChange w:id="1846" w:author="Arnob Alam" w:date="2025-01-21T15:22:00Z" w16du:dateUtc="2025-01-21T20:22:00Z">
            <w:trPr>
              <w:gridAfter w:val="1"/>
              <w:tblCellSpacing w:w="15" w:type="dxa"/>
              <w:jc w:val="center"/>
            </w:trPr>
          </w:trPrChange>
        </w:trPr>
        <w:tc>
          <w:tcPr>
            <w:tcW w:w="0" w:type="auto"/>
            <w:gridSpan w:val="2"/>
            <w:vAlign w:val="center"/>
            <w:hideMark/>
            <w:tcPrChange w:id="1847" w:author="Arnob Alam" w:date="2025-01-21T15:22:00Z" w16du:dateUtc="2025-01-21T20:22:00Z">
              <w:tcPr>
                <w:tcW w:w="0" w:type="auto"/>
                <w:gridSpan w:val="2"/>
                <w:vAlign w:val="center"/>
                <w:hideMark/>
              </w:tcPr>
            </w:tcPrChange>
          </w:tcPr>
          <w:p w14:paraId="5EDAA18C" w14:textId="346F5372" w:rsidR="009C0FEC" w:rsidDel="00524266" w:rsidRDefault="009C0FEC">
            <w:pPr>
              <w:jc w:val="left"/>
              <w:rPr>
                <w:del w:id="1848" w:author="Arnob Alam" w:date="2025-01-20T21:16:00Z" w16du:dateUtc="2025-01-21T02:16:00Z"/>
                <w:rFonts w:eastAsia="Times New Roman"/>
              </w:rPr>
            </w:pPr>
            <w:del w:id="1849" w:author="Arnob Alam" w:date="2025-01-20T21:16:00Z" w16du:dateUtc="2025-01-21T02:16:00Z">
              <w:r w:rsidDel="00524266">
                <w:rPr>
                  <w:rFonts w:eastAsia="Times New Roman"/>
                </w:rPr>
                <w:delText>Group</w:delText>
              </w:r>
              <w:r w:rsidR="00D62943" w:rsidDel="00524266">
                <w:rPr>
                  <w:rFonts w:eastAsia="Times New Roman"/>
                </w:rPr>
                <w:delText>*Period</w:delText>
              </w:r>
            </w:del>
          </w:p>
        </w:tc>
        <w:tc>
          <w:tcPr>
            <w:tcW w:w="0" w:type="auto"/>
            <w:gridSpan w:val="2"/>
            <w:vAlign w:val="center"/>
            <w:hideMark/>
            <w:tcPrChange w:id="1850" w:author="Arnob Alam" w:date="2025-01-21T15:22:00Z" w16du:dateUtc="2025-01-21T20:22:00Z">
              <w:tcPr>
                <w:tcW w:w="0" w:type="auto"/>
                <w:gridSpan w:val="2"/>
                <w:vAlign w:val="center"/>
                <w:hideMark/>
              </w:tcPr>
            </w:tcPrChange>
          </w:tcPr>
          <w:p w14:paraId="047472F8" w14:textId="2BCCB391" w:rsidR="009C0FEC" w:rsidDel="00524266" w:rsidRDefault="009C0FEC">
            <w:pPr>
              <w:jc w:val="center"/>
              <w:rPr>
                <w:del w:id="1851" w:author="Arnob Alam" w:date="2025-01-20T21:16:00Z" w16du:dateUtc="2025-01-21T02:16:00Z"/>
                <w:rFonts w:eastAsia="Times New Roman"/>
              </w:rPr>
            </w:pPr>
            <w:del w:id="1852" w:author="Arnob Alam" w:date="2025-01-20T21:16:00Z" w16du:dateUtc="2025-01-21T02:16:00Z">
              <w:r w:rsidDel="00524266">
                <w:rPr>
                  <w:rFonts w:eastAsia="Times New Roman"/>
                </w:rPr>
                <w:delText>-3.878</w:delText>
              </w:r>
            </w:del>
          </w:p>
        </w:tc>
      </w:tr>
      <w:tr w:rsidR="009C0FEC" w:rsidDel="00524266" w14:paraId="66FFA598" w14:textId="14A9D6E0" w:rsidTr="00C86EA3">
        <w:trPr>
          <w:gridAfter w:val="1"/>
          <w:tblCellSpacing w:w="15" w:type="dxa"/>
          <w:jc w:val="center"/>
          <w:del w:id="1853" w:author="Arnob Alam" w:date="2025-01-20T21:16:00Z"/>
          <w:trPrChange w:id="1854" w:author="Arnob Alam" w:date="2025-01-21T15:22:00Z" w16du:dateUtc="2025-01-21T20:22:00Z">
            <w:trPr>
              <w:gridAfter w:val="1"/>
              <w:tblCellSpacing w:w="15" w:type="dxa"/>
              <w:jc w:val="center"/>
            </w:trPr>
          </w:trPrChange>
        </w:trPr>
        <w:tc>
          <w:tcPr>
            <w:tcW w:w="0" w:type="auto"/>
            <w:gridSpan w:val="2"/>
            <w:vAlign w:val="center"/>
            <w:hideMark/>
            <w:tcPrChange w:id="1855" w:author="Arnob Alam" w:date="2025-01-21T15:22:00Z" w16du:dateUtc="2025-01-21T20:22:00Z">
              <w:tcPr>
                <w:tcW w:w="0" w:type="auto"/>
                <w:gridSpan w:val="2"/>
                <w:vAlign w:val="center"/>
                <w:hideMark/>
              </w:tcPr>
            </w:tcPrChange>
          </w:tcPr>
          <w:p w14:paraId="6B2680DE" w14:textId="284BB6DA" w:rsidR="009C0FEC" w:rsidDel="00524266" w:rsidRDefault="009C0FEC">
            <w:pPr>
              <w:jc w:val="center"/>
              <w:rPr>
                <w:del w:id="1856" w:author="Arnob Alam" w:date="2025-01-20T21:16:00Z" w16du:dateUtc="2025-01-21T02:16:00Z"/>
                <w:rFonts w:eastAsia="Times New Roman"/>
              </w:rPr>
            </w:pPr>
          </w:p>
        </w:tc>
        <w:tc>
          <w:tcPr>
            <w:tcW w:w="0" w:type="auto"/>
            <w:gridSpan w:val="2"/>
            <w:vAlign w:val="center"/>
            <w:hideMark/>
            <w:tcPrChange w:id="1857" w:author="Arnob Alam" w:date="2025-01-21T15:22:00Z" w16du:dateUtc="2025-01-21T20:22:00Z">
              <w:tcPr>
                <w:tcW w:w="0" w:type="auto"/>
                <w:gridSpan w:val="2"/>
                <w:vAlign w:val="center"/>
                <w:hideMark/>
              </w:tcPr>
            </w:tcPrChange>
          </w:tcPr>
          <w:p w14:paraId="3F2AC621" w14:textId="0E05EEE1" w:rsidR="009C0FEC" w:rsidDel="00524266" w:rsidRDefault="009C0FEC">
            <w:pPr>
              <w:jc w:val="center"/>
              <w:rPr>
                <w:del w:id="1858" w:author="Arnob Alam" w:date="2025-01-20T21:16:00Z" w16du:dateUtc="2025-01-21T02:16:00Z"/>
                <w:rFonts w:eastAsia="Times New Roman"/>
              </w:rPr>
            </w:pPr>
            <w:del w:id="1859" w:author="Arnob Alam" w:date="2025-01-20T21:16:00Z" w16du:dateUtc="2025-01-21T02:16:00Z">
              <w:r w:rsidDel="00524266">
                <w:rPr>
                  <w:rFonts w:eastAsia="Times New Roman"/>
                </w:rPr>
                <w:delText>(4.238)</w:delText>
              </w:r>
            </w:del>
          </w:p>
        </w:tc>
      </w:tr>
      <w:tr w:rsidR="009C0FEC" w:rsidDel="00524266" w14:paraId="4198E612" w14:textId="62A35DB1" w:rsidTr="00C86EA3">
        <w:trPr>
          <w:gridAfter w:val="1"/>
          <w:tblCellSpacing w:w="15" w:type="dxa"/>
          <w:jc w:val="center"/>
          <w:del w:id="1860" w:author="Arnob Alam" w:date="2025-01-20T21:16:00Z"/>
          <w:trPrChange w:id="1861" w:author="Arnob Alam" w:date="2025-01-21T15:22:00Z" w16du:dateUtc="2025-01-21T20:22:00Z">
            <w:trPr>
              <w:gridAfter w:val="1"/>
              <w:tblCellSpacing w:w="15" w:type="dxa"/>
              <w:jc w:val="center"/>
            </w:trPr>
          </w:trPrChange>
        </w:trPr>
        <w:tc>
          <w:tcPr>
            <w:tcW w:w="0" w:type="auto"/>
            <w:gridSpan w:val="2"/>
            <w:vAlign w:val="center"/>
            <w:hideMark/>
            <w:tcPrChange w:id="1862" w:author="Arnob Alam" w:date="2025-01-21T15:22:00Z" w16du:dateUtc="2025-01-21T20:22:00Z">
              <w:tcPr>
                <w:tcW w:w="0" w:type="auto"/>
                <w:gridSpan w:val="2"/>
                <w:vAlign w:val="center"/>
                <w:hideMark/>
              </w:tcPr>
            </w:tcPrChange>
          </w:tcPr>
          <w:p w14:paraId="7880AE9A" w14:textId="52A51E80" w:rsidR="009C0FEC" w:rsidDel="00524266" w:rsidRDefault="009C0FEC">
            <w:pPr>
              <w:jc w:val="center"/>
              <w:rPr>
                <w:del w:id="1863" w:author="Arnob Alam" w:date="2025-01-20T21:16:00Z" w16du:dateUtc="2025-01-21T02:16:00Z"/>
                <w:rFonts w:eastAsia="Times New Roman"/>
              </w:rPr>
            </w:pPr>
          </w:p>
        </w:tc>
        <w:tc>
          <w:tcPr>
            <w:tcW w:w="0" w:type="auto"/>
            <w:gridSpan w:val="2"/>
            <w:vAlign w:val="center"/>
            <w:hideMark/>
            <w:tcPrChange w:id="1864" w:author="Arnob Alam" w:date="2025-01-21T15:22:00Z" w16du:dateUtc="2025-01-21T20:22:00Z">
              <w:tcPr>
                <w:tcW w:w="0" w:type="auto"/>
                <w:gridSpan w:val="2"/>
                <w:vAlign w:val="center"/>
                <w:hideMark/>
              </w:tcPr>
            </w:tcPrChange>
          </w:tcPr>
          <w:p w14:paraId="7BB749D8" w14:textId="238FE726" w:rsidR="009C0FEC" w:rsidDel="00524266" w:rsidRDefault="009C0FEC">
            <w:pPr>
              <w:rPr>
                <w:del w:id="1865" w:author="Arnob Alam" w:date="2025-01-20T21:16:00Z" w16du:dateUtc="2025-01-21T02:16:00Z"/>
                <w:rFonts w:eastAsia="Times New Roman"/>
                <w:sz w:val="20"/>
                <w:szCs w:val="20"/>
              </w:rPr>
            </w:pPr>
          </w:p>
        </w:tc>
      </w:tr>
      <w:tr w:rsidR="009C0FEC" w:rsidDel="00524266" w14:paraId="1E9C7E57" w14:textId="15F2EFEB" w:rsidTr="00C86EA3">
        <w:trPr>
          <w:gridAfter w:val="1"/>
          <w:tblCellSpacing w:w="15" w:type="dxa"/>
          <w:jc w:val="center"/>
          <w:del w:id="1866" w:author="Arnob Alam" w:date="2025-01-20T21:16:00Z"/>
          <w:trPrChange w:id="1867" w:author="Arnob Alam" w:date="2025-01-21T15:22:00Z" w16du:dateUtc="2025-01-21T20:22:00Z">
            <w:trPr>
              <w:gridAfter w:val="1"/>
              <w:tblCellSpacing w:w="15" w:type="dxa"/>
              <w:jc w:val="center"/>
            </w:trPr>
          </w:trPrChange>
        </w:trPr>
        <w:tc>
          <w:tcPr>
            <w:tcW w:w="0" w:type="auto"/>
            <w:gridSpan w:val="2"/>
            <w:vAlign w:val="center"/>
            <w:hideMark/>
            <w:tcPrChange w:id="1868" w:author="Arnob Alam" w:date="2025-01-21T15:22:00Z" w16du:dateUtc="2025-01-21T20:22:00Z">
              <w:tcPr>
                <w:tcW w:w="0" w:type="auto"/>
                <w:gridSpan w:val="2"/>
                <w:vAlign w:val="center"/>
                <w:hideMark/>
              </w:tcPr>
            </w:tcPrChange>
          </w:tcPr>
          <w:p w14:paraId="21BF0B18" w14:textId="4347C7D5" w:rsidR="009C0FEC" w:rsidDel="00524266" w:rsidRDefault="009C0FEC">
            <w:pPr>
              <w:jc w:val="left"/>
              <w:rPr>
                <w:del w:id="1869" w:author="Arnob Alam" w:date="2025-01-20T21:16:00Z" w16du:dateUtc="2025-01-21T02:16:00Z"/>
                <w:rFonts w:eastAsia="Times New Roman"/>
              </w:rPr>
            </w:pPr>
            <w:del w:id="1870" w:author="Arnob Alam" w:date="2025-01-20T21:16:00Z" w16du:dateUtc="2025-01-21T02:16:00Z">
              <w:r w:rsidDel="00524266">
                <w:rPr>
                  <w:rFonts w:eastAsia="Times New Roman"/>
                </w:rPr>
                <w:delText>Constant</w:delText>
              </w:r>
            </w:del>
          </w:p>
        </w:tc>
        <w:tc>
          <w:tcPr>
            <w:tcW w:w="0" w:type="auto"/>
            <w:gridSpan w:val="2"/>
            <w:vAlign w:val="center"/>
            <w:hideMark/>
            <w:tcPrChange w:id="1871" w:author="Arnob Alam" w:date="2025-01-21T15:22:00Z" w16du:dateUtc="2025-01-21T20:22:00Z">
              <w:tcPr>
                <w:tcW w:w="0" w:type="auto"/>
                <w:gridSpan w:val="2"/>
                <w:vAlign w:val="center"/>
                <w:hideMark/>
              </w:tcPr>
            </w:tcPrChange>
          </w:tcPr>
          <w:p w14:paraId="3919674B" w14:textId="6C6C6887" w:rsidR="009C0FEC" w:rsidDel="00524266" w:rsidRDefault="009C0FEC">
            <w:pPr>
              <w:jc w:val="center"/>
              <w:rPr>
                <w:del w:id="1872" w:author="Arnob Alam" w:date="2025-01-20T21:16:00Z" w16du:dateUtc="2025-01-21T02:16:00Z"/>
                <w:rFonts w:eastAsia="Times New Roman"/>
              </w:rPr>
            </w:pPr>
            <w:del w:id="1873" w:author="Arnob Alam" w:date="2025-01-20T21:16:00Z" w16du:dateUtc="2025-01-21T02:16:00Z">
              <w:r w:rsidDel="00524266">
                <w:rPr>
                  <w:rFonts w:eastAsia="Times New Roman"/>
                </w:rPr>
                <w:delText>6.710</w:delText>
              </w:r>
            </w:del>
          </w:p>
        </w:tc>
      </w:tr>
      <w:tr w:rsidR="009C0FEC" w:rsidDel="00524266" w14:paraId="50174BF7" w14:textId="169B9136" w:rsidTr="00C86EA3">
        <w:trPr>
          <w:gridAfter w:val="1"/>
          <w:tblCellSpacing w:w="15" w:type="dxa"/>
          <w:jc w:val="center"/>
          <w:del w:id="1874" w:author="Arnob Alam" w:date="2025-01-20T21:16:00Z"/>
          <w:trPrChange w:id="1875" w:author="Arnob Alam" w:date="2025-01-21T15:22:00Z" w16du:dateUtc="2025-01-21T20:22:00Z">
            <w:trPr>
              <w:gridAfter w:val="1"/>
              <w:tblCellSpacing w:w="15" w:type="dxa"/>
              <w:jc w:val="center"/>
            </w:trPr>
          </w:trPrChange>
        </w:trPr>
        <w:tc>
          <w:tcPr>
            <w:tcW w:w="0" w:type="auto"/>
            <w:gridSpan w:val="2"/>
            <w:vAlign w:val="center"/>
            <w:hideMark/>
            <w:tcPrChange w:id="1876" w:author="Arnob Alam" w:date="2025-01-21T15:22:00Z" w16du:dateUtc="2025-01-21T20:22:00Z">
              <w:tcPr>
                <w:tcW w:w="0" w:type="auto"/>
                <w:gridSpan w:val="2"/>
                <w:vAlign w:val="center"/>
                <w:hideMark/>
              </w:tcPr>
            </w:tcPrChange>
          </w:tcPr>
          <w:p w14:paraId="74A79E21" w14:textId="23EABB00" w:rsidR="009C0FEC" w:rsidDel="00524266" w:rsidRDefault="009C0FEC">
            <w:pPr>
              <w:jc w:val="center"/>
              <w:rPr>
                <w:del w:id="1877" w:author="Arnob Alam" w:date="2025-01-20T21:16:00Z" w16du:dateUtc="2025-01-21T02:16:00Z"/>
                <w:rFonts w:eastAsia="Times New Roman"/>
              </w:rPr>
            </w:pPr>
          </w:p>
        </w:tc>
        <w:tc>
          <w:tcPr>
            <w:tcW w:w="0" w:type="auto"/>
            <w:gridSpan w:val="2"/>
            <w:vAlign w:val="center"/>
            <w:hideMark/>
            <w:tcPrChange w:id="1878" w:author="Arnob Alam" w:date="2025-01-21T15:22:00Z" w16du:dateUtc="2025-01-21T20:22:00Z">
              <w:tcPr>
                <w:tcW w:w="0" w:type="auto"/>
                <w:gridSpan w:val="2"/>
                <w:vAlign w:val="center"/>
                <w:hideMark/>
              </w:tcPr>
            </w:tcPrChange>
          </w:tcPr>
          <w:p w14:paraId="5D6A3F9D" w14:textId="5AC01968" w:rsidR="009C0FEC" w:rsidDel="00524266" w:rsidRDefault="009C0FEC">
            <w:pPr>
              <w:jc w:val="center"/>
              <w:rPr>
                <w:del w:id="1879" w:author="Arnob Alam" w:date="2025-01-20T21:16:00Z" w16du:dateUtc="2025-01-21T02:16:00Z"/>
                <w:rFonts w:eastAsia="Times New Roman"/>
              </w:rPr>
            </w:pPr>
            <w:del w:id="1880" w:author="Arnob Alam" w:date="2025-01-20T21:16:00Z" w16du:dateUtc="2025-01-21T02:16:00Z">
              <w:r w:rsidDel="00524266">
                <w:rPr>
                  <w:rFonts w:eastAsia="Times New Roman"/>
                </w:rPr>
                <w:delText>(9.409)</w:delText>
              </w:r>
            </w:del>
          </w:p>
        </w:tc>
      </w:tr>
      <w:tr w:rsidR="009C0FEC" w:rsidDel="00524266" w14:paraId="697A64DF" w14:textId="33F4ACC5" w:rsidTr="00C86EA3">
        <w:trPr>
          <w:gridAfter w:val="1"/>
          <w:tblCellSpacing w:w="15" w:type="dxa"/>
          <w:jc w:val="center"/>
          <w:del w:id="1881" w:author="Arnob Alam" w:date="2025-01-20T21:16:00Z"/>
          <w:trPrChange w:id="1882" w:author="Arnob Alam" w:date="2025-01-21T15:22:00Z" w16du:dateUtc="2025-01-21T20:22:00Z">
            <w:trPr>
              <w:gridAfter w:val="1"/>
              <w:tblCellSpacing w:w="15" w:type="dxa"/>
              <w:jc w:val="center"/>
            </w:trPr>
          </w:trPrChange>
        </w:trPr>
        <w:tc>
          <w:tcPr>
            <w:tcW w:w="0" w:type="auto"/>
            <w:gridSpan w:val="2"/>
            <w:vAlign w:val="center"/>
            <w:hideMark/>
            <w:tcPrChange w:id="1883" w:author="Arnob Alam" w:date="2025-01-21T15:22:00Z" w16du:dateUtc="2025-01-21T20:22:00Z">
              <w:tcPr>
                <w:tcW w:w="0" w:type="auto"/>
                <w:gridSpan w:val="2"/>
                <w:vAlign w:val="center"/>
                <w:hideMark/>
              </w:tcPr>
            </w:tcPrChange>
          </w:tcPr>
          <w:p w14:paraId="28CA2C15" w14:textId="691E83B4" w:rsidR="009C0FEC" w:rsidDel="00524266" w:rsidRDefault="009C0FEC">
            <w:pPr>
              <w:jc w:val="center"/>
              <w:rPr>
                <w:del w:id="1884" w:author="Arnob Alam" w:date="2025-01-20T21:16:00Z" w16du:dateUtc="2025-01-21T02:16:00Z"/>
                <w:rFonts w:eastAsia="Times New Roman"/>
              </w:rPr>
            </w:pPr>
          </w:p>
        </w:tc>
        <w:tc>
          <w:tcPr>
            <w:tcW w:w="0" w:type="auto"/>
            <w:gridSpan w:val="2"/>
            <w:vAlign w:val="center"/>
            <w:hideMark/>
            <w:tcPrChange w:id="1885" w:author="Arnob Alam" w:date="2025-01-21T15:22:00Z" w16du:dateUtc="2025-01-21T20:22:00Z">
              <w:tcPr>
                <w:tcW w:w="0" w:type="auto"/>
                <w:gridSpan w:val="2"/>
                <w:vAlign w:val="center"/>
                <w:hideMark/>
              </w:tcPr>
            </w:tcPrChange>
          </w:tcPr>
          <w:p w14:paraId="6F09E3F0" w14:textId="52AF8E58" w:rsidR="009C0FEC" w:rsidDel="00524266" w:rsidRDefault="009C0FEC">
            <w:pPr>
              <w:rPr>
                <w:del w:id="1886" w:author="Arnob Alam" w:date="2025-01-20T21:16:00Z" w16du:dateUtc="2025-01-21T02:16:00Z"/>
                <w:rFonts w:eastAsia="Times New Roman"/>
                <w:sz w:val="20"/>
                <w:szCs w:val="20"/>
              </w:rPr>
            </w:pPr>
          </w:p>
        </w:tc>
      </w:tr>
      <w:tr w:rsidR="009C0FEC" w:rsidDel="00524266" w14:paraId="26228547" w14:textId="06E8687D" w:rsidTr="00C86EA3">
        <w:trPr>
          <w:gridAfter w:val="1"/>
          <w:tblCellSpacing w:w="15" w:type="dxa"/>
          <w:jc w:val="center"/>
          <w:del w:id="1887" w:author="Arnob Alam" w:date="2025-01-20T21:16:00Z"/>
          <w:trPrChange w:id="1888"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889" w:author="Arnob Alam" w:date="2025-01-21T15:22:00Z" w16du:dateUtc="2025-01-21T20:22:00Z">
              <w:tcPr>
                <w:tcW w:w="0" w:type="auto"/>
                <w:gridSpan w:val="4"/>
                <w:tcBorders>
                  <w:bottom w:val="single" w:sz="6" w:space="0" w:color="000000"/>
                </w:tcBorders>
                <w:vAlign w:val="center"/>
                <w:hideMark/>
              </w:tcPr>
            </w:tcPrChange>
          </w:tcPr>
          <w:p w14:paraId="177CB46D" w14:textId="4C94E37F" w:rsidR="009C0FEC" w:rsidDel="00524266" w:rsidRDefault="009C0FEC">
            <w:pPr>
              <w:jc w:val="center"/>
              <w:rPr>
                <w:del w:id="1890" w:author="Arnob Alam" w:date="2025-01-20T21:16:00Z" w16du:dateUtc="2025-01-21T02:16:00Z"/>
                <w:rFonts w:eastAsia="Times New Roman"/>
                <w:sz w:val="20"/>
                <w:szCs w:val="20"/>
              </w:rPr>
            </w:pPr>
          </w:p>
        </w:tc>
      </w:tr>
      <w:tr w:rsidR="009C0FEC" w:rsidDel="00524266" w14:paraId="6E026676" w14:textId="626A0615" w:rsidTr="00C86EA3">
        <w:trPr>
          <w:gridAfter w:val="1"/>
          <w:tblCellSpacing w:w="15" w:type="dxa"/>
          <w:jc w:val="center"/>
          <w:del w:id="1891" w:author="Arnob Alam" w:date="2025-01-20T21:16:00Z"/>
          <w:trPrChange w:id="1892" w:author="Arnob Alam" w:date="2025-01-21T15:22:00Z" w16du:dateUtc="2025-01-21T20:22:00Z">
            <w:trPr>
              <w:gridAfter w:val="1"/>
              <w:tblCellSpacing w:w="15" w:type="dxa"/>
              <w:jc w:val="center"/>
            </w:trPr>
          </w:trPrChange>
        </w:trPr>
        <w:tc>
          <w:tcPr>
            <w:tcW w:w="0" w:type="auto"/>
            <w:gridSpan w:val="2"/>
            <w:vAlign w:val="center"/>
            <w:hideMark/>
            <w:tcPrChange w:id="1893" w:author="Arnob Alam" w:date="2025-01-21T15:22:00Z" w16du:dateUtc="2025-01-21T20:22:00Z">
              <w:tcPr>
                <w:tcW w:w="0" w:type="auto"/>
                <w:gridSpan w:val="2"/>
                <w:vAlign w:val="center"/>
                <w:hideMark/>
              </w:tcPr>
            </w:tcPrChange>
          </w:tcPr>
          <w:p w14:paraId="155FB9CE" w14:textId="3B689A88" w:rsidR="009C0FEC" w:rsidDel="00524266" w:rsidRDefault="009C0FEC">
            <w:pPr>
              <w:jc w:val="left"/>
              <w:rPr>
                <w:del w:id="1894" w:author="Arnob Alam" w:date="2025-01-20T21:16:00Z" w16du:dateUtc="2025-01-21T02:16:00Z"/>
                <w:rFonts w:eastAsia="Times New Roman"/>
              </w:rPr>
            </w:pPr>
            <w:del w:id="1895" w:author="Arnob Alam" w:date="2025-01-20T21:16:00Z" w16du:dateUtc="2025-01-21T02:16:00Z">
              <w:r w:rsidDel="00524266">
                <w:rPr>
                  <w:rFonts w:eastAsia="Times New Roman"/>
                </w:rPr>
                <w:delText>Observations</w:delText>
              </w:r>
            </w:del>
          </w:p>
        </w:tc>
        <w:tc>
          <w:tcPr>
            <w:tcW w:w="0" w:type="auto"/>
            <w:gridSpan w:val="2"/>
            <w:vAlign w:val="center"/>
            <w:hideMark/>
            <w:tcPrChange w:id="1896" w:author="Arnob Alam" w:date="2025-01-21T15:22:00Z" w16du:dateUtc="2025-01-21T20:22:00Z">
              <w:tcPr>
                <w:tcW w:w="0" w:type="auto"/>
                <w:gridSpan w:val="2"/>
                <w:vAlign w:val="center"/>
                <w:hideMark/>
              </w:tcPr>
            </w:tcPrChange>
          </w:tcPr>
          <w:p w14:paraId="1467D27B" w14:textId="281FAE2F" w:rsidR="009C0FEC" w:rsidDel="00524266" w:rsidRDefault="009C0FEC">
            <w:pPr>
              <w:jc w:val="center"/>
              <w:rPr>
                <w:del w:id="1897" w:author="Arnob Alam" w:date="2025-01-20T21:16:00Z" w16du:dateUtc="2025-01-21T02:16:00Z"/>
                <w:rFonts w:eastAsia="Times New Roman"/>
              </w:rPr>
            </w:pPr>
            <w:del w:id="1898" w:author="Arnob Alam" w:date="2025-01-20T21:16:00Z" w16du:dateUtc="2025-01-21T02:16:00Z">
              <w:r w:rsidDel="00524266">
                <w:rPr>
                  <w:rFonts w:eastAsia="Times New Roman"/>
                </w:rPr>
                <w:delText>254</w:delText>
              </w:r>
            </w:del>
          </w:p>
        </w:tc>
      </w:tr>
      <w:tr w:rsidR="009C0FEC" w:rsidDel="00524266" w14:paraId="77DC9110" w14:textId="49171E28" w:rsidTr="00C86EA3">
        <w:trPr>
          <w:gridAfter w:val="1"/>
          <w:tblCellSpacing w:w="15" w:type="dxa"/>
          <w:jc w:val="center"/>
          <w:del w:id="1899" w:author="Arnob Alam" w:date="2025-01-20T21:16:00Z"/>
          <w:trPrChange w:id="1900" w:author="Arnob Alam" w:date="2025-01-21T15:22:00Z" w16du:dateUtc="2025-01-21T20:22:00Z">
            <w:trPr>
              <w:gridAfter w:val="1"/>
              <w:tblCellSpacing w:w="15" w:type="dxa"/>
              <w:jc w:val="center"/>
            </w:trPr>
          </w:trPrChange>
        </w:trPr>
        <w:tc>
          <w:tcPr>
            <w:tcW w:w="0" w:type="auto"/>
            <w:gridSpan w:val="2"/>
            <w:vAlign w:val="center"/>
            <w:hideMark/>
            <w:tcPrChange w:id="1901" w:author="Arnob Alam" w:date="2025-01-21T15:22:00Z" w16du:dateUtc="2025-01-21T20:22:00Z">
              <w:tcPr>
                <w:tcW w:w="0" w:type="auto"/>
                <w:gridSpan w:val="2"/>
                <w:vAlign w:val="center"/>
                <w:hideMark/>
              </w:tcPr>
            </w:tcPrChange>
          </w:tcPr>
          <w:p w14:paraId="6D21BC65" w14:textId="394579CD" w:rsidR="009C0FEC" w:rsidDel="00524266" w:rsidRDefault="009C0FEC">
            <w:pPr>
              <w:jc w:val="left"/>
              <w:rPr>
                <w:del w:id="1902" w:author="Arnob Alam" w:date="2025-01-20T21:16:00Z" w16du:dateUtc="2025-01-21T02:16:00Z"/>
                <w:rFonts w:eastAsia="Times New Roman"/>
              </w:rPr>
            </w:pPr>
            <w:del w:id="1903" w:author="Arnob Alam" w:date="2025-01-20T21:16:00Z" w16du:dateUtc="2025-01-21T02:16:00Z">
              <w:r w:rsidDel="00524266">
                <w:rPr>
                  <w:rFonts w:eastAsia="Times New Roman"/>
                </w:rPr>
                <w:delText>R</w:delText>
              </w:r>
              <w:r w:rsidDel="00524266">
                <w:rPr>
                  <w:rFonts w:eastAsia="Times New Roman"/>
                  <w:vertAlign w:val="superscript"/>
                </w:rPr>
                <w:delText>2</w:delText>
              </w:r>
            </w:del>
          </w:p>
        </w:tc>
        <w:tc>
          <w:tcPr>
            <w:tcW w:w="0" w:type="auto"/>
            <w:gridSpan w:val="2"/>
            <w:vAlign w:val="center"/>
            <w:hideMark/>
            <w:tcPrChange w:id="1904" w:author="Arnob Alam" w:date="2025-01-21T15:22:00Z" w16du:dateUtc="2025-01-21T20:22:00Z">
              <w:tcPr>
                <w:tcW w:w="0" w:type="auto"/>
                <w:gridSpan w:val="2"/>
                <w:vAlign w:val="center"/>
                <w:hideMark/>
              </w:tcPr>
            </w:tcPrChange>
          </w:tcPr>
          <w:p w14:paraId="42454E60" w14:textId="7B5A0FA5" w:rsidR="009C0FEC" w:rsidDel="00524266" w:rsidRDefault="009C0FEC">
            <w:pPr>
              <w:jc w:val="center"/>
              <w:rPr>
                <w:del w:id="1905" w:author="Arnob Alam" w:date="2025-01-20T21:16:00Z" w16du:dateUtc="2025-01-21T02:16:00Z"/>
                <w:rFonts w:eastAsia="Times New Roman"/>
              </w:rPr>
            </w:pPr>
            <w:del w:id="1906" w:author="Arnob Alam" w:date="2025-01-20T21:16:00Z" w16du:dateUtc="2025-01-21T02:16:00Z">
              <w:r w:rsidDel="00524266">
                <w:rPr>
                  <w:rFonts w:eastAsia="Times New Roman"/>
                </w:rPr>
                <w:delText>0.138</w:delText>
              </w:r>
            </w:del>
          </w:p>
        </w:tc>
      </w:tr>
      <w:tr w:rsidR="009C0FEC" w:rsidDel="00524266" w14:paraId="38612CB7" w14:textId="342DA4E0" w:rsidTr="00C86EA3">
        <w:trPr>
          <w:gridAfter w:val="1"/>
          <w:tblCellSpacing w:w="15" w:type="dxa"/>
          <w:jc w:val="center"/>
          <w:del w:id="1907" w:author="Arnob Alam" w:date="2025-01-20T21:16:00Z"/>
          <w:trPrChange w:id="1908" w:author="Arnob Alam" w:date="2025-01-21T15:22:00Z" w16du:dateUtc="2025-01-21T20:22:00Z">
            <w:trPr>
              <w:gridAfter w:val="1"/>
              <w:tblCellSpacing w:w="15" w:type="dxa"/>
              <w:jc w:val="center"/>
            </w:trPr>
          </w:trPrChange>
        </w:trPr>
        <w:tc>
          <w:tcPr>
            <w:tcW w:w="0" w:type="auto"/>
            <w:gridSpan w:val="2"/>
            <w:vAlign w:val="center"/>
            <w:hideMark/>
            <w:tcPrChange w:id="1909" w:author="Arnob Alam" w:date="2025-01-21T15:22:00Z" w16du:dateUtc="2025-01-21T20:22:00Z">
              <w:tcPr>
                <w:tcW w:w="0" w:type="auto"/>
                <w:gridSpan w:val="2"/>
                <w:vAlign w:val="center"/>
                <w:hideMark/>
              </w:tcPr>
            </w:tcPrChange>
          </w:tcPr>
          <w:p w14:paraId="63B60AFF" w14:textId="2B0CC6A9" w:rsidR="009C0FEC" w:rsidDel="00524266" w:rsidRDefault="009C0FEC">
            <w:pPr>
              <w:jc w:val="left"/>
              <w:rPr>
                <w:del w:id="1910" w:author="Arnob Alam" w:date="2025-01-20T21:16:00Z" w16du:dateUtc="2025-01-21T02:16:00Z"/>
                <w:rFonts w:eastAsia="Times New Roman"/>
              </w:rPr>
            </w:pPr>
            <w:del w:id="1911" w:author="Arnob Alam" w:date="2025-01-20T21:16:00Z" w16du:dateUtc="2025-01-21T02:16:00Z">
              <w:r w:rsidDel="00524266">
                <w:rPr>
                  <w:rFonts w:eastAsia="Times New Roman"/>
                </w:rPr>
                <w:delText>Adjusted R</w:delText>
              </w:r>
              <w:r w:rsidDel="00524266">
                <w:rPr>
                  <w:rFonts w:eastAsia="Times New Roman"/>
                  <w:vertAlign w:val="superscript"/>
                </w:rPr>
                <w:delText>2</w:delText>
              </w:r>
            </w:del>
          </w:p>
        </w:tc>
        <w:tc>
          <w:tcPr>
            <w:tcW w:w="0" w:type="auto"/>
            <w:gridSpan w:val="2"/>
            <w:vAlign w:val="center"/>
            <w:hideMark/>
            <w:tcPrChange w:id="1912" w:author="Arnob Alam" w:date="2025-01-21T15:22:00Z" w16du:dateUtc="2025-01-21T20:22:00Z">
              <w:tcPr>
                <w:tcW w:w="0" w:type="auto"/>
                <w:gridSpan w:val="2"/>
                <w:vAlign w:val="center"/>
                <w:hideMark/>
              </w:tcPr>
            </w:tcPrChange>
          </w:tcPr>
          <w:p w14:paraId="59D0BFF6" w14:textId="17DA7E58" w:rsidR="009C0FEC" w:rsidDel="00524266" w:rsidRDefault="009C0FEC">
            <w:pPr>
              <w:jc w:val="center"/>
              <w:rPr>
                <w:del w:id="1913" w:author="Arnob Alam" w:date="2025-01-20T21:16:00Z" w16du:dateUtc="2025-01-21T02:16:00Z"/>
                <w:rFonts w:eastAsia="Times New Roman"/>
              </w:rPr>
            </w:pPr>
            <w:del w:id="1914" w:author="Arnob Alam" w:date="2025-01-20T21:16:00Z" w16du:dateUtc="2025-01-21T02:16:00Z">
              <w:r w:rsidDel="00524266">
                <w:rPr>
                  <w:rFonts w:eastAsia="Times New Roman"/>
                </w:rPr>
                <w:delText>0.113</w:delText>
              </w:r>
            </w:del>
          </w:p>
        </w:tc>
      </w:tr>
      <w:tr w:rsidR="009C0FEC" w:rsidDel="00524266" w14:paraId="10DC88B9" w14:textId="112F9A41" w:rsidTr="00C86EA3">
        <w:trPr>
          <w:gridAfter w:val="1"/>
          <w:tblCellSpacing w:w="15" w:type="dxa"/>
          <w:jc w:val="center"/>
          <w:del w:id="1915" w:author="Arnob Alam" w:date="2025-01-20T21:16:00Z"/>
          <w:trPrChange w:id="1916" w:author="Arnob Alam" w:date="2025-01-21T15:22:00Z" w16du:dateUtc="2025-01-21T20:22:00Z">
            <w:trPr>
              <w:gridAfter w:val="1"/>
              <w:tblCellSpacing w:w="15" w:type="dxa"/>
              <w:jc w:val="center"/>
            </w:trPr>
          </w:trPrChange>
        </w:trPr>
        <w:tc>
          <w:tcPr>
            <w:tcW w:w="0" w:type="auto"/>
            <w:gridSpan w:val="2"/>
            <w:vAlign w:val="center"/>
            <w:hideMark/>
            <w:tcPrChange w:id="1917" w:author="Arnob Alam" w:date="2025-01-21T15:22:00Z" w16du:dateUtc="2025-01-21T20:22:00Z">
              <w:tcPr>
                <w:tcW w:w="0" w:type="auto"/>
                <w:gridSpan w:val="2"/>
                <w:vAlign w:val="center"/>
                <w:hideMark/>
              </w:tcPr>
            </w:tcPrChange>
          </w:tcPr>
          <w:p w14:paraId="02FD34FC" w14:textId="630E860D" w:rsidR="009C0FEC" w:rsidDel="00524266" w:rsidRDefault="009C0FEC">
            <w:pPr>
              <w:jc w:val="left"/>
              <w:rPr>
                <w:del w:id="1918" w:author="Arnob Alam" w:date="2025-01-20T21:16:00Z" w16du:dateUtc="2025-01-21T02:16:00Z"/>
                <w:rFonts w:eastAsia="Times New Roman"/>
              </w:rPr>
            </w:pPr>
            <w:del w:id="1919" w:author="Arnob Alam" w:date="2025-01-20T21:16:00Z" w16du:dateUtc="2025-01-21T02:16:00Z">
              <w:r w:rsidDel="00524266">
                <w:rPr>
                  <w:rFonts w:eastAsia="Times New Roman"/>
                </w:rPr>
                <w:delText>Residual Std. Error</w:delText>
              </w:r>
            </w:del>
          </w:p>
        </w:tc>
        <w:tc>
          <w:tcPr>
            <w:tcW w:w="0" w:type="auto"/>
            <w:gridSpan w:val="2"/>
            <w:vAlign w:val="center"/>
            <w:hideMark/>
            <w:tcPrChange w:id="1920" w:author="Arnob Alam" w:date="2025-01-21T15:22:00Z" w16du:dateUtc="2025-01-21T20:22:00Z">
              <w:tcPr>
                <w:tcW w:w="0" w:type="auto"/>
                <w:gridSpan w:val="2"/>
                <w:vAlign w:val="center"/>
                <w:hideMark/>
              </w:tcPr>
            </w:tcPrChange>
          </w:tcPr>
          <w:p w14:paraId="46E66C7B" w14:textId="1BB53143" w:rsidR="009C0FEC" w:rsidDel="00524266" w:rsidRDefault="009C0FEC">
            <w:pPr>
              <w:jc w:val="center"/>
              <w:rPr>
                <w:del w:id="1921" w:author="Arnob Alam" w:date="2025-01-20T21:16:00Z" w16du:dateUtc="2025-01-21T02:16:00Z"/>
                <w:rFonts w:eastAsia="Times New Roman"/>
              </w:rPr>
            </w:pPr>
            <w:del w:id="1922" w:author="Arnob Alam" w:date="2025-01-20T21:16:00Z" w16du:dateUtc="2025-01-21T02:16:00Z">
              <w:r w:rsidDel="00524266">
                <w:rPr>
                  <w:rFonts w:eastAsia="Times New Roman"/>
                </w:rPr>
                <w:delText>15.659 (df = 246)</w:delText>
              </w:r>
            </w:del>
          </w:p>
        </w:tc>
      </w:tr>
      <w:tr w:rsidR="009C0FEC" w:rsidDel="00524266" w14:paraId="6B990A01" w14:textId="36CA35B6" w:rsidTr="00C86EA3">
        <w:trPr>
          <w:gridAfter w:val="1"/>
          <w:tblCellSpacing w:w="15" w:type="dxa"/>
          <w:jc w:val="center"/>
          <w:del w:id="1923" w:author="Arnob Alam" w:date="2025-01-20T21:16:00Z"/>
          <w:trPrChange w:id="1924" w:author="Arnob Alam" w:date="2025-01-21T15:22:00Z" w16du:dateUtc="2025-01-21T20:22:00Z">
            <w:trPr>
              <w:gridAfter w:val="1"/>
              <w:tblCellSpacing w:w="15" w:type="dxa"/>
              <w:jc w:val="center"/>
            </w:trPr>
          </w:trPrChange>
        </w:trPr>
        <w:tc>
          <w:tcPr>
            <w:tcW w:w="0" w:type="auto"/>
            <w:gridSpan w:val="2"/>
            <w:vAlign w:val="center"/>
            <w:hideMark/>
            <w:tcPrChange w:id="1925" w:author="Arnob Alam" w:date="2025-01-21T15:22:00Z" w16du:dateUtc="2025-01-21T20:22:00Z">
              <w:tcPr>
                <w:tcW w:w="0" w:type="auto"/>
                <w:gridSpan w:val="2"/>
                <w:vAlign w:val="center"/>
                <w:hideMark/>
              </w:tcPr>
            </w:tcPrChange>
          </w:tcPr>
          <w:p w14:paraId="7775EA1C" w14:textId="513D0D73" w:rsidR="009C0FEC" w:rsidDel="00524266" w:rsidRDefault="009C0FEC">
            <w:pPr>
              <w:jc w:val="left"/>
              <w:rPr>
                <w:del w:id="1926" w:author="Arnob Alam" w:date="2025-01-20T21:16:00Z" w16du:dateUtc="2025-01-21T02:16:00Z"/>
                <w:rFonts w:eastAsia="Times New Roman"/>
              </w:rPr>
            </w:pPr>
            <w:del w:id="1927" w:author="Arnob Alam" w:date="2025-01-20T21:16:00Z" w16du:dateUtc="2025-01-21T02:16:00Z">
              <w:r w:rsidDel="00524266">
                <w:rPr>
                  <w:rFonts w:eastAsia="Times New Roman"/>
                </w:rPr>
                <w:delText>F Statistic</w:delText>
              </w:r>
            </w:del>
          </w:p>
        </w:tc>
        <w:tc>
          <w:tcPr>
            <w:tcW w:w="0" w:type="auto"/>
            <w:gridSpan w:val="2"/>
            <w:vAlign w:val="center"/>
            <w:hideMark/>
            <w:tcPrChange w:id="1928" w:author="Arnob Alam" w:date="2025-01-21T15:22:00Z" w16du:dateUtc="2025-01-21T20:22:00Z">
              <w:tcPr>
                <w:tcW w:w="0" w:type="auto"/>
                <w:gridSpan w:val="2"/>
                <w:vAlign w:val="center"/>
                <w:hideMark/>
              </w:tcPr>
            </w:tcPrChange>
          </w:tcPr>
          <w:p w14:paraId="01A32A43" w14:textId="2F89067A" w:rsidR="009C0FEC" w:rsidDel="00524266" w:rsidRDefault="009C0FEC">
            <w:pPr>
              <w:jc w:val="center"/>
              <w:rPr>
                <w:del w:id="1929" w:author="Arnob Alam" w:date="2025-01-20T21:16:00Z" w16du:dateUtc="2025-01-21T02:16:00Z"/>
                <w:rFonts w:eastAsia="Times New Roman"/>
              </w:rPr>
            </w:pPr>
            <w:del w:id="1930" w:author="Arnob Alam" w:date="2025-01-20T21:16:00Z" w16du:dateUtc="2025-01-21T02:16:00Z">
              <w:r w:rsidDel="00524266">
                <w:rPr>
                  <w:rFonts w:eastAsia="Times New Roman"/>
                </w:rPr>
                <w:delText>5.622</w:delText>
              </w:r>
              <w:r w:rsidDel="00524266">
                <w:rPr>
                  <w:rFonts w:eastAsia="Times New Roman"/>
                  <w:vertAlign w:val="superscript"/>
                </w:rPr>
                <w:delText>***</w:delText>
              </w:r>
              <w:r w:rsidDel="00524266">
                <w:rPr>
                  <w:rFonts w:eastAsia="Times New Roman"/>
                </w:rPr>
                <w:delText xml:space="preserve"> (df = 7; 246)</w:delText>
              </w:r>
            </w:del>
          </w:p>
        </w:tc>
      </w:tr>
      <w:tr w:rsidR="009C0FEC" w:rsidDel="00524266" w14:paraId="4D2A01A4" w14:textId="445ABEA9" w:rsidTr="00C86EA3">
        <w:trPr>
          <w:gridAfter w:val="1"/>
          <w:tblCellSpacing w:w="15" w:type="dxa"/>
          <w:jc w:val="center"/>
          <w:del w:id="1931" w:author="Arnob Alam" w:date="2025-01-20T21:16:00Z"/>
          <w:trPrChange w:id="1932" w:author="Arnob Alam" w:date="2025-01-21T15:22:00Z" w16du:dateUtc="2025-01-21T20:22:00Z">
            <w:trPr>
              <w:gridAfter w:val="1"/>
              <w:tblCellSpacing w:w="15" w:type="dxa"/>
              <w:jc w:val="center"/>
            </w:trPr>
          </w:trPrChange>
        </w:trPr>
        <w:tc>
          <w:tcPr>
            <w:tcW w:w="0" w:type="auto"/>
            <w:gridSpan w:val="4"/>
            <w:tcBorders>
              <w:bottom w:val="single" w:sz="6" w:space="0" w:color="000000"/>
            </w:tcBorders>
            <w:vAlign w:val="center"/>
            <w:hideMark/>
            <w:tcPrChange w:id="1933" w:author="Arnob Alam" w:date="2025-01-21T15:22:00Z" w16du:dateUtc="2025-01-21T20:22:00Z">
              <w:tcPr>
                <w:tcW w:w="0" w:type="auto"/>
                <w:gridSpan w:val="4"/>
                <w:tcBorders>
                  <w:bottom w:val="single" w:sz="6" w:space="0" w:color="000000"/>
                </w:tcBorders>
                <w:vAlign w:val="center"/>
                <w:hideMark/>
              </w:tcPr>
            </w:tcPrChange>
          </w:tcPr>
          <w:p w14:paraId="6921B502" w14:textId="067B5439" w:rsidR="009C0FEC" w:rsidDel="00524266" w:rsidRDefault="009C0FEC">
            <w:pPr>
              <w:jc w:val="center"/>
              <w:rPr>
                <w:del w:id="1934" w:author="Arnob Alam" w:date="2025-01-20T21:16:00Z" w16du:dateUtc="2025-01-21T02:16:00Z"/>
                <w:rFonts w:eastAsia="Times New Roman"/>
              </w:rPr>
            </w:pPr>
          </w:p>
        </w:tc>
      </w:tr>
      <w:tr w:rsidR="009C0FEC" w:rsidDel="00524266" w14:paraId="39280FFF" w14:textId="37E65CC2" w:rsidTr="00C86EA3">
        <w:trPr>
          <w:gridAfter w:val="1"/>
          <w:tblCellSpacing w:w="15" w:type="dxa"/>
          <w:jc w:val="center"/>
          <w:del w:id="1935" w:author="Arnob Alam" w:date="2025-01-20T21:16:00Z"/>
          <w:trPrChange w:id="1936" w:author="Arnob Alam" w:date="2025-01-21T15:22:00Z" w16du:dateUtc="2025-01-21T20:22:00Z">
            <w:trPr>
              <w:gridAfter w:val="1"/>
              <w:tblCellSpacing w:w="15" w:type="dxa"/>
              <w:jc w:val="center"/>
            </w:trPr>
          </w:trPrChange>
        </w:trPr>
        <w:tc>
          <w:tcPr>
            <w:tcW w:w="0" w:type="auto"/>
            <w:gridSpan w:val="2"/>
            <w:vAlign w:val="center"/>
            <w:hideMark/>
            <w:tcPrChange w:id="1937" w:author="Arnob Alam" w:date="2025-01-21T15:22:00Z" w16du:dateUtc="2025-01-21T20:22:00Z">
              <w:tcPr>
                <w:tcW w:w="0" w:type="auto"/>
                <w:gridSpan w:val="2"/>
                <w:vAlign w:val="center"/>
                <w:hideMark/>
              </w:tcPr>
            </w:tcPrChange>
          </w:tcPr>
          <w:p w14:paraId="5F8DCA57" w14:textId="0F9745EB" w:rsidR="009C0FEC" w:rsidDel="00524266" w:rsidRDefault="009C0FEC">
            <w:pPr>
              <w:jc w:val="left"/>
              <w:rPr>
                <w:del w:id="1938" w:author="Arnob Alam" w:date="2025-01-20T21:16:00Z" w16du:dateUtc="2025-01-21T02:16:00Z"/>
                <w:rFonts w:eastAsia="Times New Roman"/>
              </w:rPr>
            </w:pPr>
            <w:del w:id="1939" w:author="Arnob Alam" w:date="2025-01-20T21:16:00Z" w16du:dateUtc="2025-01-21T02:16:00Z">
              <w:r w:rsidDel="00524266">
                <w:rPr>
                  <w:rStyle w:val="Emphasis"/>
                </w:rPr>
                <w:delText>Note:</w:delText>
              </w:r>
            </w:del>
          </w:p>
        </w:tc>
        <w:tc>
          <w:tcPr>
            <w:tcW w:w="0" w:type="auto"/>
            <w:gridSpan w:val="2"/>
            <w:vAlign w:val="center"/>
            <w:hideMark/>
            <w:tcPrChange w:id="1940" w:author="Arnob Alam" w:date="2025-01-21T15:22:00Z" w16du:dateUtc="2025-01-21T20:22:00Z">
              <w:tcPr>
                <w:tcW w:w="0" w:type="auto"/>
                <w:gridSpan w:val="2"/>
                <w:vAlign w:val="center"/>
                <w:hideMark/>
              </w:tcPr>
            </w:tcPrChange>
          </w:tcPr>
          <w:p w14:paraId="5D985CAC" w14:textId="0374EE4B" w:rsidR="009C0FEC" w:rsidDel="00524266" w:rsidRDefault="009C0FEC">
            <w:pPr>
              <w:jc w:val="right"/>
              <w:rPr>
                <w:del w:id="1941" w:author="Arnob Alam" w:date="2025-01-20T21:16:00Z" w16du:dateUtc="2025-01-21T02:16:00Z"/>
                <w:rFonts w:eastAsia="Times New Roman"/>
              </w:rPr>
            </w:pPr>
            <w:del w:id="1942" w:author="Arnob Alam" w:date="2025-01-20T21:16:00Z" w16du:dateUtc="2025-01-21T02:16:00Z">
              <w:r w:rsidDel="00524266">
                <w:rPr>
                  <w:rFonts w:eastAsia="Times New Roman"/>
                  <w:vertAlign w:val="superscript"/>
                </w:rPr>
                <w:delText>*</w:delText>
              </w:r>
              <w:r w:rsidDel="00524266">
                <w:rPr>
                  <w:rFonts w:eastAsia="Times New Roman"/>
                </w:rPr>
                <w:delText>p</w:delText>
              </w:r>
              <w:r w:rsidDel="00524266">
                <w:rPr>
                  <w:rFonts w:eastAsia="Times New Roman"/>
                  <w:vertAlign w:val="superscript"/>
                </w:rPr>
                <w:delText>**</w:delText>
              </w:r>
              <w:r w:rsidDel="00524266">
                <w:rPr>
                  <w:rFonts w:eastAsia="Times New Roman"/>
                </w:rPr>
                <w:delText>p</w:delText>
              </w:r>
              <w:r w:rsidDel="00524266">
                <w:rPr>
                  <w:rFonts w:eastAsia="Times New Roman"/>
                  <w:vertAlign w:val="superscript"/>
                </w:rPr>
                <w:delText>***</w:delText>
              </w:r>
              <w:r w:rsidDel="00524266">
                <w:rPr>
                  <w:rFonts w:eastAsia="Times New Roman"/>
                </w:rPr>
                <w:delText>p&lt;0.01</w:delText>
              </w:r>
            </w:del>
          </w:p>
        </w:tc>
      </w:tr>
      <w:tr w:rsidR="00811986" w14:paraId="24DB85A5" w14:textId="77777777" w:rsidTr="00C86EA3">
        <w:tblPrEx>
          <w:tblPrExChange w:id="1943" w:author="Arnob Alam" w:date="2025-01-21T15:22:00Z" w16du:dateUtc="2025-01-21T20:22:00Z">
            <w:tblPrEx>
              <w:jc w:val="left"/>
            </w:tblPrEx>
          </w:tblPrExChange>
        </w:tblPrEx>
        <w:trPr>
          <w:tblCellSpacing w:w="15" w:type="dxa"/>
          <w:jc w:val="center"/>
          <w:ins w:id="1944" w:author="Arnob Alam" w:date="2025-01-21T15:21:00Z"/>
          <w:trPrChange w:id="1945" w:author="Arnob Alam" w:date="2025-01-21T15:22:00Z" w16du:dateUtc="2025-01-21T20:22:00Z">
            <w:trPr>
              <w:tblCellSpacing w:w="15" w:type="dxa"/>
            </w:trPr>
          </w:trPrChange>
        </w:trPr>
        <w:tc>
          <w:tcPr>
            <w:tcW w:w="0" w:type="auto"/>
            <w:gridSpan w:val="5"/>
            <w:tcBorders>
              <w:top w:val="nil"/>
              <w:left w:val="nil"/>
              <w:bottom w:val="nil"/>
              <w:right w:val="nil"/>
            </w:tcBorders>
            <w:vAlign w:val="center"/>
            <w:hideMark/>
            <w:tcPrChange w:id="1946" w:author="Arnob Alam" w:date="2025-01-21T15:22:00Z" w16du:dateUtc="2025-01-21T20:22:00Z">
              <w:tcPr>
                <w:tcW w:w="0" w:type="auto"/>
                <w:gridSpan w:val="5"/>
                <w:tcBorders>
                  <w:top w:val="nil"/>
                  <w:left w:val="nil"/>
                  <w:bottom w:val="nil"/>
                  <w:right w:val="nil"/>
                </w:tcBorders>
                <w:vAlign w:val="center"/>
                <w:hideMark/>
              </w:tcPr>
            </w:tcPrChange>
          </w:tcPr>
          <w:p w14:paraId="400542AC" w14:textId="77777777" w:rsidR="00811986" w:rsidRDefault="00811986" w:rsidP="008C7F51">
            <w:pPr>
              <w:jc w:val="center"/>
              <w:rPr>
                <w:ins w:id="1947" w:author="Arnob Alam" w:date="2025-01-21T15:21:00Z" w16du:dateUtc="2025-01-21T20:21:00Z"/>
                <w:rFonts w:eastAsia="Times New Roman"/>
              </w:rPr>
            </w:pPr>
            <w:ins w:id="1948" w:author="Arnob Alam" w:date="2025-01-21T15:21:00Z" w16du:dateUtc="2025-01-21T20:21:00Z">
              <w:r>
                <w:rPr>
                  <w:rStyle w:val="Strong"/>
                </w:rPr>
                <w:t>Amihud Measure DiD Analysis</w:t>
              </w:r>
            </w:ins>
          </w:p>
        </w:tc>
      </w:tr>
      <w:tr w:rsidR="00811986" w14:paraId="4632D538" w14:textId="77777777" w:rsidTr="00C86EA3">
        <w:tblPrEx>
          <w:tblPrExChange w:id="1949" w:author="Arnob Alam" w:date="2025-01-21T15:22:00Z" w16du:dateUtc="2025-01-21T20:22:00Z">
            <w:tblPrEx>
              <w:jc w:val="left"/>
            </w:tblPrEx>
          </w:tblPrExChange>
        </w:tblPrEx>
        <w:trPr>
          <w:tblCellSpacing w:w="15" w:type="dxa"/>
          <w:jc w:val="center"/>
          <w:ins w:id="1950" w:author="Arnob Alam" w:date="2025-01-21T15:21:00Z"/>
          <w:trPrChange w:id="1951"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1952" w:author="Arnob Alam" w:date="2025-01-21T15:22:00Z" w16du:dateUtc="2025-01-21T20:22:00Z">
              <w:tcPr>
                <w:tcW w:w="0" w:type="auto"/>
                <w:gridSpan w:val="5"/>
                <w:tcBorders>
                  <w:bottom w:val="single" w:sz="6" w:space="0" w:color="000000"/>
                </w:tcBorders>
                <w:vAlign w:val="center"/>
                <w:hideMark/>
              </w:tcPr>
            </w:tcPrChange>
          </w:tcPr>
          <w:p w14:paraId="14A2D785" w14:textId="77777777" w:rsidR="00811986" w:rsidRDefault="00811986" w:rsidP="008C7F51">
            <w:pPr>
              <w:jc w:val="center"/>
              <w:rPr>
                <w:ins w:id="1953" w:author="Arnob Alam" w:date="2025-01-21T15:21:00Z" w16du:dateUtc="2025-01-21T20:21:00Z"/>
                <w:rFonts w:eastAsia="Times New Roman"/>
              </w:rPr>
            </w:pPr>
          </w:p>
        </w:tc>
      </w:tr>
      <w:tr w:rsidR="00811986" w14:paraId="2B28A5AB" w14:textId="77777777" w:rsidTr="00C86EA3">
        <w:tblPrEx>
          <w:tblPrExChange w:id="1954" w:author="Arnob Alam" w:date="2025-01-21T15:22:00Z" w16du:dateUtc="2025-01-21T20:22:00Z">
            <w:tblPrEx>
              <w:jc w:val="left"/>
            </w:tblPrEx>
          </w:tblPrExChange>
        </w:tblPrEx>
        <w:trPr>
          <w:tblCellSpacing w:w="15" w:type="dxa"/>
          <w:jc w:val="center"/>
          <w:ins w:id="1955" w:author="Arnob Alam" w:date="2025-01-21T15:21:00Z"/>
          <w:trPrChange w:id="1956" w:author="Arnob Alam" w:date="2025-01-21T15:22:00Z" w16du:dateUtc="2025-01-21T20:22:00Z">
            <w:trPr>
              <w:tblCellSpacing w:w="15" w:type="dxa"/>
            </w:trPr>
          </w:trPrChange>
        </w:trPr>
        <w:tc>
          <w:tcPr>
            <w:tcW w:w="0" w:type="auto"/>
            <w:vAlign w:val="center"/>
            <w:hideMark/>
            <w:tcPrChange w:id="1957" w:author="Arnob Alam" w:date="2025-01-21T15:22:00Z" w16du:dateUtc="2025-01-21T20:22:00Z">
              <w:tcPr>
                <w:tcW w:w="0" w:type="auto"/>
                <w:vAlign w:val="center"/>
                <w:hideMark/>
              </w:tcPr>
            </w:tcPrChange>
          </w:tcPr>
          <w:p w14:paraId="272A9F42" w14:textId="77777777" w:rsidR="00811986" w:rsidRDefault="00811986" w:rsidP="008C7F51">
            <w:pPr>
              <w:jc w:val="center"/>
              <w:rPr>
                <w:ins w:id="1958" w:author="Arnob Alam" w:date="2025-01-21T15:21:00Z" w16du:dateUtc="2025-01-21T20:21:00Z"/>
                <w:rFonts w:eastAsia="Times New Roman"/>
                <w:sz w:val="20"/>
                <w:szCs w:val="20"/>
              </w:rPr>
            </w:pPr>
          </w:p>
        </w:tc>
        <w:tc>
          <w:tcPr>
            <w:tcW w:w="0" w:type="auto"/>
            <w:gridSpan w:val="4"/>
            <w:vAlign w:val="center"/>
            <w:hideMark/>
            <w:tcPrChange w:id="1959" w:author="Arnob Alam" w:date="2025-01-21T15:22:00Z" w16du:dateUtc="2025-01-21T20:22:00Z">
              <w:tcPr>
                <w:tcW w:w="0" w:type="auto"/>
                <w:gridSpan w:val="4"/>
                <w:vAlign w:val="center"/>
                <w:hideMark/>
              </w:tcPr>
            </w:tcPrChange>
          </w:tcPr>
          <w:p w14:paraId="292C7F9E" w14:textId="77777777" w:rsidR="00811986" w:rsidRDefault="00811986" w:rsidP="008C7F51">
            <w:pPr>
              <w:jc w:val="center"/>
              <w:rPr>
                <w:ins w:id="1960" w:author="Arnob Alam" w:date="2025-01-21T15:21:00Z" w16du:dateUtc="2025-01-21T20:21:00Z"/>
                <w:rFonts w:eastAsia="Times New Roman"/>
              </w:rPr>
            </w:pPr>
            <w:ins w:id="1961" w:author="Arnob Alam" w:date="2025-01-21T15:21:00Z" w16du:dateUtc="2025-01-21T20:21:00Z">
              <w:r>
                <w:rPr>
                  <w:rStyle w:val="Emphasis"/>
                </w:rPr>
                <w:t>Dependent variable:</w:t>
              </w:r>
            </w:ins>
          </w:p>
        </w:tc>
      </w:tr>
      <w:tr w:rsidR="00811986" w14:paraId="56101A6C" w14:textId="77777777" w:rsidTr="00C86EA3">
        <w:tblPrEx>
          <w:tblPrExChange w:id="1962" w:author="Arnob Alam" w:date="2025-01-21T15:22:00Z" w16du:dateUtc="2025-01-21T20:22:00Z">
            <w:tblPrEx>
              <w:jc w:val="left"/>
            </w:tblPrEx>
          </w:tblPrExChange>
        </w:tblPrEx>
        <w:trPr>
          <w:tblCellSpacing w:w="15" w:type="dxa"/>
          <w:jc w:val="center"/>
          <w:ins w:id="1963" w:author="Arnob Alam" w:date="2025-01-21T15:21:00Z"/>
          <w:trPrChange w:id="1964" w:author="Arnob Alam" w:date="2025-01-21T15:22:00Z" w16du:dateUtc="2025-01-21T20:22:00Z">
            <w:trPr>
              <w:tblCellSpacing w:w="15" w:type="dxa"/>
            </w:trPr>
          </w:trPrChange>
        </w:trPr>
        <w:tc>
          <w:tcPr>
            <w:tcW w:w="0" w:type="auto"/>
            <w:vAlign w:val="center"/>
            <w:hideMark/>
            <w:tcPrChange w:id="1965" w:author="Arnob Alam" w:date="2025-01-21T15:22:00Z" w16du:dateUtc="2025-01-21T20:22:00Z">
              <w:tcPr>
                <w:tcW w:w="0" w:type="auto"/>
                <w:vAlign w:val="center"/>
                <w:hideMark/>
              </w:tcPr>
            </w:tcPrChange>
          </w:tcPr>
          <w:p w14:paraId="51685FB8" w14:textId="77777777" w:rsidR="00811986" w:rsidRDefault="00811986" w:rsidP="008C7F51">
            <w:pPr>
              <w:jc w:val="center"/>
              <w:rPr>
                <w:ins w:id="1966" w:author="Arnob Alam" w:date="2025-01-21T15:21:00Z" w16du:dateUtc="2025-01-21T20:21:00Z"/>
                <w:rFonts w:eastAsia="Times New Roman"/>
              </w:rPr>
            </w:pPr>
          </w:p>
        </w:tc>
        <w:tc>
          <w:tcPr>
            <w:tcW w:w="0" w:type="auto"/>
            <w:gridSpan w:val="4"/>
            <w:tcBorders>
              <w:bottom w:val="single" w:sz="6" w:space="0" w:color="000000"/>
            </w:tcBorders>
            <w:vAlign w:val="center"/>
            <w:hideMark/>
            <w:tcPrChange w:id="1967" w:author="Arnob Alam" w:date="2025-01-21T15:22:00Z" w16du:dateUtc="2025-01-21T20:22:00Z">
              <w:tcPr>
                <w:tcW w:w="0" w:type="auto"/>
                <w:gridSpan w:val="4"/>
                <w:tcBorders>
                  <w:bottom w:val="single" w:sz="6" w:space="0" w:color="000000"/>
                </w:tcBorders>
                <w:vAlign w:val="center"/>
                <w:hideMark/>
              </w:tcPr>
            </w:tcPrChange>
          </w:tcPr>
          <w:p w14:paraId="2C2D0470" w14:textId="77777777" w:rsidR="00811986" w:rsidRDefault="00811986" w:rsidP="008C7F51">
            <w:pPr>
              <w:jc w:val="center"/>
              <w:rPr>
                <w:ins w:id="1968" w:author="Arnob Alam" w:date="2025-01-21T15:21:00Z" w16du:dateUtc="2025-01-21T20:21:00Z"/>
                <w:rFonts w:eastAsia="Times New Roman"/>
                <w:sz w:val="20"/>
                <w:szCs w:val="20"/>
              </w:rPr>
            </w:pPr>
          </w:p>
        </w:tc>
      </w:tr>
      <w:tr w:rsidR="00811986" w14:paraId="26DC6EC8" w14:textId="77777777" w:rsidTr="00C86EA3">
        <w:tblPrEx>
          <w:tblPrExChange w:id="1969" w:author="Arnob Alam" w:date="2025-01-21T15:22:00Z" w16du:dateUtc="2025-01-21T20:22:00Z">
            <w:tblPrEx>
              <w:jc w:val="left"/>
            </w:tblPrEx>
          </w:tblPrExChange>
        </w:tblPrEx>
        <w:trPr>
          <w:tblCellSpacing w:w="15" w:type="dxa"/>
          <w:jc w:val="center"/>
          <w:ins w:id="1970" w:author="Arnob Alam" w:date="2025-01-21T15:21:00Z"/>
          <w:trPrChange w:id="1971" w:author="Arnob Alam" w:date="2025-01-21T15:22:00Z" w16du:dateUtc="2025-01-21T20:22:00Z">
            <w:trPr>
              <w:tblCellSpacing w:w="15" w:type="dxa"/>
            </w:trPr>
          </w:trPrChange>
        </w:trPr>
        <w:tc>
          <w:tcPr>
            <w:tcW w:w="0" w:type="auto"/>
            <w:vAlign w:val="center"/>
            <w:hideMark/>
            <w:tcPrChange w:id="1972" w:author="Arnob Alam" w:date="2025-01-21T15:22:00Z" w16du:dateUtc="2025-01-21T20:22:00Z">
              <w:tcPr>
                <w:tcW w:w="0" w:type="auto"/>
                <w:vAlign w:val="center"/>
                <w:hideMark/>
              </w:tcPr>
            </w:tcPrChange>
          </w:tcPr>
          <w:p w14:paraId="42D283FD" w14:textId="77777777" w:rsidR="00811986" w:rsidRDefault="00811986" w:rsidP="008C7F51">
            <w:pPr>
              <w:jc w:val="center"/>
              <w:rPr>
                <w:ins w:id="1973" w:author="Arnob Alam" w:date="2025-01-21T15:21:00Z" w16du:dateUtc="2025-01-21T20:21:00Z"/>
                <w:rFonts w:eastAsia="Times New Roman"/>
                <w:sz w:val="20"/>
                <w:szCs w:val="20"/>
              </w:rPr>
            </w:pPr>
          </w:p>
        </w:tc>
        <w:tc>
          <w:tcPr>
            <w:tcW w:w="0" w:type="auto"/>
            <w:gridSpan w:val="4"/>
            <w:vAlign w:val="center"/>
            <w:hideMark/>
            <w:tcPrChange w:id="1974" w:author="Arnob Alam" w:date="2025-01-21T15:22:00Z" w16du:dateUtc="2025-01-21T20:22:00Z">
              <w:tcPr>
                <w:tcW w:w="0" w:type="auto"/>
                <w:gridSpan w:val="4"/>
                <w:vAlign w:val="center"/>
                <w:hideMark/>
              </w:tcPr>
            </w:tcPrChange>
          </w:tcPr>
          <w:p w14:paraId="211E6A30" w14:textId="77777777" w:rsidR="00811986" w:rsidRDefault="00811986" w:rsidP="008C7F51">
            <w:pPr>
              <w:jc w:val="center"/>
              <w:rPr>
                <w:ins w:id="1975" w:author="Arnob Alam" w:date="2025-01-21T15:21:00Z" w16du:dateUtc="2025-01-21T20:21:00Z"/>
                <w:rFonts w:eastAsia="Times New Roman"/>
              </w:rPr>
            </w:pPr>
            <w:ins w:id="1976" w:author="Arnob Alam" w:date="2025-01-21T15:21:00Z" w16du:dateUtc="2025-01-21T20:21:00Z">
              <w:r>
                <w:rPr>
                  <w:rFonts w:eastAsia="Times New Roman"/>
                </w:rPr>
                <w:t>Amihud Illiquidity Measure</w:t>
              </w:r>
            </w:ins>
          </w:p>
        </w:tc>
      </w:tr>
      <w:tr w:rsidR="00811986" w14:paraId="01E4CF7C" w14:textId="77777777" w:rsidTr="00C86EA3">
        <w:tblPrEx>
          <w:tblPrExChange w:id="1977" w:author="Arnob Alam" w:date="2025-01-21T15:22:00Z" w16du:dateUtc="2025-01-21T20:22:00Z">
            <w:tblPrEx>
              <w:jc w:val="left"/>
            </w:tblPrEx>
          </w:tblPrExChange>
        </w:tblPrEx>
        <w:trPr>
          <w:tblCellSpacing w:w="15" w:type="dxa"/>
          <w:jc w:val="center"/>
          <w:ins w:id="1978" w:author="Arnob Alam" w:date="2025-01-21T15:21:00Z"/>
          <w:trPrChange w:id="1979" w:author="Arnob Alam" w:date="2025-01-21T15:22:00Z" w16du:dateUtc="2025-01-21T20:22:00Z">
            <w:trPr>
              <w:tblCellSpacing w:w="15" w:type="dxa"/>
            </w:trPr>
          </w:trPrChange>
        </w:trPr>
        <w:tc>
          <w:tcPr>
            <w:tcW w:w="0" w:type="auto"/>
            <w:vAlign w:val="center"/>
            <w:hideMark/>
            <w:tcPrChange w:id="1980" w:author="Arnob Alam" w:date="2025-01-21T15:22:00Z" w16du:dateUtc="2025-01-21T20:22:00Z">
              <w:tcPr>
                <w:tcW w:w="0" w:type="auto"/>
                <w:vAlign w:val="center"/>
                <w:hideMark/>
              </w:tcPr>
            </w:tcPrChange>
          </w:tcPr>
          <w:p w14:paraId="7192C319" w14:textId="77777777" w:rsidR="00811986" w:rsidRDefault="00811986" w:rsidP="008C7F51">
            <w:pPr>
              <w:jc w:val="center"/>
              <w:rPr>
                <w:ins w:id="1981" w:author="Arnob Alam" w:date="2025-01-21T15:21:00Z" w16du:dateUtc="2025-01-21T20:21:00Z"/>
                <w:rFonts w:eastAsia="Times New Roman"/>
              </w:rPr>
            </w:pPr>
          </w:p>
        </w:tc>
        <w:tc>
          <w:tcPr>
            <w:tcW w:w="0" w:type="auto"/>
            <w:gridSpan w:val="2"/>
            <w:vAlign w:val="center"/>
            <w:hideMark/>
            <w:tcPrChange w:id="1982" w:author="Arnob Alam" w:date="2025-01-21T15:22:00Z" w16du:dateUtc="2025-01-21T20:22:00Z">
              <w:tcPr>
                <w:tcW w:w="0" w:type="auto"/>
                <w:gridSpan w:val="2"/>
                <w:vAlign w:val="center"/>
                <w:hideMark/>
              </w:tcPr>
            </w:tcPrChange>
          </w:tcPr>
          <w:p w14:paraId="26538B1F" w14:textId="77777777" w:rsidR="00811986" w:rsidRDefault="00811986" w:rsidP="008C7F51">
            <w:pPr>
              <w:jc w:val="center"/>
              <w:rPr>
                <w:ins w:id="1983" w:author="Arnob Alam" w:date="2025-01-21T15:21:00Z" w16du:dateUtc="2025-01-21T20:21:00Z"/>
                <w:rFonts w:eastAsia="Times New Roman"/>
              </w:rPr>
            </w:pPr>
            <w:ins w:id="1984" w:author="Arnob Alam" w:date="2025-01-21T15:21:00Z" w16du:dateUtc="2025-01-21T20:21:00Z">
              <w:r>
                <w:rPr>
                  <w:rFonts w:eastAsia="Times New Roman"/>
                </w:rPr>
                <w:t>Simple Model</w:t>
              </w:r>
            </w:ins>
          </w:p>
        </w:tc>
        <w:tc>
          <w:tcPr>
            <w:tcW w:w="0" w:type="auto"/>
            <w:gridSpan w:val="2"/>
            <w:vAlign w:val="center"/>
            <w:hideMark/>
            <w:tcPrChange w:id="1985" w:author="Arnob Alam" w:date="2025-01-21T15:22:00Z" w16du:dateUtc="2025-01-21T20:22:00Z">
              <w:tcPr>
                <w:tcW w:w="0" w:type="auto"/>
                <w:gridSpan w:val="2"/>
                <w:vAlign w:val="center"/>
                <w:hideMark/>
              </w:tcPr>
            </w:tcPrChange>
          </w:tcPr>
          <w:p w14:paraId="6E0CF375" w14:textId="77777777" w:rsidR="00811986" w:rsidRDefault="00811986" w:rsidP="008C7F51">
            <w:pPr>
              <w:jc w:val="center"/>
              <w:rPr>
                <w:ins w:id="1986" w:author="Arnob Alam" w:date="2025-01-21T15:21:00Z" w16du:dateUtc="2025-01-21T20:21:00Z"/>
                <w:rFonts w:eastAsia="Times New Roman"/>
              </w:rPr>
            </w:pPr>
            <w:ins w:id="1987" w:author="Arnob Alam" w:date="2025-01-21T15:21:00Z" w16du:dateUtc="2025-01-21T20:21:00Z">
              <w:r>
                <w:rPr>
                  <w:rFonts w:eastAsia="Times New Roman"/>
                </w:rPr>
                <w:t>Full Model</w:t>
              </w:r>
            </w:ins>
          </w:p>
        </w:tc>
      </w:tr>
      <w:tr w:rsidR="00811986" w14:paraId="7463A6A8" w14:textId="77777777" w:rsidTr="00C86EA3">
        <w:tblPrEx>
          <w:tblPrExChange w:id="1988" w:author="Arnob Alam" w:date="2025-01-21T15:22:00Z" w16du:dateUtc="2025-01-21T20:22:00Z">
            <w:tblPrEx>
              <w:jc w:val="left"/>
            </w:tblPrEx>
          </w:tblPrExChange>
        </w:tblPrEx>
        <w:trPr>
          <w:tblCellSpacing w:w="15" w:type="dxa"/>
          <w:jc w:val="center"/>
          <w:ins w:id="1989" w:author="Arnob Alam" w:date="2025-01-21T15:21:00Z"/>
          <w:trPrChange w:id="1990" w:author="Arnob Alam" w:date="2025-01-21T15:22:00Z" w16du:dateUtc="2025-01-21T20:22:00Z">
            <w:trPr>
              <w:tblCellSpacing w:w="15" w:type="dxa"/>
            </w:trPr>
          </w:trPrChange>
        </w:trPr>
        <w:tc>
          <w:tcPr>
            <w:tcW w:w="0" w:type="auto"/>
            <w:vAlign w:val="center"/>
            <w:hideMark/>
            <w:tcPrChange w:id="1991" w:author="Arnob Alam" w:date="2025-01-21T15:22:00Z" w16du:dateUtc="2025-01-21T20:22:00Z">
              <w:tcPr>
                <w:tcW w:w="0" w:type="auto"/>
                <w:vAlign w:val="center"/>
                <w:hideMark/>
              </w:tcPr>
            </w:tcPrChange>
          </w:tcPr>
          <w:p w14:paraId="41F884D0" w14:textId="77777777" w:rsidR="00811986" w:rsidRDefault="00811986" w:rsidP="008C7F51">
            <w:pPr>
              <w:jc w:val="center"/>
              <w:rPr>
                <w:ins w:id="1992" w:author="Arnob Alam" w:date="2025-01-21T15:21:00Z" w16du:dateUtc="2025-01-21T20:21:00Z"/>
                <w:rFonts w:eastAsia="Times New Roman"/>
              </w:rPr>
            </w:pPr>
          </w:p>
        </w:tc>
        <w:tc>
          <w:tcPr>
            <w:tcW w:w="0" w:type="auto"/>
            <w:gridSpan w:val="2"/>
            <w:vAlign w:val="center"/>
            <w:hideMark/>
            <w:tcPrChange w:id="1993" w:author="Arnob Alam" w:date="2025-01-21T15:22:00Z" w16du:dateUtc="2025-01-21T20:22:00Z">
              <w:tcPr>
                <w:tcW w:w="0" w:type="auto"/>
                <w:gridSpan w:val="2"/>
                <w:vAlign w:val="center"/>
                <w:hideMark/>
              </w:tcPr>
            </w:tcPrChange>
          </w:tcPr>
          <w:p w14:paraId="760C0551" w14:textId="77777777" w:rsidR="00811986" w:rsidRDefault="00811986" w:rsidP="008C7F51">
            <w:pPr>
              <w:jc w:val="center"/>
              <w:rPr>
                <w:ins w:id="1994" w:author="Arnob Alam" w:date="2025-01-21T15:21:00Z" w16du:dateUtc="2025-01-21T20:21:00Z"/>
                <w:rFonts w:eastAsia="Times New Roman"/>
              </w:rPr>
            </w:pPr>
            <w:ins w:id="1995" w:author="Arnob Alam" w:date="2025-01-21T15:21:00Z" w16du:dateUtc="2025-01-21T20:21:00Z">
              <w:r>
                <w:rPr>
                  <w:rFonts w:eastAsia="Times New Roman"/>
                </w:rPr>
                <w:t>(1)</w:t>
              </w:r>
            </w:ins>
          </w:p>
        </w:tc>
        <w:tc>
          <w:tcPr>
            <w:tcW w:w="0" w:type="auto"/>
            <w:gridSpan w:val="2"/>
            <w:vAlign w:val="center"/>
            <w:hideMark/>
            <w:tcPrChange w:id="1996" w:author="Arnob Alam" w:date="2025-01-21T15:22:00Z" w16du:dateUtc="2025-01-21T20:22:00Z">
              <w:tcPr>
                <w:tcW w:w="0" w:type="auto"/>
                <w:gridSpan w:val="2"/>
                <w:vAlign w:val="center"/>
                <w:hideMark/>
              </w:tcPr>
            </w:tcPrChange>
          </w:tcPr>
          <w:p w14:paraId="4634D888" w14:textId="77777777" w:rsidR="00811986" w:rsidRDefault="00811986" w:rsidP="008C7F51">
            <w:pPr>
              <w:jc w:val="center"/>
              <w:rPr>
                <w:ins w:id="1997" w:author="Arnob Alam" w:date="2025-01-21T15:21:00Z" w16du:dateUtc="2025-01-21T20:21:00Z"/>
                <w:rFonts w:eastAsia="Times New Roman"/>
              </w:rPr>
            </w:pPr>
            <w:ins w:id="1998" w:author="Arnob Alam" w:date="2025-01-21T15:21:00Z" w16du:dateUtc="2025-01-21T20:21:00Z">
              <w:r>
                <w:rPr>
                  <w:rFonts w:eastAsia="Times New Roman"/>
                </w:rPr>
                <w:t>(2)</w:t>
              </w:r>
            </w:ins>
          </w:p>
        </w:tc>
      </w:tr>
      <w:tr w:rsidR="00811986" w14:paraId="6C3D4EB4" w14:textId="77777777" w:rsidTr="00C86EA3">
        <w:tblPrEx>
          <w:tblPrExChange w:id="1999" w:author="Arnob Alam" w:date="2025-01-21T15:22:00Z" w16du:dateUtc="2025-01-21T20:22:00Z">
            <w:tblPrEx>
              <w:jc w:val="left"/>
            </w:tblPrEx>
          </w:tblPrExChange>
        </w:tblPrEx>
        <w:trPr>
          <w:tblCellSpacing w:w="15" w:type="dxa"/>
          <w:jc w:val="center"/>
          <w:ins w:id="2000" w:author="Arnob Alam" w:date="2025-01-21T15:21:00Z"/>
          <w:trPrChange w:id="2001"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2002" w:author="Arnob Alam" w:date="2025-01-21T15:22:00Z" w16du:dateUtc="2025-01-21T20:22:00Z">
              <w:tcPr>
                <w:tcW w:w="0" w:type="auto"/>
                <w:gridSpan w:val="5"/>
                <w:tcBorders>
                  <w:bottom w:val="single" w:sz="6" w:space="0" w:color="000000"/>
                </w:tcBorders>
                <w:vAlign w:val="center"/>
                <w:hideMark/>
              </w:tcPr>
            </w:tcPrChange>
          </w:tcPr>
          <w:p w14:paraId="2DFD5F49" w14:textId="77777777" w:rsidR="00811986" w:rsidRDefault="00811986" w:rsidP="008C7F51">
            <w:pPr>
              <w:jc w:val="center"/>
              <w:rPr>
                <w:ins w:id="2003" w:author="Arnob Alam" w:date="2025-01-21T15:21:00Z" w16du:dateUtc="2025-01-21T20:21:00Z"/>
                <w:rFonts w:eastAsia="Times New Roman"/>
              </w:rPr>
            </w:pPr>
          </w:p>
        </w:tc>
      </w:tr>
      <w:tr w:rsidR="00811986" w14:paraId="194F9F74" w14:textId="77777777" w:rsidTr="00C86EA3">
        <w:tblPrEx>
          <w:tblPrExChange w:id="2004" w:author="Arnob Alam" w:date="2025-01-21T15:22:00Z" w16du:dateUtc="2025-01-21T20:22:00Z">
            <w:tblPrEx>
              <w:jc w:val="left"/>
            </w:tblPrEx>
          </w:tblPrExChange>
        </w:tblPrEx>
        <w:trPr>
          <w:tblCellSpacing w:w="15" w:type="dxa"/>
          <w:jc w:val="center"/>
          <w:ins w:id="2005" w:author="Arnob Alam" w:date="2025-01-21T15:21:00Z"/>
          <w:trPrChange w:id="2006" w:author="Arnob Alam" w:date="2025-01-21T15:22:00Z" w16du:dateUtc="2025-01-21T20:22:00Z">
            <w:trPr>
              <w:tblCellSpacing w:w="15" w:type="dxa"/>
            </w:trPr>
          </w:trPrChange>
        </w:trPr>
        <w:tc>
          <w:tcPr>
            <w:tcW w:w="0" w:type="auto"/>
            <w:vAlign w:val="center"/>
            <w:hideMark/>
            <w:tcPrChange w:id="2007" w:author="Arnob Alam" w:date="2025-01-21T15:22:00Z" w16du:dateUtc="2025-01-21T20:22:00Z">
              <w:tcPr>
                <w:tcW w:w="0" w:type="auto"/>
                <w:vAlign w:val="center"/>
                <w:hideMark/>
              </w:tcPr>
            </w:tcPrChange>
          </w:tcPr>
          <w:p w14:paraId="070151C5" w14:textId="77777777" w:rsidR="00811986" w:rsidRDefault="00811986" w:rsidP="008C7F51">
            <w:pPr>
              <w:jc w:val="left"/>
              <w:rPr>
                <w:ins w:id="2008" w:author="Arnob Alam" w:date="2025-01-21T15:21:00Z" w16du:dateUtc="2025-01-21T20:21:00Z"/>
                <w:rFonts w:eastAsia="Times New Roman"/>
              </w:rPr>
            </w:pPr>
            <w:ins w:id="2009" w:author="Arnob Alam" w:date="2025-01-21T15:21:00Z" w16du:dateUtc="2025-01-21T20:21:00Z">
              <w:r>
                <w:rPr>
                  <w:rFonts w:eastAsia="Times New Roman"/>
                </w:rPr>
                <w:t>Group</w:t>
              </w:r>
            </w:ins>
          </w:p>
        </w:tc>
        <w:tc>
          <w:tcPr>
            <w:tcW w:w="0" w:type="auto"/>
            <w:gridSpan w:val="2"/>
            <w:vAlign w:val="center"/>
            <w:hideMark/>
            <w:tcPrChange w:id="2010" w:author="Arnob Alam" w:date="2025-01-21T15:22:00Z" w16du:dateUtc="2025-01-21T20:22:00Z">
              <w:tcPr>
                <w:tcW w:w="0" w:type="auto"/>
                <w:gridSpan w:val="2"/>
                <w:vAlign w:val="center"/>
                <w:hideMark/>
              </w:tcPr>
            </w:tcPrChange>
          </w:tcPr>
          <w:p w14:paraId="58AAA824" w14:textId="77777777" w:rsidR="00811986" w:rsidRDefault="00811986" w:rsidP="008C7F51">
            <w:pPr>
              <w:jc w:val="center"/>
              <w:rPr>
                <w:ins w:id="2011" w:author="Arnob Alam" w:date="2025-01-21T15:21:00Z" w16du:dateUtc="2025-01-21T20:21:00Z"/>
                <w:rFonts w:eastAsia="Times New Roman"/>
              </w:rPr>
            </w:pPr>
            <w:ins w:id="2012" w:author="Arnob Alam" w:date="2025-01-21T15:21:00Z" w16du:dateUtc="2025-01-21T20:21:00Z">
              <w:r>
                <w:rPr>
                  <w:rFonts w:eastAsia="Times New Roman"/>
                </w:rPr>
                <w:t>0.348</w:t>
              </w:r>
              <w:r>
                <w:rPr>
                  <w:rFonts w:eastAsia="Times New Roman"/>
                  <w:vertAlign w:val="superscript"/>
                </w:rPr>
                <w:t>***</w:t>
              </w:r>
            </w:ins>
          </w:p>
        </w:tc>
        <w:tc>
          <w:tcPr>
            <w:tcW w:w="0" w:type="auto"/>
            <w:gridSpan w:val="2"/>
            <w:vAlign w:val="center"/>
            <w:hideMark/>
            <w:tcPrChange w:id="2013" w:author="Arnob Alam" w:date="2025-01-21T15:22:00Z" w16du:dateUtc="2025-01-21T20:22:00Z">
              <w:tcPr>
                <w:tcW w:w="0" w:type="auto"/>
                <w:gridSpan w:val="2"/>
                <w:vAlign w:val="center"/>
                <w:hideMark/>
              </w:tcPr>
            </w:tcPrChange>
          </w:tcPr>
          <w:p w14:paraId="2601420C" w14:textId="77777777" w:rsidR="00811986" w:rsidRDefault="00811986" w:rsidP="008C7F51">
            <w:pPr>
              <w:jc w:val="center"/>
              <w:rPr>
                <w:ins w:id="2014" w:author="Arnob Alam" w:date="2025-01-21T15:21:00Z" w16du:dateUtc="2025-01-21T20:21:00Z"/>
                <w:rFonts w:eastAsia="Times New Roman"/>
              </w:rPr>
            </w:pPr>
            <w:ins w:id="2015" w:author="Arnob Alam" w:date="2025-01-21T15:21:00Z" w16du:dateUtc="2025-01-21T20:21:00Z">
              <w:r>
                <w:rPr>
                  <w:rFonts w:eastAsia="Times New Roman"/>
                </w:rPr>
                <w:t>0.367</w:t>
              </w:r>
              <w:r>
                <w:rPr>
                  <w:rFonts w:eastAsia="Times New Roman"/>
                  <w:vertAlign w:val="superscript"/>
                </w:rPr>
                <w:t>***</w:t>
              </w:r>
            </w:ins>
          </w:p>
        </w:tc>
      </w:tr>
      <w:tr w:rsidR="00811986" w14:paraId="796233A4" w14:textId="77777777" w:rsidTr="00C86EA3">
        <w:tblPrEx>
          <w:tblPrExChange w:id="2016" w:author="Arnob Alam" w:date="2025-01-21T15:22:00Z" w16du:dateUtc="2025-01-21T20:22:00Z">
            <w:tblPrEx>
              <w:jc w:val="left"/>
            </w:tblPrEx>
          </w:tblPrExChange>
        </w:tblPrEx>
        <w:trPr>
          <w:tblCellSpacing w:w="15" w:type="dxa"/>
          <w:jc w:val="center"/>
          <w:ins w:id="2017" w:author="Arnob Alam" w:date="2025-01-21T15:21:00Z"/>
          <w:trPrChange w:id="2018" w:author="Arnob Alam" w:date="2025-01-21T15:22:00Z" w16du:dateUtc="2025-01-21T20:22:00Z">
            <w:trPr>
              <w:tblCellSpacing w:w="15" w:type="dxa"/>
            </w:trPr>
          </w:trPrChange>
        </w:trPr>
        <w:tc>
          <w:tcPr>
            <w:tcW w:w="0" w:type="auto"/>
            <w:vAlign w:val="center"/>
            <w:hideMark/>
            <w:tcPrChange w:id="2019" w:author="Arnob Alam" w:date="2025-01-21T15:22:00Z" w16du:dateUtc="2025-01-21T20:22:00Z">
              <w:tcPr>
                <w:tcW w:w="0" w:type="auto"/>
                <w:vAlign w:val="center"/>
                <w:hideMark/>
              </w:tcPr>
            </w:tcPrChange>
          </w:tcPr>
          <w:p w14:paraId="1EA4D77F" w14:textId="77777777" w:rsidR="00811986" w:rsidRDefault="00811986" w:rsidP="008C7F51">
            <w:pPr>
              <w:jc w:val="center"/>
              <w:rPr>
                <w:ins w:id="2020" w:author="Arnob Alam" w:date="2025-01-21T15:21:00Z" w16du:dateUtc="2025-01-21T20:21:00Z"/>
                <w:rFonts w:eastAsia="Times New Roman"/>
              </w:rPr>
            </w:pPr>
          </w:p>
        </w:tc>
        <w:tc>
          <w:tcPr>
            <w:tcW w:w="0" w:type="auto"/>
            <w:gridSpan w:val="2"/>
            <w:vAlign w:val="center"/>
            <w:hideMark/>
            <w:tcPrChange w:id="2021" w:author="Arnob Alam" w:date="2025-01-21T15:22:00Z" w16du:dateUtc="2025-01-21T20:22:00Z">
              <w:tcPr>
                <w:tcW w:w="0" w:type="auto"/>
                <w:gridSpan w:val="2"/>
                <w:vAlign w:val="center"/>
                <w:hideMark/>
              </w:tcPr>
            </w:tcPrChange>
          </w:tcPr>
          <w:p w14:paraId="34EBD903" w14:textId="77777777" w:rsidR="00811986" w:rsidRDefault="00811986" w:rsidP="008C7F51">
            <w:pPr>
              <w:jc w:val="center"/>
              <w:rPr>
                <w:ins w:id="2022" w:author="Arnob Alam" w:date="2025-01-21T15:21:00Z" w16du:dateUtc="2025-01-21T20:21:00Z"/>
                <w:rFonts w:eastAsia="Times New Roman"/>
              </w:rPr>
            </w:pPr>
            <w:ins w:id="2023" w:author="Arnob Alam" w:date="2025-01-21T15:21:00Z" w16du:dateUtc="2025-01-21T20:21:00Z">
              <w:r>
                <w:rPr>
                  <w:rFonts w:eastAsia="Times New Roman"/>
                </w:rPr>
                <w:t>(0.068)</w:t>
              </w:r>
            </w:ins>
          </w:p>
        </w:tc>
        <w:tc>
          <w:tcPr>
            <w:tcW w:w="0" w:type="auto"/>
            <w:gridSpan w:val="2"/>
            <w:vAlign w:val="center"/>
            <w:hideMark/>
            <w:tcPrChange w:id="2024" w:author="Arnob Alam" w:date="2025-01-21T15:22:00Z" w16du:dateUtc="2025-01-21T20:22:00Z">
              <w:tcPr>
                <w:tcW w:w="0" w:type="auto"/>
                <w:gridSpan w:val="2"/>
                <w:vAlign w:val="center"/>
                <w:hideMark/>
              </w:tcPr>
            </w:tcPrChange>
          </w:tcPr>
          <w:p w14:paraId="56F11291" w14:textId="77777777" w:rsidR="00811986" w:rsidRDefault="00811986" w:rsidP="008C7F51">
            <w:pPr>
              <w:jc w:val="center"/>
              <w:rPr>
                <w:ins w:id="2025" w:author="Arnob Alam" w:date="2025-01-21T15:21:00Z" w16du:dateUtc="2025-01-21T20:21:00Z"/>
                <w:rFonts w:eastAsia="Times New Roman"/>
              </w:rPr>
            </w:pPr>
            <w:ins w:id="2026" w:author="Arnob Alam" w:date="2025-01-21T15:21:00Z" w16du:dateUtc="2025-01-21T20:21:00Z">
              <w:r>
                <w:rPr>
                  <w:rFonts w:eastAsia="Times New Roman"/>
                </w:rPr>
                <w:t>(0.068)</w:t>
              </w:r>
            </w:ins>
          </w:p>
        </w:tc>
      </w:tr>
      <w:tr w:rsidR="00811986" w14:paraId="73639284" w14:textId="77777777" w:rsidTr="00C86EA3">
        <w:tblPrEx>
          <w:tblPrExChange w:id="2027" w:author="Arnob Alam" w:date="2025-01-21T15:22:00Z" w16du:dateUtc="2025-01-21T20:22:00Z">
            <w:tblPrEx>
              <w:jc w:val="left"/>
            </w:tblPrEx>
          </w:tblPrExChange>
        </w:tblPrEx>
        <w:trPr>
          <w:tblCellSpacing w:w="15" w:type="dxa"/>
          <w:jc w:val="center"/>
          <w:ins w:id="2028" w:author="Arnob Alam" w:date="2025-01-21T15:21:00Z"/>
          <w:trPrChange w:id="2029" w:author="Arnob Alam" w:date="2025-01-21T15:22:00Z" w16du:dateUtc="2025-01-21T20:22:00Z">
            <w:trPr>
              <w:tblCellSpacing w:w="15" w:type="dxa"/>
            </w:trPr>
          </w:trPrChange>
        </w:trPr>
        <w:tc>
          <w:tcPr>
            <w:tcW w:w="0" w:type="auto"/>
            <w:vAlign w:val="center"/>
            <w:hideMark/>
            <w:tcPrChange w:id="2030" w:author="Arnob Alam" w:date="2025-01-21T15:22:00Z" w16du:dateUtc="2025-01-21T20:22:00Z">
              <w:tcPr>
                <w:tcW w:w="0" w:type="auto"/>
                <w:vAlign w:val="center"/>
                <w:hideMark/>
              </w:tcPr>
            </w:tcPrChange>
          </w:tcPr>
          <w:p w14:paraId="47641B28" w14:textId="77777777" w:rsidR="00811986" w:rsidRDefault="00811986" w:rsidP="008C7F51">
            <w:pPr>
              <w:jc w:val="center"/>
              <w:rPr>
                <w:ins w:id="2031" w:author="Arnob Alam" w:date="2025-01-21T15:21:00Z" w16du:dateUtc="2025-01-21T20:21:00Z"/>
                <w:rFonts w:eastAsia="Times New Roman"/>
              </w:rPr>
            </w:pPr>
          </w:p>
        </w:tc>
        <w:tc>
          <w:tcPr>
            <w:tcW w:w="0" w:type="auto"/>
            <w:gridSpan w:val="2"/>
            <w:vAlign w:val="center"/>
            <w:hideMark/>
            <w:tcPrChange w:id="2032" w:author="Arnob Alam" w:date="2025-01-21T15:22:00Z" w16du:dateUtc="2025-01-21T20:22:00Z">
              <w:tcPr>
                <w:tcW w:w="0" w:type="auto"/>
                <w:gridSpan w:val="2"/>
                <w:vAlign w:val="center"/>
                <w:hideMark/>
              </w:tcPr>
            </w:tcPrChange>
          </w:tcPr>
          <w:p w14:paraId="66729BAE" w14:textId="77777777" w:rsidR="00811986" w:rsidRDefault="00811986" w:rsidP="008C7F51">
            <w:pPr>
              <w:rPr>
                <w:ins w:id="2033" w:author="Arnob Alam" w:date="2025-01-21T15:21:00Z" w16du:dateUtc="2025-01-21T20:21:00Z"/>
                <w:rFonts w:eastAsia="Times New Roman"/>
                <w:sz w:val="20"/>
                <w:szCs w:val="20"/>
              </w:rPr>
            </w:pPr>
          </w:p>
        </w:tc>
        <w:tc>
          <w:tcPr>
            <w:tcW w:w="0" w:type="auto"/>
            <w:gridSpan w:val="2"/>
            <w:vAlign w:val="center"/>
            <w:hideMark/>
            <w:tcPrChange w:id="2034" w:author="Arnob Alam" w:date="2025-01-21T15:22:00Z" w16du:dateUtc="2025-01-21T20:22:00Z">
              <w:tcPr>
                <w:tcW w:w="0" w:type="auto"/>
                <w:gridSpan w:val="2"/>
                <w:vAlign w:val="center"/>
                <w:hideMark/>
              </w:tcPr>
            </w:tcPrChange>
          </w:tcPr>
          <w:p w14:paraId="55CB4D5B" w14:textId="77777777" w:rsidR="00811986" w:rsidRDefault="00811986" w:rsidP="008C7F51">
            <w:pPr>
              <w:jc w:val="center"/>
              <w:rPr>
                <w:ins w:id="2035" w:author="Arnob Alam" w:date="2025-01-21T15:21:00Z" w16du:dateUtc="2025-01-21T20:21:00Z"/>
                <w:rFonts w:eastAsia="Times New Roman"/>
                <w:sz w:val="20"/>
                <w:szCs w:val="20"/>
              </w:rPr>
            </w:pPr>
          </w:p>
        </w:tc>
      </w:tr>
      <w:tr w:rsidR="00811986" w14:paraId="7CB8786D" w14:textId="77777777" w:rsidTr="00C86EA3">
        <w:tblPrEx>
          <w:tblPrExChange w:id="2036" w:author="Arnob Alam" w:date="2025-01-21T15:22:00Z" w16du:dateUtc="2025-01-21T20:22:00Z">
            <w:tblPrEx>
              <w:jc w:val="left"/>
            </w:tblPrEx>
          </w:tblPrExChange>
        </w:tblPrEx>
        <w:trPr>
          <w:tblCellSpacing w:w="15" w:type="dxa"/>
          <w:jc w:val="center"/>
          <w:ins w:id="2037" w:author="Arnob Alam" w:date="2025-01-21T15:21:00Z"/>
          <w:trPrChange w:id="2038" w:author="Arnob Alam" w:date="2025-01-21T15:22:00Z" w16du:dateUtc="2025-01-21T20:22:00Z">
            <w:trPr>
              <w:tblCellSpacing w:w="15" w:type="dxa"/>
            </w:trPr>
          </w:trPrChange>
        </w:trPr>
        <w:tc>
          <w:tcPr>
            <w:tcW w:w="0" w:type="auto"/>
            <w:vAlign w:val="center"/>
            <w:hideMark/>
            <w:tcPrChange w:id="2039" w:author="Arnob Alam" w:date="2025-01-21T15:22:00Z" w16du:dateUtc="2025-01-21T20:22:00Z">
              <w:tcPr>
                <w:tcW w:w="0" w:type="auto"/>
                <w:vAlign w:val="center"/>
                <w:hideMark/>
              </w:tcPr>
            </w:tcPrChange>
          </w:tcPr>
          <w:p w14:paraId="4DF8D8D3" w14:textId="77777777" w:rsidR="00811986" w:rsidRDefault="00811986" w:rsidP="008C7F51">
            <w:pPr>
              <w:jc w:val="left"/>
              <w:rPr>
                <w:ins w:id="2040" w:author="Arnob Alam" w:date="2025-01-21T15:21:00Z" w16du:dateUtc="2025-01-21T20:21:00Z"/>
                <w:rFonts w:eastAsia="Times New Roman"/>
              </w:rPr>
            </w:pPr>
            <w:ins w:id="2041" w:author="Arnob Alam" w:date="2025-01-21T15:21:00Z" w16du:dateUtc="2025-01-21T20:21:00Z">
              <w:r>
                <w:rPr>
                  <w:rFonts w:eastAsia="Times New Roman"/>
                </w:rPr>
                <w:t>Period</w:t>
              </w:r>
            </w:ins>
          </w:p>
        </w:tc>
        <w:tc>
          <w:tcPr>
            <w:tcW w:w="0" w:type="auto"/>
            <w:gridSpan w:val="2"/>
            <w:vAlign w:val="center"/>
            <w:hideMark/>
            <w:tcPrChange w:id="2042" w:author="Arnob Alam" w:date="2025-01-21T15:22:00Z" w16du:dateUtc="2025-01-21T20:22:00Z">
              <w:tcPr>
                <w:tcW w:w="0" w:type="auto"/>
                <w:gridSpan w:val="2"/>
                <w:vAlign w:val="center"/>
                <w:hideMark/>
              </w:tcPr>
            </w:tcPrChange>
          </w:tcPr>
          <w:p w14:paraId="5EA2EEB1" w14:textId="77777777" w:rsidR="00811986" w:rsidRDefault="00811986" w:rsidP="008C7F51">
            <w:pPr>
              <w:jc w:val="center"/>
              <w:rPr>
                <w:ins w:id="2043" w:author="Arnob Alam" w:date="2025-01-21T15:21:00Z" w16du:dateUtc="2025-01-21T20:21:00Z"/>
                <w:rFonts w:eastAsia="Times New Roman"/>
              </w:rPr>
            </w:pPr>
            <w:ins w:id="2044" w:author="Arnob Alam" w:date="2025-01-21T15:21:00Z" w16du:dateUtc="2025-01-21T20:21:00Z">
              <w:r>
                <w:rPr>
                  <w:rFonts w:eastAsia="Times New Roman"/>
                </w:rPr>
                <w:t>0.362</w:t>
              </w:r>
              <w:r>
                <w:rPr>
                  <w:rFonts w:eastAsia="Times New Roman"/>
                  <w:vertAlign w:val="superscript"/>
                </w:rPr>
                <w:t>***</w:t>
              </w:r>
            </w:ins>
          </w:p>
        </w:tc>
        <w:tc>
          <w:tcPr>
            <w:tcW w:w="0" w:type="auto"/>
            <w:gridSpan w:val="2"/>
            <w:vAlign w:val="center"/>
            <w:hideMark/>
            <w:tcPrChange w:id="2045" w:author="Arnob Alam" w:date="2025-01-21T15:22:00Z" w16du:dateUtc="2025-01-21T20:22:00Z">
              <w:tcPr>
                <w:tcW w:w="0" w:type="auto"/>
                <w:gridSpan w:val="2"/>
                <w:vAlign w:val="center"/>
                <w:hideMark/>
              </w:tcPr>
            </w:tcPrChange>
          </w:tcPr>
          <w:p w14:paraId="2BABE68D" w14:textId="77777777" w:rsidR="00811986" w:rsidRDefault="00811986" w:rsidP="008C7F51">
            <w:pPr>
              <w:jc w:val="center"/>
              <w:rPr>
                <w:ins w:id="2046" w:author="Arnob Alam" w:date="2025-01-21T15:21:00Z" w16du:dateUtc="2025-01-21T20:21:00Z"/>
                <w:rFonts w:eastAsia="Times New Roman"/>
              </w:rPr>
            </w:pPr>
            <w:ins w:id="2047" w:author="Arnob Alam" w:date="2025-01-21T15:21:00Z" w16du:dateUtc="2025-01-21T20:21:00Z">
              <w:r>
                <w:rPr>
                  <w:rFonts w:eastAsia="Times New Roman"/>
                </w:rPr>
                <w:t>0.364</w:t>
              </w:r>
              <w:r>
                <w:rPr>
                  <w:rFonts w:eastAsia="Times New Roman"/>
                  <w:vertAlign w:val="superscript"/>
                </w:rPr>
                <w:t>***</w:t>
              </w:r>
            </w:ins>
          </w:p>
        </w:tc>
      </w:tr>
      <w:tr w:rsidR="00811986" w14:paraId="1CA6E0D9" w14:textId="77777777" w:rsidTr="00C86EA3">
        <w:tblPrEx>
          <w:tblPrExChange w:id="2048" w:author="Arnob Alam" w:date="2025-01-21T15:22:00Z" w16du:dateUtc="2025-01-21T20:22:00Z">
            <w:tblPrEx>
              <w:jc w:val="left"/>
            </w:tblPrEx>
          </w:tblPrExChange>
        </w:tblPrEx>
        <w:trPr>
          <w:tblCellSpacing w:w="15" w:type="dxa"/>
          <w:jc w:val="center"/>
          <w:ins w:id="2049" w:author="Arnob Alam" w:date="2025-01-21T15:21:00Z"/>
          <w:trPrChange w:id="2050" w:author="Arnob Alam" w:date="2025-01-21T15:22:00Z" w16du:dateUtc="2025-01-21T20:22:00Z">
            <w:trPr>
              <w:tblCellSpacing w:w="15" w:type="dxa"/>
            </w:trPr>
          </w:trPrChange>
        </w:trPr>
        <w:tc>
          <w:tcPr>
            <w:tcW w:w="0" w:type="auto"/>
            <w:vAlign w:val="center"/>
            <w:hideMark/>
            <w:tcPrChange w:id="2051" w:author="Arnob Alam" w:date="2025-01-21T15:22:00Z" w16du:dateUtc="2025-01-21T20:22:00Z">
              <w:tcPr>
                <w:tcW w:w="0" w:type="auto"/>
                <w:vAlign w:val="center"/>
                <w:hideMark/>
              </w:tcPr>
            </w:tcPrChange>
          </w:tcPr>
          <w:p w14:paraId="4BF0D932" w14:textId="77777777" w:rsidR="00811986" w:rsidRDefault="00811986" w:rsidP="008C7F51">
            <w:pPr>
              <w:jc w:val="center"/>
              <w:rPr>
                <w:ins w:id="2052" w:author="Arnob Alam" w:date="2025-01-21T15:21:00Z" w16du:dateUtc="2025-01-21T20:21:00Z"/>
                <w:rFonts w:eastAsia="Times New Roman"/>
              </w:rPr>
            </w:pPr>
          </w:p>
        </w:tc>
        <w:tc>
          <w:tcPr>
            <w:tcW w:w="0" w:type="auto"/>
            <w:gridSpan w:val="2"/>
            <w:vAlign w:val="center"/>
            <w:hideMark/>
            <w:tcPrChange w:id="2053" w:author="Arnob Alam" w:date="2025-01-21T15:22:00Z" w16du:dateUtc="2025-01-21T20:22:00Z">
              <w:tcPr>
                <w:tcW w:w="0" w:type="auto"/>
                <w:gridSpan w:val="2"/>
                <w:vAlign w:val="center"/>
                <w:hideMark/>
              </w:tcPr>
            </w:tcPrChange>
          </w:tcPr>
          <w:p w14:paraId="71C926B5" w14:textId="77777777" w:rsidR="00811986" w:rsidRDefault="00811986" w:rsidP="008C7F51">
            <w:pPr>
              <w:jc w:val="center"/>
              <w:rPr>
                <w:ins w:id="2054" w:author="Arnob Alam" w:date="2025-01-21T15:21:00Z" w16du:dateUtc="2025-01-21T20:21:00Z"/>
                <w:rFonts w:eastAsia="Times New Roman"/>
              </w:rPr>
            </w:pPr>
            <w:ins w:id="2055" w:author="Arnob Alam" w:date="2025-01-21T15:21:00Z" w16du:dateUtc="2025-01-21T20:21:00Z">
              <w:r>
                <w:rPr>
                  <w:rFonts w:eastAsia="Times New Roman"/>
                </w:rPr>
                <w:t>(0.099)</w:t>
              </w:r>
            </w:ins>
          </w:p>
        </w:tc>
        <w:tc>
          <w:tcPr>
            <w:tcW w:w="0" w:type="auto"/>
            <w:gridSpan w:val="2"/>
            <w:vAlign w:val="center"/>
            <w:hideMark/>
            <w:tcPrChange w:id="2056" w:author="Arnob Alam" w:date="2025-01-21T15:22:00Z" w16du:dateUtc="2025-01-21T20:22:00Z">
              <w:tcPr>
                <w:tcW w:w="0" w:type="auto"/>
                <w:gridSpan w:val="2"/>
                <w:vAlign w:val="center"/>
                <w:hideMark/>
              </w:tcPr>
            </w:tcPrChange>
          </w:tcPr>
          <w:p w14:paraId="4CDEDBE6" w14:textId="77777777" w:rsidR="00811986" w:rsidRDefault="00811986" w:rsidP="008C7F51">
            <w:pPr>
              <w:jc w:val="center"/>
              <w:rPr>
                <w:ins w:id="2057" w:author="Arnob Alam" w:date="2025-01-21T15:21:00Z" w16du:dateUtc="2025-01-21T20:21:00Z"/>
                <w:rFonts w:eastAsia="Times New Roman"/>
              </w:rPr>
            </w:pPr>
            <w:ins w:id="2058" w:author="Arnob Alam" w:date="2025-01-21T15:21:00Z" w16du:dateUtc="2025-01-21T20:21:00Z">
              <w:r>
                <w:rPr>
                  <w:rFonts w:eastAsia="Times New Roman"/>
                </w:rPr>
                <w:t>(0.098)</w:t>
              </w:r>
            </w:ins>
          </w:p>
        </w:tc>
      </w:tr>
      <w:tr w:rsidR="00811986" w14:paraId="07BF3060" w14:textId="77777777" w:rsidTr="00C86EA3">
        <w:tblPrEx>
          <w:tblPrExChange w:id="2059" w:author="Arnob Alam" w:date="2025-01-21T15:22:00Z" w16du:dateUtc="2025-01-21T20:22:00Z">
            <w:tblPrEx>
              <w:jc w:val="left"/>
            </w:tblPrEx>
          </w:tblPrExChange>
        </w:tblPrEx>
        <w:trPr>
          <w:tblCellSpacing w:w="15" w:type="dxa"/>
          <w:jc w:val="center"/>
          <w:ins w:id="2060" w:author="Arnob Alam" w:date="2025-01-21T15:21:00Z"/>
          <w:trPrChange w:id="2061" w:author="Arnob Alam" w:date="2025-01-21T15:22:00Z" w16du:dateUtc="2025-01-21T20:22:00Z">
            <w:trPr>
              <w:tblCellSpacing w:w="15" w:type="dxa"/>
            </w:trPr>
          </w:trPrChange>
        </w:trPr>
        <w:tc>
          <w:tcPr>
            <w:tcW w:w="0" w:type="auto"/>
            <w:vAlign w:val="center"/>
            <w:hideMark/>
            <w:tcPrChange w:id="2062" w:author="Arnob Alam" w:date="2025-01-21T15:22:00Z" w16du:dateUtc="2025-01-21T20:22:00Z">
              <w:tcPr>
                <w:tcW w:w="0" w:type="auto"/>
                <w:vAlign w:val="center"/>
                <w:hideMark/>
              </w:tcPr>
            </w:tcPrChange>
          </w:tcPr>
          <w:p w14:paraId="490C9396" w14:textId="77777777" w:rsidR="00811986" w:rsidRDefault="00811986" w:rsidP="008C7F51">
            <w:pPr>
              <w:jc w:val="center"/>
              <w:rPr>
                <w:ins w:id="2063" w:author="Arnob Alam" w:date="2025-01-21T15:21:00Z" w16du:dateUtc="2025-01-21T20:21:00Z"/>
                <w:rFonts w:eastAsia="Times New Roman"/>
              </w:rPr>
            </w:pPr>
          </w:p>
        </w:tc>
        <w:tc>
          <w:tcPr>
            <w:tcW w:w="0" w:type="auto"/>
            <w:gridSpan w:val="2"/>
            <w:vAlign w:val="center"/>
            <w:hideMark/>
            <w:tcPrChange w:id="2064" w:author="Arnob Alam" w:date="2025-01-21T15:22:00Z" w16du:dateUtc="2025-01-21T20:22:00Z">
              <w:tcPr>
                <w:tcW w:w="0" w:type="auto"/>
                <w:gridSpan w:val="2"/>
                <w:vAlign w:val="center"/>
                <w:hideMark/>
              </w:tcPr>
            </w:tcPrChange>
          </w:tcPr>
          <w:p w14:paraId="0286C886" w14:textId="77777777" w:rsidR="00811986" w:rsidRDefault="00811986" w:rsidP="008C7F51">
            <w:pPr>
              <w:rPr>
                <w:ins w:id="2065" w:author="Arnob Alam" w:date="2025-01-21T15:21:00Z" w16du:dateUtc="2025-01-21T20:21:00Z"/>
                <w:rFonts w:eastAsia="Times New Roman"/>
                <w:sz w:val="20"/>
                <w:szCs w:val="20"/>
              </w:rPr>
            </w:pPr>
          </w:p>
        </w:tc>
        <w:tc>
          <w:tcPr>
            <w:tcW w:w="0" w:type="auto"/>
            <w:gridSpan w:val="2"/>
            <w:vAlign w:val="center"/>
            <w:hideMark/>
            <w:tcPrChange w:id="2066" w:author="Arnob Alam" w:date="2025-01-21T15:22:00Z" w16du:dateUtc="2025-01-21T20:22:00Z">
              <w:tcPr>
                <w:tcW w:w="0" w:type="auto"/>
                <w:gridSpan w:val="2"/>
                <w:vAlign w:val="center"/>
                <w:hideMark/>
              </w:tcPr>
            </w:tcPrChange>
          </w:tcPr>
          <w:p w14:paraId="07C766CB" w14:textId="77777777" w:rsidR="00811986" w:rsidRDefault="00811986" w:rsidP="008C7F51">
            <w:pPr>
              <w:jc w:val="center"/>
              <w:rPr>
                <w:ins w:id="2067" w:author="Arnob Alam" w:date="2025-01-21T15:21:00Z" w16du:dateUtc="2025-01-21T20:21:00Z"/>
                <w:rFonts w:eastAsia="Times New Roman"/>
                <w:sz w:val="20"/>
                <w:szCs w:val="20"/>
              </w:rPr>
            </w:pPr>
          </w:p>
        </w:tc>
      </w:tr>
      <w:tr w:rsidR="00811986" w14:paraId="34B87EF1" w14:textId="77777777" w:rsidTr="00C86EA3">
        <w:tblPrEx>
          <w:tblPrExChange w:id="2068" w:author="Arnob Alam" w:date="2025-01-21T15:22:00Z" w16du:dateUtc="2025-01-21T20:22:00Z">
            <w:tblPrEx>
              <w:jc w:val="left"/>
            </w:tblPrEx>
          </w:tblPrExChange>
        </w:tblPrEx>
        <w:trPr>
          <w:tblCellSpacing w:w="15" w:type="dxa"/>
          <w:jc w:val="center"/>
          <w:ins w:id="2069" w:author="Arnob Alam" w:date="2025-01-21T15:21:00Z"/>
          <w:trPrChange w:id="2070" w:author="Arnob Alam" w:date="2025-01-21T15:22:00Z" w16du:dateUtc="2025-01-21T20:22:00Z">
            <w:trPr>
              <w:tblCellSpacing w:w="15" w:type="dxa"/>
            </w:trPr>
          </w:trPrChange>
        </w:trPr>
        <w:tc>
          <w:tcPr>
            <w:tcW w:w="0" w:type="auto"/>
            <w:vAlign w:val="center"/>
            <w:hideMark/>
            <w:tcPrChange w:id="2071" w:author="Arnob Alam" w:date="2025-01-21T15:22:00Z" w16du:dateUtc="2025-01-21T20:22:00Z">
              <w:tcPr>
                <w:tcW w:w="0" w:type="auto"/>
                <w:vAlign w:val="center"/>
                <w:hideMark/>
              </w:tcPr>
            </w:tcPrChange>
          </w:tcPr>
          <w:p w14:paraId="4CAF86F1" w14:textId="77777777" w:rsidR="00811986" w:rsidRDefault="00811986" w:rsidP="008C7F51">
            <w:pPr>
              <w:jc w:val="left"/>
              <w:rPr>
                <w:ins w:id="2072" w:author="Arnob Alam" w:date="2025-01-21T15:21:00Z" w16du:dateUtc="2025-01-21T20:21:00Z"/>
                <w:rFonts w:eastAsia="Times New Roman"/>
              </w:rPr>
            </w:pPr>
            <w:ins w:id="2073" w:author="Arnob Alam" w:date="2025-01-21T15:21:00Z" w16du:dateUtc="2025-01-21T20:21:00Z">
              <w:r>
                <w:rPr>
                  <w:rFonts w:eastAsia="Times New Roman"/>
                </w:rPr>
                <w:t>Tenor (2Y)</w:t>
              </w:r>
            </w:ins>
          </w:p>
        </w:tc>
        <w:tc>
          <w:tcPr>
            <w:tcW w:w="0" w:type="auto"/>
            <w:gridSpan w:val="2"/>
            <w:vAlign w:val="center"/>
            <w:hideMark/>
            <w:tcPrChange w:id="2074" w:author="Arnob Alam" w:date="2025-01-21T15:22:00Z" w16du:dateUtc="2025-01-21T20:22:00Z">
              <w:tcPr>
                <w:tcW w:w="0" w:type="auto"/>
                <w:gridSpan w:val="2"/>
                <w:vAlign w:val="center"/>
                <w:hideMark/>
              </w:tcPr>
            </w:tcPrChange>
          </w:tcPr>
          <w:p w14:paraId="04D89F5A" w14:textId="77777777" w:rsidR="00811986" w:rsidRDefault="00811986" w:rsidP="008C7F51">
            <w:pPr>
              <w:rPr>
                <w:ins w:id="2075" w:author="Arnob Alam" w:date="2025-01-21T15:21:00Z" w16du:dateUtc="2025-01-21T20:21:00Z"/>
                <w:rFonts w:eastAsia="Times New Roman"/>
              </w:rPr>
            </w:pPr>
          </w:p>
        </w:tc>
        <w:tc>
          <w:tcPr>
            <w:tcW w:w="0" w:type="auto"/>
            <w:gridSpan w:val="2"/>
            <w:vAlign w:val="center"/>
            <w:hideMark/>
            <w:tcPrChange w:id="2076" w:author="Arnob Alam" w:date="2025-01-21T15:22:00Z" w16du:dateUtc="2025-01-21T20:22:00Z">
              <w:tcPr>
                <w:tcW w:w="0" w:type="auto"/>
                <w:gridSpan w:val="2"/>
                <w:vAlign w:val="center"/>
                <w:hideMark/>
              </w:tcPr>
            </w:tcPrChange>
          </w:tcPr>
          <w:p w14:paraId="0565FD71" w14:textId="77777777" w:rsidR="00811986" w:rsidRDefault="00811986" w:rsidP="008C7F51">
            <w:pPr>
              <w:jc w:val="center"/>
              <w:rPr>
                <w:ins w:id="2077" w:author="Arnob Alam" w:date="2025-01-21T15:21:00Z" w16du:dateUtc="2025-01-21T20:21:00Z"/>
                <w:rFonts w:eastAsia="Times New Roman"/>
              </w:rPr>
            </w:pPr>
            <w:ins w:id="2078" w:author="Arnob Alam" w:date="2025-01-21T15:21:00Z" w16du:dateUtc="2025-01-21T20:21:00Z">
              <w:r>
                <w:rPr>
                  <w:rFonts w:eastAsia="Times New Roman"/>
                </w:rPr>
                <w:t>0.018</w:t>
              </w:r>
            </w:ins>
          </w:p>
        </w:tc>
      </w:tr>
      <w:tr w:rsidR="00811986" w14:paraId="6DF432EB" w14:textId="77777777" w:rsidTr="00C86EA3">
        <w:tblPrEx>
          <w:tblPrExChange w:id="2079" w:author="Arnob Alam" w:date="2025-01-21T15:22:00Z" w16du:dateUtc="2025-01-21T20:22:00Z">
            <w:tblPrEx>
              <w:jc w:val="left"/>
            </w:tblPrEx>
          </w:tblPrExChange>
        </w:tblPrEx>
        <w:trPr>
          <w:tblCellSpacing w:w="15" w:type="dxa"/>
          <w:jc w:val="center"/>
          <w:ins w:id="2080" w:author="Arnob Alam" w:date="2025-01-21T15:21:00Z"/>
          <w:trPrChange w:id="2081" w:author="Arnob Alam" w:date="2025-01-21T15:22:00Z" w16du:dateUtc="2025-01-21T20:22:00Z">
            <w:trPr>
              <w:tblCellSpacing w:w="15" w:type="dxa"/>
            </w:trPr>
          </w:trPrChange>
        </w:trPr>
        <w:tc>
          <w:tcPr>
            <w:tcW w:w="0" w:type="auto"/>
            <w:vAlign w:val="center"/>
            <w:hideMark/>
            <w:tcPrChange w:id="2082" w:author="Arnob Alam" w:date="2025-01-21T15:22:00Z" w16du:dateUtc="2025-01-21T20:22:00Z">
              <w:tcPr>
                <w:tcW w:w="0" w:type="auto"/>
                <w:vAlign w:val="center"/>
                <w:hideMark/>
              </w:tcPr>
            </w:tcPrChange>
          </w:tcPr>
          <w:p w14:paraId="24EAA172" w14:textId="77777777" w:rsidR="00811986" w:rsidRDefault="00811986" w:rsidP="008C7F51">
            <w:pPr>
              <w:jc w:val="center"/>
              <w:rPr>
                <w:ins w:id="2083" w:author="Arnob Alam" w:date="2025-01-21T15:21:00Z" w16du:dateUtc="2025-01-21T20:21:00Z"/>
                <w:rFonts w:eastAsia="Times New Roman"/>
              </w:rPr>
            </w:pPr>
          </w:p>
        </w:tc>
        <w:tc>
          <w:tcPr>
            <w:tcW w:w="0" w:type="auto"/>
            <w:gridSpan w:val="2"/>
            <w:vAlign w:val="center"/>
            <w:hideMark/>
            <w:tcPrChange w:id="2084" w:author="Arnob Alam" w:date="2025-01-21T15:22:00Z" w16du:dateUtc="2025-01-21T20:22:00Z">
              <w:tcPr>
                <w:tcW w:w="0" w:type="auto"/>
                <w:gridSpan w:val="2"/>
                <w:vAlign w:val="center"/>
                <w:hideMark/>
              </w:tcPr>
            </w:tcPrChange>
          </w:tcPr>
          <w:p w14:paraId="5840473D" w14:textId="77777777" w:rsidR="00811986" w:rsidRDefault="00811986" w:rsidP="008C7F51">
            <w:pPr>
              <w:rPr>
                <w:ins w:id="2085" w:author="Arnob Alam" w:date="2025-01-21T15:21:00Z" w16du:dateUtc="2025-01-21T20:21:00Z"/>
                <w:rFonts w:eastAsia="Times New Roman"/>
                <w:sz w:val="20"/>
                <w:szCs w:val="20"/>
              </w:rPr>
            </w:pPr>
          </w:p>
        </w:tc>
        <w:tc>
          <w:tcPr>
            <w:tcW w:w="0" w:type="auto"/>
            <w:gridSpan w:val="2"/>
            <w:vAlign w:val="center"/>
            <w:hideMark/>
            <w:tcPrChange w:id="2086" w:author="Arnob Alam" w:date="2025-01-21T15:22:00Z" w16du:dateUtc="2025-01-21T20:22:00Z">
              <w:tcPr>
                <w:tcW w:w="0" w:type="auto"/>
                <w:gridSpan w:val="2"/>
                <w:vAlign w:val="center"/>
                <w:hideMark/>
              </w:tcPr>
            </w:tcPrChange>
          </w:tcPr>
          <w:p w14:paraId="34F9CB2C" w14:textId="77777777" w:rsidR="00811986" w:rsidRDefault="00811986" w:rsidP="008C7F51">
            <w:pPr>
              <w:jc w:val="center"/>
              <w:rPr>
                <w:ins w:id="2087" w:author="Arnob Alam" w:date="2025-01-21T15:21:00Z" w16du:dateUtc="2025-01-21T20:21:00Z"/>
                <w:rFonts w:eastAsia="Times New Roman"/>
              </w:rPr>
            </w:pPr>
            <w:ins w:id="2088" w:author="Arnob Alam" w:date="2025-01-21T15:21:00Z" w16du:dateUtc="2025-01-21T20:21:00Z">
              <w:r>
                <w:rPr>
                  <w:rFonts w:eastAsia="Times New Roman"/>
                </w:rPr>
                <w:t>(0.072)</w:t>
              </w:r>
            </w:ins>
          </w:p>
        </w:tc>
      </w:tr>
      <w:tr w:rsidR="00811986" w14:paraId="29CC9E4B" w14:textId="77777777" w:rsidTr="00C86EA3">
        <w:tblPrEx>
          <w:tblPrExChange w:id="2089" w:author="Arnob Alam" w:date="2025-01-21T15:22:00Z" w16du:dateUtc="2025-01-21T20:22:00Z">
            <w:tblPrEx>
              <w:jc w:val="left"/>
            </w:tblPrEx>
          </w:tblPrExChange>
        </w:tblPrEx>
        <w:trPr>
          <w:tblCellSpacing w:w="15" w:type="dxa"/>
          <w:jc w:val="center"/>
          <w:ins w:id="2090" w:author="Arnob Alam" w:date="2025-01-21T15:21:00Z"/>
          <w:trPrChange w:id="2091" w:author="Arnob Alam" w:date="2025-01-21T15:22:00Z" w16du:dateUtc="2025-01-21T20:22:00Z">
            <w:trPr>
              <w:tblCellSpacing w:w="15" w:type="dxa"/>
            </w:trPr>
          </w:trPrChange>
        </w:trPr>
        <w:tc>
          <w:tcPr>
            <w:tcW w:w="0" w:type="auto"/>
            <w:vAlign w:val="center"/>
            <w:hideMark/>
            <w:tcPrChange w:id="2092" w:author="Arnob Alam" w:date="2025-01-21T15:22:00Z" w16du:dateUtc="2025-01-21T20:22:00Z">
              <w:tcPr>
                <w:tcW w:w="0" w:type="auto"/>
                <w:vAlign w:val="center"/>
                <w:hideMark/>
              </w:tcPr>
            </w:tcPrChange>
          </w:tcPr>
          <w:p w14:paraId="4C525CB4" w14:textId="77777777" w:rsidR="00811986" w:rsidRDefault="00811986" w:rsidP="008C7F51">
            <w:pPr>
              <w:jc w:val="center"/>
              <w:rPr>
                <w:ins w:id="2093" w:author="Arnob Alam" w:date="2025-01-21T15:21:00Z" w16du:dateUtc="2025-01-21T20:21:00Z"/>
                <w:rFonts w:eastAsia="Times New Roman"/>
              </w:rPr>
            </w:pPr>
          </w:p>
        </w:tc>
        <w:tc>
          <w:tcPr>
            <w:tcW w:w="0" w:type="auto"/>
            <w:gridSpan w:val="2"/>
            <w:vAlign w:val="center"/>
            <w:hideMark/>
            <w:tcPrChange w:id="2094" w:author="Arnob Alam" w:date="2025-01-21T15:22:00Z" w16du:dateUtc="2025-01-21T20:22:00Z">
              <w:tcPr>
                <w:tcW w:w="0" w:type="auto"/>
                <w:gridSpan w:val="2"/>
                <w:vAlign w:val="center"/>
                <w:hideMark/>
              </w:tcPr>
            </w:tcPrChange>
          </w:tcPr>
          <w:p w14:paraId="0EBB3E7C" w14:textId="77777777" w:rsidR="00811986" w:rsidRDefault="00811986" w:rsidP="008C7F51">
            <w:pPr>
              <w:rPr>
                <w:ins w:id="2095" w:author="Arnob Alam" w:date="2025-01-21T15:21:00Z" w16du:dateUtc="2025-01-21T20:21:00Z"/>
                <w:rFonts w:eastAsia="Times New Roman"/>
                <w:sz w:val="20"/>
                <w:szCs w:val="20"/>
              </w:rPr>
            </w:pPr>
          </w:p>
        </w:tc>
        <w:tc>
          <w:tcPr>
            <w:tcW w:w="0" w:type="auto"/>
            <w:gridSpan w:val="2"/>
            <w:vAlign w:val="center"/>
            <w:hideMark/>
            <w:tcPrChange w:id="2096" w:author="Arnob Alam" w:date="2025-01-21T15:22:00Z" w16du:dateUtc="2025-01-21T20:22:00Z">
              <w:tcPr>
                <w:tcW w:w="0" w:type="auto"/>
                <w:gridSpan w:val="2"/>
                <w:vAlign w:val="center"/>
                <w:hideMark/>
              </w:tcPr>
            </w:tcPrChange>
          </w:tcPr>
          <w:p w14:paraId="4058CD66" w14:textId="77777777" w:rsidR="00811986" w:rsidRDefault="00811986" w:rsidP="008C7F51">
            <w:pPr>
              <w:jc w:val="center"/>
              <w:rPr>
                <w:ins w:id="2097" w:author="Arnob Alam" w:date="2025-01-21T15:21:00Z" w16du:dateUtc="2025-01-21T20:21:00Z"/>
                <w:rFonts w:eastAsia="Times New Roman"/>
                <w:sz w:val="20"/>
                <w:szCs w:val="20"/>
              </w:rPr>
            </w:pPr>
          </w:p>
        </w:tc>
      </w:tr>
      <w:tr w:rsidR="00811986" w14:paraId="4E53A376" w14:textId="77777777" w:rsidTr="00C86EA3">
        <w:tblPrEx>
          <w:tblPrExChange w:id="2098" w:author="Arnob Alam" w:date="2025-01-21T15:22:00Z" w16du:dateUtc="2025-01-21T20:22:00Z">
            <w:tblPrEx>
              <w:jc w:val="left"/>
            </w:tblPrEx>
          </w:tblPrExChange>
        </w:tblPrEx>
        <w:trPr>
          <w:tblCellSpacing w:w="15" w:type="dxa"/>
          <w:jc w:val="center"/>
          <w:ins w:id="2099" w:author="Arnob Alam" w:date="2025-01-21T15:21:00Z"/>
          <w:trPrChange w:id="2100" w:author="Arnob Alam" w:date="2025-01-21T15:22:00Z" w16du:dateUtc="2025-01-21T20:22:00Z">
            <w:trPr>
              <w:tblCellSpacing w:w="15" w:type="dxa"/>
            </w:trPr>
          </w:trPrChange>
        </w:trPr>
        <w:tc>
          <w:tcPr>
            <w:tcW w:w="0" w:type="auto"/>
            <w:vAlign w:val="center"/>
            <w:hideMark/>
            <w:tcPrChange w:id="2101" w:author="Arnob Alam" w:date="2025-01-21T15:22:00Z" w16du:dateUtc="2025-01-21T20:22:00Z">
              <w:tcPr>
                <w:tcW w:w="0" w:type="auto"/>
                <w:vAlign w:val="center"/>
                <w:hideMark/>
              </w:tcPr>
            </w:tcPrChange>
          </w:tcPr>
          <w:p w14:paraId="29E16DBA" w14:textId="77777777" w:rsidR="00811986" w:rsidRDefault="00811986" w:rsidP="008C7F51">
            <w:pPr>
              <w:jc w:val="left"/>
              <w:rPr>
                <w:ins w:id="2102" w:author="Arnob Alam" w:date="2025-01-21T15:21:00Z" w16du:dateUtc="2025-01-21T20:21:00Z"/>
                <w:rFonts w:eastAsia="Times New Roman"/>
              </w:rPr>
            </w:pPr>
            <w:ins w:id="2103" w:author="Arnob Alam" w:date="2025-01-21T15:21:00Z" w16du:dateUtc="2025-01-21T20:21:00Z">
              <w:r>
                <w:rPr>
                  <w:rFonts w:eastAsia="Times New Roman"/>
                </w:rPr>
                <w:t>Tenor (5Y)</w:t>
              </w:r>
            </w:ins>
          </w:p>
        </w:tc>
        <w:tc>
          <w:tcPr>
            <w:tcW w:w="0" w:type="auto"/>
            <w:gridSpan w:val="2"/>
            <w:vAlign w:val="center"/>
            <w:hideMark/>
            <w:tcPrChange w:id="2104" w:author="Arnob Alam" w:date="2025-01-21T15:22:00Z" w16du:dateUtc="2025-01-21T20:22:00Z">
              <w:tcPr>
                <w:tcW w:w="0" w:type="auto"/>
                <w:gridSpan w:val="2"/>
                <w:vAlign w:val="center"/>
                <w:hideMark/>
              </w:tcPr>
            </w:tcPrChange>
          </w:tcPr>
          <w:p w14:paraId="483B412D" w14:textId="77777777" w:rsidR="00811986" w:rsidRDefault="00811986" w:rsidP="008C7F51">
            <w:pPr>
              <w:rPr>
                <w:ins w:id="2105" w:author="Arnob Alam" w:date="2025-01-21T15:21:00Z" w16du:dateUtc="2025-01-21T20:21:00Z"/>
                <w:rFonts w:eastAsia="Times New Roman"/>
              </w:rPr>
            </w:pPr>
          </w:p>
        </w:tc>
        <w:tc>
          <w:tcPr>
            <w:tcW w:w="0" w:type="auto"/>
            <w:gridSpan w:val="2"/>
            <w:vAlign w:val="center"/>
            <w:hideMark/>
            <w:tcPrChange w:id="2106" w:author="Arnob Alam" w:date="2025-01-21T15:22:00Z" w16du:dateUtc="2025-01-21T20:22:00Z">
              <w:tcPr>
                <w:tcW w:w="0" w:type="auto"/>
                <w:gridSpan w:val="2"/>
                <w:vAlign w:val="center"/>
                <w:hideMark/>
              </w:tcPr>
            </w:tcPrChange>
          </w:tcPr>
          <w:p w14:paraId="24403590" w14:textId="77777777" w:rsidR="00811986" w:rsidRDefault="00811986" w:rsidP="008C7F51">
            <w:pPr>
              <w:jc w:val="center"/>
              <w:rPr>
                <w:ins w:id="2107" w:author="Arnob Alam" w:date="2025-01-21T15:21:00Z" w16du:dateUtc="2025-01-21T20:21:00Z"/>
                <w:rFonts w:eastAsia="Times New Roman"/>
              </w:rPr>
            </w:pPr>
            <w:ins w:id="2108" w:author="Arnob Alam" w:date="2025-01-21T15:21:00Z" w16du:dateUtc="2025-01-21T20:21:00Z">
              <w:r>
                <w:rPr>
                  <w:rFonts w:eastAsia="Times New Roman"/>
                </w:rPr>
                <w:t>0.206</w:t>
              </w:r>
              <w:r>
                <w:rPr>
                  <w:rFonts w:eastAsia="Times New Roman"/>
                  <w:vertAlign w:val="superscript"/>
                </w:rPr>
                <w:t>***</w:t>
              </w:r>
            </w:ins>
          </w:p>
        </w:tc>
      </w:tr>
      <w:tr w:rsidR="00811986" w14:paraId="547EA0D8" w14:textId="77777777" w:rsidTr="00C86EA3">
        <w:tblPrEx>
          <w:tblPrExChange w:id="2109" w:author="Arnob Alam" w:date="2025-01-21T15:22:00Z" w16du:dateUtc="2025-01-21T20:22:00Z">
            <w:tblPrEx>
              <w:jc w:val="left"/>
            </w:tblPrEx>
          </w:tblPrExChange>
        </w:tblPrEx>
        <w:trPr>
          <w:tblCellSpacing w:w="15" w:type="dxa"/>
          <w:jc w:val="center"/>
          <w:ins w:id="2110" w:author="Arnob Alam" w:date="2025-01-21T15:21:00Z"/>
          <w:trPrChange w:id="2111" w:author="Arnob Alam" w:date="2025-01-21T15:22:00Z" w16du:dateUtc="2025-01-21T20:22:00Z">
            <w:trPr>
              <w:tblCellSpacing w:w="15" w:type="dxa"/>
            </w:trPr>
          </w:trPrChange>
        </w:trPr>
        <w:tc>
          <w:tcPr>
            <w:tcW w:w="0" w:type="auto"/>
            <w:vAlign w:val="center"/>
            <w:hideMark/>
            <w:tcPrChange w:id="2112" w:author="Arnob Alam" w:date="2025-01-21T15:22:00Z" w16du:dateUtc="2025-01-21T20:22:00Z">
              <w:tcPr>
                <w:tcW w:w="0" w:type="auto"/>
                <w:vAlign w:val="center"/>
                <w:hideMark/>
              </w:tcPr>
            </w:tcPrChange>
          </w:tcPr>
          <w:p w14:paraId="79B2D103" w14:textId="77777777" w:rsidR="00811986" w:rsidRDefault="00811986" w:rsidP="008C7F51">
            <w:pPr>
              <w:jc w:val="center"/>
              <w:rPr>
                <w:ins w:id="2113" w:author="Arnob Alam" w:date="2025-01-21T15:21:00Z" w16du:dateUtc="2025-01-21T20:21:00Z"/>
                <w:rFonts w:eastAsia="Times New Roman"/>
              </w:rPr>
            </w:pPr>
          </w:p>
        </w:tc>
        <w:tc>
          <w:tcPr>
            <w:tcW w:w="0" w:type="auto"/>
            <w:gridSpan w:val="2"/>
            <w:vAlign w:val="center"/>
            <w:hideMark/>
            <w:tcPrChange w:id="2114" w:author="Arnob Alam" w:date="2025-01-21T15:22:00Z" w16du:dateUtc="2025-01-21T20:22:00Z">
              <w:tcPr>
                <w:tcW w:w="0" w:type="auto"/>
                <w:gridSpan w:val="2"/>
                <w:vAlign w:val="center"/>
                <w:hideMark/>
              </w:tcPr>
            </w:tcPrChange>
          </w:tcPr>
          <w:p w14:paraId="5C09568D" w14:textId="77777777" w:rsidR="00811986" w:rsidRDefault="00811986" w:rsidP="008C7F51">
            <w:pPr>
              <w:rPr>
                <w:ins w:id="2115" w:author="Arnob Alam" w:date="2025-01-21T15:21:00Z" w16du:dateUtc="2025-01-21T20:21:00Z"/>
                <w:rFonts w:eastAsia="Times New Roman"/>
                <w:sz w:val="20"/>
                <w:szCs w:val="20"/>
              </w:rPr>
            </w:pPr>
          </w:p>
        </w:tc>
        <w:tc>
          <w:tcPr>
            <w:tcW w:w="0" w:type="auto"/>
            <w:gridSpan w:val="2"/>
            <w:vAlign w:val="center"/>
            <w:hideMark/>
            <w:tcPrChange w:id="2116" w:author="Arnob Alam" w:date="2025-01-21T15:22:00Z" w16du:dateUtc="2025-01-21T20:22:00Z">
              <w:tcPr>
                <w:tcW w:w="0" w:type="auto"/>
                <w:gridSpan w:val="2"/>
                <w:vAlign w:val="center"/>
                <w:hideMark/>
              </w:tcPr>
            </w:tcPrChange>
          </w:tcPr>
          <w:p w14:paraId="6D4A3FCE" w14:textId="77777777" w:rsidR="00811986" w:rsidRDefault="00811986" w:rsidP="008C7F51">
            <w:pPr>
              <w:jc w:val="center"/>
              <w:rPr>
                <w:ins w:id="2117" w:author="Arnob Alam" w:date="2025-01-21T15:21:00Z" w16du:dateUtc="2025-01-21T20:21:00Z"/>
                <w:rFonts w:eastAsia="Times New Roman"/>
              </w:rPr>
            </w:pPr>
            <w:ins w:id="2118" w:author="Arnob Alam" w:date="2025-01-21T15:21:00Z" w16du:dateUtc="2025-01-21T20:21:00Z">
              <w:r>
                <w:rPr>
                  <w:rFonts w:eastAsia="Times New Roman"/>
                </w:rPr>
                <w:t>(0.070)</w:t>
              </w:r>
            </w:ins>
          </w:p>
        </w:tc>
      </w:tr>
      <w:tr w:rsidR="00811986" w14:paraId="59CE0E65" w14:textId="77777777" w:rsidTr="00C86EA3">
        <w:tblPrEx>
          <w:tblPrExChange w:id="2119" w:author="Arnob Alam" w:date="2025-01-21T15:22:00Z" w16du:dateUtc="2025-01-21T20:22:00Z">
            <w:tblPrEx>
              <w:jc w:val="left"/>
            </w:tblPrEx>
          </w:tblPrExChange>
        </w:tblPrEx>
        <w:trPr>
          <w:tblCellSpacing w:w="15" w:type="dxa"/>
          <w:jc w:val="center"/>
          <w:ins w:id="2120" w:author="Arnob Alam" w:date="2025-01-21T15:21:00Z"/>
          <w:trPrChange w:id="2121" w:author="Arnob Alam" w:date="2025-01-21T15:22:00Z" w16du:dateUtc="2025-01-21T20:22:00Z">
            <w:trPr>
              <w:tblCellSpacing w:w="15" w:type="dxa"/>
            </w:trPr>
          </w:trPrChange>
        </w:trPr>
        <w:tc>
          <w:tcPr>
            <w:tcW w:w="0" w:type="auto"/>
            <w:vAlign w:val="center"/>
            <w:hideMark/>
            <w:tcPrChange w:id="2122" w:author="Arnob Alam" w:date="2025-01-21T15:22:00Z" w16du:dateUtc="2025-01-21T20:22:00Z">
              <w:tcPr>
                <w:tcW w:w="0" w:type="auto"/>
                <w:vAlign w:val="center"/>
                <w:hideMark/>
              </w:tcPr>
            </w:tcPrChange>
          </w:tcPr>
          <w:p w14:paraId="18ED6499" w14:textId="77777777" w:rsidR="00811986" w:rsidRDefault="00811986" w:rsidP="008C7F51">
            <w:pPr>
              <w:jc w:val="center"/>
              <w:rPr>
                <w:ins w:id="2123" w:author="Arnob Alam" w:date="2025-01-21T15:21:00Z" w16du:dateUtc="2025-01-21T20:21:00Z"/>
                <w:rFonts w:eastAsia="Times New Roman"/>
              </w:rPr>
            </w:pPr>
          </w:p>
        </w:tc>
        <w:tc>
          <w:tcPr>
            <w:tcW w:w="0" w:type="auto"/>
            <w:gridSpan w:val="2"/>
            <w:vAlign w:val="center"/>
            <w:hideMark/>
            <w:tcPrChange w:id="2124" w:author="Arnob Alam" w:date="2025-01-21T15:22:00Z" w16du:dateUtc="2025-01-21T20:22:00Z">
              <w:tcPr>
                <w:tcW w:w="0" w:type="auto"/>
                <w:gridSpan w:val="2"/>
                <w:vAlign w:val="center"/>
                <w:hideMark/>
              </w:tcPr>
            </w:tcPrChange>
          </w:tcPr>
          <w:p w14:paraId="66390B29" w14:textId="77777777" w:rsidR="00811986" w:rsidRDefault="00811986" w:rsidP="008C7F51">
            <w:pPr>
              <w:rPr>
                <w:ins w:id="2125" w:author="Arnob Alam" w:date="2025-01-21T15:21:00Z" w16du:dateUtc="2025-01-21T20:21:00Z"/>
                <w:rFonts w:eastAsia="Times New Roman"/>
                <w:sz w:val="20"/>
                <w:szCs w:val="20"/>
              </w:rPr>
            </w:pPr>
          </w:p>
        </w:tc>
        <w:tc>
          <w:tcPr>
            <w:tcW w:w="0" w:type="auto"/>
            <w:gridSpan w:val="2"/>
            <w:vAlign w:val="center"/>
            <w:hideMark/>
            <w:tcPrChange w:id="2126" w:author="Arnob Alam" w:date="2025-01-21T15:22:00Z" w16du:dateUtc="2025-01-21T20:22:00Z">
              <w:tcPr>
                <w:tcW w:w="0" w:type="auto"/>
                <w:gridSpan w:val="2"/>
                <w:vAlign w:val="center"/>
                <w:hideMark/>
              </w:tcPr>
            </w:tcPrChange>
          </w:tcPr>
          <w:p w14:paraId="356E0BF9" w14:textId="77777777" w:rsidR="00811986" w:rsidRDefault="00811986" w:rsidP="008C7F51">
            <w:pPr>
              <w:jc w:val="center"/>
              <w:rPr>
                <w:ins w:id="2127" w:author="Arnob Alam" w:date="2025-01-21T15:21:00Z" w16du:dateUtc="2025-01-21T20:21:00Z"/>
                <w:rFonts w:eastAsia="Times New Roman"/>
                <w:sz w:val="20"/>
                <w:szCs w:val="20"/>
              </w:rPr>
            </w:pPr>
          </w:p>
        </w:tc>
      </w:tr>
      <w:tr w:rsidR="00811986" w14:paraId="08339447" w14:textId="77777777" w:rsidTr="00C86EA3">
        <w:tblPrEx>
          <w:tblPrExChange w:id="2128" w:author="Arnob Alam" w:date="2025-01-21T15:22:00Z" w16du:dateUtc="2025-01-21T20:22:00Z">
            <w:tblPrEx>
              <w:jc w:val="left"/>
            </w:tblPrEx>
          </w:tblPrExChange>
        </w:tblPrEx>
        <w:trPr>
          <w:tblCellSpacing w:w="15" w:type="dxa"/>
          <w:jc w:val="center"/>
          <w:ins w:id="2129" w:author="Arnob Alam" w:date="2025-01-21T15:21:00Z"/>
          <w:trPrChange w:id="2130" w:author="Arnob Alam" w:date="2025-01-21T15:22:00Z" w16du:dateUtc="2025-01-21T20:22:00Z">
            <w:trPr>
              <w:tblCellSpacing w:w="15" w:type="dxa"/>
            </w:trPr>
          </w:trPrChange>
        </w:trPr>
        <w:tc>
          <w:tcPr>
            <w:tcW w:w="0" w:type="auto"/>
            <w:vAlign w:val="center"/>
            <w:hideMark/>
            <w:tcPrChange w:id="2131" w:author="Arnob Alam" w:date="2025-01-21T15:22:00Z" w16du:dateUtc="2025-01-21T20:22:00Z">
              <w:tcPr>
                <w:tcW w:w="0" w:type="auto"/>
                <w:vAlign w:val="center"/>
                <w:hideMark/>
              </w:tcPr>
            </w:tcPrChange>
          </w:tcPr>
          <w:p w14:paraId="510B28B5" w14:textId="77777777" w:rsidR="00811986" w:rsidRDefault="00811986" w:rsidP="008C7F51">
            <w:pPr>
              <w:jc w:val="left"/>
              <w:rPr>
                <w:ins w:id="2132" w:author="Arnob Alam" w:date="2025-01-21T15:21:00Z" w16du:dateUtc="2025-01-21T20:21:00Z"/>
                <w:rFonts w:eastAsia="Times New Roman"/>
              </w:rPr>
            </w:pPr>
            <w:ins w:id="2133" w:author="Arnob Alam" w:date="2025-01-21T15:21:00Z" w16du:dateUtc="2025-01-21T20:21:00Z">
              <w:r>
                <w:rPr>
                  <w:rFonts w:eastAsia="Times New Roman"/>
                </w:rPr>
                <w:t>Equity Return</w:t>
              </w:r>
            </w:ins>
          </w:p>
        </w:tc>
        <w:tc>
          <w:tcPr>
            <w:tcW w:w="0" w:type="auto"/>
            <w:gridSpan w:val="2"/>
            <w:vAlign w:val="center"/>
            <w:hideMark/>
            <w:tcPrChange w:id="2134" w:author="Arnob Alam" w:date="2025-01-21T15:22:00Z" w16du:dateUtc="2025-01-21T20:22:00Z">
              <w:tcPr>
                <w:tcW w:w="0" w:type="auto"/>
                <w:gridSpan w:val="2"/>
                <w:vAlign w:val="center"/>
                <w:hideMark/>
              </w:tcPr>
            </w:tcPrChange>
          </w:tcPr>
          <w:p w14:paraId="342596CC" w14:textId="77777777" w:rsidR="00811986" w:rsidRDefault="00811986" w:rsidP="008C7F51">
            <w:pPr>
              <w:rPr>
                <w:ins w:id="2135" w:author="Arnob Alam" w:date="2025-01-21T15:21:00Z" w16du:dateUtc="2025-01-21T20:21:00Z"/>
                <w:rFonts w:eastAsia="Times New Roman"/>
              </w:rPr>
            </w:pPr>
          </w:p>
        </w:tc>
        <w:tc>
          <w:tcPr>
            <w:tcW w:w="0" w:type="auto"/>
            <w:gridSpan w:val="2"/>
            <w:vAlign w:val="center"/>
            <w:hideMark/>
            <w:tcPrChange w:id="2136" w:author="Arnob Alam" w:date="2025-01-21T15:22:00Z" w16du:dateUtc="2025-01-21T20:22:00Z">
              <w:tcPr>
                <w:tcW w:w="0" w:type="auto"/>
                <w:gridSpan w:val="2"/>
                <w:vAlign w:val="center"/>
                <w:hideMark/>
              </w:tcPr>
            </w:tcPrChange>
          </w:tcPr>
          <w:p w14:paraId="2116F14B" w14:textId="77777777" w:rsidR="00811986" w:rsidRDefault="00811986" w:rsidP="008C7F51">
            <w:pPr>
              <w:jc w:val="center"/>
              <w:rPr>
                <w:ins w:id="2137" w:author="Arnob Alam" w:date="2025-01-21T15:21:00Z" w16du:dateUtc="2025-01-21T20:21:00Z"/>
                <w:rFonts w:eastAsia="Times New Roman"/>
              </w:rPr>
            </w:pPr>
            <w:ins w:id="2138" w:author="Arnob Alam" w:date="2025-01-21T15:21:00Z" w16du:dateUtc="2025-01-21T20:21:00Z">
              <w:r>
                <w:rPr>
                  <w:rFonts w:eastAsia="Times New Roman"/>
                </w:rPr>
                <w:t>12.328</w:t>
              </w:r>
              <w:r>
                <w:rPr>
                  <w:rFonts w:eastAsia="Times New Roman"/>
                  <w:vertAlign w:val="superscript"/>
                </w:rPr>
                <w:t>***</w:t>
              </w:r>
            </w:ins>
          </w:p>
        </w:tc>
      </w:tr>
      <w:tr w:rsidR="00811986" w14:paraId="40B09BCD" w14:textId="77777777" w:rsidTr="00C86EA3">
        <w:tblPrEx>
          <w:tblPrExChange w:id="2139" w:author="Arnob Alam" w:date="2025-01-21T15:22:00Z" w16du:dateUtc="2025-01-21T20:22:00Z">
            <w:tblPrEx>
              <w:jc w:val="left"/>
            </w:tblPrEx>
          </w:tblPrExChange>
        </w:tblPrEx>
        <w:trPr>
          <w:tblCellSpacing w:w="15" w:type="dxa"/>
          <w:jc w:val="center"/>
          <w:ins w:id="2140" w:author="Arnob Alam" w:date="2025-01-21T15:21:00Z"/>
          <w:trPrChange w:id="2141" w:author="Arnob Alam" w:date="2025-01-21T15:22:00Z" w16du:dateUtc="2025-01-21T20:22:00Z">
            <w:trPr>
              <w:tblCellSpacing w:w="15" w:type="dxa"/>
            </w:trPr>
          </w:trPrChange>
        </w:trPr>
        <w:tc>
          <w:tcPr>
            <w:tcW w:w="0" w:type="auto"/>
            <w:vAlign w:val="center"/>
            <w:hideMark/>
            <w:tcPrChange w:id="2142" w:author="Arnob Alam" w:date="2025-01-21T15:22:00Z" w16du:dateUtc="2025-01-21T20:22:00Z">
              <w:tcPr>
                <w:tcW w:w="0" w:type="auto"/>
                <w:vAlign w:val="center"/>
                <w:hideMark/>
              </w:tcPr>
            </w:tcPrChange>
          </w:tcPr>
          <w:p w14:paraId="3DCC2CF4" w14:textId="77777777" w:rsidR="00811986" w:rsidRDefault="00811986" w:rsidP="008C7F51">
            <w:pPr>
              <w:jc w:val="center"/>
              <w:rPr>
                <w:ins w:id="2143" w:author="Arnob Alam" w:date="2025-01-21T15:21:00Z" w16du:dateUtc="2025-01-21T20:21:00Z"/>
                <w:rFonts w:eastAsia="Times New Roman"/>
              </w:rPr>
            </w:pPr>
          </w:p>
        </w:tc>
        <w:tc>
          <w:tcPr>
            <w:tcW w:w="0" w:type="auto"/>
            <w:gridSpan w:val="2"/>
            <w:vAlign w:val="center"/>
            <w:hideMark/>
            <w:tcPrChange w:id="2144" w:author="Arnob Alam" w:date="2025-01-21T15:22:00Z" w16du:dateUtc="2025-01-21T20:22:00Z">
              <w:tcPr>
                <w:tcW w:w="0" w:type="auto"/>
                <w:gridSpan w:val="2"/>
                <w:vAlign w:val="center"/>
                <w:hideMark/>
              </w:tcPr>
            </w:tcPrChange>
          </w:tcPr>
          <w:p w14:paraId="5CE55937" w14:textId="77777777" w:rsidR="00811986" w:rsidRDefault="00811986" w:rsidP="008C7F51">
            <w:pPr>
              <w:rPr>
                <w:ins w:id="2145" w:author="Arnob Alam" w:date="2025-01-21T15:21:00Z" w16du:dateUtc="2025-01-21T20:21:00Z"/>
                <w:rFonts w:eastAsia="Times New Roman"/>
                <w:sz w:val="20"/>
                <w:szCs w:val="20"/>
              </w:rPr>
            </w:pPr>
          </w:p>
        </w:tc>
        <w:tc>
          <w:tcPr>
            <w:tcW w:w="0" w:type="auto"/>
            <w:gridSpan w:val="2"/>
            <w:vAlign w:val="center"/>
            <w:hideMark/>
            <w:tcPrChange w:id="2146" w:author="Arnob Alam" w:date="2025-01-21T15:22:00Z" w16du:dateUtc="2025-01-21T20:22:00Z">
              <w:tcPr>
                <w:tcW w:w="0" w:type="auto"/>
                <w:gridSpan w:val="2"/>
                <w:vAlign w:val="center"/>
                <w:hideMark/>
              </w:tcPr>
            </w:tcPrChange>
          </w:tcPr>
          <w:p w14:paraId="659C853F" w14:textId="77777777" w:rsidR="00811986" w:rsidRDefault="00811986" w:rsidP="008C7F51">
            <w:pPr>
              <w:jc w:val="center"/>
              <w:rPr>
                <w:ins w:id="2147" w:author="Arnob Alam" w:date="2025-01-21T15:21:00Z" w16du:dateUtc="2025-01-21T20:21:00Z"/>
                <w:rFonts w:eastAsia="Times New Roman"/>
              </w:rPr>
            </w:pPr>
            <w:ins w:id="2148" w:author="Arnob Alam" w:date="2025-01-21T15:21:00Z" w16du:dateUtc="2025-01-21T20:21:00Z">
              <w:r>
                <w:rPr>
                  <w:rFonts w:eastAsia="Times New Roman"/>
                </w:rPr>
                <w:t>(4.469)</w:t>
              </w:r>
            </w:ins>
          </w:p>
        </w:tc>
      </w:tr>
      <w:tr w:rsidR="00811986" w14:paraId="4A0C1EEB" w14:textId="77777777" w:rsidTr="00C86EA3">
        <w:tblPrEx>
          <w:tblPrExChange w:id="2149" w:author="Arnob Alam" w:date="2025-01-21T15:22:00Z" w16du:dateUtc="2025-01-21T20:22:00Z">
            <w:tblPrEx>
              <w:jc w:val="left"/>
            </w:tblPrEx>
          </w:tblPrExChange>
        </w:tblPrEx>
        <w:trPr>
          <w:tblCellSpacing w:w="15" w:type="dxa"/>
          <w:jc w:val="center"/>
          <w:ins w:id="2150" w:author="Arnob Alam" w:date="2025-01-21T15:21:00Z"/>
          <w:trPrChange w:id="2151" w:author="Arnob Alam" w:date="2025-01-21T15:22:00Z" w16du:dateUtc="2025-01-21T20:22:00Z">
            <w:trPr>
              <w:tblCellSpacing w:w="15" w:type="dxa"/>
            </w:trPr>
          </w:trPrChange>
        </w:trPr>
        <w:tc>
          <w:tcPr>
            <w:tcW w:w="0" w:type="auto"/>
            <w:vAlign w:val="center"/>
            <w:hideMark/>
            <w:tcPrChange w:id="2152" w:author="Arnob Alam" w:date="2025-01-21T15:22:00Z" w16du:dateUtc="2025-01-21T20:22:00Z">
              <w:tcPr>
                <w:tcW w:w="0" w:type="auto"/>
                <w:vAlign w:val="center"/>
                <w:hideMark/>
              </w:tcPr>
            </w:tcPrChange>
          </w:tcPr>
          <w:p w14:paraId="5255E01D" w14:textId="77777777" w:rsidR="00811986" w:rsidRDefault="00811986" w:rsidP="008C7F51">
            <w:pPr>
              <w:jc w:val="center"/>
              <w:rPr>
                <w:ins w:id="2153" w:author="Arnob Alam" w:date="2025-01-21T15:21:00Z" w16du:dateUtc="2025-01-21T20:21:00Z"/>
                <w:rFonts w:eastAsia="Times New Roman"/>
              </w:rPr>
            </w:pPr>
          </w:p>
        </w:tc>
        <w:tc>
          <w:tcPr>
            <w:tcW w:w="0" w:type="auto"/>
            <w:gridSpan w:val="2"/>
            <w:vAlign w:val="center"/>
            <w:hideMark/>
            <w:tcPrChange w:id="2154" w:author="Arnob Alam" w:date="2025-01-21T15:22:00Z" w16du:dateUtc="2025-01-21T20:22:00Z">
              <w:tcPr>
                <w:tcW w:w="0" w:type="auto"/>
                <w:gridSpan w:val="2"/>
                <w:vAlign w:val="center"/>
                <w:hideMark/>
              </w:tcPr>
            </w:tcPrChange>
          </w:tcPr>
          <w:p w14:paraId="43838DCE" w14:textId="77777777" w:rsidR="00811986" w:rsidRDefault="00811986" w:rsidP="008C7F51">
            <w:pPr>
              <w:rPr>
                <w:ins w:id="2155" w:author="Arnob Alam" w:date="2025-01-21T15:21:00Z" w16du:dateUtc="2025-01-21T20:21:00Z"/>
                <w:rFonts w:eastAsia="Times New Roman"/>
                <w:sz w:val="20"/>
                <w:szCs w:val="20"/>
              </w:rPr>
            </w:pPr>
          </w:p>
        </w:tc>
        <w:tc>
          <w:tcPr>
            <w:tcW w:w="0" w:type="auto"/>
            <w:gridSpan w:val="2"/>
            <w:vAlign w:val="center"/>
            <w:hideMark/>
            <w:tcPrChange w:id="2156" w:author="Arnob Alam" w:date="2025-01-21T15:22:00Z" w16du:dateUtc="2025-01-21T20:22:00Z">
              <w:tcPr>
                <w:tcW w:w="0" w:type="auto"/>
                <w:gridSpan w:val="2"/>
                <w:vAlign w:val="center"/>
                <w:hideMark/>
              </w:tcPr>
            </w:tcPrChange>
          </w:tcPr>
          <w:p w14:paraId="28E3E670" w14:textId="77777777" w:rsidR="00811986" w:rsidRDefault="00811986" w:rsidP="008C7F51">
            <w:pPr>
              <w:jc w:val="center"/>
              <w:rPr>
                <w:ins w:id="2157" w:author="Arnob Alam" w:date="2025-01-21T15:21:00Z" w16du:dateUtc="2025-01-21T20:21:00Z"/>
                <w:rFonts w:eastAsia="Times New Roman"/>
                <w:sz w:val="20"/>
                <w:szCs w:val="20"/>
              </w:rPr>
            </w:pPr>
          </w:p>
        </w:tc>
      </w:tr>
      <w:tr w:rsidR="00811986" w14:paraId="62888A32" w14:textId="77777777" w:rsidTr="00C86EA3">
        <w:tblPrEx>
          <w:tblPrExChange w:id="2158" w:author="Arnob Alam" w:date="2025-01-21T15:22:00Z" w16du:dateUtc="2025-01-21T20:22:00Z">
            <w:tblPrEx>
              <w:jc w:val="left"/>
            </w:tblPrEx>
          </w:tblPrExChange>
        </w:tblPrEx>
        <w:trPr>
          <w:tblCellSpacing w:w="15" w:type="dxa"/>
          <w:jc w:val="center"/>
          <w:ins w:id="2159" w:author="Arnob Alam" w:date="2025-01-21T15:21:00Z"/>
          <w:trPrChange w:id="2160" w:author="Arnob Alam" w:date="2025-01-21T15:22:00Z" w16du:dateUtc="2025-01-21T20:22:00Z">
            <w:trPr>
              <w:tblCellSpacing w:w="15" w:type="dxa"/>
            </w:trPr>
          </w:trPrChange>
        </w:trPr>
        <w:tc>
          <w:tcPr>
            <w:tcW w:w="0" w:type="auto"/>
            <w:vAlign w:val="center"/>
            <w:hideMark/>
            <w:tcPrChange w:id="2161" w:author="Arnob Alam" w:date="2025-01-21T15:22:00Z" w16du:dateUtc="2025-01-21T20:22:00Z">
              <w:tcPr>
                <w:tcW w:w="0" w:type="auto"/>
                <w:vAlign w:val="center"/>
                <w:hideMark/>
              </w:tcPr>
            </w:tcPrChange>
          </w:tcPr>
          <w:p w14:paraId="4E0AFB1B" w14:textId="77777777" w:rsidR="00811986" w:rsidRDefault="00811986" w:rsidP="008C7F51">
            <w:pPr>
              <w:jc w:val="left"/>
              <w:rPr>
                <w:ins w:id="2162" w:author="Arnob Alam" w:date="2025-01-21T15:21:00Z" w16du:dateUtc="2025-01-21T20:21:00Z"/>
                <w:rFonts w:eastAsia="Times New Roman"/>
              </w:rPr>
            </w:pPr>
            <w:ins w:id="2163" w:author="Arnob Alam" w:date="2025-01-21T15:21:00Z" w16du:dateUtc="2025-01-21T20:21:00Z">
              <w:r>
                <w:rPr>
                  <w:rFonts w:eastAsia="Times New Roman"/>
                </w:rPr>
                <w:t>Volatility</w:t>
              </w:r>
            </w:ins>
          </w:p>
        </w:tc>
        <w:tc>
          <w:tcPr>
            <w:tcW w:w="0" w:type="auto"/>
            <w:gridSpan w:val="2"/>
            <w:vAlign w:val="center"/>
            <w:hideMark/>
            <w:tcPrChange w:id="2164" w:author="Arnob Alam" w:date="2025-01-21T15:22:00Z" w16du:dateUtc="2025-01-21T20:22:00Z">
              <w:tcPr>
                <w:tcW w:w="0" w:type="auto"/>
                <w:gridSpan w:val="2"/>
                <w:vAlign w:val="center"/>
                <w:hideMark/>
              </w:tcPr>
            </w:tcPrChange>
          </w:tcPr>
          <w:p w14:paraId="16501D91" w14:textId="77777777" w:rsidR="00811986" w:rsidRDefault="00811986" w:rsidP="008C7F51">
            <w:pPr>
              <w:rPr>
                <w:ins w:id="2165" w:author="Arnob Alam" w:date="2025-01-21T15:21:00Z" w16du:dateUtc="2025-01-21T20:21:00Z"/>
                <w:rFonts w:eastAsia="Times New Roman"/>
              </w:rPr>
            </w:pPr>
          </w:p>
        </w:tc>
        <w:tc>
          <w:tcPr>
            <w:tcW w:w="0" w:type="auto"/>
            <w:gridSpan w:val="2"/>
            <w:vAlign w:val="center"/>
            <w:hideMark/>
            <w:tcPrChange w:id="2166" w:author="Arnob Alam" w:date="2025-01-21T15:22:00Z" w16du:dateUtc="2025-01-21T20:22:00Z">
              <w:tcPr>
                <w:tcW w:w="0" w:type="auto"/>
                <w:gridSpan w:val="2"/>
                <w:vAlign w:val="center"/>
                <w:hideMark/>
              </w:tcPr>
            </w:tcPrChange>
          </w:tcPr>
          <w:p w14:paraId="1A8B0697" w14:textId="77777777" w:rsidR="00811986" w:rsidRDefault="00811986" w:rsidP="008C7F51">
            <w:pPr>
              <w:jc w:val="center"/>
              <w:rPr>
                <w:ins w:id="2167" w:author="Arnob Alam" w:date="2025-01-21T15:21:00Z" w16du:dateUtc="2025-01-21T20:21:00Z"/>
                <w:rFonts w:eastAsia="Times New Roman"/>
              </w:rPr>
            </w:pPr>
            <w:ins w:id="2168" w:author="Arnob Alam" w:date="2025-01-21T15:21:00Z" w16du:dateUtc="2025-01-21T20:21:00Z">
              <w:r>
                <w:rPr>
                  <w:rFonts w:eastAsia="Times New Roman"/>
                </w:rPr>
                <w:t>0.025</w:t>
              </w:r>
            </w:ins>
          </w:p>
        </w:tc>
      </w:tr>
      <w:tr w:rsidR="00811986" w14:paraId="234F3ED7" w14:textId="77777777" w:rsidTr="00C86EA3">
        <w:tblPrEx>
          <w:tblPrExChange w:id="2169" w:author="Arnob Alam" w:date="2025-01-21T15:22:00Z" w16du:dateUtc="2025-01-21T20:22:00Z">
            <w:tblPrEx>
              <w:jc w:val="left"/>
            </w:tblPrEx>
          </w:tblPrExChange>
        </w:tblPrEx>
        <w:trPr>
          <w:tblCellSpacing w:w="15" w:type="dxa"/>
          <w:jc w:val="center"/>
          <w:ins w:id="2170" w:author="Arnob Alam" w:date="2025-01-21T15:21:00Z"/>
          <w:trPrChange w:id="2171" w:author="Arnob Alam" w:date="2025-01-21T15:22:00Z" w16du:dateUtc="2025-01-21T20:22:00Z">
            <w:trPr>
              <w:tblCellSpacing w:w="15" w:type="dxa"/>
            </w:trPr>
          </w:trPrChange>
        </w:trPr>
        <w:tc>
          <w:tcPr>
            <w:tcW w:w="0" w:type="auto"/>
            <w:vAlign w:val="center"/>
            <w:hideMark/>
            <w:tcPrChange w:id="2172" w:author="Arnob Alam" w:date="2025-01-21T15:22:00Z" w16du:dateUtc="2025-01-21T20:22:00Z">
              <w:tcPr>
                <w:tcW w:w="0" w:type="auto"/>
                <w:vAlign w:val="center"/>
                <w:hideMark/>
              </w:tcPr>
            </w:tcPrChange>
          </w:tcPr>
          <w:p w14:paraId="2B2A9AF9" w14:textId="77777777" w:rsidR="00811986" w:rsidRDefault="00811986" w:rsidP="008C7F51">
            <w:pPr>
              <w:jc w:val="center"/>
              <w:rPr>
                <w:ins w:id="2173" w:author="Arnob Alam" w:date="2025-01-21T15:21:00Z" w16du:dateUtc="2025-01-21T20:21:00Z"/>
                <w:rFonts w:eastAsia="Times New Roman"/>
              </w:rPr>
            </w:pPr>
          </w:p>
        </w:tc>
        <w:tc>
          <w:tcPr>
            <w:tcW w:w="0" w:type="auto"/>
            <w:gridSpan w:val="2"/>
            <w:vAlign w:val="center"/>
            <w:hideMark/>
            <w:tcPrChange w:id="2174" w:author="Arnob Alam" w:date="2025-01-21T15:22:00Z" w16du:dateUtc="2025-01-21T20:22:00Z">
              <w:tcPr>
                <w:tcW w:w="0" w:type="auto"/>
                <w:gridSpan w:val="2"/>
                <w:vAlign w:val="center"/>
                <w:hideMark/>
              </w:tcPr>
            </w:tcPrChange>
          </w:tcPr>
          <w:p w14:paraId="1C881122" w14:textId="77777777" w:rsidR="00811986" w:rsidRDefault="00811986" w:rsidP="008C7F51">
            <w:pPr>
              <w:rPr>
                <w:ins w:id="2175" w:author="Arnob Alam" w:date="2025-01-21T15:21:00Z" w16du:dateUtc="2025-01-21T20:21:00Z"/>
                <w:rFonts w:eastAsia="Times New Roman"/>
                <w:sz w:val="20"/>
                <w:szCs w:val="20"/>
              </w:rPr>
            </w:pPr>
          </w:p>
        </w:tc>
        <w:tc>
          <w:tcPr>
            <w:tcW w:w="0" w:type="auto"/>
            <w:gridSpan w:val="2"/>
            <w:vAlign w:val="center"/>
            <w:hideMark/>
            <w:tcPrChange w:id="2176" w:author="Arnob Alam" w:date="2025-01-21T15:22:00Z" w16du:dateUtc="2025-01-21T20:22:00Z">
              <w:tcPr>
                <w:tcW w:w="0" w:type="auto"/>
                <w:gridSpan w:val="2"/>
                <w:vAlign w:val="center"/>
                <w:hideMark/>
              </w:tcPr>
            </w:tcPrChange>
          </w:tcPr>
          <w:p w14:paraId="2B06148D" w14:textId="77777777" w:rsidR="00811986" w:rsidRDefault="00811986" w:rsidP="008C7F51">
            <w:pPr>
              <w:jc w:val="center"/>
              <w:rPr>
                <w:ins w:id="2177" w:author="Arnob Alam" w:date="2025-01-21T15:21:00Z" w16du:dateUtc="2025-01-21T20:21:00Z"/>
                <w:rFonts w:eastAsia="Times New Roman"/>
              </w:rPr>
            </w:pPr>
            <w:ins w:id="2178" w:author="Arnob Alam" w:date="2025-01-21T15:21:00Z" w16du:dateUtc="2025-01-21T20:21:00Z">
              <w:r>
                <w:rPr>
                  <w:rFonts w:eastAsia="Times New Roman"/>
                </w:rPr>
                <w:t>(0.019)</w:t>
              </w:r>
            </w:ins>
          </w:p>
        </w:tc>
      </w:tr>
      <w:tr w:rsidR="00811986" w14:paraId="2C83B4A8" w14:textId="77777777" w:rsidTr="00C86EA3">
        <w:tblPrEx>
          <w:tblPrExChange w:id="2179" w:author="Arnob Alam" w:date="2025-01-21T15:22:00Z" w16du:dateUtc="2025-01-21T20:22:00Z">
            <w:tblPrEx>
              <w:jc w:val="left"/>
            </w:tblPrEx>
          </w:tblPrExChange>
        </w:tblPrEx>
        <w:trPr>
          <w:tblCellSpacing w:w="15" w:type="dxa"/>
          <w:jc w:val="center"/>
          <w:ins w:id="2180" w:author="Arnob Alam" w:date="2025-01-21T15:21:00Z"/>
          <w:trPrChange w:id="2181" w:author="Arnob Alam" w:date="2025-01-21T15:22:00Z" w16du:dateUtc="2025-01-21T20:22:00Z">
            <w:trPr>
              <w:tblCellSpacing w:w="15" w:type="dxa"/>
            </w:trPr>
          </w:trPrChange>
        </w:trPr>
        <w:tc>
          <w:tcPr>
            <w:tcW w:w="0" w:type="auto"/>
            <w:vAlign w:val="center"/>
            <w:hideMark/>
            <w:tcPrChange w:id="2182" w:author="Arnob Alam" w:date="2025-01-21T15:22:00Z" w16du:dateUtc="2025-01-21T20:22:00Z">
              <w:tcPr>
                <w:tcW w:w="0" w:type="auto"/>
                <w:vAlign w:val="center"/>
                <w:hideMark/>
              </w:tcPr>
            </w:tcPrChange>
          </w:tcPr>
          <w:p w14:paraId="322A7AE0" w14:textId="77777777" w:rsidR="00811986" w:rsidRDefault="00811986" w:rsidP="008C7F51">
            <w:pPr>
              <w:jc w:val="center"/>
              <w:rPr>
                <w:ins w:id="2183" w:author="Arnob Alam" w:date="2025-01-21T15:21:00Z" w16du:dateUtc="2025-01-21T20:21:00Z"/>
                <w:rFonts w:eastAsia="Times New Roman"/>
              </w:rPr>
            </w:pPr>
          </w:p>
        </w:tc>
        <w:tc>
          <w:tcPr>
            <w:tcW w:w="0" w:type="auto"/>
            <w:gridSpan w:val="2"/>
            <w:vAlign w:val="center"/>
            <w:hideMark/>
            <w:tcPrChange w:id="2184" w:author="Arnob Alam" w:date="2025-01-21T15:22:00Z" w16du:dateUtc="2025-01-21T20:22:00Z">
              <w:tcPr>
                <w:tcW w:w="0" w:type="auto"/>
                <w:gridSpan w:val="2"/>
                <w:vAlign w:val="center"/>
                <w:hideMark/>
              </w:tcPr>
            </w:tcPrChange>
          </w:tcPr>
          <w:p w14:paraId="22B8A2C4" w14:textId="77777777" w:rsidR="00811986" w:rsidRDefault="00811986" w:rsidP="008C7F51">
            <w:pPr>
              <w:rPr>
                <w:ins w:id="2185" w:author="Arnob Alam" w:date="2025-01-21T15:21:00Z" w16du:dateUtc="2025-01-21T20:21:00Z"/>
                <w:rFonts w:eastAsia="Times New Roman"/>
                <w:sz w:val="20"/>
                <w:szCs w:val="20"/>
              </w:rPr>
            </w:pPr>
          </w:p>
        </w:tc>
        <w:tc>
          <w:tcPr>
            <w:tcW w:w="0" w:type="auto"/>
            <w:gridSpan w:val="2"/>
            <w:vAlign w:val="center"/>
            <w:hideMark/>
            <w:tcPrChange w:id="2186" w:author="Arnob Alam" w:date="2025-01-21T15:22:00Z" w16du:dateUtc="2025-01-21T20:22:00Z">
              <w:tcPr>
                <w:tcW w:w="0" w:type="auto"/>
                <w:gridSpan w:val="2"/>
                <w:vAlign w:val="center"/>
                <w:hideMark/>
              </w:tcPr>
            </w:tcPrChange>
          </w:tcPr>
          <w:p w14:paraId="2049064E" w14:textId="77777777" w:rsidR="00811986" w:rsidRDefault="00811986" w:rsidP="008C7F51">
            <w:pPr>
              <w:jc w:val="center"/>
              <w:rPr>
                <w:ins w:id="2187" w:author="Arnob Alam" w:date="2025-01-21T15:21:00Z" w16du:dateUtc="2025-01-21T20:21:00Z"/>
                <w:rFonts w:eastAsia="Times New Roman"/>
                <w:sz w:val="20"/>
                <w:szCs w:val="20"/>
              </w:rPr>
            </w:pPr>
          </w:p>
        </w:tc>
      </w:tr>
      <w:tr w:rsidR="00811986" w14:paraId="13903C19" w14:textId="77777777" w:rsidTr="00C86EA3">
        <w:tblPrEx>
          <w:tblPrExChange w:id="2188" w:author="Arnob Alam" w:date="2025-01-21T15:22:00Z" w16du:dateUtc="2025-01-21T20:22:00Z">
            <w:tblPrEx>
              <w:jc w:val="left"/>
            </w:tblPrEx>
          </w:tblPrExChange>
        </w:tblPrEx>
        <w:trPr>
          <w:tblCellSpacing w:w="15" w:type="dxa"/>
          <w:jc w:val="center"/>
          <w:ins w:id="2189" w:author="Arnob Alam" w:date="2025-01-21T15:21:00Z"/>
          <w:trPrChange w:id="2190" w:author="Arnob Alam" w:date="2025-01-21T15:22:00Z" w16du:dateUtc="2025-01-21T20:22:00Z">
            <w:trPr>
              <w:tblCellSpacing w:w="15" w:type="dxa"/>
            </w:trPr>
          </w:trPrChange>
        </w:trPr>
        <w:tc>
          <w:tcPr>
            <w:tcW w:w="0" w:type="auto"/>
            <w:vAlign w:val="center"/>
            <w:hideMark/>
            <w:tcPrChange w:id="2191" w:author="Arnob Alam" w:date="2025-01-21T15:22:00Z" w16du:dateUtc="2025-01-21T20:22:00Z">
              <w:tcPr>
                <w:tcW w:w="0" w:type="auto"/>
                <w:vAlign w:val="center"/>
                <w:hideMark/>
              </w:tcPr>
            </w:tcPrChange>
          </w:tcPr>
          <w:p w14:paraId="53B64E19" w14:textId="77777777" w:rsidR="00811986" w:rsidRDefault="00811986" w:rsidP="008C7F51">
            <w:pPr>
              <w:jc w:val="left"/>
              <w:rPr>
                <w:ins w:id="2192" w:author="Arnob Alam" w:date="2025-01-21T15:21:00Z" w16du:dateUtc="2025-01-21T20:21:00Z"/>
                <w:rFonts w:eastAsia="Times New Roman"/>
              </w:rPr>
            </w:pPr>
            <w:ins w:id="2193" w:author="Arnob Alam" w:date="2025-01-21T15:21:00Z" w16du:dateUtc="2025-01-21T20:21:00Z">
              <w:r>
                <w:rPr>
                  <w:rFonts w:eastAsia="Times New Roman"/>
                </w:rPr>
                <w:t>Group * Period</w:t>
              </w:r>
            </w:ins>
          </w:p>
        </w:tc>
        <w:tc>
          <w:tcPr>
            <w:tcW w:w="0" w:type="auto"/>
            <w:gridSpan w:val="2"/>
            <w:vAlign w:val="center"/>
            <w:hideMark/>
            <w:tcPrChange w:id="2194" w:author="Arnob Alam" w:date="2025-01-21T15:22:00Z" w16du:dateUtc="2025-01-21T20:22:00Z">
              <w:tcPr>
                <w:tcW w:w="0" w:type="auto"/>
                <w:gridSpan w:val="2"/>
                <w:vAlign w:val="center"/>
                <w:hideMark/>
              </w:tcPr>
            </w:tcPrChange>
          </w:tcPr>
          <w:p w14:paraId="13DEF059" w14:textId="77777777" w:rsidR="00811986" w:rsidRDefault="00811986" w:rsidP="008C7F51">
            <w:pPr>
              <w:jc w:val="center"/>
              <w:rPr>
                <w:ins w:id="2195" w:author="Arnob Alam" w:date="2025-01-21T15:21:00Z" w16du:dateUtc="2025-01-21T20:21:00Z"/>
                <w:rFonts w:eastAsia="Times New Roman"/>
              </w:rPr>
            </w:pPr>
            <w:ins w:id="2196" w:author="Arnob Alam" w:date="2025-01-21T15:21:00Z" w16du:dateUtc="2025-01-21T20:21:00Z">
              <w:r>
                <w:rPr>
                  <w:rFonts w:eastAsia="Times New Roman"/>
                </w:rPr>
                <w:t>-0.365</w:t>
              </w:r>
              <w:r>
                <w:rPr>
                  <w:rFonts w:eastAsia="Times New Roman"/>
                  <w:vertAlign w:val="superscript"/>
                </w:rPr>
                <w:t>***</w:t>
              </w:r>
            </w:ins>
          </w:p>
        </w:tc>
        <w:tc>
          <w:tcPr>
            <w:tcW w:w="0" w:type="auto"/>
            <w:gridSpan w:val="2"/>
            <w:vAlign w:val="center"/>
            <w:hideMark/>
            <w:tcPrChange w:id="2197" w:author="Arnob Alam" w:date="2025-01-21T15:22:00Z" w16du:dateUtc="2025-01-21T20:22:00Z">
              <w:tcPr>
                <w:tcW w:w="0" w:type="auto"/>
                <w:gridSpan w:val="2"/>
                <w:vAlign w:val="center"/>
                <w:hideMark/>
              </w:tcPr>
            </w:tcPrChange>
          </w:tcPr>
          <w:p w14:paraId="6AB742F2" w14:textId="77777777" w:rsidR="00811986" w:rsidRDefault="00811986" w:rsidP="008C7F51">
            <w:pPr>
              <w:jc w:val="center"/>
              <w:rPr>
                <w:ins w:id="2198" w:author="Arnob Alam" w:date="2025-01-21T15:21:00Z" w16du:dateUtc="2025-01-21T20:21:00Z"/>
                <w:rFonts w:eastAsia="Times New Roman"/>
              </w:rPr>
            </w:pPr>
            <w:ins w:id="2199" w:author="Arnob Alam" w:date="2025-01-21T15:21:00Z" w16du:dateUtc="2025-01-21T20:21:00Z">
              <w:r>
                <w:rPr>
                  <w:rFonts w:eastAsia="Times New Roman"/>
                </w:rPr>
                <w:t>-0.386</w:t>
              </w:r>
              <w:r>
                <w:rPr>
                  <w:rFonts w:eastAsia="Times New Roman"/>
                  <w:vertAlign w:val="superscript"/>
                </w:rPr>
                <w:t>***</w:t>
              </w:r>
            </w:ins>
          </w:p>
        </w:tc>
      </w:tr>
      <w:tr w:rsidR="00811986" w14:paraId="11DE604E" w14:textId="77777777" w:rsidTr="00C86EA3">
        <w:tblPrEx>
          <w:tblPrExChange w:id="2200" w:author="Arnob Alam" w:date="2025-01-21T15:22:00Z" w16du:dateUtc="2025-01-21T20:22:00Z">
            <w:tblPrEx>
              <w:jc w:val="left"/>
            </w:tblPrEx>
          </w:tblPrExChange>
        </w:tblPrEx>
        <w:trPr>
          <w:tblCellSpacing w:w="15" w:type="dxa"/>
          <w:jc w:val="center"/>
          <w:ins w:id="2201" w:author="Arnob Alam" w:date="2025-01-21T15:21:00Z"/>
          <w:trPrChange w:id="2202" w:author="Arnob Alam" w:date="2025-01-21T15:22:00Z" w16du:dateUtc="2025-01-21T20:22:00Z">
            <w:trPr>
              <w:tblCellSpacing w:w="15" w:type="dxa"/>
            </w:trPr>
          </w:trPrChange>
        </w:trPr>
        <w:tc>
          <w:tcPr>
            <w:tcW w:w="0" w:type="auto"/>
            <w:vAlign w:val="center"/>
            <w:hideMark/>
            <w:tcPrChange w:id="2203" w:author="Arnob Alam" w:date="2025-01-21T15:22:00Z" w16du:dateUtc="2025-01-21T20:22:00Z">
              <w:tcPr>
                <w:tcW w:w="0" w:type="auto"/>
                <w:vAlign w:val="center"/>
                <w:hideMark/>
              </w:tcPr>
            </w:tcPrChange>
          </w:tcPr>
          <w:p w14:paraId="1F5E3A10" w14:textId="77777777" w:rsidR="00811986" w:rsidRDefault="00811986" w:rsidP="008C7F51">
            <w:pPr>
              <w:jc w:val="center"/>
              <w:rPr>
                <w:ins w:id="2204" w:author="Arnob Alam" w:date="2025-01-21T15:21:00Z" w16du:dateUtc="2025-01-21T20:21:00Z"/>
                <w:rFonts w:eastAsia="Times New Roman"/>
              </w:rPr>
            </w:pPr>
          </w:p>
        </w:tc>
        <w:tc>
          <w:tcPr>
            <w:tcW w:w="0" w:type="auto"/>
            <w:gridSpan w:val="2"/>
            <w:vAlign w:val="center"/>
            <w:hideMark/>
            <w:tcPrChange w:id="2205" w:author="Arnob Alam" w:date="2025-01-21T15:22:00Z" w16du:dateUtc="2025-01-21T20:22:00Z">
              <w:tcPr>
                <w:tcW w:w="0" w:type="auto"/>
                <w:gridSpan w:val="2"/>
                <w:vAlign w:val="center"/>
                <w:hideMark/>
              </w:tcPr>
            </w:tcPrChange>
          </w:tcPr>
          <w:p w14:paraId="7CE64D61" w14:textId="77777777" w:rsidR="00811986" w:rsidRDefault="00811986" w:rsidP="008C7F51">
            <w:pPr>
              <w:jc w:val="center"/>
              <w:rPr>
                <w:ins w:id="2206" w:author="Arnob Alam" w:date="2025-01-21T15:21:00Z" w16du:dateUtc="2025-01-21T20:21:00Z"/>
                <w:rFonts w:eastAsia="Times New Roman"/>
              </w:rPr>
            </w:pPr>
            <w:ins w:id="2207" w:author="Arnob Alam" w:date="2025-01-21T15:21:00Z" w16du:dateUtc="2025-01-21T20:21:00Z">
              <w:r>
                <w:rPr>
                  <w:rFonts w:eastAsia="Times New Roman"/>
                </w:rPr>
                <w:t>(0.133)</w:t>
              </w:r>
            </w:ins>
          </w:p>
        </w:tc>
        <w:tc>
          <w:tcPr>
            <w:tcW w:w="0" w:type="auto"/>
            <w:gridSpan w:val="2"/>
            <w:vAlign w:val="center"/>
            <w:hideMark/>
            <w:tcPrChange w:id="2208" w:author="Arnob Alam" w:date="2025-01-21T15:22:00Z" w16du:dateUtc="2025-01-21T20:22:00Z">
              <w:tcPr>
                <w:tcW w:w="0" w:type="auto"/>
                <w:gridSpan w:val="2"/>
                <w:vAlign w:val="center"/>
                <w:hideMark/>
              </w:tcPr>
            </w:tcPrChange>
          </w:tcPr>
          <w:p w14:paraId="2A336CB7" w14:textId="77777777" w:rsidR="00811986" w:rsidRDefault="00811986" w:rsidP="008C7F51">
            <w:pPr>
              <w:jc w:val="center"/>
              <w:rPr>
                <w:ins w:id="2209" w:author="Arnob Alam" w:date="2025-01-21T15:21:00Z" w16du:dateUtc="2025-01-21T20:21:00Z"/>
                <w:rFonts w:eastAsia="Times New Roman"/>
              </w:rPr>
            </w:pPr>
            <w:ins w:id="2210" w:author="Arnob Alam" w:date="2025-01-21T15:21:00Z" w16du:dateUtc="2025-01-21T20:21:00Z">
              <w:r>
                <w:rPr>
                  <w:rFonts w:eastAsia="Times New Roman"/>
                </w:rPr>
                <w:t>(0.132)</w:t>
              </w:r>
            </w:ins>
          </w:p>
        </w:tc>
      </w:tr>
      <w:tr w:rsidR="00811986" w14:paraId="1F6DC01F" w14:textId="77777777" w:rsidTr="00C86EA3">
        <w:tblPrEx>
          <w:tblPrExChange w:id="2211" w:author="Arnob Alam" w:date="2025-01-21T15:22:00Z" w16du:dateUtc="2025-01-21T20:22:00Z">
            <w:tblPrEx>
              <w:jc w:val="left"/>
            </w:tblPrEx>
          </w:tblPrExChange>
        </w:tblPrEx>
        <w:trPr>
          <w:tblCellSpacing w:w="15" w:type="dxa"/>
          <w:jc w:val="center"/>
          <w:ins w:id="2212" w:author="Arnob Alam" w:date="2025-01-21T15:21:00Z"/>
          <w:trPrChange w:id="2213" w:author="Arnob Alam" w:date="2025-01-21T15:22:00Z" w16du:dateUtc="2025-01-21T20:22:00Z">
            <w:trPr>
              <w:tblCellSpacing w:w="15" w:type="dxa"/>
            </w:trPr>
          </w:trPrChange>
        </w:trPr>
        <w:tc>
          <w:tcPr>
            <w:tcW w:w="0" w:type="auto"/>
            <w:vAlign w:val="center"/>
            <w:hideMark/>
            <w:tcPrChange w:id="2214" w:author="Arnob Alam" w:date="2025-01-21T15:22:00Z" w16du:dateUtc="2025-01-21T20:22:00Z">
              <w:tcPr>
                <w:tcW w:w="0" w:type="auto"/>
                <w:vAlign w:val="center"/>
                <w:hideMark/>
              </w:tcPr>
            </w:tcPrChange>
          </w:tcPr>
          <w:p w14:paraId="1B21502D" w14:textId="77777777" w:rsidR="00811986" w:rsidRDefault="00811986" w:rsidP="008C7F51">
            <w:pPr>
              <w:jc w:val="center"/>
              <w:rPr>
                <w:ins w:id="2215" w:author="Arnob Alam" w:date="2025-01-21T15:21:00Z" w16du:dateUtc="2025-01-21T20:21:00Z"/>
                <w:rFonts w:eastAsia="Times New Roman"/>
              </w:rPr>
            </w:pPr>
          </w:p>
        </w:tc>
        <w:tc>
          <w:tcPr>
            <w:tcW w:w="0" w:type="auto"/>
            <w:gridSpan w:val="2"/>
            <w:vAlign w:val="center"/>
            <w:hideMark/>
            <w:tcPrChange w:id="2216" w:author="Arnob Alam" w:date="2025-01-21T15:22:00Z" w16du:dateUtc="2025-01-21T20:22:00Z">
              <w:tcPr>
                <w:tcW w:w="0" w:type="auto"/>
                <w:gridSpan w:val="2"/>
                <w:vAlign w:val="center"/>
                <w:hideMark/>
              </w:tcPr>
            </w:tcPrChange>
          </w:tcPr>
          <w:p w14:paraId="680D9EE5" w14:textId="77777777" w:rsidR="00811986" w:rsidRDefault="00811986" w:rsidP="008C7F51">
            <w:pPr>
              <w:rPr>
                <w:ins w:id="2217" w:author="Arnob Alam" w:date="2025-01-21T15:21:00Z" w16du:dateUtc="2025-01-21T20:21:00Z"/>
                <w:rFonts w:eastAsia="Times New Roman"/>
                <w:sz w:val="20"/>
                <w:szCs w:val="20"/>
              </w:rPr>
            </w:pPr>
          </w:p>
        </w:tc>
        <w:tc>
          <w:tcPr>
            <w:tcW w:w="0" w:type="auto"/>
            <w:gridSpan w:val="2"/>
            <w:vAlign w:val="center"/>
            <w:hideMark/>
            <w:tcPrChange w:id="2218" w:author="Arnob Alam" w:date="2025-01-21T15:22:00Z" w16du:dateUtc="2025-01-21T20:22:00Z">
              <w:tcPr>
                <w:tcW w:w="0" w:type="auto"/>
                <w:gridSpan w:val="2"/>
                <w:vAlign w:val="center"/>
                <w:hideMark/>
              </w:tcPr>
            </w:tcPrChange>
          </w:tcPr>
          <w:p w14:paraId="6D959B25" w14:textId="77777777" w:rsidR="00811986" w:rsidRDefault="00811986" w:rsidP="008C7F51">
            <w:pPr>
              <w:jc w:val="center"/>
              <w:rPr>
                <w:ins w:id="2219" w:author="Arnob Alam" w:date="2025-01-21T15:21:00Z" w16du:dateUtc="2025-01-21T20:21:00Z"/>
                <w:rFonts w:eastAsia="Times New Roman"/>
                <w:sz w:val="20"/>
                <w:szCs w:val="20"/>
              </w:rPr>
            </w:pPr>
          </w:p>
        </w:tc>
      </w:tr>
      <w:tr w:rsidR="00811986" w14:paraId="73FEB20E" w14:textId="77777777" w:rsidTr="00C86EA3">
        <w:tblPrEx>
          <w:tblPrExChange w:id="2220" w:author="Arnob Alam" w:date="2025-01-21T15:22:00Z" w16du:dateUtc="2025-01-21T20:22:00Z">
            <w:tblPrEx>
              <w:jc w:val="left"/>
            </w:tblPrEx>
          </w:tblPrExChange>
        </w:tblPrEx>
        <w:trPr>
          <w:tblCellSpacing w:w="15" w:type="dxa"/>
          <w:jc w:val="center"/>
          <w:ins w:id="2221" w:author="Arnob Alam" w:date="2025-01-21T15:21:00Z"/>
          <w:trPrChange w:id="2222" w:author="Arnob Alam" w:date="2025-01-21T15:22:00Z" w16du:dateUtc="2025-01-21T20:22:00Z">
            <w:trPr>
              <w:tblCellSpacing w:w="15" w:type="dxa"/>
            </w:trPr>
          </w:trPrChange>
        </w:trPr>
        <w:tc>
          <w:tcPr>
            <w:tcW w:w="0" w:type="auto"/>
            <w:vAlign w:val="center"/>
            <w:hideMark/>
            <w:tcPrChange w:id="2223" w:author="Arnob Alam" w:date="2025-01-21T15:22:00Z" w16du:dateUtc="2025-01-21T20:22:00Z">
              <w:tcPr>
                <w:tcW w:w="0" w:type="auto"/>
                <w:vAlign w:val="center"/>
                <w:hideMark/>
              </w:tcPr>
            </w:tcPrChange>
          </w:tcPr>
          <w:p w14:paraId="50702B78" w14:textId="77777777" w:rsidR="00811986" w:rsidRDefault="00811986" w:rsidP="008C7F51">
            <w:pPr>
              <w:jc w:val="left"/>
              <w:rPr>
                <w:ins w:id="2224" w:author="Arnob Alam" w:date="2025-01-21T15:21:00Z" w16du:dateUtc="2025-01-21T20:21:00Z"/>
                <w:rFonts w:eastAsia="Times New Roman"/>
              </w:rPr>
            </w:pPr>
            <w:ins w:id="2225" w:author="Arnob Alam" w:date="2025-01-21T15:21:00Z" w16du:dateUtc="2025-01-21T20:21:00Z">
              <w:r>
                <w:rPr>
                  <w:rFonts w:eastAsia="Times New Roman"/>
                </w:rPr>
                <w:t>Constant</w:t>
              </w:r>
            </w:ins>
          </w:p>
        </w:tc>
        <w:tc>
          <w:tcPr>
            <w:tcW w:w="0" w:type="auto"/>
            <w:gridSpan w:val="2"/>
            <w:vAlign w:val="center"/>
            <w:hideMark/>
            <w:tcPrChange w:id="2226" w:author="Arnob Alam" w:date="2025-01-21T15:22:00Z" w16du:dateUtc="2025-01-21T20:22:00Z">
              <w:tcPr>
                <w:tcW w:w="0" w:type="auto"/>
                <w:gridSpan w:val="2"/>
                <w:vAlign w:val="center"/>
                <w:hideMark/>
              </w:tcPr>
            </w:tcPrChange>
          </w:tcPr>
          <w:p w14:paraId="7A407BFF" w14:textId="77777777" w:rsidR="00811986" w:rsidRDefault="00811986" w:rsidP="008C7F51">
            <w:pPr>
              <w:jc w:val="center"/>
              <w:rPr>
                <w:ins w:id="2227" w:author="Arnob Alam" w:date="2025-01-21T15:21:00Z" w16du:dateUtc="2025-01-21T20:21:00Z"/>
                <w:rFonts w:eastAsia="Times New Roman"/>
              </w:rPr>
            </w:pPr>
            <w:ins w:id="2228" w:author="Arnob Alam" w:date="2025-01-21T15:21:00Z" w16du:dateUtc="2025-01-21T20:21:00Z">
              <w:r>
                <w:rPr>
                  <w:rFonts w:eastAsia="Times New Roman"/>
                </w:rPr>
                <w:t>0.106</w:t>
              </w:r>
              <w:r>
                <w:rPr>
                  <w:rFonts w:eastAsia="Times New Roman"/>
                  <w:vertAlign w:val="superscript"/>
                </w:rPr>
                <w:t>**</w:t>
              </w:r>
            </w:ins>
          </w:p>
        </w:tc>
        <w:tc>
          <w:tcPr>
            <w:tcW w:w="0" w:type="auto"/>
            <w:gridSpan w:val="2"/>
            <w:vAlign w:val="center"/>
            <w:hideMark/>
            <w:tcPrChange w:id="2229" w:author="Arnob Alam" w:date="2025-01-21T15:22:00Z" w16du:dateUtc="2025-01-21T20:22:00Z">
              <w:tcPr>
                <w:tcW w:w="0" w:type="auto"/>
                <w:gridSpan w:val="2"/>
                <w:vAlign w:val="center"/>
                <w:hideMark/>
              </w:tcPr>
            </w:tcPrChange>
          </w:tcPr>
          <w:p w14:paraId="16E1EAF0" w14:textId="77777777" w:rsidR="00811986" w:rsidRDefault="00811986" w:rsidP="008C7F51">
            <w:pPr>
              <w:jc w:val="center"/>
              <w:rPr>
                <w:ins w:id="2230" w:author="Arnob Alam" w:date="2025-01-21T15:21:00Z" w16du:dateUtc="2025-01-21T20:21:00Z"/>
                <w:rFonts w:eastAsia="Times New Roman"/>
              </w:rPr>
            </w:pPr>
            <w:ins w:id="2231" w:author="Arnob Alam" w:date="2025-01-21T15:21:00Z" w16du:dateUtc="2025-01-21T20:21:00Z">
              <w:r>
                <w:rPr>
                  <w:rFonts w:eastAsia="Times New Roman"/>
                </w:rPr>
                <w:t>-0.344</w:t>
              </w:r>
            </w:ins>
          </w:p>
        </w:tc>
      </w:tr>
      <w:tr w:rsidR="00811986" w14:paraId="02343E0F" w14:textId="77777777" w:rsidTr="00C86EA3">
        <w:tblPrEx>
          <w:tblPrExChange w:id="2232" w:author="Arnob Alam" w:date="2025-01-21T15:22:00Z" w16du:dateUtc="2025-01-21T20:22:00Z">
            <w:tblPrEx>
              <w:jc w:val="left"/>
            </w:tblPrEx>
          </w:tblPrExChange>
        </w:tblPrEx>
        <w:trPr>
          <w:tblCellSpacing w:w="15" w:type="dxa"/>
          <w:jc w:val="center"/>
          <w:ins w:id="2233" w:author="Arnob Alam" w:date="2025-01-21T15:21:00Z"/>
          <w:trPrChange w:id="2234" w:author="Arnob Alam" w:date="2025-01-21T15:22:00Z" w16du:dateUtc="2025-01-21T20:22:00Z">
            <w:trPr>
              <w:tblCellSpacing w:w="15" w:type="dxa"/>
            </w:trPr>
          </w:trPrChange>
        </w:trPr>
        <w:tc>
          <w:tcPr>
            <w:tcW w:w="0" w:type="auto"/>
            <w:vAlign w:val="center"/>
            <w:hideMark/>
            <w:tcPrChange w:id="2235" w:author="Arnob Alam" w:date="2025-01-21T15:22:00Z" w16du:dateUtc="2025-01-21T20:22:00Z">
              <w:tcPr>
                <w:tcW w:w="0" w:type="auto"/>
                <w:vAlign w:val="center"/>
                <w:hideMark/>
              </w:tcPr>
            </w:tcPrChange>
          </w:tcPr>
          <w:p w14:paraId="0D01BE1F" w14:textId="77777777" w:rsidR="00811986" w:rsidRDefault="00811986" w:rsidP="008C7F51">
            <w:pPr>
              <w:jc w:val="center"/>
              <w:rPr>
                <w:ins w:id="2236" w:author="Arnob Alam" w:date="2025-01-21T15:21:00Z" w16du:dateUtc="2025-01-21T20:21:00Z"/>
                <w:rFonts w:eastAsia="Times New Roman"/>
              </w:rPr>
            </w:pPr>
          </w:p>
        </w:tc>
        <w:tc>
          <w:tcPr>
            <w:tcW w:w="0" w:type="auto"/>
            <w:gridSpan w:val="2"/>
            <w:vAlign w:val="center"/>
            <w:hideMark/>
            <w:tcPrChange w:id="2237" w:author="Arnob Alam" w:date="2025-01-21T15:22:00Z" w16du:dateUtc="2025-01-21T20:22:00Z">
              <w:tcPr>
                <w:tcW w:w="0" w:type="auto"/>
                <w:gridSpan w:val="2"/>
                <w:vAlign w:val="center"/>
                <w:hideMark/>
              </w:tcPr>
            </w:tcPrChange>
          </w:tcPr>
          <w:p w14:paraId="16E7687B" w14:textId="77777777" w:rsidR="00811986" w:rsidRDefault="00811986" w:rsidP="008C7F51">
            <w:pPr>
              <w:jc w:val="center"/>
              <w:rPr>
                <w:ins w:id="2238" w:author="Arnob Alam" w:date="2025-01-21T15:21:00Z" w16du:dateUtc="2025-01-21T20:21:00Z"/>
                <w:rFonts w:eastAsia="Times New Roman"/>
              </w:rPr>
            </w:pPr>
            <w:ins w:id="2239" w:author="Arnob Alam" w:date="2025-01-21T15:21:00Z" w16du:dateUtc="2025-01-21T20:21:00Z">
              <w:r>
                <w:rPr>
                  <w:rFonts w:eastAsia="Times New Roman"/>
                </w:rPr>
                <w:t>(0.051)</w:t>
              </w:r>
            </w:ins>
          </w:p>
        </w:tc>
        <w:tc>
          <w:tcPr>
            <w:tcW w:w="0" w:type="auto"/>
            <w:gridSpan w:val="2"/>
            <w:vAlign w:val="center"/>
            <w:hideMark/>
            <w:tcPrChange w:id="2240" w:author="Arnob Alam" w:date="2025-01-21T15:22:00Z" w16du:dateUtc="2025-01-21T20:22:00Z">
              <w:tcPr>
                <w:tcW w:w="0" w:type="auto"/>
                <w:gridSpan w:val="2"/>
                <w:vAlign w:val="center"/>
                <w:hideMark/>
              </w:tcPr>
            </w:tcPrChange>
          </w:tcPr>
          <w:p w14:paraId="469FF985" w14:textId="77777777" w:rsidR="00811986" w:rsidRDefault="00811986" w:rsidP="008C7F51">
            <w:pPr>
              <w:jc w:val="center"/>
              <w:rPr>
                <w:ins w:id="2241" w:author="Arnob Alam" w:date="2025-01-21T15:21:00Z" w16du:dateUtc="2025-01-21T20:21:00Z"/>
                <w:rFonts w:eastAsia="Times New Roman"/>
              </w:rPr>
            </w:pPr>
            <w:ins w:id="2242" w:author="Arnob Alam" w:date="2025-01-21T15:21:00Z" w16du:dateUtc="2025-01-21T20:21:00Z">
              <w:r>
                <w:rPr>
                  <w:rFonts w:eastAsia="Times New Roman"/>
                </w:rPr>
                <w:t>(0.280)</w:t>
              </w:r>
            </w:ins>
          </w:p>
        </w:tc>
      </w:tr>
      <w:tr w:rsidR="00811986" w14:paraId="3D91E514" w14:textId="77777777" w:rsidTr="00C86EA3">
        <w:tblPrEx>
          <w:tblPrExChange w:id="2243" w:author="Arnob Alam" w:date="2025-01-21T15:22:00Z" w16du:dateUtc="2025-01-21T20:22:00Z">
            <w:tblPrEx>
              <w:jc w:val="left"/>
            </w:tblPrEx>
          </w:tblPrExChange>
        </w:tblPrEx>
        <w:trPr>
          <w:tblCellSpacing w:w="15" w:type="dxa"/>
          <w:jc w:val="center"/>
          <w:ins w:id="2244" w:author="Arnob Alam" w:date="2025-01-21T15:21:00Z"/>
          <w:trPrChange w:id="2245" w:author="Arnob Alam" w:date="2025-01-21T15:22:00Z" w16du:dateUtc="2025-01-21T20:22:00Z">
            <w:trPr>
              <w:tblCellSpacing w:w="15" w:type="dxa"/>
            </w:trPr>
          </w:trPrChange>
        </w:trPr>
        <w:tc>
          <w:tcPr>
            <w:tcW w:w="0" w:type="auto"/>
            <w:vAlign w:val="center"/>
            <w:hideMark/>
            <w:tcPrChange w:id="2246" w:author="Arnob Alam" w:date="2025-01-21T15:22:00Z" w16du:dateUtc="2025-01-21T20:22:00Z">
              <w:tcPr>
                <w:tcW w:w="0" w:type="auto"/>
                <w:vAlign w:val="center"/>
                <w:hideMark/>
              </w:tcPr>
            </w:tcPrChange>
          </w:tcPr>
          <w:p w14:paraId="293D77A7" w14:textId="77777777" w:rsidR="00811986" w:rsidRDefault="00811986" w:rsidP="008C7F51">
            <w:pPr>
              <w:jc w:val="center"/>
              <w:rPr>
                <w:ins w:id="2247" w:author="Arnob Alam" w:date="2025-01-21T15:21:00Z" w16du:dateUtc="2025-01-21T20:21:00Z"/>
                <w:rFonts w:eastAsia="Times New Roman"/>
              </w:rPr>
            </w:pPr>
          </w:p>
        </w:tc>
        <w:tc>
          <w:tcPr>
            <w:tcW w:w="0" w:type="auto"/>
            <w:gridSpan w:val="2"/>
            <w:vAlign w:val="center"/>
            <w:hideMark/>
            <w:tcPrChange w:id="2248" w:author="Arnob Alam" w:date="2025-01-21T15:22:00Z" w16du:dateUtc="2025-01-21T20:22:00Z">
              <w:tcPr>
                <w:tcW w:w="0" w:type="auto"/>
                <w:gridSpan w:val="2"/>
                <w:vAlign w:val="center"/>
                <w:hideMark/>
              </w:tcPr>
            </w:tcPrChange>
          </w:tcPr>
          <w:p w14:paraId="36240FF9" w14:textId="77777777" w:rsidR="00811986" w:rsidRDefault="00811986" w:rsidP="008C7F51">
            <w:pPr>
              <w:rPr>
                <w:ins w:id="2249" w:author="Arnob Alam" w:date="2025-01-21T15:21:00Z" w16du:dateUtc="2025-01-21T20:21:00Z"/>
                <w:rFonts w:eastAsia="Times New Roman"/>
                <w:sz w:val="20"/>
                <w:szCs w:val="20"/>
              </w:rPr>
            </w:pPr>
          </w:p>
        </w:tc>
        <w:tc>
          <w:tcPr>
            <w:tcW w:w="0" w:type="auto"/>
            <w:gridSpan w:val="2"/>
            <w:vAlign w:val="center"/>
            <w:hideMark/>
            <w:tcPrChange w:id="2250" w:author="Arnob Alam" w:date="2025-01-21T15:22:00Z" w16du:dateUtc="2025-01-21T20:22:00Z">
              <w:tcPr>
                <w:tcW w:w="0" w:type="auto"/>
                <w:gridSpan w:val="2"/>
                <w:vAlign w:val="center"/>
                <w:hideMark/>
              </w:tcPr>
            </w:tcPrChange>
          </w:tcPr>
          <w:p w14:paraId="208586D2" w14:textId="77777777" w:rsidR="00811986" w:rsidRDefault="00811986" w:rsidP="008C7F51">
            <w:pPr>
              <w:jc w:val="center"/>
              <w:rPr>
                <w:ins w:id="2251" w:author="Arnob Alam" w:date="2025-01-21T15:21:00Z" w16du:dateUtc="2025-01-21T20:21:00Z"/>
                <w:rFonts w:eastAsia="Times New Roman"/>
                <w:sz w:val="20"/>
                <w:szCs w:val="20"/>
              </w:rPr>
            </w:pPr>
          </w:p>
        </w:tc>
      </w:tr>
      <w:tr w:rsidR="00811986" w14:paraId="33E2B141" w14:textId="77777777" w:rsidTr="00C86EA3">
        <w:tblPrEx>
          <w:tblPrExChange w:id="2252" w:author="Arnob Alam" w:date="2025-01-21T15:22:00Z" w16du:dateUtc="2025-01-21T20:22:00Z">
            <w:tblPrEx>
              <w:jc w:val="left"/>
            </w:tblPrEx>
          </w:tblPrExChange>
        </w:tblPrEx>
        <w:trPr>
          <w:tblCellSpacing w:w="15" w:type="dxa"/>
          <w:jc w:val="center"/>
          <w:ins w:id="2253" w:author="Arnob Alam" w:date="2025-01-21T15:21:00Z"/>
          <w:trPrChange w:id="2254"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2255" w:author="Arnob Alam" w:date="2025-01-21T15:22:00Z" w16du:dateUtc="2025-01-21T20:22:00Z">
              <w:tcPr>
                <w:tcW w:w="0" w:type="auto"/>
                <w:gridSpan w:val="5"/>
                <w:tcBorders>
                  <w:bottom w:val="single" w:sz="6" w:space="0" w:color="000000"/>
                </w:tcBorders>
                <w:vAlign w:val="center"/>
                <w:hideMark/>
              </w:tcPr>
            </w:tcPrChange>
          </w:tcPr>
          <w:p w14:paraId="210E1259" w14:textId="77777777" w:rsidR="00811986" w:rsidRDefault="00811986" w:rsidP="008C7F51">
            <w:pPr>
              <w:jc w:val="center"/>
              <w:rPr>
                <w:ins w:id="2256" w:author="Arnob Alam" w:date="2025-01-21T15:21:00Z" w16du:dateUtc="2025-01-21T20:21:00Z"/>
                <w:rFonts w:eastAsia="Times New Roman"/>
                <w:sz w:val="20"/>
                <w:szCs w:val="20"/>
              </w:rPr>
            </w:pPr>
          </w:p>
        </w:tc>
      </w:tr>
      <w:tr w:rsidR="00811986" w14:paraId="1C11E3C9" w14:textId="77777777" w:rsidTr="00C86EA3">
        <w:tblPrEx>
          <w:tblPrExChange w:id="2257" w:author="Arnob Alam" w:date="2025-01-21T15:22:00Z" w16du:dateUtc="2025-01-21T20:22:00Z">
            <w:tblPrEx>
              <w:jc w:val="left"/>
            </w:tblPrEx>
          </w:tblPrExChange>
        </w:tblPrEx>
        <w:trPr>
          <w:tblCellSpacing w:w="15" w:type="dxa"/>
          <w:jc w:val="center"/>
          <w:ins w:id="2258" w:author="Arnob Alam" w:date="2025-01-21T15:21:00Z"/>
          <w:trPrChange w:id="2259" w:author="Arnob Alam" w:date="2025-01-21T15:22:00Z" w16du:dateUtc="2025-01-21T20:22:00Z">
            <w:trPr>
              <w:tblCellSpacing w:w="15" w:type="dxa"/>
            </w:trPr>
          </w:trPrChange>
        </w:trPr>
        <w:tc>
          <w:tcPr>
            <w:tcW w:w="0" w:type="auto"/>
            <w:vAlign w:val="center"/>
            <w:hideMark/>
            <w:tcPrChange w:id="2260" w:author="Arnob Alam" w:date="2025-01-21T15:22:00Z" w16du:dateUtc="2025-01-21T20:22:00Z">
              <w:tcPr>
                <w:tcW w:w="0" w:type="auto"/>
                <w:vAlign w:val="center"/>
                <w:hideMark/>
              </w:tcPr>
            </w:tcPrChange>
          </w:tcPr>
          <w:p w14:paraId="1AB6EB0C" w14:textId="77777777" w:rsidR="00811986" w:rsidRDefault="00811986" w:rsidP="008C7F51">
            <w:pPr>
              <w:jc w:val="left"/>
              <w:rPr>
                <w:ins w:id="2261" w:author="Arnob Alam" w:date="2025-01-21T15:21:00Z" w16du:dateUtc="2025-01-21T20:21:00Z"/>
                <w:rFonts w:eastAsia="Times New Roman"/>
              </w:rPr>
            </w:pPr>
            <w:ins w:id="2262" w:author="Arnob Alam" w:date="2025-01-21T15:21:00Z" w16du:dateUtc="2025-01-21T20:21:00Z">
              <w:r>
                <w:rPr>
                  <w:rFonts w:eastAsia="Times New Roman"/>
                </w:rPr>
                <w:lastRenderedPageBreak/>
                <w:t>Observations</w:t>
              </w:r>
            </w:ins>
          </w:p>
        </w:tc>
        <w:tc>
          <w:tcPr>
            <w:tcW w:w="0" w:type="auto"/>
            <w:gridSpan w:val="2"/>
            <w:vAlign w:val="center"/>
            <w:hideMark/>
            <w:tcPrChange w:id="2263" w:author="Arnob Alam" w:date="2025-01-21T15:22:00Z" w16du:dateUtc="2025-01-21T20:22:00Z">
              <w:tcPr>
                <w:tcW w:w="0" w:type="auto"/>
                <w:gridSpan w:val="2"/>
                <w:vAlign w:val="center"/>
                <w:hideMark/>
              </w:tcPr>
            </w:tcPrChange>
          </w:tcPr>
          <w:p w14:paraId="7663FC6E" w14:textId="77777777" w:rsidR="00811986" w:rsidRDefault="00811986" w:rsidP="008C7F51">
            <w:pPr>
              <w:jc w:val="center"/>
              <w:rPr>
                <w:ins w:id="2264" w:author="Arnob Alam" w:date="2025-01-21T15:21:00Z" w16du:dateUtc="2025-01-21T20:21:00Z"/>
                <w:rFonts w:eastAsia="Times New Roman"/>
              </w:rPr>
            </w:pPr>
            <w:ins w:id="2265" w:author="Arnob Alam" w:date="2025-01-21T15:21:00Z" w16du:dateUtc="2025-01-21T20:21:00Z">
              <w:r>
                <w:rPr>
                  <w:rFonts w:eastAsia="Times New Roman"/>
                </w:rPr>
                <w:t>641</w:t>
              </w:r>
            </w:ins>
          </w:p>
        </w:tc>
        <w:tc>
          <w:tcPr>
            <w:tcW w:w="0" w:type="auto"/>
            <w:gridSpan w:val="2"/>
            <w:vAlign w:val="center"/>
            <w:hideMark/>
            <w:tcPrChange w:id="2266" w:author="Arnob Alam" w:date="2025-01-21T15:22:00Z" w16du:dateUtc="2025-01-21T20:22:00Z">
              <w:tcPr>
                <w:tcW w:w="0" w:type="auto"/>
                <w:gridSpan w:val="2"/>
                <w:vAlign w:val="center"/>
                <w:hideMark/>
              </w:tcPr>
            </w:tcPrChange>
          </w:tcPr>
          <w:p w14:paraId="74D7F654" w14:textId="77777777" w:rsidR="00811986" w:rsidRDefault="00811986" w:rsidP="008C7F51">
            <w:pPr>
              <w:jc w:val="center"/>
              <w:rPr>
                <w:ins w:id="2267" w:author="Arnob Alam" w:date="2025-01-21T15:21:00Z" w16du:dateUtc="2025-01-21T20:21:00Z"/>
                <w:rFonts w:eastAsia="Times New Roman"/>
              </w:rPr>
            </w:pPr>
            <w:ins w:id="2268" w:author="Arnob Alam" w:date="2025-01-21T15:21:00Z" w16du:dateUtc="2025-01-21T20:21:00Z">
              <w:r>
                <w:rPr>
                  <w:rFonts w:eastAsia="Times New Roman"/>
                </w:rPr>
                <w:t>635</w:t>
              </w:r>
            </w:ins>
          </w:p>
        </w:tc>
      </w:tr>
      <w:tr w:rsidR="00811986" w14:paraId="20C14FCE" w14:textId="77777777" w:rsidTr="00C86EA3">
        <w:tblPrEx>
          <w:tblPrExChange w:id="2269" w:author="Arnob Alam" w:date="2025-01-21T15:22:00Z" w16du:dateUtc="2025-01-21T20:22:00Z">
            <w:tblPrEx>
              <w:jc w:val="left"/>
            </w:tblPrEx>
          </w:tblPrExChange>
        </w:tblPrEx>
        <w:trPr>
          <w:tblCellSpacing w:w="15" w:type="dxa"/>
          <w:jc w:val="center"/>
          <w:ins w:id="2270" w:author="Arnob Alam" w:date="2025-01-21T15:21:00Z"/>
          <w:trPrChange w:id="2271" w:author="Arnob Alam" w:date="2025-01-21T15:22:00Z" w16du:dateUtc="2025-01-21T20:22:00Z">
            <w:trPr>
              <w:tblCellSpacing w:w="15" w:type="dxa"/>
            </w:trPr>
          </w:trPrChange>
        </w:trPr>
        <w:tc>
          <w:tcPr>
            <w:tcW w:w="0" w:type="auto"/>
            <w:vAlign w:val="center"/>
            <w:hideMark/>
            <w:tcPrChange w:id="2272" w:author="Arnob Alam" w:date="2025-01-21T15:22:00Z" w16du:dateUtc="2025-01-21T20:22:00Z">
              <w:tcPr>
                <w:tcW w:w="0" w:type="auto"/>
                <w:vAlign w:val="center"/>
                <w:hideMark/>
              </w:tcPr>
            </w:tcPrChange>
          </w:tcPr>
          <w:p w14:paraId="755C65D1" w14:textId="77777777" w:rsidR="00811986" w:rsidRDefault="00811986" w:rsidP="008C7F51">
            <w:pPr>
              <w:jc w:val="left"/>
              <w:rPr>
                <w:ins w:id="2273" w:author="Arnob Alam" w:date="2025-01-21T15:21:00Z" w16du:dateUtc="2025-01-21T20:21:00Z"/>
                <w:rFonts w:eastAsia="Times New Roman"/>
              </w:rPr>
            </w:pPr>
            <w:ins w:id="2274" w:author="Arnob Alam" w:date="2025-01-21T15:21:00Z" w16du:dateUtc="2025-01-21T20:21:00Z">
              <w:r>
                <w:rPr>
                  <w:rFonts w:eastAsia="Times New Roman"/>
                </w:rPr>
                <w:t>R</w:t>
              </w:r>
              <w:r>
                <w:rPr>
                  <w:rFonts w:eastAsia="Times New Roman"/>
                  <w:vertAlign w:val="superscript"/>
                </w:rPr>
                <w:t>2</w:t>
              </w:r>
            </w:ins>
          </w:p>
        </w:tc>
        <w:tc>
          <w:tcPr>
            <w:tcW w:w="0" w:type="auto"/>
            <w:gridSpan w:val="2"/>
            <w:vAlign w:val="center"/>
            <w:hideMark/>
            <w:tcPrChange w:id="2275" w:author="Arnob Alam" w:date="2025-01-21T15:22:00Z" w16du:dateUtc="2025-01-21T20:22:00Z">
              <w:tcPr>
                <w:tcW w:w="0" w:type="auto"/>
                <w:gridSpan w:val="2"/>
                <w:vAlign w:val="center"/>
                <w:hideMark/>
              </w:tcPr>
            </w:tcPrChange>
          </w:tcPr>
          <w:p w14:paraId="74BAEDEC" w14:textId="77777777" w:rsidR="00811986" w:rsidRDefault="00811986" w:rsidP="008C7F51">
            <w:pPr>
              <w:jc w:val="center"/>
              <w:rPr>
                <w:ins w:id="2276" w:author="Arnob Alam" w:date="2025-01-21T15:21:00Z" w16du:dateUtc="2025-01-21T20:21:00Z"/>
                <w:rFonts w:eastAsia="Times New Roman"/>
              </w:rPr>
            </w:pPr>
            <w:ins w:id="2277" w:author="Arnob Alam" w:date="2025-01-21T15:21:00Z" w16du:dateUtc="2025-01-21T20:21:00Z">
              <w:r>
                <w:rPr>
                  <w:rFonts w:eastAsia="Times New Roman"/>
                </w:rPr>
                <w:t>0.048</w:t>
              </w:r>
            </w:ins>
          </w:p>
        </w:tc>
        <w:tc>
          <w:tcPr>
            <w:tcW w:w="0" w:type="auto"/>
            <w:gridSpan w:val="2"/>
            <w:vAlign w:val="center"/>
            <w:hideMark/>
            <w:tcPrChange w:id="2278" w:author="Arnob Alam" w:date="2025-01-21T15:22:00Z" w16du:dateUtc="2025-01-21T20:22:00Z">
              <w:tcPr>
                <w:tcW w:w="0" w:type="auto"/>
                <w:gridSpan w:val="2"/>
                <w:vAlign w:val="center"/>
                <w:hideMark/>
              </w:tcPr>
            </w:tcPrChange>
          </w:tcPr>
          <w:p w14:paraId="42465F42" w14:textId="77777777" w:rsidR="00811986" w:rsidRDefault="00811986" w:rsidP="008C7F51">
            <w:pPr>
              <w:jc w:val="center"/>
              <w:rPr>
                <w:ins w:id="2279" w:author="Arnob Alam" w:date="2025-01-21T15:21:00Z" w16du:dateUtc="2025-01-21T20:21:00Z"/>
                <w:rFonts w:eastAsia="Times New Roman"/>
              </w:rPr>
            </w:pPr>
            <w:ins w:id="2280" w:author="Arnob Alam" w:date="2025-01-21T15:21:00Z" w16du:dateUtc="2025-01-21T20:21:00Z">
              <w:r>
                <w:rPr>
                  <w:rFonts w:eastAsia="Times New Roman"/>
                </w:rPr>
                <w:t>0.077</w:t>
              </w:r>
            </w:ins>
          </w:p>
        </w:tc>
      </w:tr>
      <w:tr w:rsidR="00811986" w14:paraId="67769220" w14:textId="77777777" w:rsidTr="00C86EA3">
        <w:tblPrEx>
          <w:tblPrExChange w:id="2281" w:author="Arnob Alam" w:date="2025-01-21T15:22:00Z" w16du:dateUtc="2025-01-21T20:22:00Z">
            <w:tblPrEx>
              <w:jc w:val="left"/>
            </w:tblPrEx>
          </w:tblPrExChange>
        </w:tblPrEx>
        <w:trPr>
          <w:tblCellSpacing w:w="15" w:type="dxa"/>
          <w:jc w:val="center"/>
          <w:ins w:id="2282" w:author="Arnob Alam" w:date="2025-01-21T15:21:00Z"/>
          <w:trPrChange w:id="2283" w:author="Arnob Alam" w:date="2025-01-21T15:22:00Z" w16du:dateUtc="2025-01-21T20:22:00Z">
            <w:trPr>
              <w:tblCellSpacing w:w="15" w:type="dxa"/>
            </w:trPr>
          </w:trPrChange>
        </w:trPr>
        <w:tc>
          <w:tcPr>
            <w:tcW w:w="0" w:type="auto"/>
            <w:vAlign w:val="center"/>
            <w:hideMark/>
            <w:tcPrChange w:id="2284" w:author="Arnob Alam" w:date="2025-01-21T15:22:00Z" w16du:dateUtc="2025-01-21T20:22:00Z">
              <w:tcPr>
                <w:tcW w:w="0" w:type="auto"/>
                <w:vAlign w:val="center"/>
                <w:hideMark/>
              </w:tcPr>
            </w:tcPrChange>
          </w:tcPr>
          <w:p w14:paraId="331F49BC" w14:textId="77777777" w:rsidR="00811986" w:rsidRDefault="00811986" w:rsidP="008C7F51">
            <w:pPr>
              <w:jc w:val="left"/>
              <w:rPr>
                <w:ins w:id="2285" w:author="Arnob Alam" w:date="2025-01-21T15:21:00Z" w16du:dateUtc="2025-01-21T20:21:00Z"/>
                <w:rFonts w:eastAsia="Times New Roman"/>
              </w:rPr>
            </w:pPr>
            <w:ins w:id="2286" w:author="Arnob Alam" w:date="2025-01-21T15:21:00Z" w16du:dateUtc="2025-01-21T20:21:00Z">
              <w:r>
                <w:rPr>
                  <w:rFonts w:eastAsia="Times New Roman"/>
                </w:rPr>
                <w:t>Adjusted R</w:t>
              </w:r>
              <w:r>
                <w:rPr>
                  <w:rFonts w:eastAsia="Times New Roman"/>
                  <w:vertAlign w:val="superscript"/>
                </w:rPr>
                <w:t>2</w:t>
              </w:r>
            </w:ins>
          </w:p>
        </w:tc>
        <w:tc>
          <w:tcPr>
            <w:tcW w:w="0" w:type="auto"/>
            <w:gridSpan w:val="2"/>
            <w:vAlign w:val="center"/>
            <w:hideMark/>
            <w:tcPrChange w:id="2287" w:author="Arnob Alam" w:date="2025-01-21T15:22:00Z" w16du:dateUtc="2025-01-21T20:22:00Z">
              <w:tcPr>
                <w:tcW w:w="0" w:type="auto"/>
                <w:gridSpan w:val="2"/>
                <w:vAlign w:val="center"/>
                <w:hideMark/>
              </w:tcPr>
            </w:tcPrChange>
          </w:tcPr>
          <w:p w14:paraId="525C781A" w14:textId="77777777" w:rsidR="00811986" w:rsidRDefault="00811986" w:rsidP="008C7F51">
            <w:pPr>
              <w:jc w:val="center"/>
              <w:rPr>
                <w:ins w:id="2288" w:author="Arnob Alam" w:date="2025-01-21T15:21:00Z" w16du:dateUtc="2025-01-21T20:21:00Z"/>
                <w:rFonts w:eastAsia="Times New Roman"/>
              </w:rPr>
            </w:pPr>
            <w:ins w:id="2289" w:author="Arnob Alam" w:date="2025-01-21T15:21:00Z" w16du:dateUtc="2025-01-21T20:21:00Z">
              <w:r>
                <w:rPr>
                  <w:rFonts w:eastAsia="Times New Roman"/>
                </w:rPr>
                <w:t>0.043</w:t>
              </w:r>
            </w:ins>
          </w:p>
        </w:tc>
        <w:tc>
          <w:tcPr>
            <w:tcW w:w="0" w:type="auto"/>
            <w:gridSpan w:val="2"/>
            <w:vAlign w:val="center"/>
            <w:hideMark/>
            <w:tcPrChange w:id="2290" w:author="Arnob Alam" w:date="2025-01-21T15:22:00Z" w16du:dateUtc="2025-01-21T20:22:00Z">
              <w:tcPr>
                <w:tcW w:w="0" w:type="auto"/>
                <w:gridSpan w:val="2"/>
                <w:vAlign w:val="center"/>
                <w:hideMark/>
              </w:tcPr>
            </w:tcPrChange>
          </w:tcPr>
          <w:p w14:paraId="4078703C" w14:textId="77777777" w:rsidR="00811986" w:rsidRDefault="00811986" w:rsidP="008C7F51">
            <w:pPr>
              <w:jc w:val="center"/>
              <w:rPr>
                <w:ins w:id="2291" w:author="Arnob Alam" w:date="2025-01-21T15:21:00Z" w16du:dateUtc="2025-01-21T20:21:00Z"/>
                <w:rFonts w:eastAsia="Times New Roman"/>
              </w:rPr>
            </w:pPr>
            <w:ins w:id="2292" w:author="Arnob Alam" w:date="2025-01-21T15:21:00Z" w16du:dateUtc="2025-01-21T20:21:00Z">
              <w:r>
                <w:rPr>
                  <w:rFonts w:eastAsia="Times New Roman"/>
                </w:rPr>
                <w:t>0.066</w:t>
              </w:r>
            </w:ins>
          </w:p>
        </w:tc>
      </w:tr>
      <w:tr w:rsidR="00811986" w14:paraId="7681676E" w14:textId="77777777" w:rsidTr="00C86EA3">
        <w:tblPrEx>
          <w:tblPrExChange w:id="2293" w:author="Arnob Alam" w:date="2025-01-21T15:22:00Z" w16du:dateUtc="2025-01-21T20:22:00Z">
            <w:tblPrEx>
              <w:jc w:val="left"/>
            </w:tblPrEx>
          </w:tblPrExChange>
        </w:tblPrEx>
        <w:trPr>
          <w:tblCellSpacing w:w="15" w:type="dxa"/>
          <w:jc w:val="center"/>
          <w:ins w:id="2294" w:author="Arnob Alam" w:date="2025-01-21T15:21:00Z"/>
          <w:trPrChange w:id="2295" w:author="Arnob Alam" w:date="2025-01-21T15:22:00Z" w16du:dateUtc="2025-01-21T20:22:00Z">
            <w:trPr>
              <w:tblCellSpacing w:w="15" w:type="dxa"/>
            </w:trPr>
          </w:trPrChange>
        </w:trPr>
        <w:tc>
          <w:tcPr>
            <w:tcW w:w="0" w:type="auto"/>
            <w:vAlign w:val="center"/>
            <w:hideMark/>
            <w:tcPrChange w:id="2296" w:author="Arnob Alam" w:date="2025-01-21T15:22:00Z" w16du:dateUtc="2025-01-21T20:22:00Z">
              <w:tcPr>
                <w:tcW w:w="0" w:type="auto"/>
                <w:vAlign w:val="center"/>
                <w:hideMark/>
              </w:tcPr>
            </w:tcPrChange>
          </w:tcPr>
          <w:p w14:paraId="4AD0B7C8" w14:textId="77777777" w:rsidR="00811986" w:rsidRDefault="00811986" w:rsidP="008C7F51">
            <w:pPr>
              <w:jc w:val="left"/>
              <w:rPr>
                <w:ins w:id="2297" w:author="Arnob Alam" w:date="2025-01-21T15:21:00Z" w16du:dateUtc="2025-01-21T20:21:00Z"/>
                <w:rFonts w:eastAsia="Times New Roman"/>
              </w:rPr>
            </w:pPr>
            <w:ins w:id="2298" w:author="Arnob Alam" w:date="2025-01-21T15:21:00Z" w16du:dateUtc="2025-01-21T20:21:00Z">
              <w:r>
                <w:rPr>
                  <w:rFonts w:eastAsia="Times New Roman"/>
                </w:rPr>
                <w:t>Residual Std. Error</w:t>
              </w:r>
            </w:ins>
          </w:p>
        </w:tc>
        <w:tc>
          <w:tcPr>
            <w:tcW w:w="0" w:type="auto"/>
            <w:gridSpan w:val="2"/>
            <w:vAlign w:val="center"/>
            <w:hideMark/>
            <w:tcPrChange w:id="2299" w:author="Arnob Alam" w:date="2025-01-21T15:22:00Z" w16du:dateUtc="2025-01-21T20:22:00Z">
              <w:tcPr>
                <w:tcW w:w="0" w:type="auto"/>
                <w:gridSpan w:val="2"/>
                <w:vAlign w:val="center"/>
                <w:hideMark/>
              </w:tcPr>
            </w:tcPrChange>
          </w:tcPr>
          <w:p w14:paraId="44274B8C" w14:textId="77777777" w:rsidR="00811986" w:rsidRDefault="00811986" w:rsidP="008C7F51">
            <w:pPr>
              <w:jc w:val="center"/>
              <w:rPr>
                <w:ins w:id="2300" w:author="Arnob Alam" w:date="2025-01-21T15:21:00Z" w16du:dateUtc="2025-01-21T20:21:00Z"/>
                <w:rFonts w:eastAsia="Times New Roman"/>
              </w:rPr>
            </w:pPr>
            <w:ins w:id="2301" w:author="Arnob Alam" w:date="2025-01-21T15:21:00Z" w16du:dateUtc="2025-01-21T20:21:00Z">
              <w:r>
                <w:rPr>
                  <w:rFonts w:eastAsia="Times New Roman"/>
                </w:rPr>
                <w:t>0.733 (</w:t>
              </w:r>
              <w:proofErr w:type="spellStart"/>
              <w:r>
                <w:rPr>
                  <w:rFonts w:eastAsia="Times New Roman"/>
                </w:rPr>
                <w:t>df</w:t>
              </w:r>
              <w:proofErr w:type="spellEnd"/>
              <w:r>
                <w:rPr>
                  <w:rFonts w:eastAsia="Times New Roman"/>
                </w:rPr>
                <w:t xml:space="preserve"> = 637)</w:t>
              </w:r>
            </w:ins>
          </w:p>
        </w:tc>
        <w:tc>
          <w:tcPr>
            <w:tcW w:w="0" w:type="auto"/>
            <w:gridSpan w:val="2"/>
            <w:vAlign w:val="center"/>
            <w:hideMark/>
            <w:tcPrChange w:id="2302" w:author="Arnob Alam" w:date="2025-01-21T15:22:00Z" w16du:dateUtc="2025-01-21T20:22:00Z">
              <w:tcPr>
                <w:tcW w:w="0" w:type="auto"/>
                <w:gridSpan w:val="2"/>
                <w:vAlign w:val="center"/>
                <w:hideMark/>
              </w:tcPr>
            </w:tcPrChange>
          </w:tcPr>
          <w:p w14:paraId="328A162C" w14:textId="77777777" w:rsidR="00811986" w:rsidRDefault="00811986" w:rsidP="008C7F51">
            <w:pPr>
              <w:jc w:val="center"/>
              <w:rPr>
                <w:ins w:id="2303" w:author="Arnob Alam" w:date="2025-01-21T15:21:00Z" w16du:dateUtc="2025-01-21T20:21:00Z"/>
                <w:rFonts w:eastAsia="Times New Roman"/>
              </w:rPr>
            </w:pPr>
            <w:ins w:id="2304" w:author="Arnob Alam" w:date="2025-01-21T15:21:00Z" w16du:dateUtc="2025-01-21T20:21:00Z">
              <w:r>
                <w:rPr>
                  <w:rFonts w:eastAsia="Times New Roman"/>
                </w:rPr>
                <w:t>0.727 (</w:t>
              </w:r>
              <w:proofErr w:type="spellStart"/>
              <w:r>
                <w:rPr>
                  <w:rFonts w:eastAsia="Times New Roman"/>
                </w:rPr>
                <w:t>df</w:t>
              </w:r>
              <w:proofErr w:type="spellEnd"/>
              <w:r>
                <w:rPr>
                  <w:rFonts w:eastAsia="Times New Roman"/>
                </w:rPr>
                <w:t xml:space="preserve"> = 627)</w:t>
              </w:r>
            </w:ins>
          </w:p>
        </w:tc>
      </w:tr>
      <w:tr w:rsidR="00811986" w14:paraId="398045A2" w14:textId="77777777" w:rsidTr="00C86EA3">
        <w:tblPrEx>
          <w:tblPrExChange w:id="2305" w:author="Arnob Alam" w:date="2025-01-21T15:22:00Z" w16du:dateUtc="2025-01-21T20:22:00Z">
            <w:tblPrEx>
              <w:jc w:val="left"/>
            </w:tblPrEx>
          </w:tblPrExChange>
        </w:tblPrEx>
        <w:trPr>
          <w:tblCellSpacing w:w="15" w:type="dxa"/>
          <w:jc w:val="center"/>
          <w:ins w:id="2306" w:author="Arnob Alam" w:date="2025-01-21T15:21:00Z"/>
          <w:trPrChange w:id="2307" w:author="Arnob Alam" w:date="2025-01-21T15:22:00Z" w16du:dateUtc="2025-01-21T20:22:00Z">
            <w:trPr>
              <w:tblCellSpacing w:w="15" w:type="dxa"/>
            </w:trPr>
          </w:trPrChange>
        </w:trPr>
        <w:tc>
          <w:tcPr>
            <w:tcW w:w="0" w:type="auto"/>
            <w:vAlign w:val="center"/>
            <w:hideMark/>
            <w:tcPrChange w:id="2308" w:author="Arnob Alam" w:date="2025-01-21T15:22:00Z" w16du:dateUtc="2025-01-21T20:22:00Z">
              <w:tcPr>
                <w:tcW w:w="0" w:type="auto"/>
                <w:vAlign w:val="center"/>
                <w:hideMark/>
              </w:tcPr>
            </w:tcPrChange>
          </w:tcPr>
          <w:p w14:paraId="5D69D1CF" w14:textId="77777777" w:rsidR="00811986" w:rsidRDefault="00811986" w:rsidP="008C7F51">
            <w:pPr>
              <w:jc w:val="left"/>
              <w:rPr>
                <w:ins w:id="2309" w:author="Arnob Alam" w:date="2025-01-21T15:21:00Z" w16du:dateUtc="2025-01-21T20:21:00Z"/>
                <w:rFonts w:eastAsia="Times New Roman"/>
              </w:rPr>
            </w:pPr>
            <w:ins w:id="2310" w:author="Arnob Alam" w:date="2025-01-21T15:21:00Z" w16du:dateUtc="2025-01-21T20:21:00Z">
              <w:r>
                <w:rPr>
                  <w:rFonts w:eastAsia="Times New Roman"/>
                </w:rPr>
                <w:t>F Statistic</w:t>
              </w:r>
            </w:ins>
          </w:p>
        </w:tc>
        <w:tc>
          <w:tcPr>
            <w:tcW w:w="0" w:type="auto"/>
            <w:gridSpan w:val="2"/>
            <w:vAlign w:val="center"/>
            <w:hideMark/>
            <w:tcPrChange w:id="2311" w:author="Arnob Alam" w:date="2025-01-21T15:22:00Z" w16du:dateUtc="2025-01-21T20:22:00Z">
              <w:tcPr>
                <w:tcW w:w="0" w:type="auto"/>
                <w:gridSpan w:val="2"/>
                <w:vAlign w:val="center"/>
                <w:hideMark/>
              </w:tcPr>
            </w:tcPrChange>
          </w:tcPr>
          <w:p w14:paraId="3FA2CCCA" w14:textId="77777777" w:rsidR="00811986" w:rsidRDefault="00811986" w:rsidP="008C7F51">
            <w:pPr>
              <w:jc w:val="center"/>
              <w:rPr>
                <w:ins w:id="2312" w:author="Arnob Alam" w:date="2025-01-21T15:21:00Z" w16du:dateUtc="2025-01-21T20:21:00Z"/>
                <w:rFonts w:eastAsia="Times New Roman"/>
              </w:rPr>
            </w:pPr>
            <w:ins w:id="2313" w:author="Arnob Alam" w:date="2025-01-21T15:21:00Z" w16du:dateUtc="2025-01-21T20:21:00Z">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ins>
          </w:p>
        </w:tc>
        <w:tc>
          <w:tcPr>
            <w:tcW w:w="0" w:type="auto"/>
            <w:gridSpan w:val="2"/>
            <w:vAlign w:val="center"/>
            <w:hideMark/>
            <w:tcPrChange w:id="2314" w:author="Arnob Alam" w:date="2025-01-21T15:22:00Z" w16du:dateUtc="2025-01-21T20:22:00Z">
              <w:tcPr>
                <w:tcW w:w="0" w:type="auto"/>
                <w:gridSpan w:val="2"/>
                <w:vAlign w:val="center"/>
                <w:hideMark/>
              </w:tcPr>
            </w:tcPrChange>
          </w:tcPr>
          <w:p w14:paraId="63972C02" w14:textId="77777777" w:rsidR="00811986" w:rsidRDefault="00811986" w:rsidP="008C7F51">
            <w:pPr>
              <w:jc w:val="center"/>
              <w:rPr>
                <w:ins w:id="2315" w:author="Arnob Alam" w:date="2025-01-21T15:21:00Z" w16du:dateUtc="2025-01-21T20:21:00Z"/>
                <w:rFonts w:eastAsia="Times New Roman"/>
              </w:rPr>
            </w:pPr>
            <w:ins w:id="2316" w:author="Arnob Alam" w:date="2025-01-21T15:21:00Z" w16du:dateUtc="2025-01-21T20:21:00Z">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ins>
          </w:p>
        </w:tc>
      </w:tr>
      <w:tr w:rsidR="00811986" w14:paraId="4CDD528D" w14:textId="77777777" w:rsidTr="00C86EA3">
        <w:tblPrEx>
          <w:tblPrExChange w:id="2317" w:author="Arnob Alam" w:date="2025-01-21T15:22:00Z" w16du:dateUtc="2025-01-21T20:22:00Z">
            <w:tblPrEx>
              <w:jc w:val="left"/>
            </w:tblPrEx>
          </w:tblPrExChange>
        </w:tblPrEx>
        <w:trPr>
          <w:tblCellSpacing w:w="15" w:type="dxa"/>
          <w:jc w:val="center"/>
          <w:ins w:id="2318" w:author="Arnob Alam" w:date="2025-01-21T15:21:00Z"/>
          <w:trPrChange w:id="2319" w:author="Arnob Alam" w:date="2025-01-21T15:22:00Z" w16du:dateUtc="2025-01-21T20:22:00Z">
            <w:trPr>
              <w:tblCellSpacing w:w="15" w:type="dxa"/>
            </w:trPr>
          </w:trPrChange>
        </w:trPr>
        <w:tc>
          <w:tcPr>
            <w:tcW w:w="0" w:type="auto"/>
            <w:gridSpan w:val="5"/>
            <w:tcBorders>
              <w:bottom w:val="single" w:sz="6" w:space="0" w:color="000000"/>
            </w:tcBorders>
            <w:vAlign w:val="center"/>
            <w:hideMark/>
            <w:tcPrChange w:id="2320" w:author="Arnob Alam" w:date="2025-01-21T15:22:00Z" w16du:dateUtc="2025-01-21T20:22:00Z">
              <w:tcPr>
                <w:tcW w:w="0" w:type="auto"/>
                <w:gridSpan w:val="5"/>
                <w:tcBorders>
                  <w:bottom w:val="single" w:sz="6" w:space="0" w:color="000000"/>
                </w:tcBorders>
                <w:vAlign w:val="center"/>
                <w:hideMark/>
              </w:tcPr>
            </w:tcPrChange>
          </w:tcPr>
          <w:p w14:paraId="08FC29D4" w14:textId="77777777" w:rsidR="00811986" w:rsidRDefault="00811986" w:rsidP="008C7F51">
            <w:pPr>
              <w:jc w:val="center"/>
              <w:rPr>
                <w:ins w:id="2321" w:author="Arnob Alam" w:date="2025-01-21T15:21:00Z" w16du:dateUtc="2025-01-21T20:21:00Z"/>
                <w:rFonts w:eastAsia="Times New Roman"/>
              </w:rPr>
            </w:pPr>
          </w:p>
        </w:tc>
      </w:tr>
      <w:tr w:rsidR="00811986" w14:paraId="5CDEC175" w14:textId="77777777" w:rsidTr="00C86EA3">
        <w:tblPrEx>
          <w:tblPrExChange w:id="2322" w:author="Arnob Alam" w:date="2025-01-21T15:22:00Z" w16du:dateUtc="2025-01-21T20:22:00Z">
            <w:tblPrEx>
              <w:jc w:val="left"/>
            </w:tblPrEx>
          </w:tblPrExChange>
        </w:tblPrEx>
        <w:trPr>
          <w:tblCellSpacing w:w="15" w:type="dxa"/>
          <w:jc w:val="center"/>
          <w:ins w:id="2323" w:author="Arnob Alam" w:date="2025-01-21T15:21:00Z"/>
          <w:trPrChange w:id="2324" w:author="Arnob Alam" w:date="2025-01-21T15:22:00Z" w16du:dateUtc="2025-01-21T20:22:00Z">
            <w:trPr>
              <w:tblCellSpacing w:w="15" w:type="dxa"/>
            </w:trPr>
          </w:trPrChange>
        </w:trPr>
        <w:tc>
          <w:tcPr>
            <w:tcW w:w="0" w:type="auto"/>
            <w:vAlign w:val="center"/>
            <w:hideMark/>
            <w:tcPrChange w:id="2325" w:author="Arnob Alam" w:date="2025-01-21T15:22:00Z" w16du:dateUtc="2025-01-21T20:22:00Z">
              <w:tcPr>
                <w:tcW w:w="0" w:type="auto"/>
                <w:vAlign w:val="center"/>
                <w:hideMark/>
              </w:tcPr>
            </w:tcPrChange>
          </w:tcPr>
          <w:p w14:paraId="61B4CF53" w14:textId="77777777" w:rsidR="00811986" w:rsidRDefault="00811986" w:rsidP="008C7F51">
            <w:pPr>
              <w:jc w:val="left"/>
              <w:rPr>
                <w:ins w:id="2326" w:author="Arnob Alam" w:date="2025-01-21T15:21:00Z" w16du:dateUtc="2025-01-21T20:21:00Z"/>
                <w:rFonts w:eastAsia="Times New Roman"/>
              </w:rPr>
            </w:pPr>
            <w:ins w:id="2327" w:author="Arnob Alam" w:date="2025-01-21T15:21:00Z" w16du:dateUtc="2025-01-21T20:21:00Z">
              <w:r>
                <w:rPr>
                  <w:rStyle w:val="Emphasis"/>
                </w:rPr>
                <w:t>Note:</w:t>
              </w:r>
            </w:ins>
          </w:p>
        </w:tc>
        <w:tc>
          <w:tcPr>
            <w:tcW w:w="0" w:type="auto"/>
            <w:gridSpan w:val="4"/>
            <w:vAlign w:val="center"/>
            <w:hideMark/>
            <w:tcPrChange w:id="2328" w:author="Arnob Alam" w:date="2025-01-21T15:22:00Z" w16du:dateUtc="2025-01-21T20:22:00Z">
              <w:tcPr>
                <w:tcW w:w="0" w:type="auto"/>
                <w:gridSpan w:val="4"/>
                <w:vAlign w:val="center"/>
                <w:hideMark/>
              </w:tcPr>
            </w:tcPrChange>
          </w:tcPr>
          <w:p w14:paraId="708296C4" w14:textId="77777777" w:rsidR="00811986" w:rsidRDefault="00811986" w:rsidP="008C7F51">
            <w:pPr>
              <w:jc w:val="right"/>
              <w:rPr>
                <w:ins w:id="2329" w:author="Arnob Alam" w:date="2025-01-21T15:21:00Z" w16du:dateUtc="2025-01-21T20:21:00Z"/>
                <w:rFonts w:eastAsia="Times New Roman"/>
              </w:rPr>
            </w:pPr>
            <w:ins w:id="2330" w:author="Arnob Alam" w:date="2025-01-21T15:21:00Z" w16du:dateUtc="2025-01-21T20:21: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4926EF10" w14:textId="076BA3CA" w:rsidR="005D2017" w:rsidDel="009811A1" w:rsidRDefault="005D2017" w:rsidP="005D2017">
      <w:pPr>
        <w:ind w:firstLine="0"/>
        <w:rPr>
          <w:del w:id="2331" w:author="Arnob Alam" w:date="2025-01-20T21:17:00Z" w16du:dateUtc="2025-01-21T02:17:00Z"/>
        </w:rPr>
      </w:pPr>
    </w:p>
    <w:p w14:paraId="2CB698DD" w14:textId="77777777" w:rsidR="009811A1" w:rsidRDefault="00565535">
      <w:pPr>
        <w:spacing w:line="240" w:lineRule="auto"/>
        <w:ind w:firstLine="0"/>
        <w:jc w:val="left"/>
        <w:rPr>
          <w:ins w:id="2332" w:author="Arnob Alam" w:date="2025-01-20T21:16:00Z" w16du:dateUtc="2025-01-21T02:16:00Z"/>
        </w:rPr>
      </w:pPr>
      <w:del w:id="2333" w:author="Arnob Alam" w:date="2025-01-20T21:17:00Z" w16du:dateUtc="2025-01-21T02:17:00Z">
        <w:r w:rsidDel="009811A1">
          <w:br w:type="page"/>
        </w:r>
      </w:del>
    </w:p>
    <w:p w14:paraId="3EDB582F" w14:textId="68D3BA37" w:rsidR="00811986" w:rsidRDefault="00811986">
      <w:pPr>
        <w:spacing w:line="240" w:lineRule="auto"/>
        <w:ind w:firstLine="0"/>
        <w:jc w:val="left"/>
        <w:rPr>
          <w:ins w:id="2334" w:author="Arnob Alam" w:date="2025-01-21T15:21:00Z" w16du:dateUtc="2025-01-21T20:21:00Z"/>
        </w:rPr>
      </w:pPr>
      <w:ins w:id="2335" w:author="Arnob Alam" w:date="2025-01-21T15:21:00Z" w16du:dateUtc="2025-01-21T20:21:00Z">
        <w:r>
          <w:br w:type="page"/>
        </w:r>
      </w:ins>
    </w:p>
    <w:p w14:paraId="1D9BBCB4" w14:textId="77777777" w:rsidR="00565535" w:rsidRDefault="00565535">
      <w:pPr>
        <w:spacing w:line="240" w:lineRule="auto"/>
        <w:ind w:firstLine="0"/>
        <w:jc w:val="left"/>
      </w:pPr>
    </w:p>
    <w:p w14:paraId="13C75DAB" w14:textId="7ADE5E4D" w:rsidR="00D1305E" w:rsidRDefault="00D1305E" w:rsidP="00D1305E">
      <w:pPr>
        <w:pStyle w:val="Heading2"/>
      </w:pPr>
      <w:r>
        <w:t>Price Volatility</w:t>
      </w:r>
    </w:p>
    <w:p w14:paraId="3E337134" w14:textId="69149DD2" w:rsidR="00436067" w:rsidRDefault="00930217" w:rsidP="00AF5C18">
      <w:pPr>
        <w:rPr>
          <w:ins w:id="2336" w:author="Arnob Alam" w:date="2025-02-04T16:02:00Z" w16du:dateUtc="2025-02-04T21:02:00Z"/>
        </w:rPr>
      </w:pPr>
      <w:r>
        <w:fldChar w:fldCharType="begin"/>
      </w:r>
      <w:r>
        <w:instrText xml:space="preserve"> REF _Ref170052233 \h </w:instrText>
      </w:r>
      <w:r>
        <w:fldChar w:fldCharType="separate"/>
      </w:r>
      <w:r w:rsidR="00932F26">
        <w:t xml:space="preserve">Table </w:t>
      </w:r>
      <w:r w:rsidR="00932F26">
        <w:rPr>
          <w:noProof/>
        </w:rPr>
        <w:t>14</w:t>
      </w:r>
      <w:r>
        <w:fldChar w:fldCharType="end"/>
      </w:r>
      <w:r w:rsidR="00681DD4">
        <w:t xml:space="preserve"> </w:t>
      </w:r>
      <w:r w:rsidR="00AF5C18">
        <w:t>shows the results of the price volatility difference-in-difference regression</w:t>
      </w:r>
      <w:ins w:id="2337" w:author="Arnob Alam" w:date="2025-02-04T14:18:00Z" w16du:dateUtc="2025-02-04T19:18:00Z">
        <w:r w:rsidR="00996AB7">
          <w:t xml:space="preserve"> (pooling all phases together)</w:t>
        </w:r>
      </w:ins>
      <w:r w:rsidR="00AF5C18">
        <w:t xml:space="preserve">. Price volatility (as measured by realized volatility) </w:t>
      </w:r>
      <w:ins w:id="2338" w:author="Arnob Alam" w:date="2025-02-04T15:35:00Z" w16du:dateUtc="2025-02-04T20:35:00Z">
        <w:r w:rsidR="006B4B90">
          <w:t>is h</w:t>
        </w:r>
        <w:r w:rsidR="00277A95">
          <w:t xml:space="preserve">igher for USD contracts compared to </w:t>
        </w:r>
      </w:ins>
      <w:ins w:id="2339" w:author="Arnob Alam" w:date="2025-02-04T15:36:00Z" w16du:dateUtc="2025-02-04T20:36:00Z">
        <w:r w:rsidR="00277A95">
          <w:t>their counterpart, but there does not appear to be a time tend over the study period.</w:t>
        </w:r>
        <w:r w:rsidR="006C2DBA">
          <w:t xml:space="preserve"> </w:t>
        </w:r>
      </w:ins>
      <w:ins w:id="2340" w:author="Arnob Alam" w:date="2025-02-04T16:01:00Z" w16du:dateUtc="2025-02-04T21:01:00Z">
        <w:r w:rsidR="000A1FFB">
          <w:t xml:space="preserve">There </w:t>
        </w:r>
      </w:ins>
      <w:ins w:id="2341" w:author="Arnob Alam" w:date="2025-02-04T16:02:00Z" w16du:dateUtc="2025-02-04T21:02:00Z">
        <w:r w:rsidR="00436067">
          <w:t>are also</w:t>
        </w:r>
      </w:ins>
      <w:ins w:id="2342" w:author="Arnob Alam" w:date="2025-02-04T16:01:00Z" w16du:dateUtc="2025-02-04T21:01:00Z">
        <w:r w:rsidR="000A1FFB">
          <w:t xml:space="preserve"> </w:t>
        </w:r>
      </w:ins>
      <w:ins w:id="2343" w:author="Arnob Alam" w:date="2025-02-04T16:02:00Z" w16du:dateUtc="2025-02-04T21:02:00Z">
        <w:r w:rsidR="00436067">
          <w:t xml:space="preserve">statistically significant </w:t>
        </w:r>
      </w:ins>
      <w:ins w:id="2344" w:author="Arnob Alam" w:date="2025-02-04T16:01:00Z" w16du:dateUtc="2025-02-04T21:01:00Z">
        <w:r w:rsidR="000A1FFB">
          <w:t xml:space="preserve">differences in volatility </w:t>
        </w:r>
      </w:ins>
      <w:ins w:id="2345" w:author="Arnob Alam" w:date="2025-02-04T16:02:00Z" w16du:dateUtc="2025-02-04T21:02:00Z">
        <w:r w:rsidR="000A1FFB">
          <w:t xml:space="preserve">by contract </w:t>
        </w:r>
        <w:proofErr w:type="gramStart"/>
        <w:r w:rsidR="000A1FFB">
          <w:t>tenor,.</w:t>
        </w:r>
        <w:proofErr w:type="gramEnd"/>
        <w:r w:rsidR="000A1FFB">
          <w:t xml:space="preserve"> </w:t>
        </w:r>
      </w:ins>
      <w:ins w:id="2346" w:author="Arnob Alam" w:date="2025-02-04T15:36:00Z" w16du:dateUtc="2025-02-04T20:36:00Z">
        <w:r w:rsidR="006C2DBA">
          <w:t xml:space="preserve">The </w:t>
        </w:r>
      </w:ins>
      <w:ins w:id="2347" w:author="Arnob Alam" w:date="2025-02-04T16:01:00Z" w16du:dateUtc="2025-02-04T21:01:00Z">
        <w:r w:rsidR="000A1FFB">
          <w:t xml:space="preserve">treatment </w:t>
        </w:r>
      </w:ins>
      <w:ins w:id="2348" w:author="Arnob Alam" w:date="2025-02-04T15:36:00Z" w16du:dateUtc="2025-02-04T20:36:00Z">
        <w:r w:rsidR="006C2DBA">
          <w:t xml:space="preserve">effect (parameter of interest) </w:t>
        </w:r>
      </w:ins>
      <w:r w:rsidR="00767205">
        <w:t>does not appear to be</w:t>
      </w:r>
      <w:r w:rsidR="00AF5C18">
        <w:t xml:space="preserve"> affected by the clearing mandate</w:t>
      </w:r>
      <w:ins w:id="2349" w:author="Arnob Alam" w:date="2025-02-04T16:01:00Z" w16du:dateUtc="2025-02-04T21:01:00Z">
        <w:r w:rsidR="000A1FFB">
          <w:t>: clearing did not reduce volatility in US swaps pricing</w:t>
        </w:r>
      </w:ins>
      <w:r w:rsidR="00AF5C18">
        <w:t xml:space="preserve">. </w:t>
      </w:r>
    </w:p>
    <w:p w14:paraId="5E7872EF" w14:textId="59A2A3AE" w:rsidR="00AF5C18" w:rsidRDefault="00AF5C18" w:rsidP="00AF5C18">
      <w:r>
        <w:t xml:space="preserve">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t>(second) “Grexit” vote</w:t>
      </w:r>
      <w:ins w:id="2350" w:author="Arnob Alam" w:date="2025-02-04T16:05:00Z" w16du:dateUtc="2025-02-04T21:05:00Z">
        <w:r w:rsidR="008C1687">
          <w:t xml:space="preserve"> </w:t>
        </w:r>
        <w:r w:rsidR="00EA4A0A">
          <w:t>(June-July 2015)</w:t>
        </w:r>
      </w:ins>
      <w:r>
        <w:t xml:space="preserve">. Caution should be exercised when interpreting these results, as the “control group” (CAD contracts) have different exposure to the Greek economy than the “treatment” group. </w:t>
      </w:r>
      <w:r w:rsidR="00260ADF">
        <w:t>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w:t>
      </w:r>
      <w:del w:id="2351" w:author="Arnob Alam" w:date="2025-02-04T16:03:00Z" w16du:dateUtc="2025-02-04T21:03:00Z">
        <w:r w:rsidR="00260ADF" w:rsidDel="009B67D9">
          <w:delText xml:space="preserve">. </w:delText>
        </w:r>
        <w:r w:rsidR="00260ADF" w:rsidDel="009B67D9">
          <w:fldChar w:fldCharType="begin"/>
        </w:r>
        <w:r w:rsidR="00260ADF" w:rsidDel="009B67D9">
          <w:delInstrText xml:space="preserve"> REF _Ref178619195 \h </w:delInstrText>
        </w:r>
        <w:r w:rsidR="00260ADF" w:rsidDel="009B67D9">
          <w:fldChar w:fldCharType="separate"/>
        </w:r>
        <w:r w:rsidR="00A717F9" w:rsidDel="009B67D9">
          <w:delText xml:space="preserve">Figure </w:delText>
        </w:r>
        <w:r w:rsidR="00A717F9" w:rsidDel="009B67D9">
          <w:rPr>
            <w:noProof/>
          </w:rPr>
          <w:delText>9</w:delText>
        </w:r>
        <w:r w:rsidR="00260ADF" w:rsidDel="009B67D9">
          <w:fldChar w:fldCharType="end"/>
        </w:r>
        <w:r w:rsidR="00260ADF" w:rsidDel="009B67D9">
          <w:delText xml:space="preserve"> shows the realized volatility of USD and CAD interest rate swaps contracts between June 1 and July 31, with important dates marked. </w:delText>
        </w:r>
        <w:r w:rsidR="00767205" w:rsidDel="009B67D9">
          <w:delText xml:space="preserve">We do not observe any </w:delText>
        </w:r>
        <w:r w:rsidR="00260ADF" w:rsidDel="009B67D9">
          <w:delText>consistent pattern of volatility for either the US or Canadian markets</w:delText>
        </w:r>
      </w:del>
      <w:r w:rsidR="00260ADF">
        <w:t xml:space="preserve">. </w:t>
      </w:r>
      <w:r w:rsidR="00260ADF">
        <w:fldChar w:fldCharType="begin"/>
      </w:r>
      <w:r w:rsidR="00260ADF">
        <w:instrText xml:space="preserve"> REF _Ref178619310 \h </w:instrText>
      </w:r>
      <w:r w:rsidR="00260ADF">
        <w:fldChar w:fldCharType="separate"/>
      </w:r>
      <w:r w:rsidR="00932F26">
        <w:t xml:space="preserve">Table </w:t>
      </w:r>
      <w:r w:rsidR="00932F26">
        <w:rPr>
          <w:noProof/>
        </w:rPr>
        <w:t>15</w:t>
      </w:r>
      <w:r w:rsidR="00260ADF">
        <w:fldChar w:fldCharType="end"/>
      </w:r>
      <w:r w:rsidR="00260ADF">
        <w:t xml:space="preserve"> shows the results of a </w:t>
      </w:r>
      <w:del w:id="2352" w:author="Arnob Alam" w:date="2025-02-04T16:03:00Z" w16du:dateUtc="2025-02-04T21:03:00Z">
        <w:r w:rsidR="00260ADF" w:rsidDel="009B67D9">
          <w:delText xml:space="preserve">“diff-in-diff” </w:delText>
        </w:r>
      </w:del>
      <w:ins w:id="2353" w:author="Arnob Alam" w:date="2025-02-04T16:03:00Z" w16du:dateUtc="2025-02-04T21:03:00Z">
        <w:r w:rsidR="009B67D9">
          <w:t xml:space="preserve">DiD </w:t>
        </w:r>
      </w:ins>
      <w:r w:rsidR="00260ADF">
        <w:t>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w:t>
      </w:r>
      <w:del w:id="2354" w:author="Arnob Alam" w:date="2025-02-04T16:06:00Z" w16du:dateUtc="2025-02-04T21:06:00Z">
        <w:r w:rsidR="00260ADF" w:rsidDel="00D34F02">
          <w:delText>time period</w:delText>
        </w:r>
      </w:del>
      <w:ins w:id="2355" w:author="Arnob Alam" w:date="2025-02-04T16:06:00Z" w16du:dateUtc="2025-02-04T21:06:00Z">
        <w:r w:rsidR="00D34F02">
          <w:t>period</w:t>
        </w:r>
      </w:ins>
      <w:r w:rsidR="00260ADF">
        <w:t>.</w:t>
      </w:r>
    </w:p>
    <w:p w14:paraId="1B0B1E14" w14:textId="148DA841" w:rsidR="00930217" w:rsidRDefault="00930217">
      <w:pPr>
        <w:spacing w:line="240" w:lineRule="auto"/>
        <w:ind w:firstLine="0"/>
        <w:jc w:val="left"/>
      </w:pPr>
      <w:r>
        <w:br w:type="page"/>
      </w:r>
    </w:p>
    <w:p w14:paraId="3B0D8B38" w14:textId="344637D8" w:rsidR="00930217" w:rsidRDefault="00930217" w:rsidP="00714654">
      <w:pPr>
        <w:pStyle w:val="Caption"/>
        <w:keepNext/>
        <w:jc w:val="center"/>
      </w:pPr>
      <w:bookmarkStart w:id="2356" w:name="_Ref170052233"/>
      <w:r>
        <w:lastRenderedPageBreak/>
        <w:t xml:space="preserve">Table </w:t>
      </w:r>
      <w:ins w:id="2357" w:author="Arnob Alam" w:date="2025-02-05T20:50:00Z" w16du:dateUtc="2025-02-06T01:50:00Z">
        <w:r w:rsidR="00FE38B0">
          <w:fldChar w:fldCharType="begin"/>
        </w:r>
        <w:r w:rsidR="00FE38B0">
          <w:instrText xml:space="preserve"> SEQ Table \* ARABIC </w:instrText>
        </w:r>
      </w:ins>
      <w:r w:rsidR="00FE38B0">
        <w:fldChar w:fldCharType="separate"/>
      </w:r>
      <w:ins w:id="2358" w:author="Arnob Alam" w:date="2025-02-06T14:36:00Z" w16du:dateUtc="2025-02-06T19:36:00Z">
        <w:r w:rsidR="00932F26">
          <w:rPr>
            <w:noProof/>
          </w:rPr>
          <w:t>14</w:t>
        </w:r>
      </w:ins>
      <w:ins w:id="2359" w:author="Arnob Alam" w:date="2025-02-05T20:50:00Z" w16du:dateUtc="2025-02-06T01:50:00Z">
        <w:r w:rsidR="00FE38B0">
          <w:fldChar w:fldCharType="end"/>
        </w:r>
      </w:ins>
      <w:del w:id="2360"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14</w:delText>
        </w:r>
        <w:r w:rsidR="00A717F9" w:rsidDel="00FE38B0">
          <w:rPr>
            <w:noProof/>
          </w:rPr>
          <w:fldChar w:fldCharType="end"/>
        </w:r>
      </w:del>
      <w:bookmarkEnd w:id="2356"/>
      <w:r>
        <w:rPr>
          <w:noProof/>
        </w:rPr>
        <w:t xml:space="preserve"> </w:t>
      </w:r>
      <w:del w:id="2361" w:author="Arnob Alam" w:date="2025-02-04T15:58:00Z" w16du:dateUtc="2025-02-04T20:58:00Z">
        <w:r w:rsidR="00B5286A" w:rsidDel="008773E0">
          <w:rPr>
            <w:noProof/>
          </w:rPr>
          <w:delText>Volatility Difference in Differences</w:delText>
        </w:r>
      </w:del>
      <w:ins w:id="2362" w:author="Arnob Alam" w:date="2025-02-04T15:59:00Z" w16du:dateUtc="2025-02-04T20:59:00Z">
        <w:r w:rsidR="008773E0">
          <w:rPr>
            <w:noProof/>
          </w:rPr>
          <w:t>differnce-in-difference analysis</w:t>
        </w:r>
      </w:ins>
      <w:ins w:id="2363" w:author="Arnob Alam" w:date="2025-02-04T16:00:00Z" w16du:dateUtc="2025-02-04T21:00:00Z">
        <w:r w:rsidR="007B3F1A">
          <w:rPr>
            <w:noProof/>
          </w:rPr>
          <w:t xml:space="preserve"> of volatility of the fixed rate for USD and CAD interest rate sw</w:t>
        </w:r>
      </w:ins>
      <w:ins w:id="2364" w:author="Arnob Alam" w:date="2025-02-04T16:01:00Z" w16du:dateUtc="2025-02-04T21:01:00Z">
        <w:r w:rsidR="007B3F1A">
          <w:rPr>
            <w:noProof/>
          </w:rPr>
          <w:t>aps contracts</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2365" w:author="Arnob Alam" w:date="2025-02-04T16:00:00Z" w16du:dateUtc="2025-02-04T21:00:00Z">
          <w:tblPr>
            <w:tblW w:w="0" w:type="auto"/>
            <w:jc w:val="center"/>
            <w:tblCellSpacing w:w="15" w:type="dxa"/>
            <w:tblCellMar>
              <w:top w:w="15" w:type="dxa"/>
              <w:left w:w="15" w:type="dxa"/>
              <w:bottom w:w="15" w:type="dxa"/>
              <w:right w:w="15" w:type="dxa"/>
            </w:tblCellMar>
            <w:tblLook w:val="04A0" w:firstRow="1" w:lastRow="0" w:firstColumn="1" w:lastColumn="0" w:noHBand="0" w:noVBand="1"/>
          </w:tblPr>
        </w:tblPrChange>
      </w:tblPr>
      <w:tblGrid>
        <w:gridCol w:w="2357"/>
        <w:gridCol w:w="1162"/>
        <w:gridCol w:w="1162"/>
        <w:gridCol w:w="3819"/>
        <w:gridCol w:w="45"/>
        <w:tblGridChange w:id="2366">
          <w:tblGrid>
            <w:gridCol w:w="2124"/>
            <w:gridCol w:w="233"/>
            <w:gridCol w:w="1162"/>
            <w:gridCol w:w="1162"/>
            <w:gridCol w:w="1349"/>
            <w:gridCol w:w="2470"/>
            <w:gridCol w:w="45"/>
          </w:tblGrid>
        </w:tblGridChange>
      </w:tblGrid>
      <w:tr w:rsidR="00C8363A" w:rsidRPr="00C8363A" w:rsidDel="006C2DBA" w14:paraId="10BFDBAB" w14:textId="331580FA" w:rsidTr="007B3F1A">
        <w:trPr>
          <w:tblCellSpacing w:w="15" w:type="dxa"/>
          <w:jc w:val="center"/>
          <w:del w:id="2367" w:author="Arnob Alam" w:date="2025-02-04T15:37:00Z"/>
          <w:trPrChange w:id="2368" w:author="Arnob Alam" w:date="2025-02-04T16:00:00Z" w16du:dateUtc="2025-02-04T21:00:00Z">
            <w:trPr>
              <w:gridAfter w:val="0"/>
              <w:tblCellSpacing w:w="15" w:type="dxa"/>
              <w:jc w:val="center"/>
            </w:trPr>
          </w:trPrChange>
        </w:trPr>
        <w:tc>
          <w:tcPr>
            <w:tcW w:w="0" w:type="auto"/>
            <w:gridSpan w:val="5"/>
            <w:tcBorders>
              <w:top w:val="nil"/>
              <w:left w:val="nil"/>
              <w:bottom w:val="nil"/>
              <w:right w:val="nil"/>
            </w:tcBorders>
            <w:hideMark/>
            <w:tcPrChange w:id="2369" w:author="Arnob Alam" w:date="2025-02-04T16:00:00Z" w16du:dateUtc="2025-02-04T21:00:00Z">
              <w:tcPr>
                <w:tcW w:w="0" w:type="auto"/>
                <w:gridSpan w:val="5"/>
                <w:tcBorders>
                  <w:top w:val="nil"/>
                  <w:left w:val="nil"/>
                  <w:bottom w:val="nil"/>
                  <w:right w:val="nil"/>
                </w:tcBorders>
                <w:vAlign w:val="center"/>
                <w:hideMark/>
              </w:tcPr>
            </w:tcPrChange>
          </w:tcPr>
          <w:p w14:paraId="306E40FC" w14:textId="01FF1D59" w:rsidR="00C8363A" w:rsidRPr="00C8363A" w:rsidDel="006C2DBA" w:rsidRDefault="00C8363A">
            <w:pPr>
              <w:ind w:firstLine="0"/>
              <w:jc w:val="center"/>
              <w:rPr>
                <w:del w:id="2370" w:author="Arnob Alam" w:date="2025-02-04T15:37:00Z" w16du:dateUtc="2025-02-04T20:37:00Z"/>
                <w:noProof/>
                <w14:ligatures w14:val="standardContextual"/>
              </w:rPr>
            </w:pPr>
            <w:del w:id="2371" w:author="Arnob Alam" w:date="2025-02-04T15:37:00Z" w16du:dateUtc="2025-02-04T20:37:00Z">
              <w:r w:rsidRPr="00C8363A" w:rsidDel="006C2DBA">
                <w:rPr>
                  <w:b/>
                  <w:bCs/>
                  <w:noProof/>
                  <w14:ligatures w14:val="standardContextual"/>
                </w:rPr>
                <w:delText xml:space="preserve">Volatility </w:delText>
              </w:r>
              <w:r w:rsidDel="006C2DBA">
                <w:rPr>
                  <w:b/>
                  <w:bCs/>
                  <w:noProof/>
                  <w14:ligatures w14:val="standardContextual"/>
                </w:rPr>
                <w:delText>Diff-in-Diff</w:delText>
              </w:r>
            </w:del>
          </w:p>
        </w:tc>
      </w:tr>
      <w:tr w:rsidR="00C8363A" w:rsidRPr="00C8363A" w:rsidDel="006C2DBA" w14:paraId="59E76B6A" w14:textId="6D22496D" w:rsidTr="007B3F1A">
        <w:trPr>
          <w:tblCellSpacing w:w="15" w:type="dxa"/>
          <w:jc w:val="center"/>
          <w:del w:id="2372" w:author="Arnob Alam" w:date="2025-02-04T15:37:00Z"/>
          <w:trPrChange w:id="2373" w:author="Arnob Alam" w:date="2025-02-04T16:00:00Z" w16du:dateUtc="2025-02-04T21:00:00Z">
            <w:trPr>
              <w:gridAfter w:val="0"/>
              <w:tblCellSpacing w:w="15" w:type="dxa"/>
              <w:jc w:val="center"/>
            </w:trPr>
          </w:trPrChange>
        </w:trPr>
        <w:tc>
          <w:tcPr>
            <w:tcW w:w="0" w:type="auto"/>
            <w:gridSpan w:val="5"/>
            <w:tcBorders>
              <w:bottom w:val="single" w:sz="6" w:space="0" w:color="000000"/>
            </w:tcBorders>
            <w:hideMark/>
            <w:tcPrChange w:id="2374" w:author="Arnob Alam" w:date="2025-02-04T16:00:00Z" w16du:dateUtc="2025-02-04T21:00:00Z">
              <w:tcPr>
                <w:tcW w:w="0" w:type="auto"/>
                <w:gridSpan w:val="5"/>
                <w:tcBorders>
                  <w:bottom w:val="single" w:sz="6" w:space="0" w:color="000000"/>
                </w:tcBorders>
                <w:vAlign w:val="center"/>
                <w:hideMark/>
              </w:tcPr>
            </w:tcPrChange>
          </w:tcPr>
          <w:p w14:paraId="2B5AEA9E" w14:textId="5B01BFA7" w:rsidR="00C8363A" w:rsidRPr="00C8363A" w:rsidDel="006C2DBA" w:rsidRDefault="00C8363A">
            <w:pPr>
              <w:ind w:firstLine="0"/>
              <w:jc w:val="center"/>
              <w:rPr>
                <w:del w:id="2375" w:author="Arnob Alam" w:date="2025-02-04T15:37:00Z" w16du:dateUtc="2025-02-04T20:37:00Z"/>
                <w:noProof/>
                <w14:ligatures w14:val="standardContextual"/>
              </w:rPr>
              <w:pPrChange w:id="2376" w:author="Arnob Alam" w:date="2025-02-04T16:00:00Z" w16du:dateUtc="2025-02-04T21:00:00Z">
                <w:pPr>
                  <w:ind w:firstLine="0"/>
                </w:pPr>
              </w:pPrChange>
            </w:pPr>
          </w:p>
        </w:tc>
      </w:tr>
      <w:tr w:rsidR="00C8363A" w:rsidRPr="00C8363A" w:rsidDel="006C2DBA" w14:paraId="538CE117" w14:textId="5D9F99DF" w:rsidTr="007B3F1A">
        <w:trPr>
          <w:tblCellSpacing w:w="15" w:type="dxa"/>
          <w:jc w:val="center"/>
          <w:del w:id="2377" w:author="Arnob Alam" w:date="2025-02-04T15:37:00Z"/>
          <w:trPrChange w:id="2378" w:author="Arnob Alam" w:date="2025-02-04T16:00:00Z" w16du:dateUtc="2025-02-04T21:00:00Z">
            <w:trPr>
              <w:gridAfter w:val="0"/>
              <w:tblCellSpacing w:w="15" w:type="dxa"/>
              <w:jc w:val="center"/>
            </w:trPr>
          </w:trPrChange>
        </w:trPr>
        <w:tc>
          <w:tcPr>
            <w:tcW w:w="0" w:type="auto"/>
            <w:gridSpan w:val="2"/>
            <w:hideMark/>
            <w:tcPrChange w:id="2379" w:author="Arnob Alam" w:date="2025-02-04T16:00:00Z" w16du:dateUtc="2025-02-04T21:00:00Z">
              <w:tcPr>
                <w:tcW w:w="0" w:type="auto"/>
                <w:vAlign w:val="center"/>
                <w:hideMark/>
              </w:tcPr>
            </w:tcPrChange>
          </w:tcPr>
          <w:p w14:paraId="1E10AE4E" w14:textId="5767B9AE" w:rsidR="00C8363A" w:rsidRPr="00C8363A" w:rsidDel="006C2DBA" w:rsidRDefault="00C8363A">
            <w:pPr>
              <w:ind w:firstLine="0"/>
              <w:jc w:val="center"/>
              <w:rPr>
                <w:del w:id="2380" w:author="Arnob Alam" w:date="2025-02-04T15:37:00Z" w16du:dateUtc="2025-02-04T20:37:00Z"/>
                <w:noProof/>
                <w14:ligatures w14:val="standardContextual"/>
              </w:rPr>
              <w:pPrChange w:id="2381" w:author="Arnob Alam" w:date="2025-02-04T16:00:00Z" w16du:dateUtc="2025-02-04T21:00:00Z">
                <w:pPr>
                  <w:ind w:firstLine="0"/>
                </w:pPr>
              </w:pPrChange>
            </w:pPr>
          </w:p>
        </w:tc>
        <w:tc>
          <w:tcPr>
            <w:tcW w:w="0" w:type="auto"/>
            <w:gridSpan w:val="3"/>
            <w:hideMark/>
            <w:tcPrChange w:id="2382" w:author="Arnob Alam" w:date="2025-02-04T16:00:00Z" w16du:dateUtc="2025-02-04T21:00:00Z">
              <w:tcPr>
                <w:tcW w:w="0" w:type="auto"/>
                <w:gridSpan w:val="4"/>
                <w:vAlign w:val="center"/>
                <w:hideMark/>
              </w:tcPr>
            </w:tcPrChange>
          </w:tcPr>
          <w:p w14:paraId="00FBB64A" w14:textId="7D4BBD06" w:rsidR="00C8363A" w:rsidRPr="00C8363A" w:rsidDel="006C2DBA" w:rsidRDefault="00C8363A">
            <w:pPr>
              <w:ind w:firstLine="0"/>
              <w:jc w:val="center"/>
              <w:rPr>
                <w:del w:id="2383" w:author="Arnob Alam" w:date="2025-02-04T15:37:00Z" w16du:dateUtc="2025-02-04T20:37:00Z"/>
                <w:noProof/>
                <w14:ligatures w14:val="standardContextual"/>
              </w:rPr>
              <w:pPrChange w:id="2384" w:author="Arnob Alam" w:date="2025-02-04T16:00:00Z" w16du:dateUtc="2025-02-04T21:00:00Z">
                <w:pPr>
                  <w:ind w:firstLine="0"/>
                </w:pPr>
              </w:pPrChange>
            </w:pPr>
            <w:del w:id="2385" w:author="Arnob Alam" w:date="2025-02-04T15:37:00Z" w16du:dateUtc="2025-02-04T20:37:00Z">
              <w:r w:rsidRPr="00C8363A" w:rsidDel="006C2DBA">
                <w:rPr>
                  <w:noProof/>
                  <w14:ligatures w14:val="standardContextual"/>
                </w:rPr>
                <w:delText>Dependent variable: Realized Volatility</w:delText>
              </w:r>
            </w:del>
          </w:p>
        </w:tc>
      </w:tr>
      <w:tr w:rsidR="00C8363A" w:rsidRPr="00C8363A" w:rsidDel="006C2DBA" w14:paraId="23170DF2" w14:textId="5417DECB" w:rsidTr="007B3F1A">
        <w:trPr>
          <w:tblCellSpacing w:w="15" w:type="dxa"/>
          <w:jc w:val="center"/>
          <w:del w:id="2386" w:author="Arnob Alam" w:date="2025-02-04T15:37:00Z"/>
          <w:trPrChange w:id="2387" w:author="Arnob Alam" w:date="2025-02-04T16:00:00Z" w16du:dateUtc="2025-02-04T21:00:00Z">
            <w:trPr>
              <w:gridAfter w:val="0"/>
              <w:tblCellSpacing w:w="15" w:type="dxa"/>
              <w:jc w:val="center"/>
            </w:trPr>
          </w:trPrChange>
        </w:trPr>
        <w:tc>
          <w:tcPr>
            <w:tcW w:w="0" w:type="auto"/>
            <w:gridSpan w:val="2"/>
            <w:hideMark/>
            <w:tcPrChange w:id="2388" w:author="Arnob Alam" w:date="2025-02-04T16:00:00Z" w16du:dateUtc="2025-02-04T21:00:00Z">
              <w:tcPr>
                <w:tcW w:w="0" w:type="auto"/>
                <w:vAlign w:val="center"/>
                <w:hideMark/>
              </w:tcPr>
            </w:tcPrChange>
          </w:tcPr>
          <w:p w14:paraId="5EA40FA3" w14:textId="4EDEE23E" w:rsidR="00C8363A" w:rsidRPr="00C8363A" w:rsidDel="006C2DBA" w:rsidRDefault="00C8363A">
            <w:pPr>
              <w:ind w:firstLine="0"/>
              <w:jc w:val="center"/>
              <w:rPr>
                <w:del w:id="2389" w:author="Arnob Alam" w:date="2025-02-04T15:37:00Z" w16du:dateUtc="2025-02-04T20:37:00Z"/>
                <w:noProof/>
                <w14:ligatures w14:val="standardContextual"/>
              </w:rPr>
              <w:pPrChange w:id="2390" w:author="Arnob Alam" w:date="2025-02-04T16:00:00Z" w16du:dateUtc="2025-02-04T21:00:00Z">
                <w:pPr>
                  <w:ind w:firstLine="0"/>
                </w:pPr>
              </w:pPrChange>
            </w:pPr>
          </w:p>
        </w:tc>
        <w:tc>
          <w:tcPr>
            <w:tcW w:w="0" w:type="auto"/>
            <w:gridSpan w:val="3"/>
            <w:tcBorders>
              <w:bottom w:val="single" w:sz="6" w:space="0" w:color="000000"/>
            </w:tcBorders>
            <w:hideMark/>
            <w:tcPrChange w:id="2391" w:author="Arnob Alam" w:date="2025-02-04T16:00:00Z" w16du:dateUtc="2025-02-04T21:00:00Z">
              <w:tcPr>
                <w:tcW w:w="0" w:type="auto"/>
                <w:gridSpan w:val="4"/>
                <w:tcBorders>
                  <w:bottom w:val="single" w:sz="6" w:space="0" w:color="000000"/>
                </w:tcBorders>
                <w:vAlign w:val="center"/>
                <w:hideMark/>
              </w:tcPr>
            </w:tcPrChange>
          </w:tcPr>
          <w:p w14:paraId="56F8D52D" w14:textId="579A4362" w:rsidR="00C8363A" w:rsidRPr="00C8363A" w:rsidDel="006C2DBA" w:rsidRDefault="00C8363A">
            <w:pPr>
              <w:ind w:firstLine="0"/>
              <w:jc w:val="center"/>
              <w:rPr>
                <w:del w:id="2392" w:author="Arnob Alam" w:date="2025-02-04T15:37:00Z" w16du:dateUtc="2025-02-04T20:37:00Z"/>
                <w:noProof/>
                <w14:ligatures w14:val="standardContextual"/>
              </w:rPr>
              <w:pPrChange w:id="2393" w:author="Arnob Alam" w:date="2025-02-04T16:00:00Z" w16du:dateUtc="2025-02-04T21:00:00Z">
                <w:pPr>
                  <w:ind w:firstLine="0"/>
                </w:pPr>
              </w:pPrChange>
            </w:pPr>
          </w:p>
        </w:tc>
      </w:tr>
      <w:tr w:rsidR="00C8363A" w:rsidRPr="00C8363A" w:rsidDel="006C2DBA" w14:paraId="05D73747" w14:textId="2C891901" w:rsidTr="007B3F1A">
        <w:trPr>
          <w:tblCellSpacing w:w="15" w:type="dxa"/>
          <w:jc w:val="center"/>
          <w:del w:id="2394" w:author="Arnob Alam" w:date="2025-02-04T15:37:00Z"/>
          <w:trPrChange w:id="2395" w:author="Arnob Alam" w:date="2025-02-04T16:00:00Z" w16du:dateUtc="2025-02-04T21:00:00Z">
            <w:trPr>
              <w:gridAfter w:val="0"/>
              <w:tblCellSpacing w:w="15" w:type="dxa"/>
              <w:jc w:val="center"/>
            </w:trPr>
          </w:trPrChange>
        </w:trPr>
        <w:tc>
          <w:tcPr>
            <w:tcW w:w="0" w:type="auto"/>
            <w:gridSpan w:val="5"/>
            <w:tcBorders>
              <w:bottom w:val="single" w:sz="6" w:space="0" w:color="000000"/>
            </w:tcBorders>
            <w:hideMark/>
            <w:tcPrChange w:id="2396" w:author="Arnob Alam" w:date="2025-02-04T16:00:00Z" w16du:dateUtc="2025-02-04T21:00:00Z">
              <w:tcPr>
                <w:tcW w:w="0" w:type="auto"/>
                <w:gridSpan w:val="5"/>
                <w:tcBorders>
                  <w:bottom w:val="single" w:sz="6" w:space="0" w:color="000000"/>
                </w:tcBorders>
                <w:vAlign w:val="center"/>
                <w:hideMark/>
              </w:tcPr>
            </w:tcPrChange>
          </w:tcPr>
          <w:p w14:paraId="467EB449" w14:textId="32CAE392" w:rsidR="00C8363A" w:rsidRPr="00C8363A" w:rsidDel="006C2DBA" w:rsidRDefault="00C8363A">
            <w:pPr>
              <w:ind w:firstLine="0"/>
              <w:jc w:val="center"/>
              <w:rPr>
                <w:del w:id="2397" w:author="Arnob Alam" w:date="2025-02-04T15:37:00Z" w16du:dateUtc="2025-02-04T20:37:00Z"/>
                <w:noProof/>
                <w14:ligatures w14:val="standardContextual"/>
              </w:rPr>
              <w:pPrChange w:id="2398" w:author="Arnob Alam" w:date="2025-02-04T16:00:00Z" w16du:dateUtc="2025-02-04T21:00:00Z">
                <w:pPr>
                  <w:ind w:firstLine="0"/>
                </w:pPr>
              </w:pPrChange>
            </w:pPr>
          </w:p>
        </w:tc>
      </w:tr>
      <w:tr w:rsidR="00C8363A" w:rsidRPr="00C8363A" w:rsidDel="006C2DBA" w14:paraId="1DE64B87" w14:textId="14BB83F1" w:rsidTr="007B3F1A">
        <w:trPr>
          <w:tblCellSpacing w:w="15" w:type="dxa"/>
          <w:jc w:val="center"/>
          <w:del w:id="2399" w:author="Arnob Alam" w:date="2025-02-04T15:37:00Z"/>
          <w:trPrChange w:id="2400" w:author="Arnob Alam" w:date="2025-02-04T16:00:00Z" w16du:dateUtc="2025-02-04T21:00:00Z">
            <w:trPr>
              <w:gridAfter w:val="0"/>
              <w:tblCellSpacing w:w="15" w:type="dxa"/>
              <w:jc w:val="center"/>
            </w:trPr>
          </w:trPrChange>
        </w:trPr>
        <w:tc>
          <w:tcPr>
            <w:tcW w:w="0" w:type="auto"/>
            <w:gridSpan w:val="2"/>
            <w:hideMark/>
            <w:tcPrChange w:id="2401" w:author="Arnob Alam" w:date="2025-02-04T16:00:00Z" w16du:dateUtc="2025-02-04T21:00:00Z">
              <w:tcPr>
                <w:tcW w:w="0" w:type="auto"/>
                <w:vAlign w:val="center"/>
                <w:hideMark/>
              </w:tcPr>
            </w:tcPrChange>
          </w:tcPr>
          <w:p w14:paraId="2C7061B5" w14:textId="2FED7FD6" w:rsidR="00C8363A" w:rsidRPr="00C8363A" w:rsidDel="006C2DBA" w:rsidRDefault="00C8363A">
            <w:pPr>
              <w:ind w:firstLine="0"/>
              <w:jc w:val="center"/>
              <w:rPr>
                <w:del w:id="2402" w:author="Arnob Alam" w:date="2025-02-04T15:37:00Z" w16du:dateUtc="2025-02-04T20:37:00Z"/>
                <w:noProof/>
                <w14:ligatures w14:val="standardContextual"/>
              </w:rPr>
              <w:pPrChange w:id="2403" w:author="Arnob Alam" w:date="2025-02-04T16:00:00Z" w16du:dateUtc="2025-02-04T21:00:00Z">
                <w:pPr>
                  <w:ind w:firstLine="0"/>
                </w:pPr>
              </w:pPrChange>
            </w:pPr>
            <w:del w:id="2404" w:author="Arnob Alam" w:date="2025-02-04T15:37:00Z" w16du:dateUtc="2025-02-04T20:37:00Z">
              <w:r w:rsidRPr="00C8363A" w:rsidDel="006C2DBA">
                <w:rPr>
                  <w:noProof/>
                  <w14:ligatures w14:val="standardContextual"/>
                </w:rPr>
                <w:delText>Group</w:delText>
              </w:r>
            </w:del>
          </w:p>
        </w:tc>
        <w:tc>
          <w:tcPr>
            <w:tcW w:w="0" w:type="auto"/>
            <w:gridSpan w:val="3"/>
            <w:hideMark/>
            <w:tcPrChange w:id="2405" w:author="Arnob Alam" w:date="2025-02-04T16:00:00Z" w16du:dateUtc="2025-02-04T21:00:00Z">
              <w:tcPr>
                <w:tcW w:w="0" w:type="auto"/>
                <w:gridSpan w:val="4"/>
                <w:vAlign w:val="center"/>
                <w:hideMark/>
              </w:tcPr>
            </w:tcPrChange>
          </w:tcPr>
          <w:p w14:paraId="6E611818" w14:textId="7C4F995D" w:rsidR="00C8363A" w:rsidRPr="00C8363A" w:rsidDel="006C2DBA" w:rsidRDefault="00C8363A">
            <w:pPr>
              <w:ind w:firstLine="0"/>
              <w:jc w:val="center"/>
              <w:rPr>
                <w:del w:id="2406" w:author="Arnob Alam" w:date="2025-02-04T15:37:00Z" w16du:dateUtc="2025-02-04T20:37:00Z"/>
                <w:noProof/>
                <w14:ligatures w14:val="standardContextual"/>
              </w:rPr>
              <w:pPrChange w:id="2407" w:author="Arnob Alam" w:date="2025-02-04T16:00:00Z" w16du:dateUtc="2025-02-04T21:00:00Z">
                <w:pPr>
                  <w:ind w:firstLine="0"/>
                </w:pPr>
              </w:pPrChange>
            </w:pPr>
            <w:del w:id="2408" w:author="Arnob Alam" w:date="2025-02-04T15:37:00Z" w16du:dateUtc="2025-02-04T20:37:00Z">
              <w:r w:rsidRPr="00C8363A" w:rsidDel="006C2DBA">
                <w:rPr>
                  <w:noProof/>
                  <w14:ligatures w14:val="standardContextual"/>
                </w:rPr>
                <w:delText>0.1733</w:delText>
              </w:r>
              <w:r w:rsidRPr="00C8363A" w:rsidDel="006C2DBA">
                <w:rPr>
                  <w:noProof/>
                  <w:vertAlign w:val="superscript"/>
                  <w14:ligatures w14:val="standardContextual"/>
                </w:rPr>
                <w:delText>***</w:delText>
              </w:r>
            </w:del>
          </w:p>
        </w:tc>
      </w:tr>
      <w:tr w:rsidR="00C8363A" w:rsidRPr="00C8363A" w:rsidDel="006C2DBA" w14:paraId="1E390B81" w14:textId="7C8E3548" w:rsidTr="007B3F1A">
        <w:trPr>
          <w:tblCellSpacing w:w="15" w:type="dxa"/>
          <w:jc w:val="center"/>
          <w:del w:id="2409" w:author="Arnob Alam" w:date="2025-02-04T15:37:00Z"/>
          <w:trPrChange w:id="2410" w:author="Arnob Alam" w:date="2025-02-04T16:00:00Z" w16du:dateUtc="2025-02-04T21:00:00Z">
            <w:trPr>
              <w:gridAfter w:val="0"/>
              <w:tblCellSpacing w:w="15" w:type="dxa"/>
              <w:jc w:val="center"/>
            </w:trPr>
          </w:trPrChange>
        </w:trPr>
        <w:tc>
          <w:tcPr>
            <w:tcW w:w="0" w:type="auto"/>
            <w:gridSpan w:val="2"/>
            <w:hideMark/>
            <w:tcPrChange w:id="2411" w:author="Arnob Alam" w:date="2025-02-04T16:00:00Z" w16du:dateUtc="2025-02-04T21:00:00Z">
              <w:tcPr>
                <w:tcW w:w="0" w:type="auto"/>
                <w:vAlign w:val="center"/>
                <w:hideMark/>
              </w:tcPr>
            </w:tcPrChange>
          </w:tcPr>
          <w:p w14:paraId="26EC48CB" w14:textId="78C17177" w:rsidR="00C8363A" w:rsidRPr="00C8363A" w:rsidDel="006C2DBA" w:rsidRDefault="00C8363A">
            <w:pPr>
              <w:ind w:firstLine="0"/>
              <w:jc w:val="center"/>
              <w:rPr>
                <w:del w:id="2412" w:author="Arnob Alam" w:date="2025-02-04T15:37:00Z" w16du:dateUtc="2025-02-04T20:37:00Z"/>
                <w:noProof/>
                <w14:ligatures w14:val="standardContextual"/>
              </w:rPr>
              <w:pPrChange w:id="2413" w:author="Arnob Alam" w:date="2025-02-04T16:00:00Z" w16du:dateUtc="2025-02-04T21:00:00Z">
                <w:pPr>
                  <w:ind w:firstLine="0"/>
                </w:pPr>
              </w:pPrChange>
            </w:pPr>
          </w:p>
        </w:tc>
        <w:tc>
          <w:tcPr>
            <w:tcW w:w="0" w:type="auto"/>
            <w:gridSpan w:val="3"/>
            <w:hideMark/>
            <w:tcPrChange w:id="2414" w:author="Arnob Alam" w:date="2025-02-04T16:00:00Z" w16du:dateUtc="2025-02-04T21:00:00Z">
              <w:tcPr>
                <w:tcW w:w="0" w:type="auto"/>
                <w:gridSpan w:val="4"/>
                <w:vAlign w:val="center"/>
                <w:hideMark/>
              </w:tcPr>
            </w:tcPrChange>
          </w:tcPr>
          <w:p w14:paraId="51B169EA" w14:textId="765D8397" w:rsidR="00C8363A" w:rsidRPr="00C8363A" w:rsidDel="006C2DBA" w:rsidRDefault="00C8363A">
            <w:pPr>
              <w:ind w:firstLine="0"/>
              <w:jc w:val="center"/>
              <w:rPr>
                <w:del w:id="2415" w:author="Arnob Alam" w:date="2025-02-04T15:37:00Z" w16du:dateUtc="2025-02-04T20:37:00Z"/>
                <w:noProof/>
                <w14:ligatures w14:val="standardContextual"/>
              </w:rPr>
              <w:pPrChange w:id="2416" w:author="Arnob Alam" w:date="2025-02-04T16:00:00Z" w16du:dateUtc="2025-02-04T21:00:00Z">
                <w:pPr>
                  <w:ind w:firstLine="0"/>
                </w:pPr>
              </w:pPrChange>
            </w:pPr>
            <w:del w:id="2417" w:author="Arnob Alam" w:date="2025-02-04T15:37:00Z" w16du:dateUtc="2025-02-04T20:37:00Z">
              <w:r w:rsidRPr="00C8363A" w:rsidDel="006C2DBA">
                <w:rPr>
                  <w:noProof/>
                  <w14:ligatures w14:val="standardContextual"/>
                </w:rPr>
                <w:delText>(0.0277)</w:delText>
              </w:r>
            </w:del>
          </w:p>
        </w:tc>
      </w:tr>
      <w:tr w:rsidR="00C8363A" w:rsidRPr="00C8363A" w:rsidDel="006C2DBA" w14:paraId="7E3CE713" w14:textId="022DED73" w:rsidTr="007B3F1A">
        <w:trPr>
          <w:tblCellSpacing w:w="15" w:type="dxa"/>
          <w:jc w:val="center"/>
          <w:del w:id="2418" w:author="Arnob Alam" w:date="2025-02-04T15:37:00Z"/>
          <w:trPrChange w:id="2419" w:author="Arnob Alam" w:date="2025-02-04T16:00:00Z" w16du:dateUtc="2025-02-04T21:00:00Z">
            <w:trPr>
              <w:gridAfter w:val="0"/>
              <w:tblCellSpacing w:w="15" w:type="dxa"/>
              <w:jc w:val="center"/>
            </w:trPr>
          </w:trPrChange>
        </w:trPr>
        <w:tc>
          <w:tcPr>
            <w:tcW w:w="0" w:type="auto"/>
            <w:gridSpan w:val="2"/>
            <w:hideMark/>
            <w:tcPrChange w:id="2420" w:author="Arnob Alam" w:date="2025-02-04T16:00:00Z" w16du:dateUtc="2025-02-04T21:00:00Z">
              <w:tcPr>
                <w:tcW w:w="0" w:type="auto"/>
                <w:vAlign w:val="center"/>
                <w:hideMark/>
              </w:tcPr>
            </w:tcPrChange>
          </w:tcPr>
          <w:p w14:paraId="0D7B1102" w14:textId="4EE555C5" w:rsidR="00C8363A" w:rsidRPr="00C8363A" w:rsidDel="006C2DBA" w:rsidRDefault="00C8363A">
            <w:pPr>
              <w:ind w:firstLine="0"/>
              <w:jc w:val="center"/>
              <w:rPr>
                <w:del w:id="2421" w:author="Arnob Alam" w:date="2025-02-04T15:37:00Z" w16du:dateUtc="2025-02-04T20:37:00Z"/>
                <w:noProof/>
                <w14:ligatures w14:val="standardContextual"/>
              </w:rPr>
              <w:pPrChange w:id="2422" w:author="Arnob Alam" w:date="2025-02-04T16:00:00Z" w16du:dateUtc="2025-02-04T21:00:00Z">
                <w:pPr>
                  <w:ind w:firstLine="0"/>
                </w:pPr>
              </w:pPrChange>
            </w:pPr>
            <w:del w:id="2423" w:author="Arnob Alam" w:date="2025-02-04T15:37:00Z" w16du:dateUtc="2025-02-04T20:37:00Z">
              <w:r w:rsidRPr="00C8363A" w:rsidDel="006C2DBA">
                <w:rPr>
                  <w:noProof/>
                  <w14:ligatures w14:val="standardContextual"/>
                </w:rPr>
                <w:delText>Period</w:delText>
              </w:r>
            </w:del>
          </w:p>
        </w:tc>
        <w:tc>
          <w:tcPr>
            <w:tcW w:w="0" w:type="auto"/>
            <w:gridSpan w:val="3"/>
            <w:hideMark/>
            <w:tcPrChange w:id="2424" w:author="Arnob Alam" w:date="2025-02-04T16:00:00Z" w16du:dateUtc="2025-02-04T21:00:00Z">
              <w:tcPr>
                <w:tcW w:w="0" w:type="auto"/>
                <w:gridSpan w:val="4"/>
                <w:vAlign w:val="center"/>
                <w:hideMark/>
              </w:tcPr>
            </w:tcPrChange>
          </w:tcPr>
          <w:p w14:paraId="45483598" w14:textId="7368450D" w:rsidR="00C8363A" w:rsidRPr="00C8363A" w:rsidDel="006C2DBA" w:rsidRDefault="00C8363A">
            <w:pPr>
              <w:ind w:firstLine="0"/>
              <w:jc w:val="center"/>
              <w:rPr>
                <w:del w:id="2425" w:author="Arnob Alam" w:date="2025-02-04T15:37:00Z" w16du:dateUtc="2025-02-04T20:37:00Z"/>
                <w:noProof/>
                <w14:ligatures w14:val="standardContextual"/>
              </w:rPr>
              <w:pPrChange w:id="2426" w:author="Arnob Alam" w:date="2025-02-04T16:00:00Z" w16du:dateUtc="2025-02-04T21:00:00Z">
                <w:pPr>
                  <w:ind w:firstLine="0"/>
                </w:pPr>
              </w:pPrChange>
            </w:pPr>
            <w:del w:id="2427" w:author="Arnob Alam" w:date="2025-02-04T15:37:00Z" w16du:dateUtc="2025-02-04T20:37:00Z">
              <w:r w:rsidRPr="00C8363A" w:rsidDel="006C2DBA">
                <w:rPr>
                  <w:noProof/>
                  <w14:ligatures w14:val="standardContextual"/>
                </w:rPr>
                <w:delText>0.0029</w:delText>
              </w:r>
            </w:del>
          </w:p>
        </w:tc>
      </w:tr>
      <w:tr w:rsidR="00C8363A" w:rsidRPr="00C8363A" w:rsidDel="006C2DBA" w14:paraId="41523B5A" w14:textId="59DC43FC" w:rsidTr="007B3F1A">
        <w:trPr>
          <w:tblCellSpacing w:w="15" w:type="dxa"/>
          <w:jc w:val="center"/>
          <w:del w:id="2428" w:author="Arnob Alam" w:date="2025-02-04T15:37:00Z"/>
          <w:trPrChange w:id="2429" w:author="Arnob Alam" w:date="2025-02-04T16:00:00Z" w16du:dateUtc="2025-02-04T21:00:00Z">
            <w:trPr>
              <w:gridAfter w:val="0"/>
              <w:tblCellSpacing w:w="15" w:type="dxa"/>
              <w:jc w:val="center"/>
            </w:trPr>
          </w:trPrChange>
        </w:trPr>
        <w:tc>
          <w:tcPr>
            <w:tcW w:w="0" w:type="auto"/>
            <w:gridSpan w:val="2"/>
            <w:hideMark/>
            <w:tcPrChange w:id="2430" w:author="Arnob Alam" w:date="2025-02-04T16:00:00Z" w16du:dateUtc="2025-02-04T21:00:00Z">
              <w:tcPr>
                <w:tcW w:w="0" w:type="auto"/>
                <w:vAlign w:val="center"/>
                <w:hideMark/>
              </w:tcPr>
            </w:tcPrChange>
          </w:tcPr>
          <w:p w14:paraId="0179C276" w14:textId="36FB13A5" w:rsidR="00C8363A" w:rsidRPr="00C8363A" w:rsidDel="006C2DBA" w:rsidRDefault="00C8363A">
            <w:pPr>
              <w:ind w:firstLine="0"/>
              <w:jc w:val="center"/>
              <w:rPr>
                <w:del w:id="2431" w:author="Arnob Alam" w:date="2025-02-04T15:37:00Z" w16du:dateUtc="2025-02-04T20:37:00Z"/>
                <w:noProof/>
                <w14:ligatures w14:val="standardContextual"/>
              </w:rPr>
              <w:pPrChange w:id="2432" w:author="Arnob Alam" w:date="2025-02-04T16:00:00Z" w16du:dateUtc="2025-02-04T21:00:00Z">
                <w:pPr>
                  <w:ind w:firstLine="0"/>
                </w:pPr>
              </w:pPrChange>
            </w:pPr>
          </w:p>
        </w:tc>
        <w:tc>
          <w:tcPr>
            <w:tcW w:w="0" w:type="auto"/>
            <w:gridSpan w:val="3"/>
            <w:hideMark/>
            <w:tcPrChange w:id="2433" w:author="Arnob Alam" w:date="2025-02-04T16:00:00Z" w16du:dateUtc="2025-02-04T21:00:00Z">
              <w:tcPr>
                <w:tcW w:w="0" w:type="auto"/>
                <w:gridSpan w:val="4"/>
                <w:vAlign w:val="center"/>
                <w:hideMark/>
              </w:tcPr>
            </w:tcPrChange>
          </w:tcPr>
          <w:p w14:paraId="3725D467" w14:textId="3D53FB4B" w:rsidR="00C8363A" w:rsidRPr="00C8363A" w:rsidDel="006C2DBA" w:rsidRDefault="00C8363A">
            <w:pPr>
              <w:ind w:firstLine="0"/>
              <w:jc w:val="center"/>
              <w:rPr>
                <w:del w:id="2434" w:author="Arnob Alam" w:date="2025-02-04T15:37:00Z" w16du:dateUtc="2025-02-04T20:37:00Z"/>
                <w:noProof/>
                <w14:ligatures w14:val="standardContextual"/>
              </w:rPr>
              <w:pPrChange w:id="2435" w:author="Arnob Alam" w:date="2025-02-04T16:00:00Z" w16du:dateUtc="2025-02-04T21:00:00Z">
                <w:pPr>
                  <w:ind w:firstLine="0"/>
                </w:pPr>
              </w:pPrChange>
            </w:pPr>
            <w:del w:id="2436" w:author="Arnob Alam" w:date="2025-02-04T15:37:00Z" w16du:dateUtc="2025-02-04T20:37:00Z">
              <w:r w:rsidRPr="00C8363A" w:rsidDel="006C2DBA">
                <w:rPr>
                  <w:noProof/>
                  <w14:ligatures w14:val="standardContextual"/>
                </w:rPr>
                <w:delText>(0.0347)</w:delText>
              </w:r>
            </w:del>
          </w:p>
        </w:tc>
      </w:tr>
      <w:tr w:rsidR="00C8363A" w:rsidRPr="00C8363A" w:rsidDel="006C2DBA" w14:paraId="0260B6B4" w14:textId="0DCC17E3" w:rsidTr="007B3F1A">
        <w:trPr>
          <w:tblCellSpacing w:w="15" w:type="dxa"/>
          <w:jc w:val="center"/>
          <w:del w:id="2437" w:author="Arnob Alam" w:date="2025-02-04T15:37:00Z"/>
          <w:trPrChange w:id="2438" w:author="Arnob Alam" w:date="2025-02-04T16:00:00Z" w16du:dateUtc="2025-02-04T21:00:00Z">
            <w:trPr>
              <w:gridAfter w:val="0"/>
              <w:tblCellSpacing w:w="15" w:type="dxa"/>
              <w:jc w:val="center"/>
            </w:trPr>
          </w:trPrChange>
        </w:trPr>
        <w:tc>
          <w:tcPr>
            <w:tcW w:w="0" w:type="auto"/>
            <w:gridSpan w:val="2"/>
            <w:hideMark/>
            <w:tcPrChange w:id="2439" w:author="Arnob Alam" w:date="2025-02-04T16:00:00Z" w16du:dateUtc="2025-02-04T21:00:00Z">
              <w:tcPr>
                <w:tcW w:w="0" w:type="auto"/>
                <w:vAlign w:val="center"/>
                <w:hideMark/>
              </w:tcPr>
            </w:tcPrChange>
          </w:tcPr>
          <w:p w14:paraId="0ABBB906" w14:textId="2C3C3D36" w:rsidR="00C8363A" w:rsidRPr="00C8363A" w:rsidDel="006C2DBA" w:rsidRDefault="00C8363A">
            <w:pPr>
              <w:ind w:firstLine="0"/>
              <w:jc w:val="center"/>
              <w:rPr>
                <w:del w:id="2440" w:author="Arnob Alam" w:date="2025-02-04T15:37:00Z" w16du:dateUtc="2025-02-04T20:37:00Z"/>
                <w:noProof/>
                <w14:ligatures w14:val="standardContextual"/>
              </w:rPr>
              <w:pPrChange w:id="2441" w:author="Arnob Alam" w:date="2025-02-04T16:00:00Z" w16du:dateUtc="2025-02-04T21:00:00Z">
                <w:pPr>
                  <w:ind w:firstLine="0"/>
                </w:pPr>
              </w:pPrChange>
            </w:pPr>
            <w:del w:id="2442" w:author="Arnob Alam" w:date="2025-02-04T15:37:00Z" w16du:dateUtc="2025-02-04T20:37:00Z">
              <w:r w:rsidRPr="00C8363A" w:rsidDel="006C2DBA">
                <w:rPr>
                  <w:noProof/>
                  <w14:ligatures w14:val="standardContextual"/>
                </w:rPr>
                <w:delText>Group * Period</w:delText>
              </w:r>
            </w:del>
          </w:p>
        </w:tc>
        <w:tc>
          <w:tcPr>
            <w:tcW w:w="0" w:type="auto"/>
            <w:gridSpan w:val="3"/>
            <w:hideMark/>
            <w:tcPrChange w:id="2443" w:author="Arnob Alam" w:date="2025-02-04T16:00:00Z" w16du:dateUtc="2025-02-04T21:00:00Z">
              <w:tcPr>
                <w:tcW w:w="0" w:type="auto"/>
                <w:gridSpan w:val="4"/>
                <w:vAlign w:val="center"/>
                <w:hideMark/>
              </w:tcPr>
            </w:tcPrChange>
          </w:tcPr>
          <w:p w14:paraId="5EB5E00A" w14:textId="4187B233" w:rsidR="00C8363A" w:rsidRPr="00C8363A" w:rsidDel="006C2DBA" w:rsidRDefault="00C8363A">
            <w:pPr>
              <w:ind w:firstLine="0"/>
              <w:jc w:val="center"/>
              <w:rPr>
                <w:del w:id="2444" w:author="Arnob Alam" w:date="2025-02-04T15:37:00Z" w16du:dateUtc="2025-02-04T20:37:00Z"/>
                <w:noProof/>
                <w14:ligatures w14:val="standardContextual"/>
              </w:rPr>
              <w:pPrChange w:id="2445" w:author="Arnob Alam" w:date="2025-02-04T16:00:00Z" w16du:dateUtc="2025-02-04T21:00:00Z">
                <w:pPr>
                  <w:ind w:firstLine="0"/>
                </w:pPr>
              </w:pPrChange>
            </w:pPr>
            <w:del w:id="2446" w:author="Arnob Alam" w:date="2025-02-04T15:37:00Z" w16du:dateUtc="2025-02-04T20:37:00Z">
              <w:r w:rsidRPr="00C8363A" w:rsidDel="006C2DBA">
                <w:rPr>
                  <w:noProof/>
                  <w14:ligatures w14:val="standardContextual"/>
                </w:rPr>
                <w:delText>0.0016</w:delText>
              </w:r>
            </w:del>
          </w:p>
        </w:tc>
      </w:tr>
      <w:tr w:rsidR="00C8363A" w:rsidRPr="00C8363A" w:rsidDel="006C2DBA" w14:paraId="03AAE278" w14:textId="60C60042" w:rsidTr="007B3F1A">
        <w:trPr>
          <w:tblCellSpacing w:w="15" w:type="dxa"/>
          <w:jc w:val="center"/>
          <w:del w:id="2447" w:author="Arnob Alam" w:date="2025-02-04T15:37:00Z"/>
          <w:trPrChange w:id="2448" w:author="Arnob Alam" w:date="2025-02-04T16:00:00Z" w16du:dateUtc="2025-02-04T21:00:00Z">
            <w:trPr>
              <w:gridAfter w:val="0"/>
              <w:tblCellSpacing w:w="15" w:type="dxa"/>
              <w:jc w:val="center"/>
            </w:trPr>
          </w:trPrChange>
        </w:trPr>
        <w:tc>
          <w:tcPr>
            <w:tcW w:w="0" w:type="auto"/>
            <w:gridSpan w:val="2"/>
            <w:hideMark/>
            <w:tcPrChange w:id="2449" w:author="Arnob Alam" w:date="2025-02-04T16:00:00Z" w16du:dateUtc="2025-02-04T21:00:00Z">
              <w:tcPr>
                <w:tcW w:w="0" w:type="auto"/>
                <w:vAlign w:val="center"/>
                <w:hideMark/>
              </w:tcPr>
            </w:tcPrChange>
          </w:tcPr>
          <w:p w14:paraId="534DCD6A" w14:textId="69BD0C45" w:rsidR="00C8363A" w:rsidRPr="00C8363A" w:rsidDel="006C2DBA" w:rsidRDefault="00C8363A">
            <w:pPr>
              <w:ind w:firstLine="0"/>
              <w:jc w:val="center"/>
              <w:rPr>
                <w:del w:id="2450" w:author="Arnob Alam" w:date="2025-02-04T15:37:00Z" w16du:dateUtc="2025-02-04T20:37:00Z"/>
                <w:noProof/>
                <w14:ligatures w14:val="standardContextual"/>
              </w:rPr>
              <w:pPrChange w:id="2451" w:author="Arnob Alam" w:date="2025-02-04T16:00:00Z" w16du:dateUtc="2025-02-04T21:00:00Z">
                <w:pPr>
                  <w:ind w:firstLine="0"/>
                </w:pPr>
              </w:pPrChange>
            </w:pPr>
          </w:p>
        </w:tc>
        <w:tc>
          <w:tcPr>
            <w:tcW w:w="0" w:type="auto"/>
            <w:gridSpan w:val="3"/>
            <w:hideMark/>
            <w:tcPrChange w:id="2452" w:author="Arnob Alam" w:date="2025-02-04T16:00:00Z" w16du:dateUtc="2025-02-04T21:00:00Z">
              <w:tcPr>
                <w:tcW w:w="0" w:type="auto"/>
                <w:gridSpan w:val="4"/>
                <w:vAlign w:val="center"/>
                <w:hideMark/>
              </w:tcPr>
            </w:tcPrChange>
          </w:tcPr>
          <w:p w14:paraId="6ACE33EC" w14:textId="729888D3" w:rsidR="00C8363A" w:rsidRPr="00C8363A" w:rsidDel="006C2DBA" w:rsidRDefault="00C8363A">
            <w:pPr>
              <w:ind w:firstLine="0"/>
              <w:jc w:val="center"/>
              <w:rPr>
                <w:del w:id="2453" w:author="Arnob Alam" w:date="2025-02-04T15:37:00Z" w16du:dateUtc="2025-02-04T20:37:00Z"/>
                <w:noProof/>
                <w14:ligatures w14:val="standardContextual"/>
              </w:rPr>
              <w:pPrChange w:id="2454" w:author="Arnob Alam" w:date="2025-02-04T16:00:00Z" w16du:dateUtc="2025-02-04T21:00:00Z">
                <w:pPr>
                  <w:ind w:firstLine="0"/>
                </w:pPr>
              </w:pPrChange>
            </w:pPr>
            <w:del w:id="2455" w:author="Arnob Alam" w:date="2025-02-04T15:37:00Z" w16du:dateUtc="2025-02-04T20:37:00Z">
              <w:r w:rsidRPr="00C8363A" w:rsidDel="006C2DBA">
                <w:rPr>
                  <w:noProof/>
                  <w14:ligatures w14:val="standardContextual"/>
                </w:rPr>
                <w:delText>(0.0391)</w:delText>
              </w:r>
            </w:del>
          </w:p>
        </w:tc>
      </w:tr>
      <w:tr w:rsidR="00C8363A" w:rsidRPr="00C8363A" w:rsidDel="006C2DBA" w14:paraId="7058DD98" w14:textId="490D04DB" w:rsidTr="007B3F1A">
        <w:trPr>
          <w:tblCellSpacing w:w="15" w:type="dxa"/>
          <w:jc w:val="center"/>
          <w:del w:id="2456" w:author="Arnob Alam" w:date="2025-02-04T15:37:00Z"/>
          <w:trPrChange w:id="2457" w:author="Arnob Alam" w:date="2025-02-04T16:00:00Z" w16du:dateUtc="2025-02-04T21:00:00Z">
            <w:trPr>
              <w:gridAfter w:val="0"/>
              <w:tblCellSpacing w:w="15" w:type="dxa"/>
              <w:jc w:val="center"/>
            </w:trPr>
          </w:trPrChange>
        </w:trPr>
        <w:tc>
          <w:tcPr>
            <w:tcW w:w="0" w:type="auto"/>
            <w:gridSpan w:val="2"/>
            <w:hideMark/>
            <w:tcPrChange w:id="2458" w:author="Arnob Alam" w:date="2025-02-04T16:00:00Z" w16du:dateUtc="2025-02-04T21:00:00Z">
              <w:tcPr>
                <w:tcW w:w="0" w:type="auto"/>
                <w:vAlign w:val="center"/>
                <w:hideMark/>
              </w:tcPr>
            </w:tcPrChange>
          </w:tcPr>
          <w:p w14:paraId="4DBEC120" w14:textId="00931752" w:rsidR="00C8363A" w:rsidRPr="00C8363A" w:rsidDel="006C2DBA" w:rsidRDefault="00C8363A">
            <w:pPr>
              <w:ind w:firstLine="0"/>
              <w:jc w:val="center"/>
              <w:rPr>
                <w:del w:id="2459" w:author="Arnob Alam" w:date="2025-02-04T15:37:00Z" w16du:dateUtc="2025-02-04T20:37:00Z"/>
                <w:noProof/>
                <w14:ligatures w14:val="standardContextual"/>
              </w:rPr>
              <w:pPrChange w:id="2460" w:author="Arnob Alam" w:date="2025-02-04T16:00:00Z" w16du:dateUtc="2025-02-04T21:00:00Z">
                <w:pPr>
                  <w:ind w:firstLine="0"/>
                </w:pPr>
              </w:pPrChange>
            </w:pPr>
            <w:del w:id="2461" w:author="Arnob Alam" w:date="2025-02-04T15:37:00Z" w16du:dateUtc="2025-02-04T20:37:00Z">
              <w:r w:rsidRPr="00C8363A" w:rsidDel="006C2DBA">
                <w:rPr>
                  <w:noProof/>
                  <w14:ligatures w14:val="standardContextual"/>
                </w:rPr>
                <w:delText>Constant</w:delText>
              </w:r>
            </w:del>
          </w:p>
        </w:tc>
        <w:tc>
          <w:tcPr>
            <w:tcW w:w="0" w:type="auto"/>
            <w:gridSpan w:val="3"/>
            <w:hideMark/>
            <w:tcPrChange w:id="2462" w:author="Arnob Alam" w:date="2025-02-04T16:00:00Z" w16du:dateUtc="2025-02-04T21:00:00Z">
              <w:tcPr>
                <w:tcW w:w="0" w:type="auto"/>
                <w:gridSpan w:val="4"/>
                <w:vAlign w:val="center"/>
                <w:hideMark/>
              </w:tcPr>
            </w:tcPrChange>
          </w:tcPr>
          <w:p w14:paraId="2A03D6EC" w14:textId="5BA44C39" w:rsidR="00C8363A" w:rsidRPr="00C8363A" w:rsidDel="006C2DBA" w:rsidRDefault="00C8363A">
            <w:pPr>
              <w:ind w:firstLine="0"/>
              <w:jc w:val="center"/>
              <w:rPr>
                <w:del w:id="2463" w:author="Arnob Alam" w:date="2025-02-04T15:37:00Z" w16du:dateUtc="2025-02-04T20:37:00Z"/>
                <w:noProof/>
                <w14:ligatures w14:val="standardContextual"/>
              </w:rPr>
              <w:pPrChange w:id="2464" w:author="Arnob Alam" w:date="2025-02-04T16:00:00Z" w16du:dateUtc="2025-02-04T21:00:00Z">
                <w:pPr>
                  <w:ind w:firstLine="0"/>
                </w:pPr>
              </w:pPrChange>
            </w:pPr>
            <w:del w:id="2465" w:author="Arnob Alam" w:date="2025-02-04T15:37:00Z" w16du:dateUtc="2025-02-04T20:37:00Z">
              <w:r w:rsidRPr="00C8363A" w:rsidDel="006C2DBA">
                <w:rPr>
                  <w:noProof/>
                  <w14:ligatures w14:val="standardContextual"/>
                </w:rPr>
                <w:delText>0.0277</w:delText>
              </w:r>
            </w:del>
          </w:p>
        </w:tc>
      </w:tr>
      <w:tr w:rsidR="00C8363A" w:rsidRPr="00C8363A" w:rsidDel="006C2DBA" w14:paraId="34899E96" w14:textId="35709CD0" w:rsidTr="007B3F1A">
        <w:trPr>
          <w:tblCellSpacing w:w="15" w:type="dxa"/>
          <w:jc w:val="center"/>
          <w:del w:id="2466" w:author="Arnob Alam" w:date="2025-02-04T15:37:00Z"/>
          <w:trPrChange w:id="2467" w:author="Arnob Alam" w:date="2025-02-04T16:00:00Z" w16du:dateUtc="2025-02-04T21:00:00Z">
            <w:trPr>
              <w:gridAfter w:val="0"/>
              <w:tblCellSpacing w:w="15" w:type="dxa"/>
              <w:jc w:val="center"/>
            </w:trPr>
          </w:trPrChange>
        </w:trPr>
        <w:tc>
          <w:tcPr>
            <w:tcW w:w="0" w:type="auto"/>
            <w:gridSpan w:val="2"/>
            <w:hideMark/>
            <w:tcPrChange w:id="2468" w:author="Arnob Alam" w:date="2025-02-04T16:00:00Z" w16du:dateUtc="2025-02-04T21:00:00Z">
              <w:tcPr>
                <w:tcW w:w="0" w:type="auto"/>
                <w:vAlign w:val="center"/>
                <w:hideMark/>
              </w:tcPr>
            </w:tcPrChange>
          </w:tcPr>
          <w:p w14:paraId="1C3A0376" w14:textId="13801523" w:rsidR="00C8363A" w:rsidRPr="00C8363A" w:rsidDel="006C2DBA" w:rsidRDefault="00C8363A">
            <w:pPr>
              <w:ind w:firstLine="0"/>
              <w:jc w:val="center"/>
              <w:rPr>
                <w:del w:id="2469" w:author="Arnob Alam" w:date="2025-02-04T15:37:00Z" w16du:dateUtc="2025-02-04T20:37:00Z"/>
                <w:noProof/>
                <w14:ligatures w14:val="standardContextual"/>
              </w:rPr>
              <w:pPrChange w:id="2470" w:author="Arnob Alam" w:date="2025-02-04T16:00:00Z" w16du:dateUtc="2025-02-04T21:00:00Z">
                <w:pPr>
                  <w:ind w:firstLine="0"/>
                </w:pPr>
              </w:pPrChange>
            </w:pPr>
          </w:p>
        </w:tc>
        <w:tc>
          <w:tcPr>
            <w:tcW w:w="0" w:type="auto"/>
            <w:gridSpan w:val="3"/>
            <w:hideMark/>
            <w:tcPrChange w:id="2471" w:author="Arnob Alam" w:date="2025-02-04T16:00:00Z" w16du:dateUtc="2025-02-04T21:00:00Z">
              <w:tcPr>
                <w:tcW w:w="0" w:type="auto"/>
                <w:gridSpan w:val="4"/>
                <w:vAlign w:val="center"/>
                <w:hideMark/>
              </w:tcPr>
            </w:tcPrChange>
          </w:tcPr>
          <w:p w14:paraId="78A38747" w14:textId="2406D6F1" w:rsidR="00C8363A" w:rsidRPr="00C8363A" w:rsidDel="006C2DBA" w:rsidRDefault="00C8363A">
            <w:pPr>
              <w:ind w:firstLine="0"/>
              <w:jc w:val="center"/>
              <w:rPr>
                <w:del w:id="2472" w:author="Arnob Alam" w:date="2025-02-04T15:37:00Z" w16du:dateUtc="2025-02-04T20:37:00Z"/>
                <w:noProof/>
                <w14:ligatures w14:val="standardContextual"/>
              </w:rPr>
              <w:pPrChange w:id="2473" w:author="Arnob Alam" w:date="2025-02-04T16:00:00Z" w16du:dateUtc="2025-02-04T21:00:00Z">
                <w:pPr>
                  <w:ind w:firstLine="0"/>
                </w:pPr>
              </w:pPrChange>
            </w:pPr>
            <w:del w:id="2474" w:author="Arnob Alam" w:date="2025-02-04T15:37:00Z" w16du:dateUtc="2025-02-04T20:37:00Z">
              <w:r w:rsidRPr="00C8363A" w:rsidDel="006C2DBA">
                <w:rPr>
                  <w:noProof/>
                  <w14:ligatures w14:val="standardContextual"/>
                </w:rPr>
                <w:delText>(0.0245)</w:delText>
              </w:r>
            </w:del>
          </w:p>
        </w:tc>
      </w:tr>
      <w:tr w:rsidR="00C8363A" w:rsidRPr="00C8363A" w:rsidDel="006C2DBA" w14:paraId="7125A008" w14:textId="00A22042" w:rsidTr="007B3F1A">
        <w:trPr>
          <w:tblCellSpacing w:w="15" w:type="dxa"/>
          <w:jc w:val="center"/>
          <w:del w:id="2475" w:author="Arnob Alam" w:date="2025-02-04T15:37:00Z"/>
          <w:trPrChange w:id="2476" w:author="Arnob Alam" w:date="2025-02-04T16:00:00Z" w16du:dateUtc="2025-02-04T21:00:00Z">
            <w:trPr>
              <w:gridAfter w:val="0"/>
              <w:tblCellSpacing w:w="15" w:type="dxa"/>
              <w:jc w:val="center"/>
            </w:trPr>
          </w:trPrChange>
        </w:trPr>
        <w:tc>
          <w:tcPr>
            <w:tcW w:w="0" w:type="auto"/>
            <w:gridSpan w:val="5"/>
            <w:tcBorders>
              <w:bottom w:val="single" w:sz="6" w:space="0" w:color="000000"/>
            </w:tcBorders>
            <w:hideMark/>
            <w:tcPrChange w:id="2477" w:author="Arnob Alam" w:date="2025-02-04T16:00:00Z" w16du:dateUtc="2025-02-04T21:00:00Z">
              <w:tcPr>
                <w:tcW w:w="0" w:type="auto"/>
                <w:gridSpan w:val="5"/>
                <w:tcBorders>
                  <w:bottom w:val="single" w:sz="6" w:space="0" w:color="000000"/>
                </w:tcBorders>
                <w:vAlign w:val="center"/>
                <w:hideMark/>
              </w:tcPr>
            </w:tcPrChange>
          </w:tcPr>
          <w:p w14:paraId="1E95BAA2" w14:textId="3C3CB96B" w:rsidR="00C8363A" w:rsidRPr="00C8363A" w:rsidDel="006C2DBA" w:rsidRDefault="00C8363A">
            <w:pPr>
              <w:ind w:firstLine="0"/>
              <w:jc w:val="center"/>
              <w:rPr>
                <w:del w:id="2478" w:author="Arnob Alam" w:date="2025-02-04T15:37:00Z" w16du:dateUtc="2025-02-04T20:37:00Z"/>
                <w:noProof/>
                <w14:ligatures w14:val="standardContextual"/>
              </w:rPr>
              <w:pPrChange w:id="2479" w:author="Arnob Alam" w:date="2025-02-04T16:00:00Z" w16du:dateUtc="2025-02-04T21:00:00Z">
                <w:pPr>
                  <w:ind w:firstLine="0"/>
                </w:pPr>
              </w:pPrChange>
            </w:pPr>
          </w:p>
        </w:tc>
      </w:tr>
      <w:tr w:rsidR="00C8363A" w:rsidRPr="00C8363A" w:rsidDel="006C2DBA" w14:paraId="5E2FDE70" w14:textId="7628A519" w:rsidTr="007B3F1A">
        <w:trPr>
          <w:tblCellSpacing w:w="15" w:type="dxa"/>
          <w:jc w:val="center"/>
          <w:del w:id="2480" w:author="Arnob Alam" w:date="2025-02-04T15:37:00Z"/>
          <w:trPrChange w:id="2481" w:author="Arnob Alam" w:date="2025-02-04T16:00:00Z" w16du:dateUtc="2025-02-04T21:00:00Z">
            <w:trPr>
              <w:gridAfter w:val="0"/>
              <w:tblCellSpacing w:w="15" w:type="dxa"/>
              <w:jc w:val="center"/>
            </w:trPr>
          </w:trPrChange>
        </w:trPr>
        <w:tc>
          <w:tcPr>
            <w:tcW w:w="0" w:type="auto"/>
            <w:gridSpan w:val="2"/>
            <w:hideMark/>
            <w:tcPrChange w:id="2482" w:author="Arnob Alam" w:date="2025-02-04T16:00:00Z" w16du:dateUtc="2025-02-04T21:00:00Z">
              <w:tcPr>
                <w:tcW w:w="0" w:type="auto"/>
                <w:vAlign w:val="center"/>
                <w:hideMark/>
              </w:tcPr>
            </w:tcPrChange>
          </w:tcPr>
          <w:p w14:paraId="4B79422D" w14:textId="5ABFB04F" w:rsidR="00C8363A" w:rsidRPr="00C8363A" w:rsidDel="006C2DBA" w:rsidRDefault="00C8363A">
            <w:pPr>
              <w:ind w:firstLine="0"/>
              <w:jc w:val="center"/>
              <w:rPr>
                <w:del w:id="2483" w:author="Arnob Alam" w:date="2025-02-04T15:37:00Z" w16du:dateUtc="2025-02-04T20:37:00Z"/>
                <w:noProof/>
                <w14:ligatures w14:val="standardContextual"/>
              </w:rPr>
              <w:pPrChange w:id="2484" w:author="Arnob Alam" w:date="2025-02-04T16:00:00Z" w16du:dateUtc="2025-02-04T21:00:00Z">
                <w:pPr>
                  <w:ind w:firstLine="0"/>
                </w:pPr>
              </w:pPrChange>
            </w:pPr>
            <w:del w:id="2485" w:author="Arnob Alam" w:date="2025-02-04T15:37:00Z" w16du:dateUtc="2025-02-04T20:37:00Z">
              <w:r w:rsidRPr="00C8363A" w:rsidDel="006C2DBA">
                <w:rPr>
                  <w:noProof/>
                  <w14:ligatures w14:val="standardContextual"/>
                </w:rPr>
                <w:delText>Observations</w:delText>
              </w:r>
            </w:del>
          </w:p>
        </w:tc>
        <w:tc>
          <w:tcPr>
            <w:tcW w:w="0" w:type="auto"/>
            <w:gridSpan w:val="3"/>
            <w:hideMark/>
            <w:tcPrChange w:id="2486" w:author="Arnob Alam" w:date="2025-02-04T16:00:00Z" w16du:dateUtc="2025-02-04T21:00:00Z">
              <w:tcPr>
                <w:tcW w:w="0" w:type="auto"/>
                <w:gridSpan w:val="4"/>
                <w:vAlign w:val="center"/>
                <w:hideMark/>
              </w:tcPr>
            </w:tcPrChange>
          </w:tcPr>
          <w:p w14:paraId="05EC8826" w14:textId="334B9890" w:rsidR="00C8363A" w:rsidRPr="00C8363A" w:rsidDel="006C2DBA" w:rsidRDefault="00C8363A">
            <w:pPr>
              <w:ind w:firstLine="0"/>
              <w:jc w:val="center"/>
              <w:rPr>
                <w:del w:id="2487" w:author="Arnob Alam" w:date="2025-02-04T15:37:00Z" w16du:dateUtc="2025-02-04T20:37:00Z"/>
                <w:noProof/>
                <w14:ligatures w14:val="standardContextual"/>
              </w:rPr>
              <w:pPrChange w:id="2488" w:author="Arnob Alam" w:date="2025-02-04T16:00:00Z" w16du:dateUtc="2025-02-04T21:00:00Z">
                <w:pPr>
                  <w:ind w:firstLine="0"/>
                </w:pPr>
              </w:pPrChange>
            </w:pPr>
            <w:del w:id="2489" w:author="Arnob Alam" w:date="2025-02-04T15:37:00Z" w16du:dateUtc="2025-02-04T20:37:00Z">
              <w:r w:rsidRPr="00C8363A" w:rsidDel="006C2DBA">
                <w:rPr>
                  <w:noProof/>
                  <w14:ligatures w14:val="standardContextual"/>
                </w:rPr>
                <w:delText>861</w:delText>
              </w:r>
            </w:del>
          </w:p>
        </w:tc>
      </w:tr>
      <w:tr w:rsidR="007B3F1A" w:rsidRPr="00C8363A" w:rsidDel="006C2DBA" w14:paraId="0B183C72" w14:textId="67EE4FC3" w:rsidTr="007B3F1A">
        <w:trPr>
          <w:tblCellSpacing w:w="15" w:type="dxa"/>
          <w:jc w:val="center"/>
          <w:del w:id="2490" w:author="Arnob Alam" w:date="2025-02-04T15:37:00Z"/>
        </w:trPr>
        <w:tc>
          <w:tcPr>
            <w:tcW w:w="0" w:type="auto"/>
            <w:gridSpan w:val="2"/>
            <w:hideMark/>
          </w:tcPr>
          <w:p w14:paraId="6D755736" w14:textId="7EBF8F85" w:rsidR="00C8363A" w:rsidRPr="00C8363A" w:rsidDel="006C2DBA" w:rsidRDefault="00C8363A">
            <w:pPr>
              <w:ind w:firstLine="0"/>
              <w:jc w:val="center"/>
              <w:rPr>
                <w:del w:id="2491" w:author="Arnob Alam" w:date="2025-02-04T15:37:00Z" w16du:dateUtc="2025-02-04T20:37:00Z"/>
                <w:noProof/>
                <w14:ligatures w14:val="standardContextual"/>
              </w:rPr>
              <w:pPrChange w:id="2492" w:author="Arnob Alam" w:date="2025-02-04T16:00:00Z" w16du:dateUtc="2025-02-04T21:00:00Z">
                <w:pPr>
                  <w:ind w:firstLine="0"/>
                </w:pPr>
              </w:pPrChange>
            </w:pPr>
            <w:del w:id="2493" w:author="Arnob Alam" w:date="2025-02-04T15:37:00Z" w16du:dateUtc="2025-02-04T20:37:00Z">
              <w:r w:rsidRPr="00C8363A" w:rsidDel="006C2DBA">
                <w:rPr>
                  <w:noProof/>
                  <w14:ligatures w14:val="standardContextual"/>
                </w:rPr>
                <w:delText>R</w:delText>
              </w:r>
              <w:r w:rsidRPr="00C8363A" w:rsidDel="006C2DBA">
                <w:rPr>
                  <w:noProof/>
                  <w:vertAlign w:val="superscript"/>
                  <w14:ligatures w14:val="standardContextual"/>
                </w:rPr>
                <w:delText>2</w:delText>
              </w:r>
            </w:del>
          </w:p>
        </w:tc>
        <w:tc>
          <w:tcPr>
            <w:tcW w:w="0" w:type="auto"/>
            <w:gridSpan w:val="3"/>
            <w:hideMark/>
          </w:tcPr>
          <w:p w14:paraId="499F9B5E" w14:textId="7AECC27E" w:rsidR="00C8363A" w:rsidRPr="00C8363A" w:rsidDel="006C2DBA" w:rsidRDefault="00C8363A">
            <w:pPr>
              <w:ind w:firstLine="0"/>
              <w:jc w:val="center"/>
              <w:rPr>
                <w:del w:id="2494" w:author="Arnob Alam" w:date="2025-02-04T15:37:00Z" w16du:dateUtc="2025-02-04T20:37:00Z"/>
                <w:noProof/>
                <w14:ligatures w14:val="standardContextual"/>
              </w:rPr>
              <w:pPrChange w:id="2495" w:author="Arnob Alam" w:date="2025-02-04T16:00:00Z" w16du:dateUtc="2025-02-04T21:00:00Z">
                <w:pPr>
                  <w:ind w:firstLine="0"/>
                </w:pPr>
              </w:pPrChange>
            </w:pPr>
            <w:del w:id="2496" w:author="Arnob Alam" w:date="2025-02-04T15:37:00Z" w16du:dateUtc="2025-02-04T20:37:00Z">
              <w:r w:rsidRPr="00C8363A" w:rsidDel="006C2DBA">
                <w:rPr>
                  <w:noProof/>
                  <w14:ligatures w14:val="standardContextual"/>
                </w:rPr>
                <w:delText>0.0849</w:delText>
              </w:r>
            </w:del>
          </w:p>
        </w:tc>
      </w:tr>
      <w:tr w:rsidR="007B3F1A" w:rsidRPr="00C8363A" w:rsidDel="006C2DBA" w14:paraId="554077A6" w14:textId="1F80E17D" w:rsidTr="007B3F1A">
        <w:trPr>
          <w:tblCellSpacing w:w="15" w:type="dxa"/>
          <w:jc w:val="center"/>
          <w:del w:id="2497" w:author="Arnob Alam" w:date="2025-02-04T15:37:00Z"/>
        </w:trPr>
        <w:tc>
          <w:tcPr>
            <w:tcW w:w="0" w:type="auto"/>
            <w:gridSpan w:val="2"/>
            <w:hideMark/>
          </w:tcPr>
          <w:p w14:paraId="3BD385FB" w14:textId="03274670" w:rsidR="00C8363A" w:rsidRPr="00C8363A" w:rsidDel="006C2DBA" w:rsidRDefault="00C8363A">
            <w:pPr>
              <w:ind w:firstLine="0"/>
              <w:jc w:val="center"/>
              <w:rPr>
                <w:del w:id="2498" w:author="Arnob Alam" w:date="2025-02-04T15:37:00Z" w16du:dateUtc="2025-02-04T20:37:00Z"/>
                <w:noProof/>
                <w14:ligatures w14:val="standardContextual"/>
              </w:rPr>
              <w:pPrChange w:id="2499" w:author="Arnob Alam" w:date="2025-02-04T16:00:00Z" w16du:dateUtc="2025-02-04T21:00:00Z">
                <w:pPr>
                  <w:ind w:firstLine="0"/>
                </w:pPr>
              </w:pPrChange>
            </w:pPr>
            <w:del w:id="2500" w:author="Arnob Alam" w:date="2025-02-04T15:37:00Z" w16du:dateUtc="2025-02-04T20:37:00Z">
              <w:r w:rsidRPr="00C8363A" w:rsidDel="006C2DBA">
                <w:rPr>
                  <w:noProof/>
                  <w14:ligatures w14:val="standardContextual"/>
                </w:rPr>
                <w:delText>Adjusted R</w:delText>
              </w:r>
              <w:r w:rsidRPr="00C8363A" w:rsidDel="006C2DBA">
                <w:rPr>
                  <w:noProof/>
                  <w:vertAlign w:val="superscript"/>
                  <w14:ligatures w14:val="standardContextual"/>
                </w:rPr>
                <w:delText>2</w:delText>
              </w:r>
            </w:del>
          </w:p>
        </w:tc>
        <w:tc>
          <w:tcPr>
            <w:tcW w:w="0" w:type="auto"/>
            <w:gridSpan w:val="3"/>
            <w:hideMark/>
          </w:tcPr>
          <w:p w14:paraId="3CC7BA3D" w14:textId="056219B5" w:rsidR="00C8363A" w:rsidRPr="00C8363A" w:rsidDel="006C2DBA" w:rsidRDefault="00C8363A">
            <w:pPr>
              <w:ind w:firstLine="0"/>
              <w:jc w:val="center"/>
              <w:rPr>
                <w:del w:id="2501" w:author="Arnob Alam" w:date="2025-02-04T15:37:00Z" w16du:dateUtc="2025-02-04T20:37:00Z"/>
                <w:noProof/>
                <w14:ligatures w14:val="standardContextual"/>
              </w:rPr>
              <w:pPrChange w:id="2502" w:author="Arnob Alam" w:date="2025-02-04T16:00:00Z" w16du:dateUtc="2025-02-04T21:00:00Z">
                <w:pPr>
                  <w:ind w:firstLine="0"/>
                </w:pPr>
              </w:pPrChange>
            </w:pPr>
            <w:del w:id="2503" w:author="Arnob Alam" w:date="2025-02-04T15:37:00Z" w16du:dateUtc="2025-02-04T20:37:00Z">
              <w:r w:rsidRPr="00C8363A" w:rsidDel="006C2DBA">
                <w:rPr>
                  <w:noProof/>
                  <w14:ligatures w14:val="standardContextual"/>
                </w:rPr>
                <w:delText>0.0817</w:delText>
              </w:r>
            </w:del>
          </w:p>
        </w:tc>
      </w:tr>
      <w:tr w:rsidR="007B3F1A" w:rsidRPr="00C8363A" w:rsidDel="006C2DBA" w14:paraId="710E39B3" w14:textId="1164C20D" w:rsidTr="007B3F1A">
        <w:trPr>
          <w:tblCellSpacing w:w="15" w:type="dxa"/>
          <w:jc w:val="center"/>
          <w:del w:id="2504" w:author="Arnob Alam" w:date="2025-02-04T15:37:00Z"/>
        </w:trPr>
        <w:tc>
          <w:tcPr>
            <w:tcW w:w="0" w:type="auto"/>
            <w:gridSpan w:val="2"/>
            <w:hideMark/>
          </w:tcPr>
          <w:p w14:paraId="253AEBB4" w14:textId="63C23809" w:rsidR="00C8363A" w:rsidRPr="00C8363A" w:rsidDel="006C2DBA" w:rsidRDefault="00C8363A">
            <w:pPr>
              <w:ind w:firstLine="0"/>
              <w:jc w:val="center"/>
              <w:rPr>
                <w:del w:id="2505" w:author="Arnob Alam" w:date="2025-02-04T15:37:00Z" w16du:dateUtc="2025-02-04T20:37:00Z"/>
                <w:noProof/>
                <w14:ligatures w14:val="standardContextual"/>
              </w:rPr>
              <w:pPrChange w:id="2506" w:author="Arnob Alam" w:date="2025-02-04T16:00:00Z" w16du:dateUtc="2025-02-04T21:00:00Z">
                <w:pPr>
                  <w:ind w:firstLine="0"/>
                </w:pPr>
              </w:pPrChange>
            </w:pPr>
            <w:del w:id="2507" w:author="Arnob Alam" w:date="2025-02-04T15:37:00Z" w16du:dateUtc="2025-02-04T20:37:00Z">
              <w:r w:rsidRPr="00C8363A" w:rsidDel="006C2DBA">
                <w:rPr>
                  <w:noProof/>
                  <w14:ligatures w14:val="standardContextual"/>
                </w:rPr>
                <w:delText>Residual Std. Error</w:delText>
              </w:r>
            </w:del>
          </w:p>
        </w:tc>
        <w:tc>
          <w:tcPr>
            <w:tcW w:w="0" w:type="auto"/>
            <w:gridSpan w:val="3"/>
            <w:hideMark/>
          </w:tcPr>
          <w:p w14:paraId="60712E68" w14:textId="0E55ECA9" w:rsidR="00C8363A" w:rsidRPr="00C8363A" w:rsidDel="006C2DBA" w:rsidRDefault="00C8363A">
            <w:pPr>
              <w:ind w:firstLine="0"/>
              <w:jc w:val="center"/>
              <w:rPr>
                <w:del w:id="2508" w:author="Arnob Alam" w:date="2025-02-04T15:37:00Z" w16du:dateUtc="2025-02-04T20:37:00Z"/>
                <w:noProof/>
                <w14:ligatures w14:val="standardContextual"/>
              </w:rPr>
              <w:pPrChange w:id="2509" w:author="Arnob Alam" w:date="2025-02-04T16:00:00Z" w16du:dateUtc="2025-02-04T21:00:00Z">
                <w:pPr>
                  <w:ind w:firstLine="0"/>
                </w:pPr>
              </w:pPrChange>
            </w:pPr>
            <w:del w:id="2510" w:author="Arnob Alam" w:date="2025-02-04T15:37:00Z" w16du:dateUtc="2025-02-04T20:37:00Z">
              <w:r w:rsidRPr="00C8363A" w:rsidDel="006C2DBA">
                <w:rPr>
                  <w:noProof/>
                  <w14:ligatures w14:val="standardContextual"/>
                </w:rPr>
                <w:delText>0.2346 (df = 857)</w:delText>
              </w:r>
            </w:del>
          </w:p>
        </w:tc>
      </w:tr>
      <w:tr w:rsidR="007B3F1A" w:rsidRPr="00C8363A" w:rsidDel="006C2DBA" w14:paraId="02C9260D" w14:textId="4C2A8C8B" w:rsidTr="007B3F1A">
        <w:trPr>
          <w:tblCellSpacing w:w="15" w:type="dxa"/>
          <w:jc w:val="center"/>
          <w:del w:id="2511" w:author="Arnob Alam" w:date="2025-02-04T15:37:00Z"/>
        </w:trPr>
        <w:tc>
          <w:tcPr>
            <w:tcW w:w="0" w:type="auto"/>
            <w:gridSpan w:val="2"/>
            <w:hideMark/>
          </w:tcPr>
          <w:p w14:paraId="49C873C6" w14:textId="642AA42A" w:rsidR="00C8363A" w:rsidRPr="00C8363A" w:rsidDel="006C2DBA" w:rsidRDefault="00C8363A">
            <w:pPr>
              <w:ind w:firstLine="0"/>
              <w:jc w:val="center"/>
              <w:rPr>
                <w:del w:id="2512" w:author="Arnob Alam" w:date="2025-02-04T15:37:00Z" w16du:dateUtc="2025-02-04T20:37:00Z"/>
                <w:noProof/>
                <w14:ligatures w14:val="standardContextual"/>
              </w:rPr>
              <w:pPrChange w:id="2513" w:author="Arnob Alam" w:date="2025-02-04T16:00:00Z" w16du:dateUtc="2025-02-04T21:00:00Z">
                <w:pPr>
                  <w:ind w:firstLine="0"/>
                </w:pPr>
              </w:pPrChange>
            </w:pPr>
            <w:del w:id="2514" w:author="Arnob Alam" w:date="2025-02-04T15:37:00Z" w16du:dateUtc="2025-02-04T20:37:00Z">
              <w:r w:rsidRPr="00C8363A" w:rsidDel="006C2DBA">
                <w:rPr>
                  <w:noProof/>
                  <w14:ligatures w14:val="standardContextual"/>
                </w:rPr>
                <w:delText>F Statistic</w:delText>
              </w:r>
            </w:del>
          </w:p>
        </w:tc>
        <w:tc>
          <w:tcPr>
            <w:tcW w:w="0" w:type="auto"/>
            <w:gridSpan w:val="3"/>
            <w:hideMark/>
          </w:tcPr>
          <w:p w14:paraId="2A0E546A" w14:textId="64F5FE52" w:rsidR="00C8363A" w:rsidRPr="00C8363A" w:rsidDel="006C2DBA" w:rsidRDefault="00C8363A">
            <w:pPr>
              <w:ind w:firstLine="0"/>
              <w:jc w:val="center"/>
              <w:rPr>
                <w:del w:id="2515" w:author="Arnob Alam" w:date="2025-02-04T15:37:00Z" w16du:dateUtc="2025-02-04T20:37:00Z"/>
                <w:noProof/>
                <w14:ligatures w14:val="standardContextual"/>
              </w:rPr>
              <w:pPrChange w:id="2516" w:author="Arnob Alam" w:date="2025-02-04T16:00:00Z" w16du:dateUtc="2025-02-04T21:00:00Z">
                <w:pPr>
                  <w:ind w:firstLine="0"/>
                </w:pPr>
              </w:pPrChange>
            </w:pPr>
            <w:del w:id="2517" w:author="Arnob Alam" w:date="2025-02-04T15:37:00Z" w16du:dateUtc="2025-02-04T20:37:00Z">
              <w:r w:rsidRPr="00C8363A" w:rsidDel="006C2DBA">
                <w:rPr>
                  <w:noProof/>
                  <w14:ligatures w14:val="standardContextual"/>
                </w:rPr>
                <w:delText>26.5000</w:delText>
              </w:r>
              <w:r w:rsidRPr="00C8363A" w:rsidDel="006C2DBA">
                <w:rPr>
                  <w:noProof/>
                  <w:vertAlign w:val="superscript"/>
                  <w14:ligatures w14:val="standardContextual"/>
                </w:rPr>
                <w:delText>***</w:delText>
              </w:r>
              <w:r w:rsidRPr="00C8363A" w:rsidDel="006C2DBA">
                <w:rPr>
                  <w:noProof/>
                  <w14:ligatures w14:val="standardContextual"/>
                </w:rPr>
                <w:delText xml:space="preserve"> (df = 3; 857)</w:delText>
              </w:r>
            </w:del>
          </w:p>
        </w:tc>
      </w:tr>
      <w:tr w:rsidR="007B3F1A" w:rsidRPr="00C8363A" w:rsidDel="006C2DBA" w14:paraId="27359822" w14:textId="23691A56" w:rsidTr="007B3F1A">
        <w:trPr>
          <w:tblCellSpacing w:w="15" w:type="dxa"/>
          <w:jc w:val="center"/>
          <w:del w:id="2518" w:author="Arnob Alam" w:date="2025-02-04T15:37:00Z"/>
        </w:trPr>
        <w:tc>
          <w:tcPr>
            <w:tcW w:w="0" w:type="auto"/>
            <w:gridSpan w:val="5"/>
            <w:tcBorders>
              <w:bottom w:val="single" w:sz="6" w:space="0" w:color="000000"/>
            </w:tcBorders>
            <w:hideMark/>
          </w:tcPr>
          <w:p w14:paraId="79C57565" w14:textId="175E9AE6" w:rsidR="00C8363A" w:rsidRPr="00C8363A" w:rsidDel="006C2DBA" w:rsidRDefault="00C8363A">
            <w:pPr>
              <w:ind w:firstLine="0"/>
              <w:jc w:val="center"/>
              <w:rPr>
                <w:del w:id="2519" w:author="Arnob Alam" w:date="2025-02-04T15:37:00Z" w16du:dateUtc="2025-02-04T20:37:00Z"/>
                <w:noProof/>
                <w14:ligatures w14:val="standardContextual"/>
              </w:rPr>
              <w:pPrChange w:id="2520" w:author="Arnob Alam" w:date="2025-02-04T16:00:00Z" w16du:dateUtc="2025-02-04T21:00:00Z">
                <w:pPr>
                  <w:ind w:firstLine="0"/>
                </w:pPr>
              </w:pPrChange>
            </w:pPr>
          </w:p>
        </w:tc>
      </w:tr>
      <w:tr w:rsidR="007B3F1A" w:rsidRPr="00C8363A" w:rsidDel="006C2DBA" w14:paraId="1E60B9C9" w14:textId="633C89CD" w:rsidTr="007B3F1A">
        <w:trPr>
          <w:tblCellSpacing w:w="15" w:type="dxa"/>
          <w:jc w:val="center"/>
          <w:del w:id="2521" w:author="Arnob Alam" w:date="2025-02-04T15:37:00Z"/>
        </w:trPr>
        <w:tc>
          <w:tcPr>
            <w:tcW w:w="0" w:type="auto"/>
            <w:gridSpan w:val="2"/>
            <w:hideMark/>
          </w:tcPr>
          <w:p w14:paraId="4E1A2518" w14:textId="0CDC5C18" w:rsidR="00C8363A" w:rsidRPr="00C8363A" w:rsidDel="006C2DBA" w:rsidRDefault="00C8363A">
            <w:pPr>
              <w:ind w:firstLine="0"/>
              <w:jc w:val="center"/>
              <w:rPr>
                <w:del w:id="2522" w:author="Arnob Alam" w:date="2025-02-04T15:37:00Z" w16du:dateUtc="2025-02-04T20:37:00Z"/>
                <w:noProof/>
                <w14:ligatures w14:val="standardContextual"/>
              </w:rPr>
              <w:pPrChange w:id="2523" w:author="Arnob Alam" w:date="2025-02-04T16:00:00Z" w16du:dateUtc="2025-02-04T21:00:00Z">
                <w:pPr>
                  <w:ind w:firstLine="0"/>
                </w:pPr>
              </w:pPrChange>
            </w:pPr>
            <w:del w:id="2524" w:author="Arnob Alam" w:date="2025-02-04T15:37:00Z" w16du:dateUtc="2025-02-04T20:37:00Z">
              <w:r w:rsidRPr="00C8363A" w:rsidDel="006C2DBA">
                <w:rPr>
                  <w:i/>
                  <w:iCs/>
                  <w:noProof/>
                  <w14:ligatures w14:val="standardContextual"/>
                </w:rPr>
                <w:delText>Note:</w:delText>
              </w:r>
            </w:del>
          </w:p>
        </w:tc>
        <w:tc>
          <w:tcPr>
            <w:tcW w:w="0" w:type="auto"/>
            <w:gridSpan w:val="3"/>
            <w:hideMark/>
          </w:tcPr>
          <w:p w14:paraId="5C0DF444" w14:textId="2ABE57D7" w:rsidR="00C8363A" w:rsidRPr="00C8363A" w:rsidDel="006C2DBA" w:rsidRDefault="00C8363A">
            <w:pPr>
              <w:ind w:firstLine="0"/>
              <w:jc w:val="center"/>
              <w:rPr>
                <w:del w:id="2525" w:author="Arnob Alam" w:date="2025-02-04T15:37:00Z" w16du:dateUtc="2025-02-04T20:37:00Z"/>
                <w:noProof/>
                <w14:ligatures w14:val="standardContextual"/>
              </w:rPr>
              <w:pPrChange w:id="2526" w:author="Arnob Alam" w:date="2025-02-04T16:00:00Z" w16du:dateUtc="2025-02-04T21:00:00Z">
                <w:pPr>
                  <w:ind w:firstLine="0"/>
                </w:pPr>
              </w:pPrChange>
            </w:pPr>
            <w:del w:id="2527" w:author="Arnob Alam" w:date="2025-02-04T15:37:00Z" w16du:dateUtc="2025-02-04T20:37:00Z">
              <w:r w:rsidRPr="00C8363A" w:rsidDel="006C2DBA">
                <w:rPr>
                  <w:noProof/>
                  <w:vertAlign w:val="superscript"/>
                  <w14:ligatures w14:val="standardContextual"/>
                </w:rPr>
                <w:delText>*</w:delText>
              </w:r>
              <w:r w:rsidRPr="00C8363A" w:rsidDel="006C2DBA">
                <w:rPr>
                  <w:noProof/>
                  <w14:ligatures w14:val="standardContextual"/>
                </w:rPr>
                <w:delText xml:space="preserve">p&lt;0.1; </w:delText>
              </w:r>
              <w:r w:rsidRPr="00C8363A" w:rsidDel="006C2DBA">
                <w:rPr>
                  <w:noProof/>
                  <w:vertAlign w:val="superscript"/>
                  <w14:ligatures w14:val="standardContextual"/>
                </w:rPr>
                <w:delText>**</w:delText>
              </w:r>
              <w:r w:rsidRPr="00C8363A" w:rsidDel="006C2DBA">
                <w:rPr>
                  <w:noProof/>
                  <w14:ligatures w14:val="standardContextual"/>
                </w:rPr>
                <w:delText xml:space="preserve">p&lt;0.05; </w:delText>
              </w:r>
              <w:r w:rsidRPr="00C8363A" w:rsidDel="006C2DBA">
                <w:rPr>
                  <w:noProof/>
                  <w:vertAlign w:val="superscript"/>
                  <w14:ligatures w14:val="standardContextual"/>
                </w:rPr>
                <w:delText>***</w:delText>
              </w:r>
              <w:r w:rsidRPr="00C8363A" w:rsidDel="006C2DBA">
                <w:rPr>
                  <w:noProof/>
                  <w14:ligatures w14:val="standardContextual"/>
                </w:rPr>
                <w:delText>p&lt;0.01</w:delText>
              </w:r>
            </w:del>
          </w:p>
        </w:tc>
      </w:tr>
      <w:tr w:rsidR="00393D46" w14:paraId="45E606B1" w14:textId="77777777" w:rsidTr="007B3F1A">
        <w:tblPrEx>
          <w:jc w:val="left"/>
          <w:tblCellMar>
            <w:top w:w="0" w:type="dxa"/>
            <w:left w:w="108" w:type="dxa"/>
            <w:bottom w:w="0" w:type="dxa"/>
            <w:right w:w="108" w:type="dxa"/>
          </w:tblCellMar>
          <w:tblPrExChange w:id="2528"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529" w:author="Arnob Alam" w:date="2025-02-04T15:58:00Z"/>
          <w:trPrChange w:id="2530" w:author="Arnob Alam" w:date="2025-02-04T16:00:00Z" w16du:dateUtc="2025-02-04T21:00:00Z">
            <w:trPr>
              <w:gridAfter w:val="1"/>
              <w:tblCellSpacing w:w="15" w:type="dxa"/>
            </w:trPr>
          </w:trPrChange>
        </w:trPr>
        <w:tc>
          <w:tcPr>
            <w:tcW w:w="0" w:type="auto"/>
            <w:gridSpan w:val="4"/>
            <w:tcMar>
              <w:top w:w="15" w:type="dxa"/>
              <w:left w:w="15" w:type="dxa"/>
              <w:bottom w:w="15" w:type="dxa"/>
              <w:right w:w="15" w:type="dxa"/>
            </w:tcMar>
            <w:hideMark/>
            <w:tcPrChange w:id="2531" w:author="Arnob Alam" w:date="2025-02-04T16:00:00Z" w16du:dateUtc="2025-02-04T21:00:00Z">
              <w:tcPr>
                <w:tcW w:w="0" w:type="auto"/>
                <w:gridSpan w:val="6"/>
                <w:tcMar>
                  <w:top w:w="15" w:type="dxa"/>
                  <w:left w:w="15" w:type="dxa"/>
                  <w:bottom w:w="15" w:type="dxa"/>
                  <w:right w:w="15" w:type="dxa"/>
                </w:tcMar>
                <w:vAlign w:val="center"/>
                <w:hideMark/>
              </w:tcPr>
            </w:tcPrChange>
          </w:tcPr>
          <w:p w14:paraId="7C50E174" w14:textId="77777777" w:rsidR="00393D46" w:rsidRDefault="00393D46" w:rsidP="007B3F1A">
            <w:pPr>
              <w:jc w:val="center"/>
              <w:rPr>
                <w:ins w:id="2532" w:author="Arnob Alam" w:date="2025-02-04T15:58:00Z" w16du:dateUtc="2025-02-04T20:58:00Z"/>
                <w:rFonts w:eastAsia="Times New Roman"/>
              </w:rPr>
            </w:pPr>
            <w:ins w:id="2533" w:author="Arnob Alam" w:date="2025-02-04T15:58:00Z" w16du:dateUtc="2025-02-04T20:58:00Z">
              <w:r>
                <w:rPr>
                  <w:rStyle w:val="Strong"/>
                </w:rPr>
                <w:t>Daily volatility DiD Analysis</w:t>
              </w:r>
            </w:ins>
          </w:p>
        </w:tc>
      </w:tr>
      <w:tr w:rsidR="00393D46" w14:paraId="7ED10AF0" w14:textId="77777777" w:rsidTr="007B3F1A">
        <w:tblPrEx>
          <w:jc w:val="left"/>
          <w:tblCellMar>
            <w:top w:w="0" w:type="dxa"/>
            <w:left w:w="108" w:type="dxa"/>
            <w:bottom w:w="0" w:type="dxa"/>
            <w:right w:w="108" w:type="dxa"/>
          </w:tblCellMar>
          <w:tblPrExChange w:id="2534"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535" w:author="Arnob Alam" w:date="2025-02-04T15:58:00Z"/>
          <w:trPrChange w:id="2536" w:author="Arnob Alam" w:date="2025-02-04T16:00:00Z" w16du:dateUtc="2025-02-04T21:00:00Z">
            <w:trPr>
              <w:gridAfter w:val="1"/>
              <w:tblCellSpacing w:w="15" w:type="dxa"/>
            </w:trPr>
          </w:trPrChange>
        </w:trPr>
        <w:tc>
          <w:tcPr>
            <w:tcW w:w="0" w:type="auto"/>
            <w:gridSpan w:val="4"/>
            <w:tcBorders>
              <w:top w:val="nil"/>
              <w:left w:val="nil"/>
              <w:bottom w:val="single" w:sz="6" w:space="0" w:color="000000"/>
              <w:right w:val="nil"/>
            </w:tcBorders>
            <w:tcMar>
              <w:top w:w="15" w:type="dxa"/>
              <w:left w:w="15" w:type="dxa"/>
              <w:bottom w:w="15" w:type="dxa"/>
              <w:right w:w="15" w:type="dxa"/>
            </w:tcMar>
            <w:hideMark/>
            <w:tcPrChange w:id="2537" w:author="Arnob Alam" w:date="2025-02-04T16:00:00Z" w16du:dateUtc="2025-02-04T21:00:00Z">
              <w:tcPr>
                <w:tcW w:w="0" w:type="auto"/>
                <w:gridSpan w:val="6"/>
                <w:tcBorders>
                  <w:top w:val="nil"/>
                  <w:left w:val="nil"/>
                  <w:bottom w:val="single" w:sz="6" w:space="0" w:color="000000"/>
                  <w:right w:val="nil"/>
                </w:tcBorders>
                <w:tcMar>
                  <w:top w:w="15" w:type="dxa"/>
                  <w:left w:w="15" w:type="dxa"/>
                  <w:bottom w:w="15" w:type="dxa"/>
                  <w:right w:w="15" w:type="dxa"/>
                </w:tcMar>
                <w:vAlign w:val="center"/>
                <w:hideMark/>
              </w:tcPr>
            </w:tcPrChange>
          </w:tcPr>
          <w:p w14:paraId="249B8F31" w14:textId="77777777" w:rsidR="00393D46" w:rsidRDefault="00393D46">
            <w:pPr>
              <w:jc w:val="center"/>
              <w:rPr>
                <w:ins w:id="2538" w:author="Arnob Alam" w:date="2025-02-04T15:58:00Z" w16du:dateUtc="2025-02-04T20:58:00Z"/>
                <w:rFonts w:eastAsia="Times New Roman"/>
              </w:rPr>
              <w:pPrChange w:id="2539" w:author="Arnob Alam" w:date="2025-02-04T16:00:00Z" w16du:dateUtc="2025-02-04T21:00:00Z">
                <w:pPr/>
              </w:pPrChange>
            </w:pPr>
          </w:p>
        </w:tc>
      </w:tr>
      <w:tr w:rsidR="00393D46" w14:paraId="2CD27D20" w14:textId="77777777" w:rsidTr="007B3F1A">
        <w:tblPrEx>
          <w:jc w:val="left"/>
          <w:tblCellMar>
            <w:top w:w="0" w:type="dxa"/>
            <w:left w:w="108" w:type="dxa"/>
            <w:bottom w:w="0" w:type="dxa"/>
            <w:right w:w="108" w:type="dxa"/>
          </w:tblCellMar>
          <w:tblPrExChange w:id="2540"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541" w:author="Arnob Alam" w:date="2025-02-04T15:58:00Z"/>
          <w:trPrChange w:id="2542"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543" w:author="Arnob Alam" w:date="2025-02-04T16:00:00Z" w16du:dateUtc="2025-02-04T21:00:00Z">
              <w:tcPr>
                <w:tcW w:w="0" w:type="auto"/>
                <w:gridSpan w:val="2"/>
                <w:tcMar>
                  <w:top w:w="15" w:type="dxa"/>
                  <w:left w:w="15" w:type="dxa"/>
                  <w:bottom w:w="15" w:type="dxa"/>
                  <w:right w:w="15" w:type="dxa"/>
                </w:tcMar>
                <w:vAlign w:val="center"/>
                <w:hideMark/>
              </w:tcPr>
            </w:tcPrChange>
          </w:tcPr>
          <w:p w14:paraId="349D859C" w14:textId="77777777" w:rsidR="00393D46" w:rsidRDefault="00393D46">
            <w:pPr>
              <w:jc w:val="center"/>
              <w:rPr>
                <w:ins w:id="2544" w:author="Arnob Alam" w:date="2025-02-04T15:58:00Z" w16du:dateUtc="2025-02-04T20:58:00Z"/>
                <w:rFonts w:eastAsia="Times New Roman"/>
                <w:sz w:val="20"/>
                <w:szCs w:val="20"/>
              </w:rPr>
              <w:pPrChange w:id="2545" w:author="Arnob Alam" w:date="2025-02-04T16:00:00Z" w16du:dateUtc="2025-02-04T21:00:00Z">
                <w:pPr/>
              </w:pPrChange>
            </w:pPr>
          </w:p>
        </w:tc>
        <w:tc>
          <w:tcPr>
            <w:tcW w:w="0" w:type="auto"/>
            <w:gridSpan w:val="3"/>
            <w:tcMar>
              <w:top w:w="15" w:type="dxa"/>
              <w:left w:w="15" w:type="dxa"/>
              <w:bottom w:w="15" w:type="dxa"/>
              <w:right w:w="15" w:type="dxa"/>
            </w:tcMar>
            <w:hideMark/>
            <w:tcPrChange w:id="2546" w:author="Arnob Alam" w:date="2025-02-04T16:00:00Z" w16du:dateUtc="2025-02-04T21:00:00Z">
              <w:tcPr>
                <w:tcW w:w="0" w:type="auto"/>
                <w:gridSpan w:val="4"/>
                <w:tcMar>
                  <w:top w:w="15" w:type="dxa"/>
                  <w:left w:w="15" w:type="dxa"/>
                  <w:bottom w:w="15" w:type="dxa"/>
                  <w:right w:w="15" w:type="dxa"/>
                </w:tcMar>
                <w:vAlign w:val="center"/>
                <w:hideMark/>
              </w:tcPr>
            </w:tcPrChange>
          </w:tcPr>
          <w:p w14:paraId="1A1B8538" w14:textId="77777777" w:rsidR="00393D46" w:rsidRDefault="00393D46" w:rsidP="007B3F1A">
            <w:pPr>
              <w:jc w:val="center"/>
              <w:rPr>
                <w:ins w:id="2547" w:author="Arnob Alam" w:date="2025-02-04T15:58:00Z" w16du:dateUtc="2025-02-04T20:58:00Z"/>
                <w:rFonts w:eastAsia="Times New Roman"/>
              </w:rPr>
            </w:pPr>
            <w:ins w:id="2548" w:author="Arnob Alam" w:date="2025-02-04T15:58:00Z" w16du:dateUtc="2025-02-04T20:58:00Z">
              <w:r>
                <w:rPr>
                  <w:rStyle w:val="Emphasis"/>
                </w:rPr>
                <w:t>Dependent variable:</w:t>
              </w:r>
            </w:ins>
          </w:p>
        </w:tc>
      </w:tr>
      <w:tr w:rsidR="00393D46" w14:paraId="530C3EA7" w14:textId="77777777" w:rsidTr="007B3F1A">
        <w:tblPrEx>
          <w:jc w:val="left"/>
          <w:tblCellMar>
            <w:top w:w="0" w:type="dxa"/>
            <w:left w:w="108" w:type="dxa"/>
            <w:bottom w:w="0" w:type="dxa"/>
            <w:right w:w="108" w:type="dxa"/>
          </w:tblCellMar>
          <w:tblPrExChange w:id="2549"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550" w:author="Arnob Alam" w:date="2025-02-04T15:58:00Z"/>
          <w:trPrChange w:id="2551"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552" w:author="Arnob Alam" w:date="2025-02-04T16:00:00Z" w16du:dateUtc="2025-02-04T21:00:00Z">
              <w:tcPr>
                <w:tcW w:w="0" w:type="auto"/>
                <w:gridSpan w:val="2"/>
                <w:tcMar>
                  <w:top w:w="15" w:type="dxa"/>
                  <w:left w:w="15" w:type="dxa"/>
                  <w:bottom w:w="15" w:type="dxa"/>
                  <w:right w:w="15" w:type="dxa"/>
                </w:tcMar>
                <w:vAlign w:val="center"/>
                <w:hideMark/>
              </w:tcPr>
            </w:tcPrChange>
          </w:tcPr>
          <w:p w14:paraId="22170EEA" w14:textId="77777777" w:rsidR="00393D46" w:rsidRDefault="00393D46">
            <w:pPr>
              <w:jc w:val="center"/>
              <w:rPr>
                <w:ins w:id="2553" w:author="Arnob Alam" w:date="2025-02-04T15:58:00Z" w16du:dateUtc="2025-02-04T20:58:00Z"/>
                <w:rFonts w:eastAsia="Times New Roman"/>
              </w:rPr>
              <w:pPrChange w:id="2554" w:author="Arnob Alam" w:date="2025-02-04T16:00:00Z" w16du:dateUtc="2025-02-04T21:00:00Z">
                <w:pPr/>
              </w:pPrChange>
            </w:pPr>
          </w:p>
        </w:tc>
        <w:tc>
          <w:tcPr>
            <w:tcW w:w="0" w:type="auto"/>
            <w:gridSpan w:val="3"/>
            <w:tcBorders>
              <w:top w:val="nil"/>
              <w:left w:val="nil"/>
              <w:bottom w:val="single" w:sz="6" w:space="0" w:color="000000"/>
              <w:right w:val="nil"/>
            </w:tcBorders>
            <w:tcMar>
              <w:top w:w="15" w:type="dxa"/>
              <w:left w:w="15" w:type="dxa"/>
              <w:bottom w:w="15" w:type="dxa"/>
              <w:right w:w="15" w:type="dxa"/>
            </w:tcMar>
            <w:hideMark/>
            <w:tcPrChange w:id="2555" w:author="Arnob Alam" w:date="2025-02-04T16:00:00Z" w16du:dateUtc="2025-02-04T21:00:00Z">
              <w:tcPr>
                <w:tcW w:w="0" w:type="auto"/>
                <w:gridSpan w:val="4"/>
                <w:tcBorders>
                  <w:top w:val="nil"/>
                  <w:left w:val="nil"/>
                  <w:bottom w:val="single" w:sz="6" w:space="0" w:color="000000"/>
                  <w:right w:val="nil"/>
                </w:tcBorders>
                <w:tcMar>
                  <w:top w:w="15" w:type="dxa"/>
                  <w:left w:w="15" w:type="dxa"/>
                  <w:bottom w:w="15" w:type="dxa"/>
                  <w:right w:w="15" w:type="dxa"/>
                </w:tcMar>
                <w:vAlign w:val="center"/>
                <w:hideMark/>
              </w:tcPr>
            </w:tcPrChange>
          </w:tcPr>
          <w:p w14:paraId="69A3FC20" w14:textId="77777777" w:rsidR="00393D46" w:rsidRDefault="00393D46">
            <w:pPr>
              <w:jc w:val="center"/>
              <w:rPr>
                <w:ins w:id="2556" w:author="Arnob Alam" w:date="2025-02-04T15:58:00Z" w16du:dateUtc="2025-02-04T20:58:00Z"/>
                <w:rFonts w:eastAsia="Times New Roman"/>
                <w:sz w:val="20"/>
                <w:szCs w:val="20"/>
              </w:rPr>
              <w:pPrChange w:id="2557" w:author="Arnob Alam" w:date="2025-02-04T16:00:00Z" w16du:dateUtc="2025-02-04T21:00:00Z">
                <w:pPr/>
              </w:pPrChange>
            </w:pPr>
          </w:p>
        </w:tc>
      </w:tr>
      <w:tr w:rsidR="00393D46" w14:paraId="199B4E9D" w14:textId="77777777" w:rsidTr="007B3F1A">
        <w:tblPrEx>
          <w:jc w:val="left"/>
          <w:tblCellMar>
            <w:top w:w="0" w:type="dxa"/>
            <w:left w:w="108" w:type="dxa"/>
            <w:bottom w:w="0" w:type="dxa"/>
            <w:right w:w="108" w:type="dxa"/>
          </w:tblCellMar>
          <w:tblPrExChange w:id="2558"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559" w:author="Arnob Alam" w:date="2025-02-04T15:58:00Z"/>
          <w:trPrChange w:id="2560"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561" w:author="Arnob Alam" w:date="2025-02-04T16:00:00Z" w16du:dateUtc="2025-02-04T21:00:00Z">
              <w:tcPr>
                <w:tcW w:w="0" w:type="auto"/>
                <w:gridSpan w:val="2"/>
                <w:tcMar>
                  <w:top w:w="15" w:type="dxa"/>
                  <w:left w:w="15" w:type="dxa"/>
                  <w:bottom w:w="15" w:type="dxa"/>
                  <w:right w:w="15" w:type="dxa"/>
                </w:tcMar>
                <w:vAlign w:val="center"/>
                <w:hideMark/>
              </w:tcPr>
            </w:tcPrChange>
          </w:tcPr>
          <w:p w14:paraId="17CC5D25" w14:textId="77777777" w:rsidR="00393D46" w:rsidRDefault="00393D46">
            <w:pPr>
              <w:jc w:val="center"/>
              <w:rPr>
                <w:ins w:id="2562" w:author="Arnob Alam" w:date="2025-02-04T15:58:00Z" w16du:dateUtc="2025-02-04T20:58:00Z"/>
                <w:rFonts w:eastAsia="Times New Roman"/>
                <w:sz w:val="20"/>
                <w:szCs w:val="20"/>
              </w:rPr>
              <w:pPrChange w:id="2563" w:author="Arnob Alam" w:date="2025-02-04T16:00:00Z" w16du:dateUtc="2025-02-04T21:00:00Z">
                <w:pPr/>
              </w:pPrChange>
            </w:pPr>
          </w:p>
        </w:tc>
        <w:tc>
          <w:tcPr>
            <w:tcW w:w="0" w:type="auto"/>
            <w:gridSpan w:val="3"/>
            <w:tcMar>
              <w:top w:w="15" w:type="dxa"/>
              <w:left w:w="15" w:type="dxa"/>
              <w:bottom w:w="15" w:type="dxa"/>
              <w:right w:w="15" w:type="dxa"/>
            </w:tcMar>
            <w:hideMark/>
            <w:tcPrChange w:id="2564" w:author="Arnob Alam" w:date="2025-02-04T16:00:00Z" w16du:dateUtc="2025-02-04T21:00:00Z">
              <w:tcPr>
                <w:tcW w:w="0" w:type="auto"/>
                <w:gridSpan w:val="4"/>
                <w:tcMar>
                  <w:top w:w="15" w:type="dxa"/>
                  <w:left w:w="15" w:type="dxa"/>
                  <w:bottom w:w="15" w:type="dxa"/>
                  <w:right w:w="15" w:type="dxa"/>
                </w:tcMar>
                <w:vAlign w:val="center"/>
                <w:hideMark/>
              </w:tcPr>
            </w:tcPrChange>
          </w:tcPr>
          <w:p w14:paraId="161E0B11" w14:textId="77777777" w:rsidR="00393D46" w:rsidRDefault="00393D46" w:rsidP="007B3F1A">
            <w:pPr>
              <w:jc w:val="center"/>
              <w:rPr>
                <w:ins w:id="2565" w:author="Arnob Alam" w:date="2025-02-04T15:58:00Z" w16du:dateUtc="2025-02-04T20:58:00Z"/>
                <w:rFonts w:eastAsia="Times New Roman"/>
              </w:rPr>
            </w:pPr>
            <w:ins w:id="2566" w:author="Arnob Alam" w:date="2025-02-04T15:58:00Z" w16du:dateUtc="2025-02-04T20:58:00Z">
              <w:r>
                <w:rPr>
                  <w:rFonts w:eastAsia="Times New Roman"/>
                </w:rPr>
                <w:t>Realized Volatility</w:t>
              </w:r>
            </w:ins>
          </w:p>
        </w:tc>
      </w:tr>
      <w:tr w:rsidR="00393D46" w14:paraId="527AD7A2" w14:textId="77777777" w:rsidTr="007B3F1A">
        <w:tblPrEx>
          <w:jc w:val="left"/>
          <w:tblCellMar>
            <w:top w:w="0" w:type="dxa"/>
            <w:left w:w="108" w:type="dxa"/>
            <w:bottom w:w="0" w:type="dxa"/>
            <w:right w:w="108" w:type="dxa"/>
          </w:tblCellMar>
          <w:tblPrExChange w:id="2567"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568" w:author="Arnob Alam" w:date="2025-02-04T15:58:00Z"/>
          <w:trPrChange w:id="2569"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570" w:author="Arnob Alam" w:date="2025-02-04T16:00:00Z" w16du:dateUtc="2025-02-04T21:00:00Z">
              <w:tcPr>
                <w:tcW w:w="0" w:type="auto"/>
                <w:gridSpan w:val="2"/>
                <w:tcMar>
                  <w:top w:w="15" w:type="dxa"/>
                  <w:left w:w="15" w:type="dxa"/>
                  <w:bottom w:w="15" w:type="dxa"/>
                  <w:right w:w="15" w:type="dxa"/>
                </w:tcMar>
                <w:vAlign w:val="center"/>
                <w:hideMark/>
              </w:tcPr>
            </w:tcPrChange>
          </w:tcPr>
          <w:p w14:paraId="7623A2CA" w14:textId="77777777" w:rsidR="00393D46" w:rsidRDefault="00393D46">
            <w:pPr>
              <w:jc w:val="center"/>
              <w:rPr>
                <w:ins w:id="2571" w:author="Arnob Alam" w:date="2025-02-04T15:58:00Z" w16du:dateUtc="2025-02-04T20:58:00Z"/>
                <w:rFonts w:eastAsia="Times New Roman"/>
              </w:rPr>
              <w:pPrChange w:id="2572" w:author="Arnob Alam" w:date="2025-02-04T16:00:00Z" w16du:dateUtc="2025-02-04T21:00:00Z">
                <w:pPr/>
              </w:pPrChange>
            </w:pPr>
          </w:p>
        </w:tc>
        <w:tc>
          <w:tcPr>
            <w:tcW w:w="0" w:type="auto"/>
            <w:gridSpan w:val="2"/>
            <w:tcMar>
              <w:top w:w="15" w:type="dxa"/>
              <w:left w:w="15" w:type="dxa"/>
              <w:bottom w:w="15" w:type="dxa"/>
              <w:right w:w="15" w:type="dxa"/>
            </w:tcMar>
            <w:hideMark/>
            <w:tcPrChange w:id="2573" w:author="Arnob Alam" w:date="2025-02-04T16:00:00Z" w16du:dateUtc="2025-02-04T21:00:00Z">
              <w:tcPr>
                <w:tcW w:w="0" w:type="auto"/>
                <w:gridSpan w:val="2"/>
                <w:tcMar>
                  <w:top w:w="15" w:type="dxa"/>
                  <w:left w:w="15" w:type="dxa"/>
                  <w:bottom w:w="15" w:type="dxa"/>
                  <w:right w:w="15" w:type="dxa"/>
                </w:tcMar>
                <w:vAlign w:val="center"/>
                <w:hideMark/>
              </w:tcPr>
            </w:tcPrChange>
          </w:tcPr>
          <w:p w14:paraId="502923B5" w14:textId="77777777" w:rsidR="00393D46" w:rsidRDefault="00393D46" w:rsidP="007B3F1A">
            <w:pPr>
              <w:jc w:val="center"/>
              <w:rPr>
                <w:ins w:id="2574" w:author="Arnob Alam" w:date="2025-02-04T15:58:00Z" w16du:dateUtc="2025-02-04T20:58:00Z"/>
                <w:rFonts w:eastAsia="Times New Roman"/>
              </w:rPr>
            </w:pPr>
            <w:ins w:id="2575" w:author="Arnob Alam" w:date="2025-02-04T15:58:00Z" w16du:dateUtc="2025-02-04T20:58:00Z">
              <w:r>
                <w:rPr>
                  <w:rFonts w:eastAsia="Times New Roman"/>
                </w:rPr>
                <w:t>Simple Model</w:t>
              </w:r>
            </w:ins>
          </w:p>
        </w:tc>
        <w:tc>
          <w:tcPr>
            <w:tcW w:w="0" w:type="auto"/>
            <w:tcMar>
              <w:top w:w="15" w:type="dxa"/>
              <w:left w:w="15" w:type="dxa"/>
              <w:bottom w:w="15" w:type="dxa"/>
              <w:right w:w="15" w:type="dxa"/>
            </w:tcMar>
            <w:hideMark/>
            <w:tcPrChange w:id="2576" w:author="Arnob Alam" w:date="2025-02-04T16:00:00Z" w16du:dateUtc="2025-02-04T21:00:00Z">
              <w:tcPr>
                <w:tcW w:w="0" w:type="auto"/>
                <w:gridSpan w:val="2"/>
                <w:tcMar>
                  <w:top w:w="15" w:type="dxa"/>
                  <w:left w:w="15" w:type="dxa"/>
                  <w:bottom w:w="15" w:type="dxa"/>
                  <w:right w:w="15" w:type="dxa"/>
                </w:tcMar>
                <w:vAlign w:val="center"/>
                <w:hideMark/>
              </w:tcPr>
            </w:tcPrChange>
          </w:tcPr>
          <w:p w14:paraId="554BA80D" w14:textId="77777777" w:rsidR="00393D46" w:rsidRDefault="00393D46" w:rsidP="007B3F1A">
            <w:pPr>
              <w:jc w:val="center"/>
              <w:rPr>
                <w:ins w:id="2577" w:author="Arnob Alam" w:date="2025-02-04T15:58:00Z" w16du:dateUtc="2025-02-04T20:58:00Z"/>
                <w:rFonts w:eastAsia="Times New Roman"/>
              </w:rPr>
            </w:pPr>
            <w:ins w:id="2578" w:author="Arnob Alam" w:date="2025-02-04T15:58:00Z" w16du:dateUtc="2025-02-04T20:58:00Z">
              <w:r>
                <w:rPr>
                  <w:rFonts w:eastAsia="Times New Roman"/>
                </w:rPr>
                <w:t>Full Model</w:t>
              </w:r>
            </w:ins>
          </w:p>
        </w:tc>
      </w:tr>
      <w:tr w:rsidR="00393D46" w14:paraId="4BE44664" w14:textId="77777777" w:rsidTr="007B3F1A">
        <w:tblPrEx>
          <w:jc w:val="left"/>
          <w:tblCellMar>
            <w:top w:w="0" w:type="dxa"/>
            <w:left w:w="108" w:type="dxa"/>
            <w:bottom w:w="0" w:type="dxa"/>
            <w:right w:w="108" w:type="dxa"/>
          </w:tblCellMar>
          <w:tblPrExChange w:id="2579"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580" w:author="Arnob Alam" w:date="2025-02-04T15:58:00Z"/>
          <w:trPrChange w:id="2581"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582" w:author="Arnob Alam" w:date="2025-02-04T16:00:00Z" w16du:dateUtc="2025-02-04T21:00:00Z">
              <w:tcPr>
                <w:tcW w:w="0" w:type="auto"/>
                <w:gridSpan w:val="2"/>
                <w:tcMar>
                  <w:top w:w="15" w:type="dxa"/>
                  <w:left w:w="15" w:type="dxa"/>
                  <w:bottom w:w="15" w:type="dxa"/>
                  <w:right w:w="15" w:type="dxa"/>
                </w:tcMar>
                <w:vAlign w:val="center"/>
                <w:hideMark/>
              </w:tcPr>
            </w:tcPrChange>
          </w:tcPr>
          <w:p w14:paraId="4DAF44AE" w14:textId="77777777" w:rsidR="00393D46" w:rsidRDefault="00393D46">
            <w:pPr>
              <w:jc w:val="center"/>
              <w:rPr>
                <w:ins w:id="2583" w:author="Arnob Alam" w:date="2025-02-04T15:58:00Z" w16du:dateUtc="2025-02-04T20:58:00Z"/>
                <w:rFonts w:eastAsia="Times New Roman"/>
              </w:rPr>
              <w:pPrChange w:id="2584" w:author="Arnob Alam" w:date="2025-02-04T16:00:00Z" w16du:dateUtc="2025-02-04T21:00:00Z">
                <w:pPr/>
              </w:pPrChange>
            </w:pPr>
          </w:p>
        </w:tc>
        <w:tc>
          <w:tcPr>
            <w:tcW w:w="0" w:type="auto"/>
            <w:gridSpan w:val="2"/>
            <w:tcMar>
              <w:top w:w="15" w:type="dxa"/>
              <w:left w:w="15" w:type="dxa"/>
              <w:bottom w:w="15" w:type="dxa"/>
              <w:right w:w="15" w:type="dxa"/>
            </w:tcMar>
            <w:hideMark/>
            <w:tcPrChange w:id="2585" w:author="Arnob Alam" w:date="2025-02-04T16:00:00Z" w16du:dateUtc="2025-02-04T21:00:00Z">
              <w:tcPr>
                <w:tcW w:w="0" w:type="auto"/>
                <w:gridSpan w:val="2"/>
                <w:tcMar>
                  <w:top w:w="15" w:type="dxa"/>
                  <w:left w:w="15" w:type="dxa"/>
                  <w:bottom w:w="15" w:type="dxa"/>
                  <w:right w:w="15" w:type="dxa"/>
                </w:tcMar>
                <w:vAlign w:val="center"/>
                <w:hideMark/>
              </w:tcPr>
            </w:tcPrChange>
          </w:tcPr>
          <w:p w14:paraId="57EAB774" w14:textId="77777777" w:rsidR="00393D46" w:rsidRDefault="00393D46" w:rsidP="007B3F1A">
            <w:pPr>
              <w:jc w:val="center"/>
              <w:rPr>
                <w:ins w:id="2586" w:author="Arnob Alam" w:date="2025-02-04T15:58:00Z" w16du:dateUtc="2025-02-04T20:58:00Z"/>
                <w:rFonts w:eastAsia="Times New Roman"/>
              </w:rPr>
            </w:pPr>
            <w:ins w:id="2587" w:author="Arnob Alam" w:date="2025-02-04T15:58:00Z" w16du:dateUtc="2025-02-04T20:58:00Z">
              <w:r>
                <w:rPr>
                  <w:rFonts w:eastAsia="Times New Roman"/>
                </w:rPr>
                <w:t>(1)</w:t>
              </w:r>
            </w:ins>
          </w:p>
        </w:tc>
        <w:tc>
          <w:tcPr>
            <w:tcW w:w="0" w:type="auto"/>
            <w:tcMar>
              <w:top w:w="15" w:type="dxa"/>
              <w:left w:w="15" w:type="dxa"/>
              <w:bottom w:w="15" w:type="dxa"/>
              <w:right w:w="15" w:type="dxa"/>
            </w:tcMar>
            <w:hideMark/>
            <w:tcPrChange w:id="2588" w:author="Arnob Alam" w:date="2025-02-04T16:00:00Z" w16du:dateUtc="2025-02-04T21:00:00Z">
              <w:tcPr>
                <w:tcW w:w="0" w:type="auto"/>
                <w:gridSpan w:val="2"/>
                <w:tcMar>
                  <w:top w:w="15" w:type="dxa"/>
                  <w:left w:w="15" w:type="dxa"/>
                  <w:bottom w:w="15" w:type="dxa"/>
                  <w:right w:w="15" w:type="dxa"/>
                </w:tcMar>
                <w:vAlign w:val="center"/>
                <w:hideMark/>
              </w:tcPr>
            </w:tcPrChange>
          </w:tcPr>
          <w:p w14:paraId="628CBAB9" w14:textId="77777777" w:rsidR="00393D46" w:rsidRDefault="00393D46" w:rsidP="007B3F1A">
            <w:pPr>
              <w:jc w:val="center"/>
              <w:rPr>
                <w:ins w:id="2589" w:author="Arnob Alam" w:date="2025-02-04T15:58:00Z" w16du:dateUtc="2025-02-04T20:58:00Z"/>
                <w:rFonts w:eastAsia="Times New Roman"/>
              </w:rPr>
            </w:pPr>
            <w:ins w:id="2590" w:author="Arnob Alam" w:date="2025-02-04T15:58:00Z" w16du:dateUtc="2025-02-04T20:58:00Z">
              <w:r>
                <w:rPr>
                  <w:rFonts w:eastAsia="Times New Roman"/>
                </w:rPr>
                <w:t>(2)</w:t>
              </w:r>
            </w:ins>
          </w:p>
        </w:tc>
      </w:tr>
      <w:tr w:rsidR="00393D46" w14:paraId="6BA990A3" w14:textId="77777777" w:rsidTr="007B3F1A">
        <w:tblPrEx>
          <w:jc w:val="left"/>
          <w:tblCellMar>
            <w:top w:w="0" w:type="dxa"/>
            <w:left w:w="108" w:type="dxa"/>
            <w:bottom w:w="0" w:type="dxa"/>
            <w:right w:w="108" w:type="dxa"/>
          </w:tblCellMar>
          <w:tblPrExChange w:id="2591"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592" w:author="Arnob Alam" w:date="2025-02-04T15:58:00Z"/>
          <w:trPrChange w:id="2593" w:author="Arnob Alam" w:date="2025-02-04T16:00:00Z" w16du:dateUtc="2025-02-04T21:00:00Z">
            <w:trPr>
              <w:gridAfter w:val="1"/>
              <w:tblCellSpacing w:w="15" w:type="dxa"/>
            </w:trPr>
          </w:trPrChange>
        </w:trPr>
        <w:tc>
          <w:tcPr>
            <w:tcW w:w="0" w:type="auto"/>
            <w:gridSpan w:val="4"/>
            <w:tcBorders>
              <w:top w:val="nil"/>
              <w:left w:val="nil"/>
              <w:bottom w:val="single" w:sz="6" w:space="0" w:color="000000"/>
              <w:right w:val="nil"/>
            </w:tcBorders>
            <w:tcMar>
              <w:top w:w="15" w:type="dxa"/>
              <w:left w:w="15" w:type="dxa"/>
              <w:bottom w:w="15" w:type="dxa"/>
              <w:right w:w="15" w:type="dxa"/>
            </w:tcMar>
            <w:hideMark/>
            <w:tcPrChange w:id="2594" w:author="Arnob Alam" w:date="2025-02-04T16:00:00Z" w16du:dateUtc="2025-02-04T21:00:00Z">
              <w:tcPr>
                <w:tcW w:w="0" w:type="auto"/>
                <w:gridSpan w:val="6"/>
                <w:tcBorders>
                  <w:top w:val="nil"/>
                  <w:left w:val="nil"/>
                  <w:bottom w:val="single" w:sz="6" w:space="0" w:color="000000"/>
                  <w:right w:val="nil"/>
                </w:tcBorders>
                <w:tcMar>
                  <w:top w:w="15" w:type="dxa"/>
                  <w:left w:w="15" w:type="dxa"/>
                  <w:bottom w:w="15" w:type="dxa"/>
                  <w:right w:w="15" w:type="dxa"/>
                </w:tcMar>
                <w:vAlign w:val="center"/>
                <w:hideMark/>
              </w:tcPr>
            </w:tcPrChange>
          </w:tcPr>
          <w:p w14:paraId="0F6D357C" w14:textId="77777777" w:rsidR="00393D46" w:rsidRDefault="00393D46">
            <w:pPr>
              <w:jc w:val="center"/>
              <w:rPr>
                <w:ins w:id="2595" w:author="Arnob Alam" w:date="2025-02-04T15:58:00Z" w16du:dateUtc="2025-02-04T20:58:00Z"/>
                <w:rFonts w:eastAsia="Times New Roman"/>
              </w:rPr>
              <w:pPrChange w:id="2596" w:author="Arnob Alam" w:date="2025-02-04T16:00:00Z" w16du:dateUtc="2025-02-04T21:00:00Z">
                <w:pPr/>
              </w:pPrChange>
            </w:pPr>
          </w:p>
        </w:tc>
      </w:tr>
      <w:tr w:rsidR="00393D46" w14:paraId="23C8D50B" w14:textId="77777777" w:rsidTr="007B3F1A">
        <w:tblPrEx>
          <w:jc w:val="left"/>
          <w:tblCellMar>
            <w:top w:w="0" w:type="dxa"/>
            <w:left w:w="108" w:type="dxa"/>
            <w:bottom w:w="0" w:type="dxa"/>
            <w:right w:w="108" w:type="dxa"/>
          </w:tblCellMar>
          <w:tblPrExChange w:id="2597"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598" w:author="Arnob Alam" w:date="2025-02-04T15:58:00Z"/>
          <w:trPrChange w:id="2599"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600" w:author="Arnob Alam" w:date="2025-02-04T16:00:00Z" w16du:dateUtc="2025-02-04T21:00:00Z">
              <w:tcPr>
                <w:tcW w:w="0" w:type="auto"/>
                <w:gridSpan w:val="2"/>
                <w:tcMar>
                  <w:top w:w="15" w:type="dxa"/>
                  <w:left w:w="15" w:type="dxa"/>
                  <w:bottom w:w="15" w:type="dxa"/>
                  <w:right w:w="15" w:type="dxa"/>
                </w:tcMar>
                <w:vAlign w:val="center"/>
                <w:hideMark/>
              </w:tcPr>
            </w:tcPrChange>
          </w:tcPr>
          <w:p w14:paraId="631EBF10" w14:textId="77777777" w:rsidR="00393D46" w:rsidRDefault="00393D46">
            <w:pPr>
              <w:jc w:val="center"/>
              <w:rPr>
                <w:ins w:id="2601" w:author="Arnob Alam" w:date="2025-02-04T15:58:00Z" w16du:dateUtc="2025-02-04T20:58:00Z"/>
                <w:rFonts w:eastAsia="Times New Roman"/>
              </w:rPr>
              <w:pPrChange w:id="2602" w:author="Arnob Alam" w:date="2025-02-04T16:00:00Z" w16du:dateUtc="2025-02-04T21:00:00Z">
                <w:pPr/>
              </w:pPrChange>
            </w:pPr>
            <w:ins w:id="2603" w:author="Arnob Alam" w:date="2025-02-04T15:58:00Z" w16du:dateUtc="2025-02-04T20:58:00Z">
              <w:r>
                <w:rPr>
                  <w:rFonts w:eastAsia="Times New Roman"/>
                </w:rPr>
                <w:t>Group</w:t>
              </w:r>
            </w:ins>
          </w:p>
        </w:tc>
        <w:tc>
          <w:tcPr>
            <w:tcW w:w="0" w:type="auto"/>
            <w:gridSpan w:val="2"/>
            <w:tcMar>
              <w:top w:w="15" w:type="dxa"/>
              <w:left w:w="15" w:type="dxa"/>
              <w:bottom w:w="15" w:type="dxa"/>
              <w:right w:w="15" w:type="dxa"/>
            </w:tcMar>
            <w:hideMark/>
            <w:tcPrChange w:id="2604" w:author="Arnob Alam" w:date="2025-02-04T16:00:00Z" w16du:dateUtc="2025-02-04T21:00:00Z">
              <w:tcPr>
                <w:tcW w:w="0" w:type="auto"/>
                <w:gridSpan w:val="2"/>
                <w:tcMar>
                  <w:top w:w="15" w:type="dxa"/>
                  <w:left w:w="15" w:type="dxa"/>
                  <w:bottom w:w="15" w:type="dxa"/>
                  <w:right w:w="15" w:type="dxa"/>
                </w:tcMar>
                <w:vAlign w:val="center"/>
                <w:hideMark/>
              </w:tcPr>
            </w:tcPrChange>
          </w:tcPr>
          <w:p w14:paraId="2D94C0C6" w14:textId="77777777" w:rsidR="00393D46" w:rsidRDefault="00393D46" w:rsidP="007B3F1A">
            <w:pPr>
              <w:jc w:val="center"/>
              <w:rPr>
                <w:ins w:id="2605" w:author="Arnob Alam" w:date="2025-02-04T15:58:00Z" w16du:dateUtc="2025-02-04T20:58:00Z"/>
                <w:rFonts w:eastAsia="Times New Roman"/>
              </w:rPr>
            </w:pPr>
            <w:ins w:id="2606" w:author="Arnob Alam" w:date="2025-02-04T15:58:00Z" w16du:dateUtc="2025-02-04T20:58:00Z">
              <w:r>
                <w:rPr>
                  <w:rFonts w:eastAsia="Times New Roman"/>
                </w:rPr>
                <w:t>0.067</w:t>
              </w:r>
              <w:r>
                <w:rPr>
                  <w:rFonts w:eastAsia="Times New Roman"/>
                  <w:vertAlign w:val="superscript"/>
                </w:rPr>
                <w:t>***</w:t>
              </w:r>
            </w:ins>
          </w:p>
        </w:tc>
        <w:tc>
          <w:tcPr>
            <w:tcW w:w="0" w:type="auto"/>
            <w:tcMar>
              <w:top w:w="15" w:type="dxa"/>
              <w:left w:w="15" w:type="dxa"/>
              <w:bottom w:w="15" w:type="dxa"/>
              <w:right w:w="15" w:type="dxa"/>
            </w:tcMar>
            <w:hideMark/>
            <w:tcPrChange w:id="2607" w:author="Arnob Alam" w:date="2025-02-04T16:00:00Z" w16du:dateUtc="2025-02-04T21:00:00Z">
              <w:tcPr>
                <w:tcW w:w="0" w:type="auto"/>
                <w:gridSpan w:val="2"/>
                <w:tcMar>
                  <w:top w:w="15" w:type="dxa"/>
                  <w:left w:w="15" w:type="dxa"/>
                  <w:bottom w:w="15" w:type="dxa"/>
                  <w:right w:w="15" w:type="dxa"/>
                </w:tcMar>
                <w:vAlign w:val="center"/>
                <w:hideMark/>
              </w:tcPr>
            </w:tcPrChange>
          </w:tcPr>
          <w:p w14:paraId="3EB43E5A" w14:textId="77777777" w:rsidR="00393D46" w:rsidRDefault="00393D46" w:rsidP="007B3F1A">
            <w:pPr>
              <w:jc w:val="center"/>
              <w:rPr>
                <w:ins w:id="2608" w:author="Arnob Alam" w:date="2025-02-04T15:58:00Z" w16du:dateUtc="2025-02-04T20:58:00Z"/>
                <w:rFonts w:eastAsia="Times New Roman"/>
              </w:rPr>
            </w:pPr>
            <w:ins w:id="2609" w:author="Arnob Alam" w:date="2025-02-04T15:58:00Z" w16du:dateUtc="2025-02-04T20:58:00Z">
              <w:r>
                <w:rPr>
                  <w:rFonts w:eastAsia="Times New Roman"/>
                </w:rPr>
                <w:t>0.095</w:t>
              </w:r>
              <w:r>
                <w:rPr>
                  <w:rFonts w:eastAsia="Times New Roman"/>
                  <w:vertAlign w:val="superscript"/>
                </w:rPr>
                <w:t>***</w:t>
              </w:r>
            </w:ins>
          </w:p>
        </w:tc>
      </w:tr>
      <w:tr w:rsidR="00393D46" w14:paraId="3ED758A5" w14:textId="77777777" w:rsidTr="007B3F1A">
        <w:tblPrEx>
          <w:jc w:val="left"/>
          <w:tblCellMar>
            <w:top w:w="0" w:type="dxa"/>
            <w:left w:w="108" w:type="dxa"/>
            <w:bottom w:w="0" w:type="dxa"/>
            <w:right w:w="108" w:type="dxa"/>
          </w:tblCellMar>
          <w:tblPrExChange w:id="2610"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611" w:author="Arnob Alam" w:date="2025-02-04T15:58:00Z"/>
          <w:trPrChange w:id="2612"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613" w:author="Arnob Alam" w:date="2025-02-04T16:00:00Z" w16du:dateUtc="2025-02-04T21:00:00Z">
              <w:tcPr>
                <w:tcW w:w="0" w:type="auto"/>
                <w:gridSpan w:val="2"/>
                <w:tcMar>
                  <w:top w:w="15" w:type="dxa"/>
                  <w:left w:w="15" w:type="dxa"/>
                  <w:bottom w:w="15" w:type="dxa"/>
                  <w:right w:w="15" w:type="dxa"/>
                </w:tcMar>
                <w:vAlign w:val="center"/>
                <w:hideMark/>
              </w:tcPr>
            </w:tcPrChange>
          </w:tcPr>
          <w:p w14:paraId="6AA1D25F" w14:textId="77777777" w:rsidR="00393D46" w:rsidRDefault="00393D46">
            <w:pPr>
              <w:jc w:val="center"/>
              <w:rPr>
                <w:ins w:id="2614" w:author="Arnob Alam" w:date="2025-02-04T15:58:00Z" w16du:dateUtc="2025-02-04T20:58:00Z"/>
                <w:rFonts w:eastAsia="Times New Roman"/>
              </w:rPr>
              <w:pPrChange w:id="2615" w:author="Arnob Alam" w:date="2025-02-04T16:00:00Z" w16du:dateUtc="2025-02-04T21:00:00Z">
                <w:pPr/>
              </w:pPrChange>
            </w:pPr>
          </w:p>
        </w:tc>
        <w:tc>
          <w:tcPr>
            <w:tcW w:w="0" w:type="auto"/>
            <w:gridSpan w:val="2"/>
            <w:tcMar>
              <w:top w:w="15" w:type="dxa"/>
              <w:left w:w="15" w:type="dxa"/>
              <w:bottom w:w="15" w:type="dxa"/>
              <w:right w:w="15" w:type="dxa"/>
            </w:tcMar>
            <w:hideMark/>
            <w:tcPrChange w:id="2616" w:author="Arnob Alam" w:date="2025-02-04T16:00:00Z" w16du:dateUtc="2025-02-04T21:00:00Z">
              <w:tcPr>
                <w:tcW w:w="0" w:type="auto"/>
                <w:gridSpan w:val="2"/>
                <w:tcMar>
                  <w:top w:w="15" w:type="dxa"/>
                  <w:left w:w="15" w:type="dxa"/>
                  <w:bottom w:w="15" w:type="dxa"/>
                  <w:right w:w="15" w:type="dxa"/>
                </w:tcMar>
                <w:vAlign w:val="center"/>
                <w:hideMark/>
              </w:tcPr>
            </w:tcPrChange>
          </w:tcPr>
          <w:p w14:paraId="5D107C5F" w14:textId="77777777" w:rsidR="00393D46" w:rsidRDefault="00393D46" w:rsidP="007B3F1A">
            <w:pPr>
              <w:jc w:val="center"/>
              <w:rPr>
                <w:ins w:id="2617" w:author="Arnob Alam" w:date="2025-02-04T15:58:00Z" w16du:dateUtc="2025-02-04T20:58:00Z"/>
                <w:rFonts w:eastAsia="Times New Roman"/>
              </w:rPr>
            </w:pPr>
            <w:ins w:id="2618" w:author="Arnob Alam" w:date="2025-02-04T15:58:00Z" w16du:dateUtc="2025-02-04T20:58:00Z">
              <w:r>
                <w:rPr>
                  <w:rFonts w:eastAsia="Times New Roman"/>
                </w:rPr>
                <w:t>(0.020)</w:t>
              </w:r>
            </w:ins>
          </w:p>
        </w:tc>
        <w:tc>
          <w:tcPr>
            <w:tcW w:w="0" w:type="auto"/>
            <w:tcMar>
              <w:top w:w="15" w:type="dxa"/>
              <w:left w:w="15" w:type="dxa"/>
              <w:bottom w:w="15" w:type="dxa"/>
              <w:right w:w="15" w:type="dxa"/>
            </w:tcMar>
            <w:hideMark/>
            <w:tcPrChange w:id="2619" w:author="Arnob Alam" w:date="2025-02-04T16:00:00Z" w16du:dateUtc="2025-02-04T21:00:00Z">
              <w:tcPr>
                <w:tcW w:w="0" w:type="auto"/>
                <w:gridSpan w:val="2"/>
                <w:tcMar>
                  <w:top w:w="15" w:type="dxa"/>
                  <w:left w:w="15" w:type="dxa"/>
                  <w:bottom w:w="15" w:type="dxa"/>
                  <w:right w:w="15" w:type="dxa"/>
                </w:tcMar>
                <w:vAlign w:val="center"/>
                <w:hideMark/>
              </w:tcPr>
            </w:tcPrChange>
          </w:tcPr>
          <w:p w14:paraId="5C803DFF" w14:textId="77777777" w:rsidR="00393D46" w:rsidRDefault="00393D46" w:rsidP="007B3F1A">
            <w:pPr>
              <w:jc w:val="center"/>
              <w:rPr>
                <w:ins w:id="2620" w:author="Arnob Alam" w:date="2025-02-04T15:58:00Z" w16du:dateUtc="2025-02-04T20:58:00Z"/>
                <w:rFonts w:eastAsia="Times New Roman"/>
              </w:rPr>
            </w:pPr>
            <w:ins w:id="2621" w:author="Arnob Alam" w:date="2025-02-04T15:58:00Z" w16du:dateUtc="2025-02-04T20:58:00Z">
              <w:r>
                <w:rPr>
                  <w:rFonts w:eastAsia="Times New Roman"/>
                </w:rPr>
                <w:t>(0.018)</w:t>
              </w:r>
            </w:ins>
          </w:p>
        </w:tc>
      </w:tr>
      <w:tr w:rsidR="00393D46" w14:paraId="27C84ACE" w14:textId="77777777" w:rsidTr="007B3F1A">
        <w:tblPrEx>
          <w:jc w:val="left"/>
          <w:tblCellMar>
            <w:top w:w="0" w:type="dxa"/>
            <w:left w:w="108" w:type="dxa"/>
            <w:bottom w:w="0" w:type="dxa"/>
            <w:right w:w="108" w:type="dxa"/>
          </w:tblCellMar>
          <w:tblPrExChange w:id="2622"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623" w:author="Arnob Alam" w:date="2025-02-04T15:58:00Z"/>
          <w:trPrChange w:id="2624"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625" w:author="Arnob Alam" w:date="2025-02-04T16:00:00Z" w16du:dateUtc="2025-02-04T21:00:00Z">
              <w:tcPr>
                <w:tcW w:w="0" w:type="auto"/>
                <w:gridSpan w:val="2"/>
                <w:tcMar>
                  <w:top w:w="15" w:type="dxa"/>
                  <w:left w:w="15" w:type="dxa"/>
                  <w:bottom w:w="15" w:type="dxa"/>
                  <w:right w:w="15" w:type="dxa"/>
                </w:tcMar>
                <w:vAlign w:val="center"/>
                <w:hideMark/>
              </w:tcPr>
            </w:tcPrChange>
          </w:tcPr>
          <w:p w14:paraId="66709931" w14:textId="77777777" w:rsidR="00393D46" w:rsidRDefault="00393D46">
            <w:pPr>
              <w:jc w:val="center"/>
              <w:rPr>
                <w:ins w:id="2626" w:author="Arnob Alam" w:date="2025-02-04T15:58:00Z" w16du:dateUtc="2025-02-04T20:58:00Z"/>
                <w:rFonts w:eastAsia="Times New Roman"/>
              </w:rPr>
              <w:pPrChange w:id="2627" w:author="Arnob Alam" w:date="2025-02-04T16:00:00Z" w16du:dateUtc="2025-02-04T21:00:00Z">
                <w:pPr/>
              </w:pPrChange>
            </w:pPr>
          </w:p>
        </w:tc>
        <w:tc>
          <w:tcPr>
            <w:tcW w:w="0" w:type="auto"/>
            <w:gridSpan w:val="2"/>
            <w:tcMar>
              <w:top w:w="15" w:type="dxa"/>
              <w:left w:w="15" w:type="dxa"/>
              <w:bottom w:w="15" w:type="dxa"/>
              <w:right w:w="15" w:type="dxa"/>
            </w:tcMar>
            <w:hideMark/>
            <w:tcPrChange w:id="2628" w:author="Arnob Alam" w:date="2025-02-04T16:00:00Z" w16du:dateUtc="2025-02-04T21:00:00Z">
              <w:tcPr>
                <w:tcW w:w="0" w:type="auto"/>
                <w:gridSpan w:val="2"/>
                <w:tcMar>
                  <w:top w:w="15" w:type="dxa"/>
                  <w:left w:w="15" w:type="dxa"/>
                  <w:bottom w:w="15" w:type="dxa"/>
                  <w:right w:w="15" w:type="dxa"/>
                </w:tcMar>
                <w:vAlign w:val="center"/>
                <w:hideMark/>
              </w:tcPr>
            </w:tcPrChange>
          </w:tcPr>
          <w:p w14:paraId="08B1D22F" w14:textId="77777777" w:rsidR="00393D46" w:rsidRDefault="00393D46">
            <w:pPr>
              <w:jc w:val="center"/>
              <w:rPr>
                <w:ins w:id="2629" w:author="Arnob Alam" w:date="2025-02-04T15:58:00Z" w16du:dateUtc="2025-02-04T20:58:00Z"/>
                <w:rFonts w:eastAsia="Times New Roman"/>
                <w:sz w:val="20"/>
                <w:szCs w:val="20"/>
              </w:rPr>
              <w:pPrChange w:id="2630" w:author="Arnob Alam" w:date="2025-02-04T16:00:00Z" w16du:dateUtc="2025-02-04T21:00:00Z">
                <w:pPr/>
              </w:pPrChange>
            </w:pPr>
          </w:p>
        </w:tc>
        <w:tc>
          <w:tcPr>
            <w:tcW w:w="0" w:type="auto"/>
            <w:tcMar>
              <w:top w:w="15" w:type="dxa"/>
              <w:left w:w="15" w:type="dxa"/>
              <w:bottom w:w="15" w:type="dxa"/>
              <w:right w:w="15" w:type="dxa"/>
            </w:tcMar>
            <w:hideMark/>
            <w:tcPrChange w:id="2631" w:author="Arnob Alam" w:date="2025-02-04T16:00:00Z" w16du:dateUtc="2025-02-04T21:00:00Z">
              <w:tcPr>
                <w:tcW w:w="0" w:type="auto"/>
                <w:gridSpan w:val="2"/>
                <w:tcMar>
                  <w:top w:w="15" w:type="dxa"/>
                  <w:left w:w="15" w:type="dxa"/>
                  <w:bottom w:w="15" w:type="dxa"/>
                  <w:right w:w="15" w:type="dxa"/>
                </w:tcMar>
                <w:vAlign w:val="center"/>
                <w:hideMark/>
              </w:tcPr>
            </w:tcPrChange>
          </w:tcPr>
          <w:p w14:paraId="28D8FF56" w14:textId="77777777" w:rsidR="00393D46" w:rsidRDefault="00393D46">
            <w:pPr>
              <w:jc w:val="center"/>
              <w:rPr>
                <w:ins w:id="2632" w:author="Arnob Alam" w:date="2025-02-04T15:58:00Z" w16du:dateUtc="2025-02-04T20:58:00Z"/>
                <w:rFonts w:eastAsia="Times New Roman"/>
                <w:sz w:val="20"/>
                <w:szCs w:val="20"/>
              </w:rPr>
              <w:pPrChange w:id="2633" w:author="Arnob Alam" w:date="2025-02-04T16:00:00Z" w16du:dateUtc="2025-02-04T21:00:00Z">
                <w:pPr/>
              </w:pPrChange>
            </w:pPr>
          </w:p>
        </w:tc>
      </w:tr>
      <w:tr w:rsidR="00393D46" w14:paraId="6444460C" w14:textId="77777777" w:rsidTr="007B3F1A">
        <w:tblPrEx>
          <w:jc w:val="left"/>
          <w:tblCellMar>
            <w:top w:w="0" w:type="dxa"/>
            <w:left w:w="108" w:type="dxa"/>
            <w:bottom w:w="0" w:type="dxa"/>
            <w:right w:w="108" w:type="dxa"/>
          </w:tblCellMar>
          <w:tblPrExChange w:id="2634"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635" w:author="Arnob Alam" w:date="2025-02-04T15:58:00Z"/>
          <w:trPrChange w:id="2636"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637" w:author="Arnob Alam" w:date="2025-02-04T16:00:00Z" w16du:dateUtc="2025-02-04T21:00:00Z">
              <w:tcPr>
                <w:tcW w:w="0" w:type="auto"/>
                <w:gridSpan w:val="2"/>
                <w:tcMar>
                  <w:top w:w="15" w:type="dxa"/>
                  <w:left w:w="15" w:type="dxa"/>
                  <w:bottom w:w="15" w:type="dxa"/>
                  <w:right w:w="15" w:type="dxa"/>
                </w:tcMar>
                <w:vAlign w:val="center"/>
                <w:hideMark/>
              </w:tcPr>
            </w:tcPrChange>
          </w:tcPr>
          <w:p w14:paraId="49EA7C07" w14:textId="77777777" w:rsidR="00393D46" w:rsidRDefault="00393D46">
            <w:pPr>
              <w:jc w:val="center"/>
              <w:rPr>
                <w:ins w:id="2638" w:author="Arnob Alam" w:date="2025-02-04T15:58:00Z" w16du:dateUtc="2025-02-04T20:58:00Z"/>
                <w:rFonts w:eastAsia="Times New Roman"/>
              </w:rPr>
              <w:pPrChange w:id="2639" w:author="Arnob Alam" w:date="2025-02-04T16:00:00Z" w16du:dateUtc="2025-02-04T21:00:00Z">
                <w:pPr/>
              </w:pPrChange>
            </w:pPr>
            <w:ins w:id="2640" w:author="Arnob Alam" w:date="2025-02-04T15:58:00Z" w16du:dateUtc="2025-02-04T20:58:00Z">
              <w:r>
                <w:rPr>
                  <w:rFonts w:eastAsia="Times New Roman"/>
                </w:rPr>
                <w:t>Period</w:t>
              </w:r>
            </w:ins>
          </w:p>
        </w:tc>
        <w:tc>
          <w:tcPr>
            <w:tcW w:w="0" w:type="auto"/>
            <w:gridSpan w:val="2"/>
            <w:tcMar>
              <w:top w:w="15" w:type="dxa"/>
              <w:left w:w="15" w:type="dxa"/>
              <w:bottom w:w="15" w:type="dxa"/>
              <w:right w:w="15" w:type="dxa"/>
            </w:tcMar>
            <w:hideMark/>
            <w:tcPrChange w:id="2641" w:author="Arnob Alam" w:date="2025-02-04T16:00:00Z" w16du:dateUtc="2025-02-04T21:00:00Z">
              <w:tcPr>
                <w:tcW w:w="0" w:type="auto"/>
                <w:gridSpan w:val="2"/>
                <w:tcMar>
                  <w:top w:w="15" w:type="dxa"/>
                  <w:left w:w="15" w:type="dxa"/>
                  <w:bottom w:w="15" w:type="dxa"/>
                  <w:right w:w="15" w:type="dxa"/>
                </w:tcMar>
                <w:vAlign w:val="center"/>
                <w:hideMark/>
              </w:tcPr>
            </w:tcPrChange>
          </w:tcPr>
          <w:p w14:paraId="43A5056A" w14:textId="77777777" w:rsidR="00393D46" w:rsidRDefault="00393D46" w:rsidP="007B3F1A">
            <w:pPr>
              <w:jc w:val="center"/>
              <w:rPr>
                <w:ins w:id="2642" w:author="Arnob Alam" w:date="2025-02-04T15:58:00Z" w16du:dateUtc="2025-02-04T20:58:00Z"/>
                <w:rFonts w:eastAsia="Times New Roman"/>
              </w:rPr>
            </w:pPr>
            <w:ins w:id="2643" w:author="Arnob Alam" w:date="2025-02-04T15:58:00Z" w16du:dateUtc="2025-02-04T20:58:00Z">
              <w:r>
                <w:rPr>
                  <w:rFonts w:eastAsia="Times New Roman"/>
                </w:rPr>
                <w:t>0.009</w:t>
              </w:r>
            </w:ins>
          </w:p>
        </w:tc>
        <w:tc>
          <w:tcPr>
            <w:tcW w:w="0" w:type="auto"/>
            <w:tcMar>
              <w:top w:w="15" w:type="dxa"/>
              <w:left w:w="15" w:type="dxa"/>
              <w:bottom w:w="15" w:type="dxa"/>
              <w:right w:w="15" w:type="dxa"/>
            </w:tcMar>
            <w:hideMark/>
            <w:tcPrChange w:id="2644" w:author="Arnob Alam" w:date="2025-02-04T16:00:00Z" w16du:dateUtc="2025-02-04T21:00:00Z">
              <w:tcPr>
                <w:tcW w:w="0" w:type="auto"/>
                <w:gridSpan w:val="2"/>
                <w:tcMar>
                  <w:top w:w="15" w:type="dxa"/>
                  <w:left w:w="15" w:type="dxa"/>
                  <w:bottom w:w="15" w:type="dxa"/>
                  <w:right w:w="15" w:type="dxa"/>
                </w:tcMar>
                <w:vAlign w:val="center"/>
                <w:hideMark/>
              </w:tcPr>
            </w:tcPrChange>
          </w:tcPr>
          <w:p w14:paraId="2CCD8A6D" w14:textId="77777777" w:rsidR="00393D46" w:rsidRDefault="00393D46" w:rsidP="007B3F1A">
            <w:pPr>
              <w:jc w:val="center"/>
              <w:rPr>
                <w:ins w:id="2645" w:author="Arnob Alam" w:date="2025-02-04T15:58:00Z" w16du:dateUtc="2025-02-04T20:58:00Z"/>
                <w:rFonts w:eastAsia="Times New Roman"/>
              </w:rPr>
            </w:pPr>
            <w:ins w:id="2646" w:author="Arnob Alam" w:date="2025-02-04T15:58:00Z" w16du:dateUtc="2025-02-04T20:58:00Z">
              <w:r>
                <w:rPr>
                  <w:rFonts w:eastAsia="Times New Roman"/>
                </w:rPr>
                <w:t>0.018</w:t>
              </w:r>
            </w:ins>
          </w:p>
        </w:tc>
      </w:tr>
      <w:tr w:rsidR="00393D46" w14:paraId="6F5EFB0C" w14:textId="77777777" w:rsidTr="007B3F1A">
        <w:tblPrEx>
          <w:jc w:val="left"/>
          <w:tblCellMar>
            <w:top w:w="0" w:type="dxa"/>
            <w:left w:w="108" w:type="dxa"/>
            <w:bottom w:w="0" w:type="dxa"/>
            <w:right w:w="108" w:type="dxa"/>
          </w:tblCellMar>
          <w:tblPrExChange w:id="2647"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648" w:author="Arnob Alam" w:date="2025-02-04T15:58:00Z"/>
          <w:trPrChange w:id="2649"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650" w:author="Arnob Alam" w:date="2025-02-04T16:00:00Z" w16du:dateUtc="2025-02-04T21:00:00Z">
              <w:tcPr>
                <w:tcW w:w="0" w:type="auto"/>
                <w:gridSpan w:val="2"/>
                <w:tcMar>
                  <w:top w:w="15" w:type="dxa"/>
                  <w:left w:w="15" w:type="dxa"/>
                  <w:bottom w:w="15" w:type="dxa"/>
                  <w:right w:w="15" w:type="dxa"/>
                </w:tcMar>
                <w:vAlign w:val="center"/>
                <w:hideMark/>
              </w:tcPr>
            </w:tcPrChange>
          </w:tcPr>
          <w:p w14:paraId="2A401B05" w14:textId="77777777" w:rsidR="00393D46" w:rsidRDefault="00393D46">
            <w:pPr>
              <w:jc w:val="center"/>
              <w:rPr>
                <w:ins w:id="2651" w:author="Arnob Alam" w:date="2025-02-04T15:58:00Z" w16du:dateUtc="2025-02-04T20:58:00Z"/>
                <w:rFonts w:eastAsia="Times New Roman"/>
              </w:rPr>
              <w:pPrChange w:id="2652" w:author="Arnob Alam" w:date="2025-02-04T16:00:00Z" w16du:dateUtc="2025-02-04T21:00:00Z">
                <w:pPr/>
              </w:pPrChange>
            </w:pPr>
          </w:p>
        </w:tc>
        <w:tc>
          <w:tcPr>
            <w:tcW w:w="0" w:type="auto"/>
            <w:gridSpan w:val="2"/>
            <w:tcMar>
              <w:top w:w="15" w:type="dxa"/>
              <w:left w:w="15" w:type="dxa"/>
              <w:bottom w:w="15" w:type="dxa"/>
              <w:right w:w="15" w:type="dxa"/>
            </w:tcMar>
            <w:hideMark/>
            <w:tcPrChange w:id="2653" w:author="Arnob Alam" w:date="2025-02-04T16:00:00Z" w16du:dateUtc="2025-02-04T21:00:00Z">
              <w:tcPr>
                <w:tcW w:w="0" w:type="auto"/>
                <w:gridSpan w:val="2"/>
                <w:tcMar>
                  <w:top w:w="15" w:type="dxa"/>
                  <w:left w:w="15" w:type="dxa"/>
                  <w:bottom w:w="15" w:type="dxa"/>
                  <w:right w:w="15" w:type="dxa"/>
                </w:tcMar>
                <w:vAlign w:val="center"/>
                <w:hideMark/>
              </w:tcPr>
            </w:tcPrChange>
          </w:tcPr>
          <w:p w14:paraId="78594E6D" w14:textId="77777777" w:rsidR="00393D46" w:rsidRDefault="00393D46" w:rsidP="007B3F1A">
            <w:pPr>
              <w:jc w:val="center"/>
              <w:rPr>
                <w:ins w:id="2654" w:author="Arnob Alam" w:date="2025-02-04T15:58:00Z" w16du:dateUtc="2025-02-04T20:58:00Z"/>
                <w:rFonts w:eastAsia="Times New Roman"/>
              </w:rPr>
            </w:pPr>
            <w:ins w:id="2655" w:author="Arnob Alam" w:date="2025-02-04T15:58:00Z" w16du:dateUtc="2025-02-04T20:58:00Z">
              <w:r>
                <w:rPr>
                  <w:rFonts w:eastAsia="Times New Roman"/>
                </w:rPr>
                <w:t>(0.024)</w:t>
              </w:r>
            </w:ins>
          </w:p>
        </w:tc>
        <w:tc>
          <w:tcPr>
            <w:tcW w:w="0" w:type="auto"/>
            <w:tcMar>
              <w:top w:w="15" w:type="dxa"/>
              <w:left w:w="15" w:type="dxa"/>
              <w:bottom w:w="15" w:type="dxa"/>
              <w:right w:w="15" w:type="dxa"/>
            </w:tcMar>
            <w:hideMark/>
            <w:tcPrChange w:id="2656" w:author="Arnob Alam" w:date="2025-02-04T16:00:00Z" w16du:dateUtc="2025-02-04T21:00:00Z">
              <w:tcPr>
                <w:tcW w:w="0" w:type="auto"/>
                <w:gridSpan w:val="2"/>
                <w:tcMar>
                  <w:top w:w="15" w:type="dxa"/>
                  <w:left w:w="15" w:type="dxa"/>
                  <w:bottom w:w="15" w:type="dxa"/>
                  <w:right w:w="15" w:type="dxa"/>
                </w:tcMar>
                <w:vAlign w:val="center"/>
                <w:hideMark/>
              </w:tcPr>
            </w:tcPrChange>
          </w:tcPr>
          <w:p w14:paraId="1522B3F8" w14:textId="77777777" w:rsidR="00393D46" w:rsidRDefault="00393D46" w:rsidP="007B3F1A">
            <w:pPr>
              <w:jc w:val="center"/>
              <w:rPr>
                <w:ins w:id="2657" w:author="Arnob Alam" w:date="2025-02-04T15:58:00Z" w16du:dateUtc="2025-02-04T20:58:00Z"/>
                <w:rFonts w:eastAsia="Times New Roman"/>
              </w:rPr>
            </w:pPr>
            <w:ins w:id="2658" w:author="Arnob Alam" w:date="2025-02-04T15:58:00Z" w16du:dateUtc="2025-02-04T20:58:00Z">
              <w:r>
                <w:rPr>
                  <w:rFonts w:eastAsia="Times New Roman"/>
                </w:rPr>
                <w:t>(0.021)</w:t>
              </w:r>
            </w:ins>
          </w:p>
        </w:tc>
      </w:tr>
      <w:tr w:rsidR="00393D46" w14:paraId="0A800A98" w14:textId="77777777" w:rsidTr="007B3F1A">
        <w:tblPrEx>
          <w:jc w:val="left"/>
          <w:tblCellMar>
            <w:top w:w="0" w:type="dxa"/>
            <w:left w:w="108" w:type="dxa"/>
            <w:bottom w:w="0" w:type="dxa"/>
            <w:right w:w="108" w:type="dxa"/>
          </w:tblCellMar>
          <w:tblPrExChange w:id="2659"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660" w:author="Arnob Alam" w:date="2025-02-04T15:58:00Z"/>
          <w:trPrChange w:id="2661"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662" w:author="Arnob Alam" w:date="2025-02-04T16:00:00Z" w16du:dateUtc="2025-02-04T21:00:00Z">
              <w:tcPr>
                <w:tcW w:w="0" w:type="auto"/>
                <w:gridSpan w:val="2"/>
                <w:tcMar>
                  <w:top w:w="15" w:type="dxa"/>
                  <w:left w:w="15" w:type="dxa"/>
                  <w:bottom w:w="15" w:type="dxa"/>
                  <w:right w:w="15" w:type="dxa"/>
                </w:tcMar>
                <w:vAlign w:val="center"/>
                <w:hideMark/>
              </w:tcPr>
            </w:tcPrChange>
          </w:tcPr>
          <w:p w14:paraId="29D1DFEA" w14:textId="77777777" w:rsidR="00393D46" w:rsidRDefault="00393D46">
            <w:pPr>
              <w:jc w:val="center"/>
              <w:rPr>
                <w:ins w:id="2663" w:author="Arnob Alam" w:date="2025-02-04T15:58:00Z" w16du:dateUtc="2025-02-04T20:58:00Z"/>
                <w:rFonts w:eastAsia="Times New Roman"/>
              </w:rPr>
              <w:pPrChange w:id="2664" w:author="Arnob Alam" w:date="2025-02-04T16:00:00Z" w16du:dateUtc="2025-02-04T21:00:00Z">
                <w:pPr/>
              </w:pPrChange>
            </w:pPr>
          </w:p>
        </w:tc>
        <w:tc>
          <w:tcPr>
            <w:tcW w:w="0" w:type="auto"/>
            <w:gridSpan w:val="2"/>
            <w:tcMar>
              <w:top w:w="15" w:type="dxa"/>
              <w:left w:w="15" w:type="dxa"/>
              <w:bottom w:w="15" w:type="dxa"/>
              <w:right w:w="15" w:type="dxa"/>
            </w:tcMar>
            <w:hideMark/>
            <w:tcPrChange w:id="2665" w:author="Arnob Alam" w:date="2025-02-04T16:00:00Z" w16du:dateUtc="2025-02-04T21:00:00Z">
              <w:tcPr>
                <w:tcW w:w="0" w:type="auto"/>
                <w:gridSpan w:val="2"/>
                <w:tcMar>
                  <w:top w:w="15" w:type="dxa"/>
                  <w:left w:w="15" w:type="dxa"/>
                  <w:bottom w:w="15" w:type="dxa"/>
                  <w:right w:w="15" w:type="dxa"/>
                </w:tcMar>
                <w:vAlign w:val="center"/>
                <w:hideMark/>
              </w:tcPr>
            </w:tcPrChange>
          </w:tcPr>
          <w:p w14:paraId="7387E4B4" w14:textId="77777777" w:rsidR="00393D46" w:rsidRDefault="00393D46">
            <w:pPr>
              <w:jc w:val="center"/>
              <w:rPr>
                <w:ins w:id="2666" w:author="Arnob Alam" w:date="2025-02-04T15:58:00Z" w16du:dateUtc="2025-02-04T20:58:00Z"/>
                <w:rFonts w:eastAsia="Times New Roman"/>
                <w:sz w:val="20"/>
                <w:szCs w:val="20"/>
              </w:rPr>
              <w:pPrChange w:id="2667" w:author="Arnob Alam" w:date="2025-02-04T16:00:00Z" w16du:dateUtc="2025-02-04T21:00:00Z">
                <w:pPr/>
              </w:pPrChange>
            </w:pPr>
          </w:p>
        </w:tc>
        <w:tc>
          <w:tcPr>
            <w:tcW w:w="0" w:type="auto"/>
            <w:tcMar>
              <w:top w:w="15" w:type="dxa"/>
              <w:left w:w="15" w:type="dxa"/>
              <w:bottom w:w="15" w:type="dxa"/>
              <w:right w:w="15" w:type="dxa"/>
            </w:tcMar>
            <w:hideMark/>
            <w:tcPrChange w:id="2668" w:author="Arnob Alam" w:date="2025-02-04T16:00:00Z" w16du:dateUtc="2025-02-04T21:00:00Z">
              <w:tcPr>
                <w:tcW w:w="0" w:type="auto"/>
                <w:gridSpan w:val="2"/>
                <w:tcMar>
                  <w:top w:w="15" w:type="dxa"/>
                  <w:left w:w="15" w:type="dxa"/>
                  <w:bottom w:w="15" w:type="dxa"/>
                  <w:right w:w="15" w:type="dxa"/>
                </w:tcMar>
                <w:vAlign w:val="center"/>
                <w:hideMark/>
              </w:tcPr>
            </w:tcPrChange>
          </w:tcPr>
          <w:p w14:paraId="3F5DBF48" w14:textId="77777777" w:rsidR="00393D46" w:rsidRDefault="00393D46">
            <w:pPr>
              <w:jc w:val="center"/>
              <w:rPr>
                <w:ins w:id="2669" w:author="Arnob Alam" w:date="2025-02-04T15:58:00Z" w16du:dateUtc="2025-02-04T20:58:00Z"/>
                <w:rFonts w:eastAsia="Times New Roman"/>
                <w:sz w:val="20"/>
                <w:szCs w:val="20"/>
              </w:rPr>
              <w:pPrChange w:id="2670" w:author="Arnob Alam" w:date="2025-02-04T16:00:00Z" w16du:dateUtc="2025-02-04T21:00:00Z">
                <w:pPr/>
              </w:pPrChange>
            </w:pPr>
          </w:p>
        </w:tc>
      </w:tr>
      <w:tr w:rsidR="00393D46" w14:paraId="3B35DF8A" w14:textId="77777777" w:rsidTr="007B3F1A">
        <w:tblPrEx>
          <w:jc w:val="left"/>
          <w:tblCellMar>
            <w:top w:w="0" w:type="dxa"/>
            <w:left w:w="108" w:type="dxa"/>
            <w:bottom w:w="0" w:type="dxa"/>
            <w:right w:w="108" w:type="dxa"/>
          </w:tblCellMar>
          <w:tblPrExChange w:id="2671"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672" w:author="Arnob Alam" w:date="2025-02-04T15:58:00Z"/>
          <w:trPrChange w:id="2673"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674" w:author="Arnob Alam" w:date="2025-02-04T16:00:00Z" w16du:dateUtc="2025-02-04T21:00:00Z">
              <w:tcPr>
                <w:tcW w:w="0" w:type="auto"/>
                <w:gridSpan w:val="2"/>
                <w:tcMar>
                  <w:top w:w="15" w:type="dxa"/>
                  <w:left w:w="15" w:type="dxa"/>
                  <w:bottom w:w="15" w:type="dxa"/>
                  <w:right w:w="15" w:type="dxa"/>
                </w:tcMar>
                <w:vAlign w:val="center"/>
                <w:hideMark/>
              </w:tcPr>
            </w:tcPrChange>
          </w:tcPr>
          <w:p w14:paraId="6D233019" w14:textId="77777777" w:rsidR="00393D46" w:rsidRDefault="00393D46">
            <w:pPr>
              <w:jc w:val="center"/>
              <w:rPr>
                <w:ins w:id="2675" w:author="Arnob Alam" w:date="2025-02-04T15:58:00Z" w16du:dateUtc="2025-02-04T20:58:00Z"/>
                <w:rFonts w:eastAsia="Times New Roman"/>
              </w:rPr>
              <w:pPrChange w:id="2676" w:author="Arnob Alam" w:date="2025-02-04T16:00:00Z" w16du:dateUtc="2025-02-04T21:00:00Z">
                <w:pPr/>
              </w:pPrChange>
            </w:pPr>
            <w:ins w:id="2677" w:author="Arnob Alam" w:date="2025-02-04T15:58:00Z" w16du:dateUtc="2025-02-04T20:58:00Z">
              <w:r>
                <w:rPr>
                  <w:rFonts w:eastAsia="Times New Roman"/>
                </w:rPr>
                <w:t>Equity Mkt Return</w:t>
              </w:r>
            </w:ins>
          </w:p>
        </w:tc>
        <w:tc>
          <w:tcPr>
            <w:tcW w:w="0" w:type="auto"/>
            <w:gridSpan w:val="2"/>
            <w:tcMar>
              <w:top w:w="15" w:type="dxa"/>
              <w:left w:w="15" w:type="dxa"/>
              <w:bottom w:w="15" w:type="dxa"/>
              <w:right w:w="15" w:type="dxa"/>
            </w:tcMar>
            <w:hideMark/>
            <w:tcPrChange w:id="2678" w:author="Arnob Alam" w:date="2025-02-04T16:00:00Z" w16du:dateUtc="2025-02-04T21:00:00Z">
              <w:tcPr>
                <w:tcW w:w="0" w:type="auto"/>
                <w:gridSpan w:val="2"/>
                <w:tcMar>
                  <w:top w:w="15" w:type="dxa"/>
                  <w:left w:w="15" w:type="dxa"/>
                  <w:bottom w:w="15" w:type="dxa"/>
                  <w:right w:w="15" w:type="dxa"/>
                </w:tcMar>
                <w:vAlign w:val="center"/>
                <w:hideMark/>
              </w:tcPr>
            </w:tcPrChange>
          </w:tcPr>
          <w:p w14:paraId="79F928D6" w14:textId="77777777" w:rsidR="00393D46" w:rsidRDefault="00393D46">
            <w:pPr>
              <w:jc w:val="center"/>
              <w:rPr>
                <w:ins w:id="2679" w:author="Arnob Alam" w:date="2025-02-04T15:58:00Z" w16du:dateUtc="2025-02-04T20:58:00Z"/>
                <w:rFonts w:eastAsia="Times New Roman"/>
              </w:rPr>
              <w:pPrChange w:id="2680" w:author="Arnob Alam" w:date="2025-02-04T16:00:00Z" w16du:dateUtc="2025-02-04T21:00:00Z">
                <w:pPr/>
              </w:pPrChange>
            </w:pPr>
          </w:p>
        </w:tc>
        <w:tc>
          <w:tcPr>
            <w:tcW w:w="0" w:type="auto"/>
            <w:tcMar>
              <w:top w:w="15" w:type="dxa"/>
              <w:left w:w="15" w:type="dxa"/>
              <w:bottom w:w="15" w:type="dxa"/>
              <w:right w:w="15" w:type="dxa"/>
            </w:tcMar>
            <w:hideMark/>
            <w:tcPrChange w:id="2681" w:author="Arnob Alam" w:date="2025-02-04T16:00:00Z" w16du:dateUtc="2025-02-04T21:00:00Z">
              <w:tcPr>
                <w:tcW w:w="0" w:type="auto"/>
                <w:gridSpan w:val="2"/>
                <w:tcMar>
                  <w:top w:w="15" w:type="dxa"/>
                  <w:left w:w="15" w:type="dxa"/>
                  <w:bottom w:w="15" w:type="dxa"/>
                  <w:right w:w="15" w:type="dxa"/>
                </w:tcMar>
                <w:vAlign w:val="center"/>
                <w:hideMark/>
              </w:tcPr>
            </w:tcPrChange>
          </w:tcPr>
          <w:p w14:paraId="66A0A063" w14:textId="77777777" w:rsidR="00393D46" w:rsidRDefault="00393D46" w:rsidP="007B3F1A">
            <w:pPr>
              <w:jc w:val="center"/>
              <w:rPr>
                <w:ins w:id="2682" w:author="Arnob Alam" w:date="2025-02-04T15:58:00Z" w16du:dateUtc="2025-02-04T20:58:00Z"/>
                <w:rFonts w:eastAsia="Times New Roman"/>
              </w:rPr>
            </w:pPr>
            <w:ins w:id="2683" w:author="Arnob Alam" w:date="2025-02-04T15:58:00Z" w16du:dateUtc="2025-02-04T20:58:00Z">
              <w:r>
                <w:rPr>
                  <w:rFonts w:eastAsia="Times New Roman"/>
                </w:rPr>
                <w:t>0.906</w:t>
              </w:r>
            </w:ins>
          </w:p>
        </w:tc>
      </w:tr>
      <w:tr w:rsidR="00393D46" w14:paraId="3E8F835E" w14:textId="77777777" w:rsidTr="007B3F1A">
        <w:tblPrEx>
          <w:jc w:val="left"/>
          <w:tblCellMar>
            <w:top w:w="0" w:type="dxa"/>
            <w:left w:w="108" w:type="dxa"/>
            <w:bottom w:w="0" w:type="dxa"/>
            <w:right w:w="108" w:type="dxa"/>
          </w:tblCellMar>
          <w:tblPrExChange w:id="2684"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685" w:author="Arnob Alam" w:date="2025-02-04T15:58:00Z"/>
          <w:trPrChange w:id="2686"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687" w:author="Arnob Alam" w:date="2025-02-04T16:00:00Z" w16du:dateUtc="2025-02-04T21:00:00Z">
              <w:tcPr>
                <w:tcW w:w="0" w:type="auto"/>
                <w:gridSpan w:val="2"/>
                <w:tcMar>
                  <w:top w:w="15" w:type="dxa"/>
                  <w:left w:w="15" w:type="dxa"/>
                  <w:bottom w:w="15" w:type="dxa"/>
                  <w:right w:w="15" w:type="dxa"/>
                </w:tcMar>
                <w:vAlign w:val="center"/>
                <w:hideMark/>
              </w:tcPr>
            </w:tcPrChange>
          </w:tcPr>
          <w:p w14:paraId="1CCD885A" w14:textId="77777777" w:rsidR="00393D46" w:rsidRDefault="00393D46">
            <w:pPr>
              <w:jc w:val="center"/>
              <w:rPr>
                <w:ins w:id="2688" w:author="Arnob Alam" w:date="2025-02-04T15:58:00Z" w16du:dateUtc="2025-02-04T20:58:00Z"/>
                <w:rFonts w:eastAsia="Times New Roman"/>
              </w:rPr>
              <w:pPrChange w:id="2689" w:author="Arnob Alam" w:date="2025-02-04T16:00:00Z" w16du:dateUtc="2025-02-04T21:00:00Z">
                <w:pPr/>
              </w:pPrChange>
            </w:pPr>
          </w:p>
        </w:tc>
        <w:tc>
          <w:tcPr>
            <w:tcW w:w="0" w:type="auto"/>
            <w:gridSpan w:val="2"/>
            <w:tcMar>
              <w:top w:w="15" w:type="dxa"/>
              <w:left w:w="15" w:type="dxa"/>
              <w:bottom w:w="15" w:type="dxa"/>
              <w:right w:w="15" w:type="dxa"/>
            </w:tcMar>
            <w:hideMark/>
            <w:tcPrChange w:id="2690" w:author="Arnob Alam" w:date="2025-02-04T16:00:00Z" w16du:dateUtc="2025-02-04T21:00:00Z">
              <w:tcPr>
                <w:tcW w:w="0" w:type="auto"/>
                <w:gridSpan w:val="2"/>
                <w:tcMar>
                  <w:top w:w="15" w:type="dxa"/>
                  <w:left w:w="15" w:type="dxa"/>
                  <w:bottom w:w="15" w:type="dxa"/>
                  <w:right w:w="15" w:type="dxa"/>
                </w:tcMar>
                <w:vAlign w:val="center"/>
                <w:hideMark/>
              </w:tcPr>
            </w:tcPrChange>
          </w:tcPr>
          <w:p w14:paraId="13F4A8A9" w14:textId="77777777" w:rsidR="00393D46" w:rsidRDefault="00393D46">
            <w:pPr>
              <w:jc w:val="center"/>
              <w:rPr>
                <w:ins w:id="2691" w:author="Arnob Alam" w:date="2025-02-04T15:58:00Z" w16du:dateUtc="2025-02-04T20:58:00Z"/>
                <w:rFonts w:eastAsia="Times New Roman"/>
                <w:sz w:val="20"/>
                <w:szCs w:val="20"/>
              </w:rPr>
              <w:pPrChange w:id="2692" w:author="Arnob Alam" w:date="2025-02-04T16:00:00Z" w16du:dateUtc="2025-02-04T21:00:00Z">
                <w:pPr/>
              </w:pPrChange>
            </w:pPr>
          </w:p>
        </w:tc>
        <w:tc>
          <w:tcPr>
            <w:tcW w:w="0" w:type="auto"/>
            <w:tcMar>
              <w:top w:w="15" w:type="dxa"/>
              <w:left w:w="15" w:type="dxa"/>
              <w:bottom w:w="15" w:type="dxa"/>
              <w:right w:w="15" w:type="dxa"/>
            </w:tcMar>
            <w:hideMark/>
            <w:tcPrChange w:id="2693" w:author="Arnob Alam" w:date="2025-02-04T16:00:00Z" w16du:dateUtc="2025-02-04T21:00:00Z">
              <w:tcPr>
                <w:tcW w:w="0" w:type="auto"/>
                <w:gridSpan w:val="2"/>
                <w:tcMar>
                  <w:top w:w="15" w:type="dxa"/>
                  <w:left w:w="15" w:type="dxa"/>
                  <w:bottom w:w="15" w:type="dxa"/>
                  <w:right w:w="15" w:type="dxa"/>
                </w:tcMar>
                <w:vAlign w:val="center"/>
                <w:hideMark/>
              </w:tcPr>
            </w:tcPrChange>
          </w:tcPr>
          <w:p w14:paraId="2BF70535" w14:textId="77777777" w:rsidR="00393D46" w:rsidRDefault="00393D46" w:rsidP="007B3F1A">
            <w:pPr>
              <w:jc w:val="center"/>
              <w:rPr>
                <w:ins w:id="2694" w:author="Arnob Alam" w:date="2025-02-04T15:58:00Z" w16du:dateUtc="2025-02-04T20:58:00Z"/>
                <w:rFonts w:eastAsia="Times New Roman"/>
              </w:rPr>
            </w:pPr>
            <w:ins w:id="2695" w:author="Arnob Alam" w:date="2025-02-04T15:58:00Z" w16du:dateUtc="2025-02-04T20:58:00Z">
              <w:r>
                <w:rPr>
                  <w:rFonts w:eastAsia="Times New Roman"/>
                </w:rPr>
                <w:t>(0.704)</w:t>
              </w:r>
            </w:ins>
          </w:p>
        </w:tc>
      </w:tr>
      <w:tr w:rsidR="00393D46" w14:paraId="3F0AC686" w14:textId="77777777" w:rsidTr="007B3F1A">
        <w:tblPrEx>
          <w:jc w:val="left"/>
          <w:tblCellMar>
            <w:top w:w="0" w:type="dxa"/>
            <w:left w:w="108" w:type="dxa"/>
            <w:bottom w:w="0" w:type="dxa"/>
            <w:right w:w="108" w:type="dxa"/>
          </w:tblCellMar>
          <w:tblPrExChange w:id="2696"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697" w:author="Arnob Alam" w:date="2025-02-04T15:58:00Z"/>
          <w:trPrChange w:id="2698"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699" w:author="Arnob Alam" w:date="2025-02-04T16:00:00Z" w16du:dateUtc="2025-02-04T21:00:00Z">
              <w:tcPr>
                <w:tcW w:w="0" w:type="auto"/>
                <w:gridSpan w:val="2"/>
                <w:tcMar>
                  <w:top w:w="15" w:type="dxa"/>
                  <w:left w:w="15" w:type="dxa"/>
                  <w:bottom w:w="15" w:type="dxa"/>
                  <w:right w:w="15" w:type="dxa"/>
                </w:tcMar>
                <w:vAlign w:val="center"/>
                <w:hideMark/>
              </w:tcPr>
            </w:tcPrChange>
          </w:tcPr>
          <w:p w14:paraId="22AF8112" w14:textId="77777777" w:rsidR="00393D46" w:rsidRDefault="00393D46">
            <w:pPr>
              <w:jc w:val="center"/>
              <w:rPr>
                <w:ins w:id="2700" w:author="Arnob Alam" w:date="2025-02-04T15:58:00Z" w16du:dateUtc="2025-02-04T20:58:00Z"/>
                <w:rFonts w:eastAsia="Times New Roman"/>
              </w:rPr>
              <w:pPrChange w:id="2701" w:author="Arnob Alam" w:date="2025-02-04T16:00:00Z" w16du:dateUtc="2025-02-04T21:00:00Z">
                <w:pPr/>
              </w:pPrChange>
            </w:pPr>
          </w:p>
        </w:tc>
        <w:tc>
          <w:tcPr>
            <w:tcW w:w="0" w:type="auto"/>
            <w:gridSpan w:val="2"/>
            <w:tcMar>
              <w:top w:w="15" w:type="dxa"/>
              <w:left w:w="15" w:type="dxa"/>
              <w:bottom w:w="15" w:type="dxa"/>
              <w:right w:w="15" w:type="dxa"/>
            </w:tcMar>
            <w:hideMark/>
            <w:tcPrChange w:id="2702" w:author="Arnob Alam" w:date="2025-02-04T16:00:00Z" w16du:dateUtc="2025-02-04T21:00:00Z">
              <w:tcPr>
                <w:tcW w:w="0" w:type="auto"/>
                <w:gridSpan w:val="2"/>
                <w:tcMar>
                  <w:top w:w="15" w:type="dxa"/>
                  <w:left w:w="15" w:type="dxa"/>
                  <w:bottom w:w="15" w:type="dxa"/>
                  <w:right w:w="15" w:type="dxa"/>
                </w:tcMar>
                <w:vAlign w:val="center"/>
                <w:hideMark/>
              </w:tcPr>
            </w:tcPrChange>
          </w:tcPr>
          <w:p w14:paraId="41F753CD" w14:textId="77777777" w:rsidR="00393D46" w:rsidRDefault="00393D46">
            <w:pPr>
              <w:jc w:val="center"/>
              <w:rPr>
                <w:ins w:id="2703" w:author="Arnob Alam" w:date="2025-02-04T15:58:00Z" w16du:dateUtc="2025-02-04T20:58:00Z"/>
                <w:rFonts w:eastAsia="Times New Roman"/>
                <w:sz w:val="20"/>
                <w:szCs w:val="20"/>
              </w:rPr>
              <w:pPrChange w:id="2704" w:author="Arnob Alam" w:date="2025-02-04T16:00:00Z" w16du:dateUtc="2025-02-04T21:00:00Z">
                <w:pPr/>
              </w:pPrChange>
            </w:pPr>
          </w:p>
        </w:tc>
        <w:tc>
          <w:tcPr>
            <w:tcW w:w="0" w:type="auto"/>
            <w:tcMar>
              <w:top w:w="15" w:type="dxa"/>
              <w:left w:w="15" w:type="dxa"/>
              <w:bottom w:w="15" w:type="dxa"/>
              <w:right w:w="15" w:type="dxa"/>
            </w:tcMar>
            <w:hideMark/>
            <w:tcPrChange w:id="2705" w:author="Arnob Alam" w:date="2025-02-04T16:00:00Z" w16du:dateUtc="2025-02-04T21:00:00Z">
              <w:tcPr>
                <w:tcW w:w="0" w:type="auto"/>
                <w:gridSpan w:val="2"/>
                <w:tcMar>
                  <w:top w:w="15" w:type="dxa"/>
                  <w:left w:w="15" w:type="dxa"/>
                  <w:bottom w:w="15" w:type="dxa"/>
                  <w:right w:w="15" w:type="dxa"/>
                </w:tcMar>
                <w:vAlign w:val="center"/>
                <w:hideMark/>
              </w:tcPr>
            </w:tcPrChange>
          </w:tcPr>
          <w:p w14:paraId="4856A528" w14:textId="77777777" w:rsidR="00393D46" w:rsidRDefault="00393D46">
            <w:pPr>
              <w:jc w:val="center"/>
              <w:rPr>
                <w:ins w:id="2706" w:author="Arnob Alam" w:date="2025-02-04T15:58:00Z" w16du:dateUtc="2025-02-04T20:58:00Z"/>
                <w:rFonts w:eastAsia="Times New Roman"/>
                <w:sz w:val="20"/>
                <w:szCs w:val="20"/>
              </w:rPr>
              <w:pPrChange w:id="2707" w:author="Arnob Alam" w:date="2025-02-04T16:00:00Z" w16du:dateUtc="2025-02-04T21:00:00Z">
                <w:pPr/>
              </w:pPrChange>
            </w:pPr>
          </w:p>
        </w:tc>
      </w:tr>
      <w:tr w:rsidR="00393D46" w14:paraId="36A7F63C" w14:textId="77777777" w:rsidTr="007B3F1A">
        <w:tblPrEx>
          <w:jc w:val="left"/>
          <w:tblCellMar>
            <w:top w:w="0" w:type="dxa"/>
            <w:left w:w="108" w:type="dxa"/>
            <w:bottom w:w="0" w:type="dxa"/>
            <w:right w:w="108" w:type="dxa"/>
          </w:tblCellMar>
          <w:tblPrExChange w:id="2708"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709" w:author="Arnob Alam" w:date="2025-02-04T15:58:00Z"/>
          <w:trPrChange w:id="2710"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711" w:author="Arnob Alam" w:date="2025-02-04T16:00:00Z" w16du:dateUtc="2025-02-04T21:00:00Z">
              <w:tcPr>
                <w:tcW w:w="0" w:type="auto"/>
                <w:gridSpan w:val="2"/>
                <w:tcMar>
                  <w:top w:w="15" w:type="dxa"/>
                  <w:left w:w="15" w:type="dxa"/>
                  <w:bottom w:w="15" w:type="dxa"/>
                  <w:right w:w="15" w:type="dxa"/>
                </w:tcMar>
                <w:vAlign w:val="center"/>
                <w:hideMark/>
              </w:tcPr>
            </w:tcPrChange>
          </w:tcPr>
          <w:p w14:paraId="1B6ED81A" w14:textId="77777777" w:rsidR="00393D46" w:rsidRDefault="00393D46">
            <w:pPr>
              <w:jc w:val="center"/>
              <w:rPr>
                <w:ins w:id="2712" w:author="Arnob Alam" w:date="2025-02-04T15:58:00Z" w16du:dateUtc="2025-02-04T20:58:00Z"/>
                <w:rFonts w:eastAsia="Times New Roman"/>
              </w:rPr>
              <w:pPrChange w:id="2713" w:author="Arnob Alam" w:date="2025-02-04T16:00:00Z" w16du:dateUtc="2025-02-04T21:00:00Z">
                <w:pPr/>
              </w:pPrChange>
            </w:pPr>
            <w:ins w:id="2714" w:author="Arnob Alam" w:date="2025-02-04T15:58:00Z" w16du:dateUtc="2025-02-04T20:58:00Z">
              <w:r>
                <w:rPr>
                  <w:rFonts w:eastAsia="Times New Roman"/>
                </w:rPr>
                <w:t>Equity Mkt Volatility</w:t>
              </w:r>
            </w:ins>
          </w:p>
        </w:tc>
        <w:tc>
          <w:tcPr>
            <w:tcW w:w="0" w:type="auto"/>
            <w:gridSpan w:val="2"/>
            <w:tcMar>
              <w:top w:w="15" w:type="dxa"/>
              <w:left w:w="15" w:type="dxa"/>
              <w:bottom w:w="15" w:type="dxa"/>
              <w:right w:w="15" w:type="dxa"/>
            </w:tcMar>
            <w:hideMark/>
            <w:tcPrChange w:id="2715" w:author="Arnob Alam" w:date="2025-02-04T16:00:00Z" w16du:dateUtc="2025-02-04T21:00:00Z">
              <w:tcPr>
                <w:tcW w:w="0" w:type="auto"/>
                <w:gridSpan w:val="2"/>
                <w:tcMar>
                  <w:top w:w="15" w:type="dxa"/>
                  <w:left w:w="15" w:type="dxa"/>
                  <w:bottom w:w="15" w:type="dxa"/>
                  <w:right w:w="15" w:type="dxa"/>
                </w:tcMar>
                <w:vAlign w:val="center"/>
                <w:hideMark/>
              </w:tcPr>
            </w:tcPrChange>
          </w:tcPr>
          <w:p w14:paraId="0665139F" w14:textId="77777777" w:rsidR="00393D46" w:rsidRDefault="00393D46">
            <w:pPr>
              <w:jc w:val="center"/>
              <w:rPr>
                <w:ins w:id="2716" w:author="Arnob Alam" w:date="2025-02-04T15:58:00Z" w16du:dateUtc="2025-02-04T20:58:00Z"/>
                <w:rFonts w:eastAsia="Times New Roman"/>
              </w:rPr>
              <w:pPrChange w:id="2717" w:author="Arnob Alam" w:date="2025-02-04T16:00:00Z" w16du:dateUtc="2025-02-04T21:00:00Z">
                <w:pPr/>
              </w:pPrChange>
            </w:pPr>
          </w:p>
        </w:tc>
        <w:tc>
          <w:tcPr>
            <w:tcW w:w="0" w:type="auto"/>
            <w:tcMar>
              <w:top w:w="15" w:type="dxa"/>
              <w:left w:w="15" w:type="dxa"/>
              <w:bottom w:w="15" w:type="dxa"/>
              <w:right w:w="15" w:type="dxa"/>
            </w:tcMar>
            <w:hideMark/>
            <w:tcPrChange w:id="2718" w:author="Arnob Alam" w:date="2025-02-04T16:00:00Z" w16du:dateUtc="2025-02-04T21:00:00Z">
              <w:tcPr>
                <w:tcW w:w="0" w:type="auto"/>
                <w:gridSpan w:val="2"/>
                <w:tcMar>
                  <w:top w:w="15" w:type="dxa"/>
                  <w:left w:w="15" w:type="dxa"/>
                  <w:bottom w:w="15" w:type="dxa"/>
                  <w:right w:w="15" w:type="dxa"/>
                </w:tcMar>
                <w:vAlign w:val="center"/>
                <w:hideMark/>
              </w:tcPr>
            </w:tcPrChange>
          </w:tcPr>
          <w:p w14:paraId="6EAE7ABF" w14:textId="77777777" w:rsidR="00393D46" w:rsidRDefault="00393D46" w:rsidP="007B3F1A">
            <w:pPr>
              <w:jc w:val="center"/>
              <w:rPr>
                <w:ins w:id="2719" w:author="Arnob Alam" w:date="2025-02-04T15:58:00Z" w16du:dateUtc="2025-02-04T20:58:00Z"/>
                <w:rFonts w:eastAsia="Times New Roman"/>
              </w:rPr>
            </w:pPr>
            <w:ins w:id="2720" w:author="Arnob Alam" w:date="2025-02-04T15:58:00Z" w16du:dateUtc="2025-02-04T20:58:00Z">
              <w:r>
                <w:rPr>
                  <w:rFonts w:eastAsia="Times New Roman"/>
                </w:rPr>
                <w:t>0.003</w:t>
              </w:r>
            </w:ins>
          </w:p>
        </w:tc>
      </w:tr>
      <w:tr w:rsidR="00393D46" w14:paraId="1644C50F" w14:textId="77777777" w:rsidTr="007B3F1A">
        <w:tblPrEx>
          <w:jc w:val="left"/>
          <w:tblCellMar>
            <w:top w:w="0" w:type="dxa"/>
            <w:left w:w="108" w:type="dxa"/>
            <w:bottom w:w="0" w:type="dxa"/>
            <w:right w:w="108" w:type="dxa"/>
          </w:tblCellMar>
          <w:tblPrExChange w:id="2721"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722" w:author="Arnob Alam" w:date="2025-02-04T15:58:00Z"/>
          <w:trPrChange w:id="2723"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724" w:author="Arnob Alam" w:date="2025-02-04T16:00:00Z" w16du:dateUtc="2025-02-04T21:00:00Z">
              <w:tcPr>
                <w:tcW w:w="0" w:type="auto"/>
                <w:gridSpan w:val="2"/>
                <w:tcMar>
                  <w:top w:w="15" w:type="dxa"/>
                  <w:left w:w="15" w:type="dxa"/>
                  <w:bottom w:w="15" w:type="dxa"/>
                  <w:right w:w="15" w:type="dxa"/>
                </w:tcMar>
                <w:vAlign w:val="center"/>
                <w:hideMark/>
              </w:tcPr>
            </w:tcPrChange>
          </w:tcPr>
          <w:p w14:paraId="649E3795" w14:textId="77777777" w:rsidR="00393D46" w:rsidRDefault="00393D46">
            <w:pPr>
              <w:jc w:val="center"/>
              <w:rPr>
                <w:ins w:id="2725" w:author="Arnob Alam" w:date="2025-02-04T15:58:00Z" w16du:dateUtc="2025-02-04T20:58:00Z"/>
                <w:rFonts w:eastAsia="Times New Roman"/>
              </w:rPr>
              <w:pPrChange w:id="2726" w:author="Arnob Alam" w:date="2025-02-04T16:00:00Z" w16du:dateUtc="2025-02-04T21:00:00Z">
                <w:pPr/>
              </w:pPrChange>
            </w:pPr>
          </w:p>
        </w:tc>
        <w:tc>
          <w:tcPr>
            <w:tcW w:w="0" w:type="auto"/>
            <w:gridSpan w:val="2"/>
            <w:tcMar>
              <w:top w:w="15" w:type="dxa"/>
              <w:left w:w="15" w:type="dxa"/>
              <w:bottom w:w="15" w:type="dxa"/>
              <w:right w:w="15" w:type="dxa"/>
            </w:tcMar>
            <w:hideMark/>
            <w:tcPrChange w:id="2727" w:author="Arnob Alam" w:date="2025-02-04T16:00:00Z" w16du:dateUtc="2025-02-04T21:00:00Z">
              <w:tcPr>
                <w:tcW w:w="0" w:type="auto"/>
                <w:gridSpan w:val="2"/>
                <w:tcMar>
                  <w:top w:w="15" w:type="dxa"/>
                  <w:left w:w="15" w:type="dxa"/>
                  <w:bottom w:w="15" w:type="dxa"/>
                  <w:right w:w="15" w:type="dxa"/>
                </w:tcMar>
                <w:vAlign w:val="center"/>
                <w:hideMark/>
              </w:tcPr>
            </w:tcPrChange>
          </w:tcPr>
          <w:p w14:paraId="24C73C87" w14:textId="77777777" w:rsidR="00393D46" w:rsidRDefault="00393D46">
            <w:pPr>
              <w:jc w:val="center"/>
              <w:rPr>
                <w:ins w:id="2728" w:author="Arnob Alam" w:date="2025-02-04T15:58:00Z" w16du:dateUtc="2025-02-04T20:58:00Z"/>
                <w:rFonts w:eastAsia="Times New Roman"/>
                <w:sz w:val="20"/>
                <w:szCs w:val="20"/>
              </w:rPr>
              <w:pPrChange w:id="2729" w:author="Arnob Alam" w:date="2025-02-04T16:00:00Z" w16du:dateUtc="2025-02-04T21:00:00Z">
                <w:pPr/>
              </w:pPrChange>
            </w:pPr>
          </w:p>
        </w:tc>
        <w:tc>
          <w:tcPr>
            <w:tcW w:w="0" w:type="auto"/>
            <w:tcMar>
              <w:top w:w="15" w:type="dxa"/>
              <w:left w:w="15" w:type="dxa"/>
              <w:bottom w:w="15" w:type="dxa"/>
              <w:right w:w="15" w:type="dxa"/>
            </w:tcMar>
            <w:hideMark/>
            <w:tcPrChange w:id="2730" w:author="Arnob Alam" w:date="2025-02-04T16:00:00Z" w16du:dateUtc="2025-02-04T21:00:00Z">
              <w:tcPr>
                <w:tcW w:w="0" w:type="auto"/>
                <w:gridSpan w:val="2"/>
                <w:tcMar>
                  <w:top w:w="15" w:type="dxa"/>
                  <w:left w:w="15" w:type="dxa"/>
                  <w:bottom w:w="15" w:type="dxa"/>
                  <w:right w:w="15" w:type="dxa"/>
                </w:tcMar>
                <w:vAlign w:val="center"/>
                <w:hideMark/>
              </w:tcPr>
            </w:tcPrChange>
          </w:tcPr>
          <w:p w14:paraId="0A69C204" w14:textId="77777777" w:rsidR="00393D46" w:rsidRDefault="00393D46" w:rsidP="007B3F1A">
            <w:pPr>
              <w:jc w:val="center"/>
              <w:rPr>
                <w:ins w:id="2731" w:author="Arnob Alam" w:date="2025-02-04T15:58:00Z" w16du:dateUtc="2025-02-04T20:58:00Z"/>
                <w:rFonts w:eastAsia="Times New Roman"/>
              </w:rPr>
            </w:pPr>
            <w:ins w:id="2732" w:author="Arnob Alam" w:date="2025-02-04T15:58:00Z" w16du:dateUtc="2025-02-04T20:58:00Z">
              <w:r>
                <w:rPr>
                  <w:rFonts w:eastAsia="Times New Roman"/>
                </w:rPr>
                <w:t>(0.003)</w:t>
              </w:r>
            </w:ins>
          </w:p>
        </w:tc>
      </w:tr>
      <w:tr w:rsidR="00393D46" w14:paraId="798F70C6" w14:textId="77777777" w:rsidTr="007B3F1A">
        <w:tblPrEx>
          <w:jc w:val="left"/>
          <w:tblCellMar>
            <w:top w:w="0" w:type="dxa"/>
            <w:left w:w="108" w:type="dxa"/>
            <w:bottom w:w="0" w:type="dxa"/>
            <w:right w:w="108" w:type="dxa"/>
          </w:tblCellMar>
          <w:tblPrExChange w:id="2733"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734" w:author="Arnob Alam" w:date="2025-02-04T15:58:00Z"/>
          <w:trPrChange w:id="2735"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736" w:author="Arnob Alam" w:date="2025-02-04T16:00:00Z" w16du:dateUtc="2025-02-04T21:00:00Z">
              <w:tcPr>
                <w:tcW w:w="0" w:type="auto"/>
                <w:gridSpan w:val="2"/>
                <w:tcMar>
                  <w:top w:w="15" w:type="dxa"/>
                  <w:left w:w="15" w:type="dxa"/>
                  <w:bottom w:w="15" w:type="dxa"/>
                  <w:right w:w="15" w:type="dxa"/>
                </w:tcMar>
                <w:vAlign w:val="center"/>
                <w:hideMark/>
              </w:tcPr>
            </w:tcPrChange>
          </w:tcPr>
          <w:p w14:paraId="67488D5D" w14:textId="77777777" w:rsidR="00393D46" w:rsidRDefault="00393D46">
            <w:pPr>
              <w:jc w:val="center"/>
              <w:rPr>
                <w:ins w:id="2737" w:author="Arnob Alam" w:date="2025-02-04T15:58:00Z" w16du:dateUtc="2025-02-04T20:58:00Z"/>
                <w:rFonts w:eastAsia="Times New Roman"/>
              </w:rPr>
              <w:pPrChange w:id="2738" w:author="Arnob Alam" w:date="2025-02-04T16:00:00Z" w16du:dateUtc="2025-02-04T21:00:00Z">
                <w:pPr/>
              </w:pPrChange>
            </w:pPr>
          </w:p>
        </w:tc>
        <w:tc>
          <w:tcPr>
            <w:tcW w:w="0" w:type="auto"/>
            <w:gridSpan w:val="2"/>
            <w:tcMar>
              <w:top w:w="15" w:type="dxa"/>
              <w:left w:w="15" w:type="dxa"/>
              <w:bottom w:w="15" w:type="dxa"/>
              <w:right w:w="15" w:type="dxa"/>
            </w:tcMar>
            <w:hideMark/>
            <w:tcPrChange w:id="2739" w:author="Arnob Alam" w:date="2025-02-04T16:00:00Z" w16du:dateUtc="2025-02-04T21:00:00Z">
              <w:tcPr>
                <w:tcW w:w="0" w:type="auto"/>
                <w:gridSpan w:val="2"/>
                <w:tcMar>
                  <w:top w:w="15" w:type="dxa"/>
                  <w:left w:w="15" w:type="dxa"/>
                  <w:bottom w:w="15" w:type="dxa"/>
                  <w:right w:w="15" w:type="dxa"/>
                </w:tcMar>
                <w:vAlign w:val="center"/>
                <w:hideMark/>
              </w:tcPr>
            </w:tcPrChange>
          </w:tcPr>
          <w:p w14:paraId="65641C79" w14:textId="77777777" w:rsidR="00393D46" w:rsidRDefault="00393D46">
            <w:pPr>
              <w:jc w:val="center"/>
              <w:rPr>
                <w:ins w:id="2740" w:author="Arnob Alam" w:date="2025-02-04T15:58:00Z" w16du:dateUtc="2025-02-04T20:58:00Z"/>
                <w:rFonts w:eastAsia="Times New Roman"/>
                <w:sz w:val="20"/>
                <w:szCs w:val="20"/>
              </w:rPr>
              <w:pPrChange w:id="2741" w:author="Arnob Alam" w:date="2025-02-04T16:00:00Z" w16du:dateUtc="2025-02-04T21:00:00Z">
                <w:pPr/>
              </w:pPrChange>
            </w:pPr>
          </w:p>
        </w:tc>
        <w:tc>
          <w:tcPr>
            <w:tcW w:w="0" w:type="auto"/>
            <w:tcMar>
              <w:top w:w="15" w:type="dxa"/>
              <w:left w:w="15" w:type="dxa"/>
              <w:bottom w:w="15" w:type="dxa"/>
              <w:right w:w="15" w:type="dxa"/>
            </w:tcMar>
            <w:hideMark/>
            <w:tcPrChange w:id="2742" w:author="Arnob Alam" w:date="2025-02-04T16:00:00Z" w16du:dateUtc="2025-02-04T21:00:00Z">
              <w:tcPr>
                <w:tcW w:w="0" w:type="auto"/>
                <w:gridSpan w:val="2"/>
                <w:tcMar>
                  <w:top w:w="15" w:type="dxa"/>
                  <w:left w:w="15" w:type="dxa"/>
                  <w:bottom w:w="15" w:type="dxa"/>
                  <w:right w:w="15" w:type="dxa"/>
                </w:tcMar>
                <w:vAlign w:val="center"/>
                <w:hideMark/>
              </w:tcPr>
            </w:tcPrChange>
          </w:tcPr>
          <w:p w14:paraId="4CA5392E" w14:textId="77777777" w:rsidR="00393D46" w:rsidRDefault="00393D46">
            <w:pPr>
              <w:jc w:val="center"/>
              <w:rPr>
                <w:ins w:id="2743" w:author="Arnob Alam" w:date="2025-02-04T15:58:00Z" w16du:dateUtc="2025-02-04T20:58:00Z"/>
                <w:rFonts w:eastAsia="Times New Roman"/>
                <w:sz w:val="20"/>
                <w:szCs w:val="20"/>
              </w:rPr>
              <w:pPrChange w:id="2744" w:author="Arnob Alam" w:date="2025-02-04T16:00:00Z" w16du:dateUtc="2025-02-04T21:00:00Z">
                <w:pPr/>
              </w:pPrChange>
            </w:pPr>
          </w:p>
        </w:tc>
      </w:tr>
      <w:tr w:rsidR="00393D46" w14:paraId="7F16A90C" w14:textId="77777777" w:rsidTr="007B3F1A">
        <w:tblPrEx>
          <w:jc w:val="left"/>
          <w:tblCellMar>
            <w:top w:w="0" w:type="dxa"/>
            <w:left w:w="108" w:type="dxa"/>
            <w:bottom w:w="0" w:type="dxa"/>
            <w:right w:w="108" w:type="dxa"/>
          </w:tblCellMar>
          <w:tblPrExChange w:id="2745"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746" w:author="Arnob Alam" w:date="2025-02-04T15:58:00Z"/>
          <w:trPrChange w:id="2747"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748" w:author="Arnob Alam" w:date="2025-02-04T16:00:00Z" w16du:dateUtc="2025-02-04T21:00:00Z">
              <w:tcPr>
                <w:tcW w:w="0" w:type="auto"/>
                <w:gridSpan w:val="2"/>
                <w:tcMar>
                  <w:top w:w="15" w:type="dxa"/>
                  <w:left w:w="15" w:type="dxa"/>
                  <w:bottom w:w="15" w:type="dxa"/>
                  <w:right w:w="15" w:type="dxa"/>
                </w:tcMar>
                <w:vAlign w:val="center"/>
                <w:hideMark/>
              </w:tcPr>
            </w:tcPrChange>
          </w:tcPr>
          <w:p w14:paraId="0EE65EAF" w14:textId="77777777" w:rsidR="00393D46" w:rsidRDefault="00393D46">
            <w:pPr>
              <w:jc w:val="center"/>
              <w:rPr>
                <w:ins w:id="2749" w:author="Arnob Alam" w:date="2025-02-04T15:58:00Z" w16du:dateUtc="2025-02-04T20:58:00Z"/>
                <w:rFonts w:eastAsia="Times New Roman"/>
              </w:rPr>
              <w:pPrChange w:id="2750" w:author="Arnob Alam" w:date="2025-02-04T16:00:00Z" w16du:dateUtc="2025-02-04T21:00:00Z">
                <w:pPr/>
              </w:pPrChange>
            </w:pPr>
            <w:ins w:id="2751" w:author="Arnob Alam" w:date="2025-02-04T15:58:00Z" w16du:dateUtc="2025-02-04T20:58:00Z">
              <w:r>
                <w:rPr>
                  <w:rFonts w:eastAsia="Times New Roman"/>
                </w:rPr>
                <w:t>Tenor 15Y</w:t>
              </w:r>
            </w:ins>
          </w:p>
        </w:tc>
        <w:tc>
          <w:tcPr>
            <w:tcW w:w="0" w:type="auto"/>
            <w:gridSpan w:val="2"/>
            <w:tcMar>
              <w:top w:w="15" w:type="dxa"/>
              <w:left w:w="15" w:type="dxa"/>
              <w:bottom w:w="15" w:type="dxa"/>
              <w:right w:w="15" w:type="dxa"/>
            </w:tcMar>
            <w:hideMark/>
            <w:tcPrChange w:id="2752" w:author="Arnob Alam" w:date="2025-02-04T16:00:00Z" w16du:dateUtc="2025-02-04T21:00:00Z">
              <w:tcPr>
                <w:tcW w:w="0" w:type="auto"/>
                <w:gridSpan w:val="2"/>
                <w:tcMar>
                  <w:top w:w="15" w:type="dxa"/>
                  <w:left w:w="15" w:type="dxa"/>
                  <w:bottom w:w="15" w:type="dxa"/>
                  <w:right w:w="15" w:type="dxa"/>
                </w:tcMar>
                <w:vAlign w:val="center"/>
                <w:hideMark/>
              </w:tcPr>
            </w:tcPrChange>
          </w:tcPr>
          <w:p w14:paraId="36CB11B4" w14:textId="77777777" w:rsidR="00393D46" w:rsidRDefault="00393D46">
            <w:pPr>
              <w:jc w:val="center"/>
              <w:rPr>
                <w:ins w:id="2753" w:author="Arnob Alam" w:date="2025-02-04T15:58:00Z" w16du:dateUtc="2025-02-04T20:58:00Z"/>
                <w:rFonts w:eastAsia="Times New Roman"/>
              </w:rPr>
              <w:pPrChange w:id="2754" w:author="Arnob Alam" w:date="2025-02-04T16:00:00Z" w16du:dateUtc="2025-02-04T21:00:00Z">
                <w:pPr/>
              </w:pPrChange>
            </w:pPr>
          </w:p>
        </w:tc>
        <w:tc>
          <w:tcPr>
            <w:tcW w:w="0" w:type="auto"/>
            <w:tcMar>
              <w:top w:w="15" w:type="dxa"/>
              <w:left w:w="15" w:type="dxa"/>
              <w:bottom w:w="15" w:type="dxa"/>
              <w:right w:w="15" w:type="dxa"/>
            </w:tcMar>
            <w:hideMark/>
            <w:tcPrChange w:id="2755" w:author="Arnob Alam" w:date="2025-02-04T16:00:00Z" w16du:dateUtc="2025-02-04T21:00:00Z">
              <w:tcPr>
                <w:tcW w:w="0" w:type="auto"/>
                <w:gridSpan w:val="2"/>
                <w:tcMar>
                  <w:top w:w="15" w:type="dxa"/>
                  <w:left w:w="15" w:type="dxa"/>
                  <w:bottom w:w="15" w:type="dxa"/>
                  <w:right w:w="15" w:type="dxa"/>
                </w:tcMar>
                <w:vAlign w:val="center"/>
                <w:hideMark/>
              </w:tcPr>
            </w:tcPrChange>
          </w:tcPr>
          <w:p w14:paraId="2772EDB9" w14:textId="77777777" w:rsidR="00393D46" w:rsidRDefault="00393D46" w:rsidP="007B3F1A">
            <w:pPr>
              <w:jc w:val="center"/>
              <w:rPr>
                <w:ins w:id="2756" w:author="Arnob Alam" w:date="2025-02-04T15:58:00Z" w16du:dateUtc="2025-02-04T20:58:00Z"/>
                <w:rFonts w:eastAsia="Times New Roman"/>
              </w:rPr>
            </w:pPr>
            <w:ins w:id="2757" w:author="Arnob Alam" w:date="2025-02-04T15:58:00Z" w16du:dateUtc="2025-02-04T20:58:00Z">
              <w:r>
                <w:rPr>
                  <w:rFonts w:eastAsia="Times New Roman"/>
                </w:rPr>
                <w:t>-0.053</w:t>
              </w:r>
              <w:r>
                <w:rPr>
                  <w:rFonts w:eastAsia="Times New Roman"/>
                  <w:vertAlign w:val="superscript"/>
                </w:rPr>
                <w:t>**</w:t>
              </w:r>
            </w:ins>
          </w:p>
        </w:tc>
      </w:tr>
      <w:tr w:rsidR="00393D46" w14:paraId="1F6DF1BD" w14:textId="77777777" w:rsidTr="007B3F1A">
        <w:tblPrEx>
          <w:jc w:val="left"/>
          <w:tblCellMar>
            <w:top w:w="0" w:type="dxa"/>
            <w:left w:w="108" w:type="dxa"/>
            <w:bottom w:w="0" w:type="dxa"/>
            <w:right w:w="108" w:type="dxa"/>
          </w:tblCellMar>
          <w:tblPrExChange w:id="2758"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759" w:author="Arnob Alam" w:date="2025-02-04T15:58:00Z"/>
          <w:trPrChange w:id="2760"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761" w:author="Arnob Alam" w:date="2025-02-04T16:00:00Z" w16du:dateUtc="2025-02-04T21:00:00Z">
              <w:tcPr>
                <w:tcW w:w="0" w:type="auto"/>
                <w:gridSpan w:val="2"/>
                <w:tcMar>
                  <w:top w:w="15" w:type="dxa"/>
                  <w:left w:w="15" w:type="dxa"/>
                  <w:bottom w:w="15" w:type="dxa"/>
                  <w:right w:w="15" w:type="dxa"/>
                </w:tcMar>
                <w:vAlign w:val="center"/>
                <w:hideMark/>
              </w:tcPr>
            </w:tcPrChange>
          </w:tcPr>
          <w:p w14:paraId="23601F35" w14:textId="77777777" w:rsidR="00393D46" w:rsidRDefault="00393D46">
            <w:pPr>
              <w:jc w:val="center"/>
              <w:rPr>
                <w:ins w:id="2762" w:author="Arnob Alam" w:date="2025-02-04T15:58:00Z" w16du:dateUtc="2025-02-04T20:58:00Z"/>
                <w:rFonts w:eastAsia="Times New Roman"/>
              </w:rPr>
              <w:pPrChange w:id="2763" w:author="Arnob Alam" w:date="2025-02-04T16:00:00Z" w16du:dateUtc="2025-02-04T21:00:00Z">
                <w:pPr/>
              </w:pPrChange>
            </w:pPr>
          </w:p>
        </w:tc>
        <w:tc>
          <w:tcPr>
            <w:tcW w:w="0" w:type="auto"/>
            <w:gridSpan w:val="2"/>
            <w:tcMar>
              <w:top w:w="15" w:type="dxa"/>
              <w:left w:w="15" w:type="dxa"/>
              <w:bottom w:w="15" w:type="dxa"/>
              <w:right w:w="15" w:type="dxa"/>
            </w:tcMar>
            <w:hideMark/>
            <w:tcPrChange w:id="2764" w:author="Arnob Alam" w:date="2025-02-04T16:00:00Z" w16du:dateUtc="2025-02-04T21:00:00Z">
              <w:tcPr>
                <w:tcW w:w="0" w:type="auto"/>
                <w:gridSpan w:val="2"/>
                <w:tcMar>
                  <w:top w:w="15" w:type="dxa"/>
                  <w:left w:w="15" w:type="dxa"/>
                  <w:bottom w:w="15" w:type="dxa"/>
                  <w:right w:w="15" w:type="dxa"/>
                </w:tcMar>
                <w:vAlign w:val="center"/>
                <w:hideMark/>
              </w:tcPr>
            </w:tcPrChange>
          </w:tcPr>
          <w:p w14:paraId="3999F2AB" w14:textId="77777777" w:rsidR="00393D46" w:rsidRDefault="00393D46">
            <w:pPr>
              <w:jc w:val="center"/>
              <w:rPr>
                <w:ins w:id="2765" w:author="Arnob Alam" w:date="2025-02-04T15:58:00Z" w16du:dateUtc="2025-02-04T20:58:00Z"/>
                <w:rFonts w:eastAsia="Times New Roman"/>
                <w:sz w:val="20"/>
                <w:szCs w:val="20"/>
              </w:rPr>
              <w:pPrChange w:id="2766" w:author="Arnob Alam" w:date="2025-02-04T16:00:00Z" w16du:dateUtc="2025-02-04T21:00:00Z">
                <w:pPr/>
              </w:pPrChange>
            </w:pPr>
          </w:p>
        </w:tc>
        <w:tc>
          <w:tcPr>
            <w:tcW w:w="0" w:type="auto"/>
            <w:tcMar>
              <w:top w:w="15" w:type="dxa"/>
              <w:left w:w="15" w:type="dxa"/>
              <w:bottom w:w="15" w:type="dxa"/>
              <w:right w:w="15" w:type="dxa"/>
            </w:tcMar>
            <w:hideMark/>
            <w:tcPrChange w:id="2767" w:author="Arnob Alam" w:date="2025-02-04T16:00:00Z" w16du:dateUtc="2025-02-04T21:00:00Z">
              <w:tcPr>
                <w:tcW w:w="0" w:type="auto"/>
                <w:gridSpan w:val="2"/>
                <w:tcMar>
                  <w:top w:w="15" w:type="dxa"/>
                  <w:left w:w="15" w:type="dxa"/>
                  <w:bottom w:w="15" w:type="dxa"/>
                  <w:right w:w="15" w:type="dxa"/>
                </w:tcMar>
                <w:vAlign w:val="center"/>
                <w:hideMark/>
              </w:tcPr>
            </w:tcPrChange>
          </w:tcPr>
          <w:p w14:paraId="61FF6FB9" w14:textId="77777777" w:rsidR="00393D46" w:rsidRDefault="00393D46" w:rsidP="007B3F1A">
            <w:pPr>
              <w:jc w:val="center"/>
              <w:rPr>
                <w:ins w:id="2768" w:author="Arnob Alam" w:date="2025-02-04T15:58:00Z" w16du:dateUtc="2025-02-04T20:58:00Z"/>
                <w:rFonts w:eastAsia="Times New Roman"/>
              </w:rPr>
            </w:pPr>
            <w:ins w:id="2769" w:author="Arnob Alam" w:date="2025-02-04T15:58:00Z" w16du:dateUtc="2025-02-04T20:58:00Z">
              <w:r>
                <w:rPr>
                  <w:rFonts w:eastAsia="Times New Roman"/>
                </w:rPr>
                <w:t>(0.024)</w:t>
              </w:r>
            </w:ins>
          </w:p>
        </w:tc>
      </w:tr>
      <w:tr w:rsidR="00393D46" w14:paraId="721F300E" w14:textId="77777777" w:rsidTr="007B3F1A">
        <w:tblPrEx>
          <w:jc w:val="left"/>
          <w:tblCellMar>
            <w:top w:w="0" w:type="dxa"/>
            <w:left w:w="108" w:type="dxa"/>
            <w:bottom w:w="0" w:type="dxa"/>
            <w:right w:w="108" w:type="dxa"/>
          </w:tblCellMar>
          <w:tblPrExChange w:id="2770"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771" w:author="Arnob Alam" w:date="2025-02-04T15:58:00Z"/>
          <w:trPrChange w:id="2772"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773" w:author="Arnob Alam" w:date="2025-02-04T16:00:00Z" w16du:dateUtc="2025-02-04T21:00:00Z">
              <w:tcPr>
                <w:tcW w:w="0" w:type="auto"/>
                <w:gridSpan w:val="2"/>
                <w:tcMar>
                  <w:top w:w="15" w:type="dxa"/>
                  <w:left w:w="15" w:type="dxa"/>
                  <w:bottom w:w="15" w:type="dxa"/>
                  <w:right w:w="15" w:type="dxa"/>
                </w:tcMar>
                <w:vAlign w:val="center"/>
                <w:hideMark/>
              </w:tcPr>
            </w:tcPrChange>
          </w:tcPr>
          <w:p w14:paraId="57DF97DB" w14:textId="77777777" w:rsidR="00393D46" w:rsidRDefault="00393D46">
            <w:pPr>
              <w:jc w:val="center"/>
              <w:rPr>
                <w:ins w:id="2774" w:author="Arnob Alam" w:date="2025-02-04T15:58:00Z" w16du:dateUtc="2025-02-04T20:58:00Z"/>
                <w:rFonts w:eastAsia="Times New Roman"/>
              </w:rPr>
              <w:pPrChange w:id="2775" w:author="Arnob Alam" w:date="2025-02-04T16:00:00Z" w16du:dateUtc="2025-02-04T21:00:00Z">
                <w:pPr/>
              </w:pPrChange>
            </w:pPr>
          </w:p>
        </w:tc>
        <w:tc>
          <w:tcPr>
            <w:tcW w:w="0" w:type="auto"/>
            <w:gridSpan w:val="2"/>
            <w:tcMar>
              <w:top w:w="15" w:type="dxa"/>
              <w:left w:w="15" w:type="dxa"/>
              <w:bottom w:w="15" w:type="dxa"/>
              <w:right w:w="15" w:type="dxa"/>
            </w:tcMar>
            <w:hideMark/>
            <w:tcPrChange w:id="2776" w:author="Arnob Alam" w:date="2025-02-04T16:00:00Z" w16du:dateUtc="2025-02-04T21:00:00Z">
              <w:tcPr>
                <w:tcW w:w="0" w:type="auto"/>
                <w:gridSpan w:val="2"/>
                <w:tcMar>
                  <w:top w:w="15" w:type="dxa"/>
                  <w:left w:w="15" w:type="dxa"/>
                  <w:bottom w:w="15" w:type="dxa"/>
                  <w:right w:w="15" w:type="dxa"/>
                </w:tcMar>
                <w:vAlign w:val="center"/>
                <w:hideMark/>
              </w:tcPr>
            </w:tcPrChange>
          </w:tcPr>
          <w:p w14:paraId="37D18F3D" w14:textId="77777777" w:rsidR="00393D46" w:rsidRDefault="00393D46">
            <w:pPr>
              <w:jc w:val="center"/>
              <w:rPr>
                <w:ins w:id="2777" w:author="Arnob Alam" w:date="2025-02-04T15:58:00Z" w16du:dateUtc="2025-02-04T20:58:00Z"/>
                <w:rFonts w:eastAsia="Times New Roman"/>
                <w:sz w:val="20"/>
                <w:szCs w:val="20"/>
              </w:rPr>
              <w:pPrChange w:id="2778" w:author="Arnob Alam" w:date="2025-02-04T16:00:00Z" w16du:dateUtc="2025-02-04T21:00:00Z">
                <w:pPr/>
              </w:pPrChange>
            </w:pPr>
          </w:p>
        </w:tc>
        <w:tc>
          <w:tcPr>
            <w:tcW w:w="0" w:type="auto"/>
            <w:tcMar>
              <w:top w:w="15" w:type="dxa"/>
              <w:left w:w="15" w:type="dxa"/>
              <w:bottom w:w="15" w:type="dxa"/>
              <w:right w:w="15" w:type="dxa"/>
            </w:tcMar>
            <w:hideMark/>
            <w:tcPrChange w:id="2779" w:author="Arnob Alam" w:date="2025-02-04T16:00:00Z" w16du:dateUtc="2025-02-04T21:00:00Z">
              <w:tcPr>
                <w:tcW w:w="0" w:type="auto"/>
                <w:gridSpan w:val="2"/>
                <w:tcMar>
                  <w:top w:w="15" w:type="dxa"/>
                  <w:left w:w="15" w:type="dxa"/>
                  <w:bottom w:w="15" w:type="dxa"/>
                  <w:right w:w="15" w:type="dxa"/>
                </w:tcMar>
                <w:vAlign w:val="center"/>
                <w:hideMark/>
              </w:tcPr>
            </w:tcPrChange>
          </w:tcPr>
          <w:p w14:paraId="7D70F976" w14:textId="77777777" w:rsidR="00393D46" w:rsidRDefault="00393D46">
            <w:pPr>
              <w:jc w:val="center"/>
              <w:rPr>
                <w:ins w:id="2780" w:author="Arnob Alam" w:date="2025-02-04T15:58:00Z" w16du:dateUtc="2025-02-04T20:58:00Z"/>
                <w:rFonts w:eastAsia="Times New Roman"/>
                <w:sz w:val="20"/>
                <w:szCs w:val="20"/>
              </w:rPr>
              <w:pPrChange w:id="2781" w:author="Arnob Alam" w:date="2025-02-04T16:00:00Z" w16du:dateUtc="2025-02-04T21:00:00Z">
                <w:pPr/>
              </w:pPrChange>
            </w:pPr>
          </w:p>
        </w:tc>
      </w:tr>
      <w:tr w:rsidR="00393D46" w14:paraId="249D5487" w14:textId="77777777" w:rsidTr="007B3F1A">
        <w:tblPrEx>
          <w:jc w:val="left"/>
          <w:tblCellMar>
            <w:top w:w="0" w:type="dxa"/>
            <w:left w:w="108" w:type="dxa"/>
            <w:bottom w:w="0" w:type="dxa"/>
            <w:right w:w="108" w:type="dxa"/>
          </w:tblCellMar>
          <w:tblPrExChange w:id="2782"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783" w:author="Arnob Alam" w:date="2025-02-04T15:58:00Z"/>
          <w:trPrChange w:id="2784"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785" w:author="Arnob Alam" w:date="2025-02-04T16:00:00Z" w16du:dateUtc="2025-02-04T21:00:00Z">
              <w:tcPr>
                <w:tcW w:w="0" w:type="auto"/>
                <w:gridSpan w:val="2"/>
                <w:tcMar>
                  <w:top w:w="15" w:type="dxa"/>
                  <w:left w:w="15" w:type="dxa"/>
                  <w:bottom w:w="15" w:type="dxa"/>
                  <w:right w:w="15" w:type="dxa"/>
                </w:tcMar>
                <w:vAlign w:val="center"/>
                <w:hideMark/>
              </w:tcPr>
            </w:tcPrChange>
          </w:tcPr>
          <w:p w14:paraId="31838398" w14:textId="77777777" w:rsidR="00393D46" w:rsidRDefault="00393D46">
            <w:pPr>
              <w:jc w:val="center"/>
              <w:rPr>
                <w:ins w:id="2786" w:author="Arnob Alam" w:date="2025-02-04T15:58:00Z" w16du:dateUtc="2025-02-04T20:58:00Z"/>
                <w:rFonts w:eastAsia="Times New Roman"/>
              </w:rPr>
              <w:pPrChange w:id="2787" w:author="Arnob Alam" w:date="2025-02-04T16:00:00Z" w16du:dateUtc="2025-02-04T21:00:00Z">
                <w:pPr/>
              </w:pPrChange>
            </w:pPr>
            <w:ins w:id="2788" w:author="Arnob Alam" w:date="2025-02-04T15:58:00Z" w16du:dateUtc="2025-02-04T20:58:00Z">
              <w:r>
                <w:rPr>
                  <w:rFonts w:eastAsia="Times New Roman"/>
                </w:rPr>
                <w:t>Tenor 1Y</w:t>
              </w:r>
            </w:ins>
          </w:p>
        </w:tc>
        <w:tc>
          <w:tcPr>
            <w:tcW w:w="0" w:type="auto"/>
            <w:gridSpan w:val="2"/>
            <w:tcMar>
              <w:top w:w="15" w:type="dxa"/>
              <w:left w:w="15" w:type="dxa"/>
              <w:bottom w:w="15" w:type="dxa"/>
              <w:right w:w="15" w:type="dxa"/>
            </w:tcMar>
            <w:hideMark/>
            <w:tcPrChange w:id="2789" w:author="Arnob Alam" w:date="2025-02-04T16:00:00Z" w16du:dateUtc="2025-02-04T21:00:00Z">
              <w:tcPr>
                <w:tcW w:w="0" w:type="auto"/>
                <w:gridSpan w:val="2"/>
                <w:tcMar>
                  <w:top w:w="15" w:type="dxa"/>
                  <w:left w:w="15" w:type="dxa"/>
                  <w:bottom w:w="15" w:type="dxa"/>
                  <w:right w:w="15" w:type="dxa"/>
                </w:tcMar>
                <w:vAlign w:val="center"/>
                <w:hideMark/>
              </w:tcPr>
            </w:tcPrChange>
          </w:tcPr>
          <w:p w14:paraId="1D5C3776" w14:textId="77777777" w:rsidR="00393D46" w:rsidRDefault="00393D46">
            <w:pPr>
              <w:jc w:val="center"/>
              <w:rPr>
                <w:ins w:id="2790" w:author="Arnob Alam" w:date="2025-02-04T15:58:00Z" w16du:dateUtc="2025-02-04T20:58:00Z"/>
                <w:rFonts w:eastAsia="Times New Roman"/>
              </w:rPr>
              <w:pPrChange w:id="2791" w:author="Arnob Alam" w:date="2025-02-04T16:00:00Z" w16du:dateUtc="2025-02-04T21:00:00Z">
                <w:pPr/>
              </w:pPrChange>
            </w:pPr>
          </w:p>
        </w:tc>
        <w:tc>
          <w:tcPr>
            <w:tcW w:w="0" w:type="auto"/>
            <w:tcMar>
              <w:top w:w="15" w:type="dxa"/>
              <w:left w:w="15" w:type="dxa"/>
              <w:bottom w:w="15" w:type="dxa"/>
              <w:right w:w="15" w:type="dxa"/>
            </w:tcMar>
            <w:hideMark/>
            <w:tcPrChange w:id="2792" w:author="Arnob Alam" w:date="2025-02-04T16:00:00Z" w16du:dateUtc="2025-02-04T21:00:00Z">
              <w:tcPr>
                <w:tcW w:w="0" w:type="auto"/>
                <w:gridSpan w:val="2"/>
                <w:tcMar>
                  <w:top w:w="15" w:type="dxa"/>
                  <w:left w:w="15" w:type="dxa"/>
                  <w:bottom w:w="15" w:type="dxa"/>
                  <w:right w:w="15" w:type="dxa"/>
                </w:tcMar>
                <w:vAlign w:val="center"/>
                <w:hideMark/>
              </w:tcPr>
            </w:tcPrChange>
          </w:tcPr>
          <w:p w14:paraId="75C86A27" w14:textId="77777777" w:rsidR="00393D46" w:rsidRDefault="00393D46" w:rsidP="007B3F1A">
            <w:pPr>
              <w:jc w:val="center"/>
              <w:rPr>
                <w:ins w:id="2793" w:author="Arnob Alam" w:date="2025-02-04T15:58:00Z" w16du:dateUtc="2025-02-04T20:58:00Z"/>
                <w:rFonts w:eastAsia="Times New Roman"/>
              </w:rPr>
            </w:pPr>
            <w:ins w:id="2794" w:author="Arnob Alam" w:date="2025-02-04T15:58:00Z" w16du:dateUtc="2025-02-04T20:58:00Z">
              <w:r>
                <w:rPr>
                  <w:rFonts w:eastAsia="Times New Roman"/>
                </w:rPr>
                <w:t>0.240</w:t>
              </w:r>
              <w:r>
                <w:rPr>
                  <w:rFonts w:eastAsia="Times New Roman"/>
                  <w:vertAlign w:val="superscript"/>
                </w:rPr>
                <w:t>***</w:t>
              </w:r>
            </w:ins>
          </w:p>
        </w:tc>
      </w:tr>
      <w:tr w:rsidR="00393D46" w14:paraId="35D200C1" w14:textId="77777777" w:rsidTr="007B3F1A">
        <w:tblPrEx>
          <w:jc w:val="left"/>
          <w:tblCellMar>
            <w:top w:w="0" w:type="dxa"/>
            <w:left w:w="108" w:type="dxa"/>
            <w:bottom w:w="0" w:type="dxa"/>
            <w:right w:w="108" w:type="dxa"/>
          </w:tblCellMar>
          <w:tblPrExChange w:id="2795"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796" w:author="Arnob Alam" w:date="2025-02-04T15:58:00Z"/>
          <w:trPrChange w:id="2797"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798" w:author="Arnob Alam" w:date="2025-02-04T16:00:00Z" w16du:dateUtc="2025-02-04T21:00:00Z">
              <w:tcPr>
                <w:tcW w:w="0" w:type="auto"/>
                <w:gridSpan w:val="2"/>
                <w:tcMar>
                  <w:top w:w="15" w:type="dxa"/>
                  <w:left w:w="15" w:type="dxa"/>
                  <w:bottom w:w="15" w:type="dxa"/>
                  <w:right w:w="15" w:type="dxa"/>
                </w:tcMar>
                <w:vAlign w:val="center"/>
                <w:hideMark/>
              </w:tcPr>
            </w:tcPrChange>
          </w:tcPr>
          <w:p w14:paraId="42C08A59" w14:textId="77777777" w:rsidR="00393D46" w:rsidRDefault="00393D46">
            <w:pPr>
              <w:jc w:val="center"/>
              <w:rPr>
                <w:ins w:id="2799" w:author="Arnob Alam" w:date="2025-02-04T15:58:00Z" w16du:dateUtc="2025-02-04T20:58:00Z"/>
                <w:rFonts w:eastAsia="Times New Roman"/>
              </w:rPr>
              <w:pPrChange w:id="2800" w:author="Arnob Alam" w:date="2025-02-04T16:00:00Z" w16du:dateUtc="2025-02-04T21:00:00Z">
                <w:pPr/>
              </w:pPrChange>
            </w:pPr>
          </w:p>
        </w:tc>
        <w:tc>
          <w:tcPr>
            <w:tcW w:w="0" w:type="auto"/>
            <w:gridSpan w:val="2"/>
            <w:tcMar>
              <w:top w:w="15" w:type="dxa"/>
              <w:left w:w="15" w:type="dxa"/>
              <w:bottom w:w="15" w:type="dxa"/>
              <w:right w:w="15" w:type="dxa"/>
            </w:tcMar>
            <w:hideMark/>
            <w:tcPrChange w:id="2801" w:author="Arnob Alam" w:date="2025-02-04T16:00:00Z" w16du:dateUtc="2025-02-04T21:00:00Z">
              <w:tcPr>
                <w:tcW w:w="0" w:type="auto"/>
                <w:gridSpan w:val="2"/>
                <w:tcMar>
                  <w:top w:w="15" w:type="dxa"/>
                  <w:left w:w="15" w:type="dxa"/>
                  <w:bottom w:w="15" w:type="dxa"/>
                  <w:right w:w="15" w:type="dxa"/>
                </w:tcMar>
                <w:vAlign w:val="center"/>
                <w:hideMark/>
              </w:tcPr>
            </w:tcPrChange>
          </w:tcPr>
          <w:p w14:paraId="6F8840DC" w14:textId="77777777" w:rsidR="00393D46" w:rsidRDefault="00393D46">
            <w:pPr>
              <w:jc w:val="center"/>
              <w:rPr>
                <w:ins w:id="2802" w:author="Arnob Alam" w:date="2025-02-04T15:58:00Z" w16du:dateUtc="2025-02-04T20:58:00Z"/>
                <w:rFonts w:eastAsia="Times New Roman"/>
                <w:sz w:val="20"/>
                <w:szCs w:val="20"/>
              </w:rPr>
              <w:pPrChange w:id="2803" w:author="Arnob Alam" w:date="2025-02-04T16:00:00Z" w16du:dateUtc="2025-02-04T21:00:00Z">
                <w:pPr/>
              </w:pPrChange>
            </w:pPr>
          </w:p>
        </w:tc>
        <w:tc>
          <w:tcPr>
            <w:tcW w:w="0" w:type="auto"/>
            <w:tcMar>
              <w:top w:w="15" w:type="dxa"/>
              <w:left w:w="15" w:type="dxa"/>
              <w:bottom w:w="15" w:type="dxa"/>
              <w:right w:w="15" w:type="dxa"/>
            </w:tcMar>
            <w:hideMark/>
            <w:tcPrChange w:id="2804" w:author="Arnob Alam" w:date="2025-02-04T16:00:00Z" w16du:dateUtc="2025-02-04T21:00:00Z">
              <w:tcPr>
                <w:tcW w:w="0" w:type="auto"/>
                <w:gridSpan w:val="2"/>
                <w:tcMar>
                  <w:top w:w="15" w:type="dxa"/>
                  <w:left w:w="15" w:type="dxa"/>
                  <w:bottom w:w="15" w:type="dxa"/>
                  <w:right w:w="15" w:type="dxa"/>
                </w:tcMar>
                <w:vAlign w:val="center"/>
                <w:hideMark/>
              </w:tcPr>
            </w:tcPrChange>
          </w:tcPr>
          <w:p w14:paraId="592D3187" w14:textId="77777777" w:rsidR="00393D46" w:rsidRDefault="00393D46" w:rsidP="007B3F1A">
            <w:pPr>
              <w:jc w:val="center"/>
              <w:rPr>
                <w:ins w:id="2805" w:author="Arnob Alam" w:date="2025-02-04T15:58:00Z" w16du:dateUtc="2025-02-04T20:58:00Z"/>
                <w:rFonts w:eastAsia="Times New Roman"/>
              </w:rPr>
            </w:pPr>
            <w:ins w:id="2806" w:author="Arnob Alam" w:date="2025-02-04T15:58:00Z" w16du:dateUtc="2025-02-04T20:58:00Z">
              <w:r>
                <w:rPr>
                  <w:rFonts w:eastAsia="Times New Roman"/>
                </w:rPr>
                <w:t>(0.025)</w:t>
              </w:r>
            </w:ins>
          </w:p>
        </w:tc>
      </w:tr>
      <w:tr w:rsidR="00393D46" w14:paraId="0AAA423C" w14:textId="77777777" w:rsidTr="007B3F1A">
        <w:tblPrEx>
          <w:jc w:val="left"/>
          <w:tblCellMar>
            <w:top w:w="0" w:type="dxa"/>
            <w:left w:w="108" w:type="dxa"/>
            <w:bottom w:w="0" w:type="dxa"/>
            <w:right w:w="108" w:type="dxa"/>
          </w:tblCellMar>
          <w:tblPrExChange w:id="2807"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808" w:author="Arnob Alam" w:date="2025-02-04T15:58:00Z"/>
          <w:trPrChange w:id="2809"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810" w:author="Arnob Alam" w:date="2025-02-04T16:00:00Z" w16du:dateUtc="2025-02-04T21:00:00Z">
              <w:tcPr>
                <w:tcW w:w="0" w:type="auto"/>
                <w:gridSpan w:val="2"/>
                <w:tcMar>
                  <w:top w:w="15" w:type="dxa"/>
                  <w:left w:w="15" w:type="dxa"/>
                  <w:bottom w:w="15" w:type="dxa"/>
                  <w:right w:w="15" w:type="dxa"/>
                </w:tcMar>
                <w:vAlign w:val="center"/>
                <w:hideMark/>
              </w:tcPr>
            </w:tcPrChange>
          </w:tcPr>
          <w:p w14:paraId="5473B77D" w14:textId="77777777" w:rsidR="00393D46" w:rsidRDefault="00393D46">
            <w:pPr>
              <w:jc w:val="center"/>
              <w:rPr>
                <w:ins w:id="2811" w:author="Arnob Alam" w:date="2025-02-04T15:58:00Z" w16du:dateUtc="2025-02-04T20:58:00Z"/>
                <w:rFonts w:eastAsia="Times New Roman"/>
              </w:rPr>
              <w:pPrChange w:id="2812" w:author="Arnob Alam" w:date="2025-02-04T16:00:00Z" w16du:dateUtc="2025-02-04T21:00:00Z">
                <w:pPr/>
              </w:pPrChange>
            </w:pPr>
          </w:p>
        </w:tc>
        <w:tc>
          <w:tcPr>
            <w:tcW w:w="0" w:type="auto"/>
            <w:gridSpan w:val="2"/>
            <w:tcMar>
              <w:top w:w="15" w:type="dxa"/>
              <w:left w:w="15" w:type="dxa"/>
              <w:bottom w:w="15" w:type="dxa"/>
              <w:right w:w="15" w:type="dxa"/>
            </w:tcMar>
            <w:hideMark/>
            <w:tcPrChange w:id="2813" w:author="Arnob Alam" w:date="2025-02-04T16:00:00Z" w16du:dateUtc="2025-02-04T21:00:00Z">
              <w:tcPr>
                <w:tcW w:w="0" w:type="auto"/>
                <w:gridSpan w:val="2"/>
                <w:tcMar>
                  <w:top w:w="15" w:type="dxa"/>
                  <w:left w:w="15" w:type="dxa"/>
                  <w:bottom w:w="15" w:type="dxa"/>
                  <w:right w:w="15" w:type="dxa"/>
                </w:tcMar>
                <w:vAlign w:val="center"/>
                <w:hideMark/>
              </w:tcPr>
            </w:tcPrChange>
          </w:tcPr>
          <w:p w14:paraId="76532C45" w14:textId="77777777" w:rsidR="00393D46" w:rsidRDefault="00393D46">
            <w:pPr>
              <w:jc w:val="center"/>
              <w:rPr>
                <w:ins w:id="2814" w:author="Arnob Alam" w:date="2025-02-04T15:58:00Z" w16du:dateUtc="2025-02-04T20:58:00Z"/>
                <w:rFonts w:eastAsia="Times New Roman"/>
                <w:sz w:val="20"/>
                <w:szCs w:val="20"/>
              </w:rPr>
              <w:pPrChange w:id="2815" w:author="Arnob Alam" w:date="2025-02-04T16:00:00Z" w16du:dateUtc="2025-02-04T21:00:00Z">
                <w:pPr/>
              </w:pPrChange>
            </w:pPr>
          </w:p>
        </w:tc>
        <w:tc>
          <w:tcPr>
            <w:tcW w:w="0" w:type="auto"/>
            <w:tcMar>
              <w:top w:w="15" w:type="dxa"/>
              <w:left w:w="15" w:type="dxa"/>
              <w:bottom w:w="15" w:type="dxa"/>
              <w:right w:w="15" w:type="dxa"/>
            </w:tcMar>
            <w:hideMark/>
            <w:tcPrChange w:id="2816" w:author="Arnob Alam" w:date="2025-02-04T16:00:00Z" w16du:dateUtc="2025-02-04T21:00:00Z">
              <w:tcPr>
                <w:tcW w:w="0" w:type="auto"/>
                <w:gridSpan w:val="2"/>
                <w:tcMar>
                  <w:top w:w="15" w:type="dxa"/>
                  <w:left w:w="15" w:type="dxa"/>
                  <w:bottom w:w="15" w:type="dxa"/>
                  <w:right w:w="15" w:type="dxa"/>
                </w:tcMar>
                <w:vAlign w:val="center"/>
                <w:hideMark/>
              </w:tcPr>
            </w:tcPrChange>
          </w:tcPr>
          <w:p w14:paraId="6FD6488D" w14:textId="77777777" w:rsidR="00393D46" w:rsidRDefault="00393D46">
            <w:pPr>
              <w:jc w:val="center"/>
              <w:rPr>
                <w:ins w:id="2817" w:author="Arnob Alam" w:date="2025-02-04T15:58:00Z" w16du:dateUtc="2025-02-04T20:58:00Z"/>
                <w:rFonts w:eastAsia="Times New Roman"/>
                <w:sz w:val="20"/>
                <w:szCs w:val="20"/>
              </w:rPr>
              <w:pPrChange w:id="2818" w:author="Arnob Alam" w:date="2025-02-04T16:00:00Z" w16du:dateUtc="2025-02-04T21:00:00Z">
                <w:pPr/>
              </w:pPrChange>
            </w:pPr>
          </w:p>
        </w:tc>
      </w:tr>
      <w:tr w:rsidR="00393D46" w14:paraId="7C00A889" w14:textId="77777777" w:rsidTr="007B3F1A">
        <w:tblPrEx>
          <w:jc w:val="left"/>
          <w:tblCellMar>
            <w:top w:w="0" w:type="dxa"/>
            <w:left w:w="108" w:type="dxa"/>
            <w:bottom w:w="0" w:type="dxa"/>
            <w:right w:w="108" w:type="dxa"/>
          </w:tblCellMar>
          <w:tblPrExChange w:id="2819"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820" w:author="Arnob Alam" w:date="2025-02-04T15:58:00Z"/>
          <w:trPrChange w:id="2821"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822" w:author="Arnob Alam" w:date="2025-02-04T16:00:00Z" w16du:dateUtc="2025-02-04T21:00:00Z">
              <w:tcPr>
                <w:tcW w:w="0" w:type="auto"/>
                <w:gridSpan w:val="2"/>
                <w:tcMar>
                  <w:top w:w="15" w:type="dxa"/>
                  <w:left w:w="15" w:type="dxa"/>
                  <w:bottom w:w="15" w:type="dxa"/>
                  <w:right w:w="15" w:type="dxa"/>
                </w:tcMar>
                <w:vAlign w:val="center"/>
                <w:hideMark/>
              </w:tcPr>
            </w:tcPrChange>
          </w:tcPr>
          <w:p w14:paraId="40BBB8C3" w14:textId="77777777" w:rsidR="00393D46" w:rsidRDefault="00393D46">
            <w:pPr>
              <w:jc w:val="center"/>
              <w:rPr>
                <w:ins w:id="2823" w:author="Arnob Alam" w:date="2025-02-04T15:58:00Z" w16du:dateUtc="2025-02-04T20:58:00Z"/>
                <w:rFonts w:eastAsia="Times New Roman"/>
              </w:rPr>
              <w:pPrChange w:id="2824" w:author="Arnob Alam" w:date="2025-02-04T16:00:00Z" w16du:dateUtc="2025-02-04T21:00:00Z">
                <w:pPr/>
              </w:pPrChange>
            </w:pPr>
            <w:ins w:id="2825" w:author="Arnob Alam" w:date="2025-02-04T15:58:00Z" w16du:dateUtc="2025-02-04T20:58:00Z">
              <w:r>
                <w:rPr>
                  <w:rFonts w:eastAsia="Times New Roman"/>
                </w:rPr>
                <w:t>Tenor 2Y</w:t>
              </w:r>
            </w:ins>
          </w:p>
        </w:tc>
        <w:tc>
          <w:tcPr>
            <w:tcW w:w="0" w:type="auto"/>
            <w:gridSpan w:val="2"/>
            <w:tcMar>
              <w:top w:w="15" w:type="dxa"/>
              <w:left w:w="15" w:type="dxa"/>
              <w:bottom w:w="15" w:type="dxa"/>
              <w:right w:w="15" w:type="dxa"/>
            </w:tcMar>
            <w:hideMark/>
            <w:tcPrChange w:id="2826" w:author="Arnob Alam" w:date="2025-02-04T16:00:00Z" w16du:dateUtc="2025-02-04T21:00:00Z">
              <w:tcPr>
                <w:tcW w:w="0" w:type="auto"/>
                <w:gridSpan w:val="2"/>
                <w:tcMar>
                  <w:top w:w="15" w:type="dxa"/>
                  <w:left w:w="15" w:type="dxa"/>
                  <w:bottom w:w="15" w:type="dxa"/>
                  <w:right w:w="15" w:type="dxa"/>
                </w:tcMar>
                <w:vAlign w:val="center"/>
                <w:hideMark/>
              </w:tcPr>
            </w:tcPrChange>
          </w:tcPr>
          <w:p w14:paraId="7CABD6D2" w14:textId="77777777" w:rsidR="00393D46" w:rsidRDefault="00393D46">
            <w:pPr>
              <w:jc w:val="center"/>
              <w:rPr>
                <w:ins w:id="2827" w:author="Arnob Alam" w:date="2025-02-04T15:58:00Z" w16du:dateUtc="2025-02-04T20:58:00Z"/>
                <w:rFonts w:eastAsia="Times New Roman"/>
              </w:rPr>
              <w:pPrChange w:id="2828" w:author="Arnob Alam" w:date="2025-02-04T16:00:00Z" w16du:dateUtc="2025-02-04T21:00:00Z">
                <w:pPr/>
              </w:pPrChange>
            </w:pPr>
          </w:p>
        </w:tc>
        <w:tc>
          <w:tcPr>
            <w:tcW w:w="0" w:type="auto"/>
            <w:tcMar>
              <w:top w:w="15" w:type="dxa"/>
              <w:left w:w="15" w:type="dxa"/>
              <w:bottom w:w="15" w:type="dxa"/>
              <w:right w:w="15" w:type="dxa"/>
            </w:tcMar>
            <w:hideMark/>
            <w:tcPrChange w:id="2829" w:author="Arnob Alam" w:date="2025-02-04T16:00:00Z" w16du:dateUtc="2025-02-04T21:00:00Z">
              <w:tcPr>
                <w:tcW w:w="0" w:type="auto"/>
                <w:gridSpan w:val="2"/>
                <w:tcMar>
                  <w:top w:w="15" w:type="dxa"/>
                  <w:left w:w="15" w:type="dxa"/>
                  <w:bottom w:w="15" w:type="dxa"/>
                  <w:right w:w="15" w:type="dxa"/>
                </w:tcMar>
                <w:vAlign w:val="center"/>
                <w:hideMark/>
              </w:tcPr>
            </w:tcPrChange>
          </w:tcPr>
          <w:p w14:paraId="675D2927" w14:textId="77777777" w:rsidR="00393D46" w:rsidRDefault="00393D46" w:rsidP="007B3F1A">
            <w:pPr>
              <w:jc w:val="center"/>
              <w:rPr>
                <w:ins w:id="2830" w:author="Arnob Alam" w:date="2025-02-04T15:58:00Z" w16du:dateUtc="2025-02-04T20:58:00Z"/>
                <w:rFonts w:eastAsia="Times New Roman"/>
              </w:rPr>
            </w:pPr>
            <w:ins w:id="2831" w:author="Arnob Alam" w:date="2025-02-04T15:58:00Z" w16du:dateUtc="2025-02-04T20:58:00Z">
              <w:r>
                <w:rPr>
                  <w:rFonts w:eastAsia="Times New Roman"/>
                </w:rPr>
                <w:t>0.047</w:t>
              </w:r>
              <w:r>
                <w:rPr>
                  <w:rFonts w:eastAsia="Times New Roman"/>
                  <w:vertAlign w:val="superscript"/>
                </w:rPr>
                <w:t>**</w:t>
              </w:r>
            </w:ins>
          </w:p>
        </w:tc>
      </w:tr>
      <w:tr w:rsidR="00393D46" w14:paraId="39D641AD" w14:textId="77777777" w:rsidTr="007B3F1A">
        <w:tblPrEx>
          <w:jc w:val="left"/>
          <w:tblCellMar>
            <w:top w:w="0" w:type="dxa"/>
            <w:left w:w="108" w:type="dxa"/>
            <w:bottom w:w="0" w:type="dxa"/>
            <w:right w:w="108" w:type="dxa"/>
          </w:tblCellMar>
          <w:tblPrExChange w:id="2832"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833" w:author="Arnob Alam" w:date="2025-02-04T15:58:00Z"/>
          <w:trPrChange w:id="2834"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835" w:author="Arnob Alam" w:date="2025-02-04T16:00:00Z" w16du:dateUtc="2025-02-04T21:00:00Z">
              <w:tcPr>
                <w:tcW w:w="0" w:type="auto"/>
                <w:gridSpan w:val="2"/>
                <w:tcMar>
                  <w:top w:w="15" w:type="dxa"/>
                  <w:left w:w="15" w:type="dxa"/>
                  <w:bottom w:w="15" w:type="dxa"/>
                  <w:right w:w="15" w:type="dxa"/>
                </w:tcMar>
                <w:vAlign w:val="center"/>
                <w:hideMark/>
              </w:tcPr>
            </w:tcPrChange>
          </w:tcPr>
          <w:p w14:paraId="404E9B23" w14:textId="77777777" w:rsidR="00393D46" w:rsidRDefault="00393D46">
            <w:pPr>
              <w:jc w:val="center"/>
              <w:rPr>
                <w:ins w:id="2836" w:author="Arnob Alam" w:date="2025-02-04T15:58:00Z" w16du:dateUtc="2025-02-04T20:58:00Z"/>
                <w:rFonts w:eastAsia="Times New Roman"/>
              </w:rPr>
              <w:pPrChange w:id="2837" w:author="Arnob Alam" w:date="2025-02-04T16:00:00Z" w16du:dateUtc="2025-02-04T21:00:00Z">
                <w:pPr/>
              </w:pPrChange>
            </w:pPr>
          </w:p>
        </w:tc>
        <w:tc>
          <w:tcPr>
            <w:tcW w:w="0" w:type="auto"/>
            <w:gridSpan w:val="2"/>
            <w:tcMar>
              <w:top w:w="15" w:type="dxa"/>
              <w:left w:w="15" w:type="dxa"/>
              <w:bottom w:w="15" w:type="dxa"/>
              <w:right w:w="15" w:type="dxa"/>
            </w:tcMar>
            <w:hideMark/>
            <w:tcPrChange w:id="2838" w:author="Arnob Alam" w:date="2025-02-04T16:00:00Z" w16du:dateUtc="2025-02-04T21:00:00Z">
              <w:tcPr>
                <w:tcW w:w="0" w:type="auto"/>
                <w:gridSpan w:val="2"/>
                <w:tcMar>
                  <w:top w:w="15" w:type="dxa"/>
                  <w:left w:w="15" w:type="dxa"/>
                  <w:bottom w:w="15" w:type="dxa"/>
                  <w:right w:w="15" w:type="dxa"/>
                </w:tcMar>
                <w:vAlign w:val="center"/>
                <w:hideMark/>
              </w:tcPr>
            </w:tcPrChange>
          </w:tcPr>
          <w:p w14:paraId="22A261DD" w14:textId="77777777" w:rsidR="00393D46" w:rsidRDefault="00393D46">
            <w:pPr>
              <w:jc w:val="center"/>
              <w:rPr>
                <w:ins w:id="2839" w:author="Arnob Alam" w:date="2025-02-04T15:58:00Z" w16du:dateUtc="2025-02-04T20:58:00Z"/>
                <w:rFonts w:eastAsia="Times New Roman"/>
                <w:sz w:val="20"/>
                <w:szCs w:val="20"/>
              </w:rPr>
              <w:pPrChange w:id="2840" w:author="Arnob Alam" w:date="2025-02-04T16:00:00Z" w16du:dateUtc="2025-02-04T21:00:00Z">
                <w:pPr/>
              </w:pPrChange>
            </w:pPr>
          </w:p>
        </w:tc>
        <w:tc>
          <w:tcPr>
            <w:tcW w:w="0" w:type="auto"/>
            <w:tcMar>
              <w:top w:w="15" w:type="dxa"/>
              <w:left w:w="15" w:type="dxa"/>
              <w:bottom w:w="15" w:type="dxa"/>
              <w:right w:w="15" w:type="dxa"/>
            </w:tcMar>
            <w:hideMark/>
            <w:tcPrChange w:id="2841" w:author="Arnob Alam" w:date="2025-02-04T16:00:00Z" w16du:dateUtc="2025-02-04T21:00:00Z">
              <w:tcPr>
                <w:tcW w:w="0" w:type="auto"/>
                <w:gridSpan w:val="2"/>
                <w:tcMar>
                  <w:top w:w="15" w:type="dxa"/>
                  <w:left w:w="15" w:type="dxa"/>
                  <w:bottom w:w="15" w:type="dxa"/>
                  <w:right w:w="15" w:type="dxa"/>
                </w:tcMar>
                <w:vAlign w:val="center"/>
                <w:hideMark/>
              </w:tcPr>
            </w:tcPrChange>
          </w:tcPr>
          <w:p w14:paraId="4A910E16" w14:textId="77777777" w:rsidR="00393D46" w:rsidRDefault="00393D46" w:rsidP="007B3F1A">
            <w:pPr>
              <w:jc w:val="center"/>
              <w:rPr>
                <w:ins w:id="2842" w:author="Arnob Alam" w:date="2025-02-04T15:58:00Z" w16du:dateUtc="2025-02-04T20:58:00Z"/>
                <w:rFonts w:eastAsia="Times New Roman"/>
              </w:rPr>
            </w:pPr>
            <w:ins w:id="2843" w:author="Arnob Alam" w:date="2025-02-04T15:58:00Z" w16du:dateUtc="2025-02-04T20:58:00Z">
              <w:r>
                <w:rPr>
                  <w:rFonts w:eastAsia="Times New Roman"/>
                </w:rPr>
                <w:t>(0.021)</w:t>
              </w:r>
            </w:ins>
          </w:p>
        </w:tc>
      </w:tr>
      <w:tr w:rsidR="00393D46" w14:paraId="6C72593E" w14:textId="77777777" w:rsidTr="007B3F1A">
        <w:tblPrEx>
          <w:jc w:val="left"/>
          <w:tblCellMar>
            <w:top w:w="0" w:type="dxa"/>
            <w:left w:w="108" w:type="dxa"/>
            <w:bottom w:w="0" w:type="dxa"/>
            <w:right w:w="108" w:type="dxa"/>
          </w:tblCellMar>
          <w:tblPrExChange w:id="2844"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845" w:author="Arnob Alam" w:date="2025-02-04T15:58:00Z"/>
          <w:trPrChange w:id="2846"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847" w:author="Arnob Alam" w:date="2025-02-04T16:00:00Z" w16du:dateUtc="2025-02-04T21:00:00Z">
              <w:tcPr>
                <w:tcW w:w="0" w:type="auto"/>
                <w:gridSpan w:val="2"/>
                <w:tcMar>
                  <w:top w:w="15" w:type="dxa"/>
                  <w:left w:w="15" w:type="dxa"/>
                  <w:bottom w:w="15" w:type="dxa"/>
                  <w:right w:w="15" w:type="dxa"/>
                </w:tcMar>
                <w:vAlign w:val="center"/>
                <w:hideMark/>
              </w:tcPr>
            </w:tcPrChange>
          </w:tcPr>
          <w:p w14:paraId="6BA261F6" w14:textId="77777777" w:rsidR="00393D46" w:rsidRDefault="00393D46">
            <w:pPr>
              <w:jc w:val="center"/>
              <w:rPr>
                <w:ins w:id="2848" w:author="Arnob Alam" w:date="2025-02-04T15:58:00Z" w16du:dateUtc="2025-02-04T20:58:00Z"/>
                <w:rFonts w:eastAsia="Times New Roman"/>
              </w:rPr>
              <w:pPrChange w:id="2849" w:author="Arnob Alam" w:date="2025-02-04T16:00:00Z" w16du:dateUtc="2025-02-04T21:00:00Z">
                <w:pPr/>
              </w:pPrChange>
            </w:pPr>
          </w:p>
        </w:tc>
        <w:tc>
          <w:tcPr>
            <w:tcW w:w="0" w:type="auto"/>
            <w:gridSpan w:val="2"/>
            <w:tcMar>
              <w:top w:w="15" w:type="dxa"/>
              <w:left w:w="15" w:type="dxa"/>
              <w:bottom w:w="15" w:type="dxa"/>
              <w:right w:w="15" w:type="dxa"/>
            </w:tcMar>
            <w:hideMark/>
            <w:tcPrChange w:id="2850" w:author="Arnob Alam" w:date="2025-02-04T16:00:00Z" w16du:dateUtc="2025-02-04T21:00:00Z">
              <w:tcPr>
                <w:tcW w:w="0" w:type="auto"/>
                <w:gridSpan w:val="2"/>
                <w:tcMar>
                  <w:top w:w="15" w:type="dxa"/>
                  <w:left w:w="15" w:type="dxa"/>
                  <w:bottom w:w="15" w:type="dxa"/>
                  <w:right w:w="15" w:type="dxa"/>
                </w:tcMar>
                <w:vAlign w:val="center"/>
                <w:hideMark/>
              </w:tcPr>
            </w:tcPrChange>
          </w:tcPr>
          <w:p w14:paraId="4F950B95" w14:textId="77777777" w:rsidR="00393D46" w:rsidRDefault="00393D46">
            <w:pPr>
              <w:jc w:val="center"/>
              <w:rPr>
                <w:ins w:id="2851" w:author="Arnob Alam" w:date="2025-02-04T15:58:00Z" w16du:dateUtc="2025-02-04T20:58:00Z"/>
                <w:rFonts w:eastAsia="Times New Roman"/>
                <w:sz w:val="20"/>
                <w:szCs w:val="20"/>
              </w:rPr>
              <w:pPrChange w:id="2852" w:author="Arnob Alam" w:date="2025-02-04T16:00:00Z" w16du:dateUtc="2025-02-04T21:00:00Z">
                <w:pPr/>
              </w:pPrChange>
            </w:pPr>
          </w:p>
        </w:tc>
        <w:tc>
          <w:tcPr>
            <w:tcW w:w="0" w:type="auto"/>
            <w:tcMar>
              <w:top w:w="15" w:type="dxa"/>
              <w:left w:w="15" w:type="dxa"/>
              <w:bottom w:w="15" w:type="dxa"/>
              <w:right w:w="15" w:type="dxa"/>
            </w:tcMar>
            <w:hideMark/>
            <w:tcPrChange w:id="2853" w:author="Arnob Alam" w:date="2025-02-04T16:00:00Z" w16du:dateUtc="2025-02-04T21:00:00Z">
              <w:tcPr>
                <w:tcW w:w="0" w:type="auto"/>
                <w:gridSpan w:val="2"/>
                <w:tcMar>
                  <w:top w:w="15" w:type="dxa"/>
                  <w:left w:w="15" w:type="dxa"/>
                  <w:bottom w:w="15" w:type="dxa"/>
                  <w:right w:w="15" w:type="dxa"/>
                </w:tcMar>
                <w:vAlign w:val="center"/>
                <w:hideMark/>
              </w:tcPr>
            </w:tcPrChange>
          </w:tcPr>
          <w:p w14:paraId="23EA3EA7" w14:textId="77777777" w:rsidR="00393D46" w:rsidRDefault="00393D46">
            <w:pPr>
              <w:jc w:val="center"/>
              <w:rPr>
                <w:ins w:id="2854" w:author="Arnob Alam" w:date="2025-02-04T15:58:00Z" w16du:dateUtc="2025-02-04T20:58:00Z"/>
                <w:rFonts w:eastAsia="Times New Roman"/>
                <w:sz w:val="20"/>
                <w:szCs w:val="20"/>
              </w:rPr>
              <w:pPrChange w:id="2855" w:author="Arnob Alam" w:date="2025-02-04T16:00:00Z" w16du:dateUtc="2025-02-04T21:00:00Z">
                <w:pPr/>
              </w:pPrChange>
            </w:pPr>
          </w:p>
        </w:tc>
      </w:tr>
      <w:tr w:rsidR="00393D46" w14:paraId="4B4CAE48" w14:textId="77777777" w:rsidTr="007B3F1A">
        <w:tblPrEx>
          <w:jc w:val="left"/>
          <w:tblCellMar>
            <w:top w:w="0" w:type="dxa"/>
            <w:left w:w="108" w:type="dxa"/>
            <w:bottom w:w="0" w:type="dxa"/>
            <w:right w:w="108" w:type="dxa"/>
          </w:tblCellMar>
          <w:tblPrExChange w:id="2856"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857" w:author="Arnob Alam" w:date="2025-02-04T15:58:00Z"/>
          <w:trPrChange w:id="2858"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859" w:author="Arnob Alam" w:date="2025-02-04T16:00:00Z" w16du:dateUtc="2025-02-04T21:00:00Z">
              <w:tcPr>
                <w:tcW w:w="0" w:type="auto"/>
                <w:gridSpan w:val="2"/>
                <w:tcMar>
                  <w:top w:w="15" w:type="dxa"/>
                  <w:left w:w="15" w:type="dxa"/>
                  <w:bottom w:w="15" w:type="dxa"/>
                  <w:right w:w="15" w:type="dxa"/>
                </w:tcMar>
                <w:vAlign w:val="center"/>
                <w:hideMark/>
              </w:tcPr>
            </w:tcPrChange>
          </w:tcPr>
          <w:p w14:paraId="79D691C9" w14:textId="77777777" w:rsidR="00393D46" w:rsidRDefault="00393D46">
            <w:pPr>
              <w:jc w:val="center"/>
              <w:rPr>
                <w:ins w:id="2860" w:author="Arnob Alam" w:date="2025-02-04T15:58:00Z" w16du:dateUtc="2025-02-04T20:58:00Z"/>
                <w:rFonts w:eastAsia="Times New Roman"/>
              </w:rPr>
              <w:pPrChange w:id="2861" w:author="Arnob Alam" w:date="2025-02-04T16:00:00Z" w16du:dateUtc="2025-02-04T21:00:00Z">
                <w:pPr/>
              </w:pPrChange>
            </w:pPr>
            <w:ins w:id="2862" w:author="Arnob Alam" w:date="2025-02-04T15:58:00Z" w16du:dateUtc="2025-02-04T20:58:00Z">
              <w:r>
                <w:rPr>
                  <w:rFonts w:eastAsia="Times New Roman"/>
                </w:rPr>
                <w:t>Tenor 30Y</w:t>
              </w:r>
            </w:ins>
          </w:p>
        </w:tc>
        <w:tc>
          <w:tcPr>
            <w:tcW w:w="0" w:type="auto"/>
            <w:gridSpan w:val="2"/>
            <w:tcMar>
              <w:top w:w="15" w:type="dxa"/>
              <w:left w:w="15" w:type="dxa"/>
              <w:bottom w:w="15" w:type="dxa"/>
              <w:right w:w="15" w:type="dxa"/>
            </w:tcMar>
            <w:hideMark/>
            <w:tcPrChange w:id="2863" w:author="Arnob Alam" w:date="2025-02-04T16:00:00Z" w16du:dateUtc="2025-02-04T21:00:00Z">
              <w:tcPr>
                <w:tcW w:w="0" w:type="auto"/>
                <w:gridSpan w:val="2"/>
                <w:tcMar>
                  <w:top w:w="15" w:type="dxa"/>
                  <w:left w:w="15" w:type="dxa"/>
                  <w:bottom w:w="15" w:type="dxa"/>
                  <w:right w:w="15" w:type="dxa"/>
                </w:tcMar>
                <w:vAlign w:val="center"/>
                <w:hideMark/>
              </w:tcPr>
            </w:tcPrChange>
          </w:tcPr>
          <w:p w14:paraId="37A3CC5F" w14:textId="77777777" w:rsidR="00393D46" w:rsidRDefault="00393D46">
            <w:pPr>
              <w:jc w:val="center"/>
              <w:rPr>
                <w:ins w:id="2864" w:author="Arnob Alam" w:date="2025-02-04T15:58:00Z" w16du:dateUtc="2025-02-04T20:58:00Z"/>
                <w:rFonts w:eastAsia="Times New Roman"/>
              </w:rPr>
              <w:pPrChange w:id="2865" w:author="Arnob Alam" w:date="2025-02-04T16:00:00Z" w16du:dateUtc="2025-02-04T21:00:00Z">
                <w:pPr/>
              </w:pPrChange>
            </w:pPr>
          </w:p>
        </w:tc>
        <w:tc>
          <w:tcPr>
            <w:tcW w:w="0" w:type="auto"/>
            <w:tcMar>
              <w:top w:w="15" w:type="dxa"/>
              <w:left w:w="15" w:type="dxa"/>
              <w:bottom w:w="15" w:type="dxa"/>
              <w:right w:w="15" w:type="dxa"/>
            </w:tcMar>
            <w:hideMark/>
            <w:tcPrChange w:id="2866" w:author="Arnob Alam" w:date="2025-02-04T16:00:00Z" w16du:dateUtc="2025-02-04T21:00:00Z">
              <w:tcPr>
                <w:tcW w:w="0" w:type="auto"/>
                <w:gridSpan w:val="2"/>
                <w:tcMar>
                  <w:top w:w="15" w:type="dxa"/>
                  <w:left w:w="15" w:type="dxa"/>
                  <w:bottom w:w="15" w:type="dxa"/>
                  <w:right w:w="15" w:type="dxa"/>
                </w:tcMar>
                <w:vAlign w:val="center"/>
                <w:hideMark/>
              </w:tcPr>
            </w:tcPrChange>
          </w:tcPr>
          <w:p w14:paraId="21E43833" w14:textId="77777777" w:rsidR="00393D46" w:rsidRDefault="00393D46" w:rsidP="007B3F1A">
            <w:pPr>
              <w:jc w:val="center"/>
              <w:rPr>
                <w:ins w:id="2867" w:author="Arnob Alam" w:date="2025-02-04T15:58:00Z" w16du:dateUtc="2025-02-04T20:58:00Z"/>
                <w:rFonts w:eastAsia="Times New Roman"/>
              </w:rPr>
            </w:pPr>
            <w:ins w:id="2868" w:author="Arnob Alam" w:date="2025-02-04T15:58:00Z" w16du:dateUtc="2025-02-04T20:58:00Z">
              <w:r>
                <w:rPr>
                  <w:rFonts w:eastAsia="Times New Roman"/>
                </w:rPr>
                <w:t>-0.070</w:t>
              </w:r>
              <w:r>
                <w:rPr>
                  <w:rFonts w:eastAsia="Times New Roman"/>
                  <w:vertAlign w:val="superscript"/>
                </w:rPr>
                <w:t>***</w:t>
              </w:r>
            </w:ins>
          </w:p>
        </w:tc>
      </w:tr>
      <w:tr w:rsidR="00393D46" w14:paraId="74ED0D07" w14:textId="77777777" w:rsidTr="007B3F1A">
        <w:tblPrEx>
          <w:jc w:val="left"/>
          <w:tblCellMar>
            <w:top w:w="0" w:type="dxa"/>
            <w:left w:w="108" w:type="dxa"/>
            <w:bottom w:w="0" w:type="dxa"/>
            <w:right w:w="108" w:type="dxa"/>
          </w:tblCellMar>
          <w:tblPrExChange w:id="2869"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870" w:author="Arnob Alam" w:date="2025-02-04T15:58:00Z"/>
          <w:trPrChange w:id="2871"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872" w:author="Arnob Alam" w:date="2025-02-04T16:00:00Z" w16du:dateUtc="2025-02-04T21:00:00Z">
              <w:tcPr>
                <w:tcW w:w="0" w:type="auto"/>
                <w:gridSpan w:val="2"/>
                <w:tcMar>
                  <w:top w:w="15" w:type="dxa"/>
                  <w:left w:w="15" w:type="dxa"/>
                  <w:bottom w:w="15" w:type="dxa"/>
                  <w:right w:w="15" w:type="dxa"/>
                </w:tcMar>
                <w:vAlign w:val="center"/>
                <w:hideMark/>
              </w:tcPr>
            </w:tcPrChange>
          </w:tcPr>
          <w:p w14:paraId="57C6CB02" w14:textId="77777777" w:rsidR="00393D46" w:rsidRDefault="00393D46">
            <w:pPr>
              <w:jc w:val="center"/>
              <w:rPr>
                <w:ins w:id="2873" w:author="Arnob Alam" w:date="2025-02-04T15:58:00Z" w16du:dateUtc="2025-02-04T20:58:00Z"/>
                <w:rFonts w:eastAsia="Times New Roman"/>
              </w:rPr>
              <w:pPrChange w:id="2874" w:author="Arnob Alam" w:date="2025-02-04T16:00:00Z" w16du:dateUtc="2025-02-04T21:00:00Z">
                <w:pPr/>
              </w:pPrChange>
            </w:pPr>
          </w:p>
        </w:tc>
        <w:tc>
          <w:tcPr>
            <w:tcW w:w="0" w:type="auto"/>
            <w:gridSpan w:val="2"/>
            <w:tcMar>
              <w:top w:w="15" w:type="dxa"/>
              <w:left w:w="15" w:type="dxa"/>
              <w:bottom w:w="15" w:type="dxa"/>
              <w:right w:w="15" w:type="dxa"/>
            </w:tcMar>
            <w:hideMark/>
            <w:tcPrChange w:id="2875" w:author="Arnob Alam" w:date="2025-02-04T16:00:00Z" w16du:dateUtc="2025-02-04T21:00:00Z">
              <w:tcPr>
                <w:tcW w:w="0" w:type="auto"/>
                <w:gridSpan w:val="2"/>
                <w:tcMar>
                  <w:top w:w="15" w:type="dxa"/>
                  <w:left w:w="15" w:type="dxa"/>
                  <w:bottom w:w="15" w:type="dxa"/>
                  <w:right w:w="15" w:type="dxa"/>
                </w:tcMar>
                <w:vAlign w:val="center"/>
                <w:hideMark/>
              </w:tcPr>
            </w:tcPrChange>
          </w:tcPr>
          <w:p w14:paraId="0066F72E" w14:textId="77777777" w:rsidR="00393D46" w:rsidRDefault="00393D46">
            <w:pPr>
              <w:jc w:val="center"/>
              <w:rPr>
                <w:ins w:id="2876" w:author="Arnob Alam" w:date="2025-02-04T15:58:00Z" w16du:dateUtc="2025-02-04T20:58:00Z"/>
                <w:rFonts w:eastAsia="Times New Roman"/>
                <w:sz w:val="20"/>
                <w:szCs w:val="20"/>
              </w:rPr>
              <w:pPrChange w:id="2877" w:author="Arnob Alam" w:date="2025-02-04T16:00:00Z" w16du:dateUtc="2025-02-04T21:00:00Z">
                <w:pPr/>
              </w:pPrChange>
            </w:pPr>
          </w:p>
        </w:tc>
        <w:tc>
          <w:tcPr>
            <w:tcW w:w="0" w:type="auto"/>
            <w:tcMar>
              <w:top w:w="15" w:type="dxa"/>
              <w:left w:w="15" w:type="dxa"/>
              <w:bottom w:w="15" w:type="dxa"/>
              <w:right w:w="15" w:type="dxa"/>
            </w:tcMar>
            <w:hideMark/>
            <w:tcPrChange w:id="2878" w:author="Arnob Alam" w:date="2025-02-04T16:00:00Z" w16du:dateUtc="2025-02-04T21:00:00Z">
              <w:tcPr>
                <w:tcW w:w="0" w:type="auto"/>
                <w:gridSpan w:val="2"/>
                <w:tcMar>
                  <w:top w:w="15" w:type="dxa"/>
                  <w:left w:w="15" w:type="dxa"/>
                  <w:bottom w:w="15" w:type="dxa"/>
                  <w:right w:w="15" w:type="dxa"/>
                </w:tcMar>
                <w:vAlign w:val="center"/>
                <w:hideMark/>
              </w:tcPr>
            </w:tcPrChange>
          </w:tcPr>
          <w:p w14:paraId="09253EF6" w14:textId="77777777" w:rsidR="00393D46" w:rsidRDefault="00393D46" w:rsidP="007B3F1A">
            <w:pPr>
              <w:jc w:val="center"/>
              <w:rPr>
                <w:ins w:id="2879" w:author="Arnob Alam" w:date="2025-02-04T15:58:00Z" w16du:dateUtc="2025-02-04T20:58:00Z"/>
                <w:rFonts w:eastAsia="Times New Roman"/>
              </w:rPr>
            </w:pPr>
            <w:ins w:id="2880" w:author="Arnob Alam" w:date="2025-02-04T15:58:00Z" w16du:dateUtc="2025-02-04T20:58:00Z">
              <w:r>
                <w:rPr>
                  <w:rFonts w:eastAsia="Times New Roman"/>
                </w:rPr>
                <w:t>(0.023)</w:t>
              </w:r>
            </w:ins>
          </w:p>
        </w:tc>
      </w:tr>
      <w:tr w:rsidR="00393D46" w14:paraId="0A8546CB" w14:textId="77777777" w:rsidTr="007B3F1A">
        <w:tblPrEx>
          <w:jc w:val="left"/>
          <w:tblCellMar>
            <w:top w:w="0" w:type="dxa"/>
            <w:left w:w="108" w:type="dxa"/>
            <w:bottom w:w="0" w:type="dxa"/>
            <w:right w:w="108" w:type="dxa"/>
          </w:tblCellMar>
          <w:tblPrExChange w:id="2881"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882" w:author="Arnob Alam" w:date="2025-02-04T15:58:00Z"/>
          <w:trPrChange w:id="2883"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884" w:author="Arnob Alam" w:date="2025-02-04T16:00:00Z" w16du:dateUtc="2025-02-04T21:00:00Z">
              <w:tcPr>
                <w:tcW w:w="0" w:type="auto"/>
                <w:gridSpan w:val="2"/>
                <w:tcMar>
                  <w:top w:w="15" w:type="dxa"/>
                  <w:left w:w="15" w:type="dxa"/>
                  <w:bottom w:w="15" w:type="dxa"/>
                  <w:right w:w="15" w:type="dxa"/>
                </w:tcMar>
                <w:vAlign w:val="center"/>
                <w:hideMark/>
              </w:tcPr>
            </w:tcPrChange>
          </w:tcPr>
          <w:p w14:paraId="4519AD76" w14:textId="77777777" w:rsidR="00393D46" w:rsidRDefault="00393D46">
            <w:pPr>
              <w:jc w:val="center"/>
              <w:rPr>
                <w:ins w:id="2885" w:author="Arnob Alam" w:date="2025-02-04T15:58:00Z" w16du:dateUtc="2025-02-04T20:58:00Z"/>
                <w:rFonts w:eastAsia="Times New Roman"/>
              </w:rPr>
              <w:pPrChange w:id="2886" w:author="Arnob Alam" w:date="2025-02-04T16:00:00Z" w16du:dateUtc="2025-02-04T21:00:00Z">
                <w:pPr/>
              </w:pPrChange>
            </w:pPr>
          </w:p>
        </w:tc>
        <w:tc>
          <w:tcPr>
            <w:tcW w:w="0" w:type="auto"/>
            <w:gridSpan w:val="2"/>
            <w:tcMar>
              <w:top w:w="15" w:type="dxa"/>
              <w:left w:w="15" w:type="dxa"/>
              <w:bottom w:w="15" w:type="dxa"/>
              <w:right w:w="15" w:type="dxa"/>
            </w:tcMar>
            <w:hideMark/>
            <w:tcPrChange w:id="2887" w:author="Arnob Alam" w:date="2025-02-04T16:00:00Z" w16du:dateUtc="2025-02-04T21:00:00Z">
              <w:tcPr>
                <w:tcW w:w="0" w:type="auto"/>
                <w:gridSpan w:val="2"/>
                <w:tcMar>
                  <w:top w:w="15" w:type="dxa"/>
                  <w:left w:w="15" w:type="dxa"/>
                  <w:bottom w:w="15" w:type="dxa"/>
                  <w:right w:w="15" w:type="dxa"/>
                </w:tcMar>
                <w:vAlign w:val="center"/>
                <w:hideMark/>
              </w:tcPr>
            </w:tcPrChange>
          </w:tcPr>
          <w:p w14:paraId="05205007" w14:textId="77777777" w:rsidR="00393D46" w:rsidRDefault="00393D46">
            <w:pPr>
              <w:jc w:val="center"/>
              <w:rPr>
                <w:ins w:id="2888" w:author="Arnob Alam" w:date="2025-02-04T15:58:00Z" w16du:dateUtc="2025-02-04T20:58:00Z"/>
                <w:rFonts w:eastAsia="Times New Roman"/>
                <w:sz w:val="20"/>
                <w:szCs w:val="20"/>
              </w:rPr>
              <w:pPrChange w:id="2889" w:author="Arnob Alam" w:date="2025-02-04T16:00:00Z" w16du:dateUtc="2025-02-04T21:00:00Z">
                <w:pPr/>
              </w:pPrChange>
            </w:pPr>
          </w:p>
        </w:tc>
        <w:tc>
          <w:tcPr>
            <w:tcW w:w="0" w:type="auto"/>
            <w:tcMar>
              <w:top w:w="15" w:type="dxa"/>
              <w:left w:w="15" w:type="dxa"/>
              <w:bottom w:w="15" w:type="dxa"/>
              <w:right w:w="15" w:type="dxa"/>
            </w:tcMar>
            <w:hideMark/>
            <w:tcPrChange w:id="2890" w:author="Arnob Alam" w:date="2025-02-04T16:00:00Z" w16du:dateUtc="2025-02-04T21:00:00Z">
              <w:tcPr>
                <w:tcW w:w="0" w:type="auto"/>
                <w:gridSpan w:val="2"/>
                <w:tcMar>
                  <w:top w:w="15" w:type="dxa"/>
                  <w:left w:w="15" w:type="dxa"/>
                  <w:bottom w:w="15" w:type="dxa"/>
                  <w:right w:w="15" w:type="dxa"/>
                </w:tcMar>
                <w:vAlign w:val="center"/>
                <w:hideMark/>
              </w:tcPr>
            </w:tcPrChange>
          </w:tcPr>
          <w:p w14:paraId="43AACCF2" w14:textId="77777777" w:rsidR="00393D46" w:rsidRDefault="00393D46">
            <w:pPr>
              <w:jc w:val="center"/>
              <w:rPr>
                <w:ins w:id="2891" w:author="Arnob Alam" w:date="2025-02-04T15:58:00Z" w16du:dateUtc="2025-02-04T20:58:00Z"/>
                <w:rFonts w:eastAsia="Times New Roman"/>
                <w:sz w:val="20"/>
                <w:szCs w:val="20"/>
              </w:rPr>
              <w:pPrChange w:id="2892" w:author="Arnob Alam" w:date="2025-02-04T16:00:00Z" w16du:dateUtc="2025-02-04T21:00:00Z">
                <w:pPr/>
              </w:pPrChange>
            </w:pPr>
          </w:p>
        </w:tc>
      </w:tr>
      <w:tr w:rsidR="00393D46" w14:paraId="03477E79" w14:textId="77777777" w:rsidTr="007B3F1A">
        <w:tblPrEx>
          <w:jc w:val="left"/>
          <w:tblCellMar>
            <w:top w:w="0" w:type="dxa"/>
            <w:left w:w="108" w:type="dxa"/>
            <w:bottom w:w="0" w:type="dxa"/>
            <w:right w:w="108" w:type="dxa"/>
          </w:tblCellMar>
          <w:tblPrExChange w:id="2893"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894" w:author="Arnob Alam" w:date="2025-02-04T15:58:00Z"/>
          <w:trPrChange w:id="2895"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896" w:author="Arnob Alam" w:date="2025-02-04T16:00:00Z" w16du:dateUtc="2025-02-04T21:00:00Z">
              <w:tcPr>
                <w:tcW w:w="0" w:type="auto"/>
                <w:gridSpan w:val="2"/>
                <w:tcMar>
                  <w:top w:w="15" w:type="dxa"/>
                  <w:left w:w="15" w:type="dxa"/>
                  <w:bottom w:w="15" w:type="dxa"/>
                  <w:right w:w="15" w:type="dxa"/>
                </w:tcMar>
                <w:vAlign w:val="center"/>
                <w:hideMark/>
              </w:tcPr>
            </w:tcPrChange>
          </w:tcPr>
          <w:p w14:paraId="35F99C49" w14:textId="77777777" w:rsidR="00393D46" w:rsidRDefault="00393D46">
            <w:pPr>
              <w:jc w:val="center"/>
              <w:rPr>
                <w:ins w:id="2897" w:author="Arnob Alam" w:date="2025-02-04T15:58:00Z" w16du:dateUtc="2025-02-04T20:58:00Z"/>
                <w:rFonts w:eastAsia="Times New Roman"/>
              </w:rPr>
              <w:pPrChange w:id="2898" w:author="Arnob Alam" w:date="2025-02-04T16:00:00Z" w16du:dateUtc="2025-02-04T21:00:00Z">
                <w:pPr/>
              </w:pPrChange>
            </w:pPr>
            <w:ins w:id="2899" w:author="Arnob Alam" w:date="2025-02-04T15:58:00Z" w16du:dateUtc="2025-02-04T20:58:00Z">
              <w:r>
                <w:rPr>
                  <w:rFonts w:eastAsia="Times New Roman"/>
                </w:rPr>
                <w:t>Tenor 3Y</w:t>
              </w:r>
            </w:ins>
          </w:p>
        </w:tc>
        <w:tc>
          <w:tcPr>
            <w:tcW w:w="0" w:type="auto"/>
            <w:gridSpan w:val="2"/>
            <w:tcMar>
              <w:top w:w="15" w:type="dxa"/>
              <w:left w:w="15" w:type="dxa"/>
              <w:bottom w:w="15" w:type="dxa"/>
              <w:right w:w="15" w:type="dxa"/>
            </w:tcMar>
            <w:hideMark/>
            <w:tcPrChange w:id="2900" w:author="Arnob Alam" w:date="2025-02-04T16:00:00Z" w16du:dateUtc="2025-02-04T21:00:00Z">
              <w:tcPr>
                <w:tcW w:w="0" w:type="auto"/>
                <w:gridSpan w:val="2"/>
                <w:tcMar>
                  <w:top w:w="15" w:type="dxa"/>
                  <w:left w:w="15" w:type="dxa"/>
                  <w:bottom w:w="15" w:type="dxa"/>
                  <w:right w:w="15" w:type="dxa"/>
                </w:tcMar>
                <w:vAlign w:val="center"/>
                <w:hideMark/>
              </w:tcPr>
            </w:tcPrChange>
          </w:tcPr>
          <w:p w14:paraId="43ED5B62" w14:textId="77777777" w:rsidR="00393D46" w:rsidRDefault="00393D46">
            <w:pPr>
              <w:jc w:val="center"/>
              <w:rPr>
                <w:ins w:id="2901" w:author="Arnob Alam" w:date="2025-02-04T15:58:00Z" w16du:dateUtc="2025-02-04T20:58:00Z"/>
                <w:rFonts w:eastAsia="Times New Roman"/>
              </w:rPr>
              <w:pPrChange w:id="2902" w:author="Arnob Alam" w:date="2025-02-04T16:00:00Z" w16du:dateUtc="2025-02-04T21:00:00Z">
                <w:pPr/>
              </w:pPrChange>
            </w:pPr>
          </w:p>
        </w:tc>
        <w:tc>
          <w:tcPr>
            <w:tcW w:w="0" w:type="auto"/>
            <w:tcMar>
              <w:top w:w="15" w:type="dxa"/>
              <w:left w:w="15" w:type="dxa"/>
              <w:bottom w:w="15" w:type="dxa"/>
              <w:right w:w="15" w:type="dxa"/>
            </w:tcMar>
            <w:hideMark/>
            <w:tcPrChange w:id="2903" w:author="Arnob Alam" w:date="2025-02-04T16:00:00Z" w16du:dateUtc="2025-02-04T21:00:00Z">
              <w:tcPr>
                <w:tcW w:w="0" w:type="auto"/>
                <w:gridSpan w:val="2"/>
                <w:tcMar>
                  <w:top w:w="15" w:type="dxa"/>
                  <w:left w:w="15" w:type="dxa"/>
                  <w:bottom w:w="15" w:type="dxa"/>
                  <w:right w:w="15" w:type="dxa"/>
                </w:tcMar>
                <w:vAlign w:val="center"/>
                <w:hideMark/>
              </w:tcPr>
            </w:tcPrChange>
          </w:tcPr>
          <w:p w14:paraId="03D7A7A8" w14:textId="77777777" w:rsidR="00393D46" w:rsidRDefault="00393D46" w:rsidP="007B3F1A">
            <w:pPr>
              <w:jc w:val="center"/>
              <w:rPr>
                <w:ins w:id="2904" w:author="Arnob Alam" w:date="2025-02-04T15:58:00Z" w16du:dateUtc="2025-02-04T20:58:00Z"/>
                <w:rFonts w:eastAsia="Times New Roman"/>
              </w:rPr>
            </w:pPr>
            <w:ins w:id="2905" w:author="Arnob Alam" w:date="2025-02-04T15:58:00Z" w16du:dateUtc="2025-02-04T20:58:00Z">
              <w:r>
                <w:rPr>
                  <w:rFonts w:eastAsia="Times New Roman"/>
                </w:rPr>
                <w:t>-0.038</w:t>
              </w:r>
              <w:r>
                <w:rPr>
                  <w:rFonts w:eastAsia="Times New Roman"/>
                  <w:vertAlign w:val="superscript"/>
                </w:rPr>
                <w:t>*</w:t>
              </w:r>
            </w:ins>
          </w:p>
        </w:tc>
      </w:tr>
      <w:tr w:rsidR="00393D46" w14:paraId="7A3E97EB" w14:textId="77777777" w:rsidTr="007B3F1A">
        <w:tblPrEx>
          <w:jc w:val="left"/>
          <w:tblCellMar>
            <w:top w:w="0" w:type="dxa"/>
            <w:left w:w="108" w:type="dxa"/>
            <w:bottom w:w="0" w:type="dxa"/>
            <w:right w:w="108" w:type="dxa"/>
          </w:tblCellMar>
          <w:tblPrExChange w:id="2906"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907" w:author="Arnob Alam" w:date="2025-02-04T15:58:00Z"/>
          <w:trPrChange w:id="2908"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909" w:author="Arnob Alam" w:date="2025-02-04T16:00:00Z" w16du:dateUtc="2025-02-04T21:00:00Z">
              <w:tcPr>
                <w:tcW w:w="0" w:type="auto"/>
                <w:gridSpan w:val="2"/>
                <w:tcMar>
                  <w:top w:w="15" w:type="dxa"/>
                  <w:left w:w="15" w:type="dxa"/>
                  <w:bottom w:w="15" w:type="dxa"/>
                  <w:right w:w="15" w:type="dxa"/>
                </w:tcMar>
                <w:vAlign w:val="center"/>
                <w:hideMark/>
              </w:tcPr>
            </w:tcPrChange>
          </w:tcPr>
          <w:p w14:paraId="68CBA266" w14:textId="77777777" w:rsidR="00393D46" w:rsidRDefault="00393D46">
            <w:pPr>
              <w:jc w:val="center"/>
              <w:rPr>
                <w:ins w:id="2910" w:author="Arnob Alam" w:date="2025-02-04T15:58:00Z" w16du:dateUtc="2025-02-04T20:58:00Z"/>
                <w:rFonts w:eastAsia="Times New Roman"/>
              </w:rPr>
              <w:pPrChange w:id="2911" w:author="Arnob Alam" w:date="2025-02-04T16:00:00Z" w16du:dateUtc="2025-02-04T21:00:00Z">
                <w:pPr/>
              </w:pPrChange>
            </w:pPr>
          </w:p>
        </w:tc>
        <w:tc>
          <w:tcPr>
            <w:tcW w:w="0" w:type="auto"/>
            <w:gridSpan w:val="2"/>
            <w:tcMar>
              <w:top w:w="15" w:type="dxa"/>
              <w:left w:w="15" w:type="dxa"/>
              <w:bottom w:w="15" w:type="dxa"/>
              <w:right w:w="15" w:type="dxa"/>
            </w:tcMar>
            <w:hideMark/>
            <w:tcPrChange w:id="2912" w:author="Arnob Alam" w:date="2025-02-04T16:00:00Z" w16du:dateUtc="2025-02-04T21:00:00Z">
              <w:tcPr>
                <w:tcW w:w="0" w:type="auto"/>
                <w:gridSpan w:val="2"/>
                <w:tcMar>
                  <w:top w:w="15" w:type="dxa"/>
                  <w:left w:w="15" w:type="dxa"/>
                  <w:bottom w:w="15" w:type="dxa"/>
                  <w:right w:w="15" w:type="dxa"/>
                </w:tcMar>
                <w:vAlign w:val="center"/>
                <w:hideMark/>
              </w:tcPr>
            </w:tcPrChange>
          </w:tcPr>
          <w:p w14:paraId="672216F8" w14:textId="77777777" w:rsidR="00393D46" w:rsidRDefault="00393D46">
            <w:pPr>
              <w:jc w:val="center"/>
              <w:rPr>
                <w:ins w:id="2913" w:author="Arnob Alam" w:date="2025-02-04T15:58:00Z" w16du:dateUtc="2025-02-04T20:58:00Z"/>
                <w:rFonts w:eastAsia="Times New Roman"/>
                <w:sz w:val="20"/>
                <w:szCs w:val="20"/>
              </w:rPr>
              <w:pPrChange w:id="2914" w:author="Arnob Alam" w:date="2025-02-04T16:00:00Z" w16du:dateUtc="2025-02-04T21:00:00Z">
                <w:pPr/>
              </w:pPrChange>
            </w:pPr>
          </w:p>
        </w:tc>
        <w:tc>
          <w:tcPr>
            <w:tcW w:w="0" w:type="auto"/>
            <w:tcMar>
              <w:top w:w="15" w:type="dxa"/>
              <w:left w:w="15" w:type="dxa"/>
              <w:bottom w:w="15" w:type="dxa"/>
              <w:right w:w="15" w:type="dxa"/>
            </w:tcMar>
            <w:hideMark/>
            <w:tcPrChange w:id="2915" w:author="Arnob Alam" w:date="2025-02-04T16:00:00Z" w16du:dateUtc="2025-02-04T21:00:00Z">
              <w:tcPr>
                <w:tcW w:w="0" w:type="auto"/>
                <w:gridSpan w:val="2"/>
                <w:tcMar>
                  <w:top w:w="15" w:type="dxa"/>
                  <w:left w:w="15" w:type="dxa"/>
                  <w:bottom w:w="15" w:type="dxa"/>
                  <w:right w:w="15" w:type="dxa"/>
                </w:tcMar>
                <w:vAlign w:val="center"/>
                <w:hideMark/>
              </w:tcPr>
            </w:tcPrChange>
          </w:tcPr>
          <w:p w14:paraId="21D818DD" w14:textId="77777777" w:rsidR="00393D46" w:rsidRDefault="00393D46" w:rsidP="007B3F1A">
            <w:pPr>
              <w:jc w:val="center"/>
              <w:rPr>
                <w:ins w:id="2916" w:author="Arnob Alam" w:date="2025-02-04T15:58:00Z" w16du:dateUtc="2025-02-04T20:58:00Z"/>
                <w:rFonts w:eastAsia="Times New Roman"/>
              </w:rPr>
            </w:pPr>
            <w:ins w:id="2917" w:author="Arnob Alam" w:date="2025-02-04T15:58:00Z" w16du:dateUtc="2025-02-04T20:58:00Z">
              <w:r>
                <w:rPr>
                  <w:rFonts w:eastAsia="Times New Roman"/>
                </w:rPr>
                <w:t>(0.022)</w:t>
              </w:r>
            </w:ins>
          </w:p>
        </w:tc>
      </w:tr>
      <w:tr w:rsidR="00393D46" w14:paraId="4BB5A687" w14:textId="77777777" w:rsidTr="007B3F1A">
        <w:tblPrEx>
          <w:jc w:val="left"/>
          <w:tblCellMar>
            <w:top w:w="0" w:type="dxa"/>
            <w:left w:w="108" w:type="dxa"/>
            <w:bottom w:w="0" w:type="dxa"/>
            <w:right w:w="108" w:type="dxa"/>
          </w:tblCellMar>
          <w:tblPrExChange w:id="2918"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919" w:author="Arnob Alam" w:date="2025-02-04T15:58:00Z"/>
          <w:trPrChange w:id="2920"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921" w:author="Arnob Alam" w:date="2025-02-04T16:00:00Z" w16du:dateUtc="2025-02-04T21:00:00Z">
              <w:tcPr>
                <w:tcW w:w="0" w:type="auto"/>
                <w:gridSpan w:val="2"/>
                <w:tcMar>
                  <w:top w:w="15" w:type="dxa"/>
                  <w:left w:w="15" w:type="dxa"/>
                  <w:bottom w:w="15" w:type="dxa"/>
                  <w:right w:w="15" w:type="dxa"/>
                </w:tcMar>
                <w:vAlign w:val="center"/>
                <w:hideMark/>
              </w:tcPr>
            </w:tcPrChange>
          </w:tcPr>
          <w:p w14:paraId="4E571712" w14:textId="77777777" w:rsidR="00393D46" w:rsidRDefault="00393D46">
            <w:pPr>
              <w:jc w:val="center"/>
              <w:rPr>
                <w:ins w:id="2922" w:author="Arnob Alam" w:date="2025-02-04T15:58:00Z" w16du:dateUtc="2025-02-04T20:58:00Z"/>
                <w:rFonts w:eastAsia="Times New Roman"/>
              </w:rPr>
              <w:pPrChange w:id="2923" w:author="Arnob Alam" w:date="2025-02-04T16:00:00Z" w16du:dateUtc="2025-02-04T21:00:00Z">
                <w:pPr/>
              </w:pPrChange>
            </w:pPr>
          </w:p>
        </w:tc>
        <w:tc>
          <w:tcPr>
            <w:tcW w:w="0" w:type="auto"/>
            <w:gridSpan w:val="2"/>
            <w:tcMar>
              <w:top w:w="15" w:type="dxa"/>
              <w:left w:w="15" w:type="dxa"/>
              <w:bottom w:w="15" w:type="dxa"/>
              <w:right w:w="15" w:type="dxa"/>
            </w:tcMar>
            <w:hideMark/>
            <w:tcPrChange w:id="2924" w:author="Arnob Alam" w:date="2025-02-04T16:00:00Z" w16du:dateUtc="2025-02-04T21:00:00Z">
              <w:tcPr>
                <w:tcW w:w="0" w:type="auto"/>
                <w:gridSpan w:val="2"/>
                <w:tcMar>
                  <w:top w:w="15" w:type="dxa"/>
                  <w:left w:w="15" w:type="dxa"/>
                  <w:bottom w:w="15" w:type="dxa"/>
                  <w:right w:w="15" w:type="dxa"/>
                </w:tcMar>
                <w:vAlign w:val="center"/>
                <w:hideMark/>
              </w:tcPr>
            </w:tcPrChange>
          </w:tcPr>
          <w:p w14:paraId="7E1CDB63" w14:textId="77777777" w:rsidR="00393D46" w:rsidRDefault="00393D46">
            <w:pPr>
              <w:jc w:val="center"/>
              <w:rPr>
                <w:ins w:id="2925" w:author="Arnob Alam" w:date="2025-02-04T15:58:00Z" w16du:dateUtc="2025-02-04T20:58:00Z"/>
                <w:rFonts w:eastAsia="Times New Roman"/>
                <w:sz w:val="20"/>
                <w:szCs w:val="20"/>
              </w:rPr>
              <w:pPrChange w:id="2926" w:author="Arnob Alam" w:date="2025-02-04T16:00:00Z" w16du:dateUtc="2025-02-04T21:00:00Z">
                <w:pPr/>
              </w:pPrChange>
            </w:pPr>
          </w:p>
        </w:tc>
        <w:tc>
          <w:tcPr>
            <w:tcW w:w="0" w:type="auto"/>
            <w:tcMar>
              <w:top w:w="15" w:type="dxa"/>
              <w:left w:w="15" w:type="dxa"/>
              <w:bottom w:w="15" w:type="dxa"/>
              <w:right w:w="15" w:type="dxa"/>
            </w:tcMar>
            <w:hideMark/>
            <w:tcPrChange w:id="2927" w:author="Arnob Alam" w:date="2025-02-04T16:00:00Z" w16du:dateUtc="2025-02-04T21:00:00Z">
              <w:tcPr>
                <w:tcW w:w="0" w:type="auto"/>
                <w:gridSpan w:val="2"/>
                <w:tcMar>
                  <w:top w:w="15" w:type="dxa"/>
                  <w:left w:w="15" w:type="dxa"/>
                  <w:bottom w:w="15" w:type="dxa"/>
                  <w:right w:w="15" w:type="dxa"/>
                </w:tcMar>
                <w:vAlign w:val="center"/>
                <w:hideMark/>
              </w:tcPr>
            </w:tcPrChange>
          </w:tcPr>
          <w:p w14:paraId="34195A9A" w14:textId="77777777" w:rsidR="00393D46" w:rsidRDefault="00393D46">
            <w:pPr>
              <w:jc w:val="center"/>
              <w:rPr>
                <w:ins w:id="2928" w:author="Arnob Alam" w:date="2025-02-04T15:58:00Z" w16du:dateUtc="2025-02-04T20:58:00Z"/>
                <w:rFonts w:eastAsia="Times New Roman"/>
                <w:sz w:val="20"/>
                <w:szCs w:val="20"/>
              </w:rPr>
              <w:pPrChange w:id="2929" w:author="Arnob Alam" w:date="2025-02-04T16:00:00Z" w16du:dateUtc="2025-02-04T21:00:00Z">
                <w:pPr/>
              </w:pPrChange>
            </w:pPr>
          </w:p>
        </w:tc>
      </w:tr>
      <w:tr w:rsidR="00393D46" w14:paraId="0D115802" w14:textId="77777777" w:rsidTr="007B3F1A">
        <w:tblPrEx>
          <w:jc w:val="left"/>
          <w:tblCellMar>
            <w:top w:w="0" w:type="dxa"/>
            <w:left w:w="108" w:type="dxa"/>
            <w:bottom w:w="0" w:type="dxa"/>
            <w:right w:w="108" w:type="dxa"/>
          </w:tblCellMar>
          <w:tblPrExChange w:id="2930"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931" w:author="Arnob Alam" w:date="2025-02-04T15:58:00Z"/>
          <w:trPrChange w:id="2932"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933" w:author="Arnob Alam" w:date="2025-02-04T16:00:00Z" w16du:dateUtc="2025-02-04T21:00:00Z">
              <w:tcPr>
                <w:tcW w:w="0" w:type="auto"/>
                <w:gridSpan w:val="2"/>
                <w:tcMar>
                  <w:top w:w="15" w:type="dxa"/>
                  <w:left w:w="15" w:type="dxa"/>
                  <w:bottom w:w="15" w:type="dxa"/>
                  <w:right w:w="15" w:type="dxa"/>
                </w:tcMar>
                <w:vAlign w:val="center"/>
                <w:hideMark/>
              </w:tcPr>
            </w:tcPrChange>
          </w:tcPr>
          <w:p w14:paraId="12C2680E" w14:textId="77777777" w:rsidR="00393D46" w:rsidRDefault="00393D46">
            <w:pPr>
              <w:jc w:val="center"/>
              <w:rPr>
                <w:ins w:id="2934" w:author="Arnob Alam" w:date="2025-02-04T15:58:00Z" w16du:dateUtc="2025-02-04T20:58:00Z"/>
                <w:rFonts w:eastAsia="Times New Roman"/>
              </w:rPr>
              <w:pPrChange w:id="2935" w:author="Arnob Alam" w:date="2025-02-04T16:00:00Z" w16du:dateUtc="2025-02-04T21:00:00Z">
                <w:pPr/>
              </w:pPrChange>
            </w:pPr>
            <w:ins w:id="2936" w:author="Arnob Alam" w:date="2025-02-04T15:58:00Z" w16du:dateUtc="2025-02-04T20:58:00Z">
              <w:r>
                <w:rPr>
                  <w:rFonts w:eastAsia="Times New Roman"/>
                </w:rPr>
                <w:t>Tenor 4Y</w:t>
              </w:r>
            </w:ins>
          </w:p>
        </w:tc>
        <w:tc>
          <w:tcPr>
            <w:tcW w:w="0" w:type="auto"/>
            <w:gridSpan w:val="2"/>
            <w:tcMar>
              <w:top w:w="15" w:type="dxa"/>
              <w:left w:w="15" w:type="dxa"/>
              <w:bottom w:w="15" w:type="dxa"/>
              <w:right w:w="15" w:type="dxa"/>
            </w:tcMar>
            <w:hideMark/>
            <w:tcPrChange w:id="2937" w:author="Arnob Alam" w:date="2025-02-04T16:00:00Z" w16du:dateUtc="2025-02-04T21:00:00Z">
              <w:tcPr>
                <w:tcW w:w="0" w:type="auto"/>
                <w:gridSpan w:val="2"/>
                <w:tcMar>
                  <w:top w:w="15" w:type="dxa"/>
                  <w:left w:w="15" w:type="dxa"/>
                  <w:bottom w:w="15" w:type="dxa"/>
                  <w:right w:w="15" w:type="dxa"/>
                </w:tcMar>
                <w:vAlign w:val="center"/>
                <w:hideMark/>
              </w:tcPr>
            </w:tcPrChange>
          </w:tcPr>
          <w:p w14:paraId="471EA0DA" w14:textId="77777777" w:rsidR="00393D46" w:rsidRDefault="00393D46">
            <w:pPr>
              <w:jc w:val="center"/>
              <w:rPr>
                <w:ins w:id="2938" w:author="Arnob Alam" w:date="2025-02-04T15:58:00Z" w16du:dateUtc="2025-02-04T20:58:00Z"/>
                <w:rFonts w:eastAsia="Times New Roman"/>
              </w:rPr>
              <w:pPrChange w:id="2939" w:author="Arnob Alam" w:date="2025-02-04T16:00:00Z" w16du:dateUtc="2025-02-04T21:00:00Z">
                <w:pPr/>
              </w:pPrChange>
            </w:pPr>
          </w:p>
        </w:tc>
        <w:tc>
          <w:tcPr>
            <w:tcW w:w="0" w:type="auto"/>
            <w:tcMar>
              <w:top w:w="15" w:type="dxa"/>
              <w:left w:w="15" w:type="dxa"/>
              <w:bottom w:w="15" w:type="dxa"/>
              <w:right w:w="15" w:type="dxa"/>
            </w:tcMar>
            <w:hideMark/>
            <w:tcPrChange w:id="2940" w:author="Arnob Alam" w:date="2025-02-04T16:00:00Z" w16du:dateUtc="2025-02-04T21:00:00Z">
              <w:tcPr>
                <w:tcW w:w="0" w:type="auto"/>
                <w:gridSpan w:val="2"/>
                <w:tcMar>
                  <w:top w:w="15" w:type="dxa"/>
                  <w:left w:w="15" w:type="dxa"/>
                  <w:bottom w:w="15" w:type="dxa"/>
                  <w:right w:w="15" w:type="dxa"/>
                </w:tcMar>
                <w:vAlign w:val="center"/>
                <w:hideMark/>
              </w:tcPr>
            </w:tcPrChange>
          </w:tcPr>
          <w:p w14:paraId="7D0D94C6" w14:textId="77777777" w:rsidR="00393D46" w:rsidRDefault="00393D46" w:rsidP="007B3F1A">
            <w:pPr>
              <w:jc w:val="center"/>
              <w:rPr>
                <w:ins w:id="2941" w:author="Arnob Alam" w:date="2025-02-04T15:58:00Z" w16du:dateUtc="2025-02-04T20:58:00Z"/>
                <w:rFonts w:eastAsia="Times New Roman"/>
              </w:rPr>
            </w:pPr>
            <w:ins w:id="2942" w:author="Arnob Alam" w:date="2025-02-04T15:58:00Z" w16du:dateUtc="2025-02-04T20:58:00Z">
              <w:r>
                <w:rPr>
                  <w:rFonts w:eastAsia="Times New Roman"/>
                </w:rPr>
                <w:t>-0.052</w:t>
              </w:r>
              <w:r>
                <w:rPr>
                  <w:rFonts w:eastAsia="Times New Roman"/>
                  <w:vertAlign w:val="superscript"/>
                </w:rPr>
                <w:t>**</w:t>
              </w:r>
            </w:ins>
          </w:p>
        </w:tc>
      </w:tr>
      <w:tr w:rsidR="00393D46" w14:paraId="41EBF3D8" w14:textId="77777777" w:rsidTr="007B3F1A">
        <w:tblPrEx>
          <w:jc w:val="left"/>
          <w:tblCellMar>
            <w:top w:w="0" w:type="dxa"/>
            <w:left w:w="108" w:type="dxa"/>
            <w:bottom w:w="0" w:type="dxa"/>
            <w:right w:w="108" w:type="dxa"/>
          </w:tblCellMar>
          <w:tblPrExChange w:id="2943"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944" w:author="Arnob Alam" w:date="2025-02-04T15:58:00Z"/>
          <w:trPrChange w:id="2945"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946" w:author="Arnob Alam" w:date="2025-02-04T16:00:00Z" w16du:dateUtc="2025-02-04T21:00:00Z">
              <w:tcPr>
                <w:tcW w:w="0" w:type="auto"/>
                <w:gridSpan w:val="2"/>
                <w:tcMar>
                  <w:top w:w="15" w:type="dxa"/>
                  <w:left w:w="15" w:type="dxa"/>
                  <w:bottom w:w="15" w:type="dxa"/>
                  <w:right w:w="15" w:type="dxa"/>
                </w:tcMar>
                <w:vAlign w:val="center"/>
                <w:hideMark/>
              </w:tcPr>
            </w:tcPrChange>
          </w:tcPr>
          <w:p w14:paraId="6D6A03BD" w14:textId="77777777" w:rsidR="00393D46" w:rsidRDefault="00393D46">
            <w:pPr>
              <w:jc w:val="center"/>
              <w:rPr>
                <w:ins w:id="2947" w:author="Arnob Alam" w:date="2025-02-04T15:58:00Z" w16du:dateUtc="2025-02-04T20:58:00Z"/>
                <w:rFonts w:eastAsia="Times New Roman"/>
              </w:rPr>
              <w:pPrChange w:id="2948" w:author="Arnob Alam" w:date="2025-02-04T16:00:00Z" w16du:dateUtc="2025-02-04T21:00:00Z">
                <w:pPr/>
              </w:pPrChange>
            </w:pPr>
          </w:p>
        </w:tc>
        <w:tc>
          <w:tcPr>
            <w:tcW w:w="0" w:type="auto"/>
            <w:gridSpan w:val="2"/>
            <w:tcMar>
              <w:top w:w="15" w:type="dxa"/>
              <w:left w:w="15" w:type="dxa"/>
              <w:bottom w:w="15" w:type="dxa"/>
              <w:right w:w="15" w:type="dxa"/>
            </w:tcMar>
            <w:hideMark/>
            <w:tcPrChange w:id="2949" w:author="Arnob Alam" w:date="2025-02-04T16:00:00Z" w16du:dateUtc="2025-02-04T21:00:00Z">
              <w:tcPr>
                <w:tcW w:w="0" w:type="auto"/>
                <w:gridSpan w:val="2"/>
                <w:tcMar>
                  <w:top w:w="15" w:type="dxa"/>
                  <w:left w:w="15" w:type="dxa"/>
                  <w:bottom w:w="15" w:type="dxa"/>
                  <w:right w:w="15" w:type="dxa"/>
                </w:tcMar>
                <w:vAlign w:val="center"/>
                <w:hideMark/>
              </w:tcPr>
            </w:tcPrChange>
          </w:tcPr>
          <w:p w14:paraId="171E60A6" w14:textId="77777777" w:rsidR="00393D46" w:rsidRDefault="00393D46">
            <w:pPr>
              <w:jc w:val="center"/>
              <w:rPr>
                <w:ins w:id="2950" w:author="Arnob Alam" w:date="2025-02-04T15:58:00Z" w16du:dateUtc="2025-02-04T20:58:00Z"/>
                <w:rFonts w:eastAsia="Times New Roman"/>
                <w:sz w:val="20"/>
                <w:szCs w:val="20"/>
              </w:rPr>
              <w:pPrChange w:id="2951" w:author="Arnob Alam" w:date="2025-02-04T16:00:00Z" w16du:dateUtc="2025-02-04T21:00:00Z">
                <w:pPr/>
              </w:pPrChange>
            </w:pPr>
          </w:p>
        </w:tc>
        <w:tc>
          <w:tcPr>
            <w:tcW w:w="0" w:type="auto"/>
            <w:tcMar>
              <w:top w:w="15" w:type="dxa"/>
              <w:left w:w="15" w:type="dxa"/>
              <w:bottom w:w="15" w:type="dxa"/>
              <w:right w:w="15" w:type="dxa"/>
            </w:tcMar>
            <w:hideMark/>
            <w:tcPrChange w:id="2952" w:author="Arnob Alam" w:date="2025-02-04T16:00:00Z" w16du:dateUtc="2025-02-04T21:00:00Z">
              <w:tcPr>
                <w:tcW w:w="0" w:type="auto"/>
                <w:gridSpan w:val="2"/>
                <w:tcMar>
                  <w:top w:w="15" w:type="dxa"/>
                  <w:left w:w="15" w:type="dxa"/>
                  <w:bottom w:w="15" w:type="dxa"/>
                  <w:right w:w="15" w:type="dxa"/>
                </w:tcMar>
                <w:vAlign w:val="center"/>
                <w:hideMark/>
              </w:tcPr>
            </w:tcPrChange>
          </w:tcPr>
          <w:p w14:paraId="036E84DE" w14:textId="77777777" w:rsidR="00393D46" w:rsidRDefault="00393D46" w:rsidP="007B3F1A">
            <w:pPr>
              <w:jc w:val="center"/>
              <w:rPr>
                <w:ins w:id="2953" w:author="Arnob Alam" w:date="2025-02-04T15:58:00Z" w16du:dateUtc="2025-02-04T20:58:00Z"/>
                <w:rFonts w:eastAsia="Times New Roman"/>
              </w:rPr>
            </w:pPr>
            <w:ins w:id="2954" w:author="Arnob Alam" w:date="2025-02-04T15:58:00Z" w16du:dateUtc="2025-02-04T20:58:00Z">
              <w:r>
                <w:rPr>
                  <w:rFonts w:eastAsia="Times New Roman"/>
                </w:rPr>
                <w:t>(0.023)</w:t>
              </w:r>
            </w:ins>
          </w:p>
        </w:tc>
      </w:tr>
      <w:tr w:rsidR="00393D46" w14:paraId="1CA79BE8" w14:textId="77777777" w:rsidTr="007B3F1A">
        <w:tblPrEx>
          <w:jc w:val="left"/>
          <w:tblCellMar>
            <w:top w:w="0" w:type="dxa"/>
            <w:left w:w="108" w:type="dxa"/>
            <w:bottom w:w="0" w:type="dxa"/>
            <w:right w:w="108" w:type="dxa"/>
          </w:tblCellMar>
          <w:tblPrExChange w:id="2955"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956" w:author="Arnob Alam" w:date="2025-02-04T15:58:00Z"/>
          <w:trPrChange w:id="2957"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958" w:author="Arnob Alam" w:date="2025-02-04T16:00:00Z" w16du:dateUtc="2025-02-04T21:00:00Z">
              <w:tcPr>
                <w:tcW w:w="0" w:type="auto"/>
                <w:gridSpan w:val="2"/>
                <w:tcMar>
                  <w:top w:w="15" w:type="dxa"/>
                  <w:left w:w="15" w:type="dxa"/>
                  <w:bottom w:w="15" w:type="dxa"/>
                  <w:right w:w="15" w:type="dxa"/>
                </w:tcMar>
                <w:vAlign w:val="center"/>
                <w:hideMark/>
              </w:tcPr>
            </w:tcPrChange>
          </w:tcPr>
          <w:p w14:paraId="13F66BFB" w14:textId="77777777" w:rsidR="00393D46" w:rsidRDefault="00393D46">
            <w:pPr>
              <w:jc w:val="center"/>
              <w:rPr>
                <w:ins w:id="2959" w:author="Arnob Alam" w:date="2025-02-04T15:58:00Z" w16du:dateUtc="2025-02-04T20:58:00Z"/>
                <w:rFonts w:eastAsia="Times New Roman"/>
              </w:rPr>
              <w:pPrChange w:id="2960" w:author="Arnob Alam" w:date="2025-02-04T16:00:00Z" w16du:dateUtc="2025-02-04T21:00:00Z">
                <w:pPr/>
              </w:pPrChange>
            </w:pPr>
          </w:p>
        </w:tc>
        <w:tc>
          <w:tcPr>
            <w:tcW w:w="0" w:type="auto"/>
            <w:gridSpan w:val="2"/>
            <w:tcMar>
              <w:top w:w="15" w:type="dxa"/>
              <w:left w:w="15" w:type="dxa"/>
              <w:bottom w:w="15" w:type="dxa"/>
              <w:right w:w="15" w:type="dxa"/>
            </w:tcMar>
            <w:hideMark/>
            <w:tcPrChange w:id="2961" w:author="Arnob Alam" w:date="2025-02-04T16:00:00Z" w16du:dateUtc="2025-02-04T21:00:00Z">
              <w:tcPr>
                <w:tcW w:w="0" w:type="auto"/>
                <w:gridSpan w:val="2"/>
                <w:tcMar>
                  <w:top w:w="15" w:type="dxa"/>
                  <w:left w:w="15" w:type="dxa"/>
                  <w:bottom w:w="15" w:type="dxa"/>
                  <w:right w:w="15" w:type="dxa"/>
                </w:tcMar>
                <w:vAlign w:val="center"/>
                <w:hideMark/>
              </w:tcPr>
            </w:tcPrChange>
          </w:tcPr>
          <w:p w14:paraId="6F992CBC" w14:textId="77777777" w:rsidR="00393D46" w:rsidRDefault="00393D46">
            <w:pPr>
              <w:jc w:val="center"/>
              <w:rPr>
                <w:ins w:id="2962" w:author="Arnob Alam" w:date="2025-02-04T15:58:00Z" w16du:dateUtc="2025-02-04T20:58:00Z"/>
                <w:rFonts w:eastAsia="Times New Roman"/>
                <w:sz w:val="20"/>
                <w:szCs w:val="20"/>
              </w:rPr>
              <w:pPrChange w:id="2963" w:author="Arnob Alam" w:date="2025-02-04T16:00:00Z" w16du:dateUtc="2025-02-04T21:00:00Z">
                <w:pPr/>
              </w:pPrChange>
            </w:pPr>
          </w:p>
        </w:tc>
        <w:tc>
          <w:tcPr>
            <w:tcW w:w="0" w:type="auto"/>
            <w:tcMar>
              <w:top w:w="15" w:type="dxa"/>
              <w:left w:w="15" w:type="dxa"/>
              <w:bottom w:w="15" w:type="dxa"/>
              <w:right w:w="15" w:type="dxa"/>
            </w:tcMar>
            <w:hideMark/>
            <w:tcPrChange w:id="2964" w:author="Arnob Alam" w:date="2025-02-04T16:00:00Z" w16du:dateUtc="2025-02-04T21:00:00Z">
              <w:tcPr>
                <w:tcW w:w="0" w:type="auto"/>
                <w:gridSpan w:val="2"/>
                <w:tcMar>
                  <w:top w:w="15" w:type="dxa"/>
                  <w:left w:w="15" w:type="dxa"/>
                  <w:bottom w:w="15" w:type="dxa"/>
                  <w:right w:w="15" w:type="dxa"/>
                </w:tcMar>
                <w:vAlign w:val="center"/>
                <w:hideMark/>
              </w:tcPr>
            </w:tcPrChange>
          </w:tcPr>
          <w:p w14:paraId="62561D1C" w14:textId="77777777" w:rsidR="00393D46" w:rsidRDefault="00393D46">
            <w:pPr>
              <w:jc w:val="center"/>
              <w:rPr>
                <w:ins w:id="2965" w:author="Arnob Alam" w:date="2025-02-04T15:58:00Z" w16du:dateUtc="2025-02-04T20:58:00Z"/>
                <w:rFonts w:eastAsia="Times New Roman"/>
                <w:sz w:val="20"/>
                <w:szCs w:val="20"/>
              </w:rPr>
              <w:pPrChange w:id="2966" w:author="Arnob Alam" w:date="2025-02-04T16:00:00Z" w16du:dateUtc="2025-02-04T21:00:00Z">
                <w:pPr/>
              </w:pPrChange>
            </w:pPr>
          </w:p>
        </w:tc>
      </w:tr>
      <w:tr w:rsidR="00393D46" w14:paraId="3DC69118" w14:textId="77777777" w:rsidTr="007B3F1A">
        <w:tblPrEx>
          <w:jc w:val="left"/>
          <w:tblCellMar>
            <w:top w:w="0" w:type="dxa"/>
            <w:left w:w="108" w:type="dxa"/>
            <w:bottom w:w="0" w:type="dxa"/>
            <w:right w:w="108" w:type="dxa"/>
          </w:tblCellMar>
          <w:tblPrExChange w:id="2967"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968" w:author="Arnob Alam" w:date="2025-02-04T15:58:00Z"/>
          <w:trPrChange w:id="2969"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970" w:author="Arnob Alam" w:date="2025-02-04T16:00:00Z" w16du:dateUtc="2025-02-04T21:00:00Z">
              <w:tcPr>
                <w:tcW w:w="0" w:type="auto"/>
                <w:gridSpan w:val="2"/>
                <w:tcMar>
                  <w:top w:w="15" w:type="dxa"/>
                  <w:left w:w="15" w:type="dxa"/>
                  <w:bottom w:w="15" w:type="dxa"/>
                  <w:right w:w="15" w:type="dxa"/>
                </w:tcMar>
                <w:vAlign w:val="center"/>
                <w:hideMark/>
              </w:tcPr>
            </w:tcPrChange>
          </w:tcPr>
          <w:p w14:paraId="6514D9DD" w14:textId="77777777" w:rsidR="00393D46" w:rsidRDefault="00393D46">
            <w:pPr>
              <w:jc w:val="center"/>
              <w:rPr>
                <w:ins w:id="2971" w:author="Arnob Alam" w:date="2025-02-04T15:58:00Z" w16du:dateUtc="2025-02-04T20:58:00Z"/>
                <w:rFonts w:eastAsia="Times New Roman"/>
              </w:rPr>
              <w:pPrChange w:id="2972" w:author="Arnob Alam" w:date="2025-02-04T16:00:00Z" w16du:dateUtc="2025-02-04T21:00:00Z">
                <w:pPr/>
              </w:pPrChange>
            </w:pPr>
            <w:ins w:id="2973" w:author="Arnob Alam" w:date="2025-02-04T15:58:00Z" w16du:dateUtc="2025-02-04T20:58:00Z">
              <w:r>
                <w:rPr>
                  <w:rFonts w:eastAsia="Times New Roman"/>
                </w:rPr>
                <w:t>Tenor 5Y</w:t>
              </w:r>
            </w:ins>
          </w:p>
        </w:tc>
        <w:tc>
          <w:tcPr>
            <w:tcW w:w="0" w:type="auto"/>
            <w:gridSpan w:val="2"/>
            <w:tcMar>
              <w:top w:w="15" w:type="dxa"/>
              <w:left w:w="15" w:type="dxa"/>
              <w:bottom w:w="15" w:type="dxa"/>
              <w:right w:w="15" w:type="dxa"/>
            </w:tcMar>
            <w:hideMark/>
            <w:tcPrChange w:id="2974" w:author="Arnob Alam" w:date="2025-02-04T16:00:00Z" w16du:dateUtc="2025-02-04T21:00:00Z">
              <w:tcPr>
                <w:tcW w:w="0" w:type="auto"/>
                <w:gridSpan w:val="2"/>
                <w:tcMar>
                  <w:top w:w="15" w:type="dxa"/>
                  <w:left w:w="15" w:type="dxa"/>
                  <w:bottom w:w="15" w:type="dxa"/>
                  <w:right w:w="15" w:type="dxa"/>
                </w:tcMar>
                <w:vAlign w:val="center"/>
                <w:hideMark/>
              </w:tcPr>
            </w:tcPrChange>
          </w:tcPr>
          <w:p w14:paraId="6BF6D12B" w14:textId="77777777" w:rsidR="00393D46" w:rsidRDefault="00393D46">
            <w:pPr>
              <w:jc w:val="center"/>
              <w:rPr>
                <w:ins w:id="2975" w:author="Arnob Alam" w:date="2025-02-04T15:58:00Z" w16du:dateUtc="2025-02-04T20:58:00Z"/>
                <w:rFonts w:eastAsia="Times New Roman"/>
              </w:rPr>
              <w:pPrChange w:id="2976" w:author="Arnob Alam" w:date="2025-02-04T16:00:00Z" w16du:dateUtc="2025-02-04T21:00:00Z">
                <w:pPr/>
              </w:pPrChange>
            </w:pPr>
          </w:p>
        </w:tc>
        <w:tc>
          <w:tcPr>
            <w:tcW w:w="0" w:type="auto"/>
            <w:tcMar>
              <w:top w:w="15" w:type="dxa"/>
              <w:left w:w="15" w:type="dxa"/>
              <w:bottom w:w="15" w:type="dxa"/>
              <w:right w:w="15" w:type="dxa"/>
            </w:tcMar>
            <w:hideMark/>
            <w:tcPrChange w:id="2977" w:author="Arnob Alam" w:date="2025-02-04T16:00:00Z" w16du:dateUtc="2025-02-04T21:00:00Z">
              <w:tcPr>
                <w:tcW w:w="0" w:type="auto"/>
                <w:gridSpan w:val="2"/>
                <w:tcMar>
                  <w:top w:w="15" w:type="dxa"/>
                  <w:left w:w="15" w:type="dxa"/>
                  <w:bottom w:w="15" w:type="dxa"/>
                  <w:right w:w="15" w:type="dxa"/>
                </w:tcMar>
                <w:vAlign w:val="center"/>
                <w:hideMark/>
              </w:tcPr>
            </w:tcPrChange>
          </w:tcPr>
          <w:p w14:paraId="76C34F4F" w14:textId="77777777" w:rsidR="00393D46" w:rsidRDefault="00393D46" w:rsidP="007B3F1A">
            <w:pPr>
              <w:jc w:val="center"/>
              <w:rPr>
                <w:ins w:id="2978" w:author="Arnob Alam" w:date="2025-02-04T15:58:00Z" w16du:dateUtc="2025-02-04T20:58:00Z"/>
                <w:rFonts w:eastAsia="Times New Roman"/>
              </w:rPr>
            </w:pPr>
            <w:ins w:id="2979" w:author="Arnob Alam" w:date="2025-02-04T15:58:00Z" w16du:dateUtc="2025-02-04T20:58:00Z">
              <w:r>
                <w:rPr>
                  <w:rFonts w:eastAsia="Times New Roman"/>
                </w:rPr>
                <w:t>0.043</w:t>
              </w:r>
              <w:r>
                <w:rPr>
                  <w:rFonts w:eastAsia="Times New Roman"/>
                  <w:vertAlign w:val="superscript"/>
                </w:rPr>
                <w:t>**</w:t>
              </w:r>
            </w:ins>
          </w:p>
        </w:tc>
      </w:tr>
      <w:tr w:rsidR="00393D46" w14:paraId="48E3E8EA" w14:textId="77777777" w:rsidTr="007B3F1A">
        <w:tblPrEx>
          <w:jc w:val="left"/>
          <w:tblCellMar>
            <w:top w:w="0" w:type="dxa"/>
            <w:left w:w="108" w:type="dxa"/>
            <w:bottom w:w="0" w:type="dxa"/>
            <w:right w:w="108" w:type="dxa"/>
          </w:tblCellMar>
          <w:tblPrExChange w:id="2980"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981" w:author="Arnob Alam" w:date="2025-02-04T15:58:00Z"/>
          <w:trPrChange w:id="2982"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983" w:author="Arnob Alam" w:date="2025-02-04T16:00:00Z" w16du:dateUtc="2025-02-04T21:00:00Z">
              <w:tcPr>
                <w:tcW w:w="0" w:type="auto"/>
                <w:gridSpan w:val="2"/>
                <w:tcMar>
                  <w:top w:w="15" w:type="dxa"/>
                  <w:left w:w="15" w:type="dxa"/>
                  <w:bottom w:w="15" w:type="dxa"/>
                  <w:right w:w="15" w:type="dxa"/>
                </w:tcMar>
                <w:vAlign w:val="center"/>
                <w:hideMark/>
              </w:tcPr>
            </w:tcPrChange>
          </w:tcPr>
          <w:p w14:paraId="05B92841" w14:textId="77777777" w:rsidR="00393D46" w:rsidRDefault="00393D46">
            <w:pPr>
              <w:jc w:val="center"/>
              <w:rPr>
                <w:ins w:id="2984" w:author="Arnob Alam" w:date="2025-02-04T15:58:00Z" w16du:dateUtc="2025-02-04T20:58:00Z"/>
                <w:rFonts w:eastAsia="Times New Roman"/>
              </w:rPr>
              <w:pPrChange w:id="2985" w:author="Arnob Alam" w:date="2025-02-04T16:00:00Z" w16du:dateUtc="2025-02-04T21:00:00Z">
                <w:pPr/>
              </w:pPrChange>
            </w:pPr>
          </w:p>
        </w:tc>
        <w:tc>
          <w:tcPr>
            <w:tcW w:w="0" w:type="auto"/>
            <w:gridSpan w:val="2"/>
            <w:tcMar>
              <w:top w:w="15" w:type="dxa"/>
              <w:left w:w="15" w:type="dxa"/>
              <w:bottom w:w="15" w:type="dxa"/>
              <w:right w:w="15" w:type="dxa"/>
            </w:tcMar>
            <w:hideMark/>
            <w:tcPrChange w:id="2986" w:author="Arnob Alam" w:date="2025-02-04T16:00:00Z" w16du:dateUtc="2025-02-04T21:00:00Z">
              <w:tcPr>
                <w:tcW w:w="0" w:type="auto"/>
                <w:gridSpan w:val="2"/>
                <w:tcMar>
                  <w:top w:w="15" w:type="dxa"/>
                  <w:left w:w="15" w:type="dxa"/>
                  <w:bottom w:w="15" w:type="dxa"/>
                  <w:right w:w="15" w:type="dxa"/>
                </w:tcMar>
                <w:vAlign w:val="center"/>
                <w:hideMark/>
              </w:tcPr>
            </w:tcPrChange>
          </w:tcPr>
          <w:p w14:paraId="2B49F39F" w14:textId="77777777" w:rsidR="00393D46" w:rsidRDefault="00393D46">
            <w:pPr>
              <w:jc w:val="center"/>
              <w:rPr>
                <w:ins w:id="2987" w:author="Arnob Alam" w:date="2025-02-04T15:58:00Z" w16du:dateUtc="2025-02-04T20:58:00Z"/>
                <w:rFonts w:eastAsia="Times New Roman"/>
                <w:sz w:val="20"/>
                <w:szCs w:val="20"/>
              </w:rPr>
              <w:pPrChange w:id="2988" w:author="Arnob Alam" w:date="2025-02-04T16:00:00Z" w16du:dateUtc="2025-02-04T21:00:00Z">
                <w:pPr/>
              </w:pPrChange>
            </w:pPr>
          </w:p>
        </w:tc>
        <w:tc>
          <w:tcPr>
            <w:tcW w:w="0" w:type="auto"/>
            <w:tcMar>
              <w:top w:w="15" w:type="dxa"/>
              <w:left w:w="15" w:type="dxa"/>
              <w:bottom w:w="15" w:type="dxa"/>
              <w:right w:w="15" w:type="dxa"/>
            </w:tcMar>
            <w:hideMark/>
            <w:tcPrChange w:id="2989" w:author="Arnob Alam" w:date="2025-02-04T16:00:00Z" w16du:dateUtc="2025-02-04T21:00:00Z">
              <w:tcPr>
                <w:tcW w:w="0" w:type="auto"/>
                <w:gridSpan w:val="2"/>
                <w:tcMar>
                  <w:top w:w="15" w:type="dxa"/>
                  <w:left w:w="15" w:type="dxa"/>
                  <w:bottom w:w="15" w:type="dxa"/>
                  <w:right w:w="15" w:type="dxa"/>
                </w:tcMar>
                <w:vAlign w:val="center"/>
                <w:hideMark/>
              </w:tcPr>
            </w:tcPrChange>
          </w:tcPr>
          <w:p w14:paraId="4F13E278" w14:textId="77777777" w:rsidR="00393D46" w:rsidRDefault="00393D46" w:rsidP="007B3F1A">
            <w:pPr>
              <w:jc w:val="center"/>
              <w:rPr>
                <w:ins w:id="2990" w:author="Arnob Alam" w:date="2025-02-04T15:58:00Z" w16du:dateUtc="2025-02-04T20:58:00Z"/>
                <w:rFonts w:eastAsia="Times New Roman"/>
              </w:rPr>
            </w:pPr>
            <w:ins w:id="2991" w:author="Arnob Alam" w:date="2025-02-04T15:58:00Z" w16du:dateUtc="2025-02-04T20:58:00Z">
              <w:r>
                <w:rPr>
                  <w:rFonts w:eastAsia="Times New Roman"/>
                </w:rPr>
                <w:t>(0.020)</w:t>
              </w:r>
            </w:ins>
          </w:p>
        </w:tc>
      </w:tr>
      <w:tr w:rsidR="00393D46" w14:paraId="24774038" w14:textId="77777777" w:rsidTr="007B3F1A">
        <w:tblPrEx>
          <w:jc w:val="left"/>
          <w:tblCellMar>
            <w:top w:w="0" w:type="dxa"/>
            <w:left w:w="108" w:type="dxa"/>
            <w:bottom w:w="0" w:type="dxa"/>
            <w:right w:w="108" w:type="dxa"/>
          </w:tblCellMar>
          <w:tblPrExChange w:id="2992"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2993" w:author="Arnob Alam" w:date="2025-02-04T15:58:00Z"/>
          <w:trPrChange w:id="2994"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2995" w:author="Arnob Alam" w:date="2025-02-04T16:00:00Z" w16du:dateUtc="2025-02-04T21:00:00Z">
              <w:tcPr>
                <w:tcW w:w="0" w:type="auto"/>
                <w:gridSpan w:val="2"/>
                <w:tcMar>
                  <w:top w:w="15" w:type="dxa"/>
                  <w:left w:w="15" w:type="dxa"/>
                  <w:bottom w:w="15" w:type="dxa"/>
                  <w:right w:w="15" w:type="dxa"/>
                </w:tcMar>
                <w:vAlign w:val="center"/>
                <w:hideMark/>
              </w:tcPr>
            </w:tcPrChange>
          </w:tcPr>
          <w:p w14:paraId="6A6B323F" w14:textId="77777777" w:rsidR="00393D46" w:rsidRDefault="00393D46">
            <w:pPr>
              <w:jc w:val="center"/>
              <w:rPr>
                <w:ins w:id="2996" w:author="Arnob Alam" w:date="2025-02-04T15:58:00Z" w16du:dateUtc="2025-02-04T20:58:00Z"/>
                <w:rFonts w:eastAsia="Times New Roman"/>
              </w:rPr>
              <w:pPrChange w:id="2997" w:author="Arnob Alam" w:date="2025-02-04T16:00:00Z" w16du:dateUtc="2025-02-04T21:00:00Z">
                <w:pPr/>
              </w:pPrChange>
            </w:pPr>
          </w:p>
        </w:tc>
        <w:tc>
          <w:tcPr>
            <w:tcW w:w="0" w:type="auto"/>
            <w:gridSpan w:val="2"/>
            <w:tcMar>
              <w:top w:w="15" w:type="dxa"/>
              <w:left w:w="15" w:type="dxa"/>
              <w:bottom w:w="15" w:type="dxa"/>
              <w:right w:w="15" w:type="dxa"/>
            </w:tcMar>
            <w:hideMark/>
            <w:tcPrChange w:id="2998" w:author="Arnob Alam" w:date="2025-02-04T16:00:00Z" w16du:dateUtc="2025-02-04T21:00:00Z">
              <w:tcPr>
                <w:tcW w:w="0" w:type="auto"/>
                <w:gridSpan w:val="2"/>
                <w:tcMar>
                  <w:top w:w="15" w:type="dxa"/>
                  <w:left w:w="15" w:type="dxa"/>
                  <w:bottom w:w="15" w:type="dxa"/>
                  <w:right w:w="15" w:type="dxa"/>
                </w:tcMar>
                <w:vAlign w:val="center"/>
                <w:hideMark/>
              </w:tcPr>
            </w:tcPrChange>
          </w:tcPr>
          <w:p w14:paraId="2D73818A" w14:textId="77777777" w:rsidR="00393D46" w:rsidRDefault="00393D46">
            <w:pPr>
              <w:jc w:val="center"/>
              <w:rPr>
                <w:ins w:id="2999" w:author="Arnob Alam" w:date="2025-02-04T15:58:00Z" w16du:dateUtc="2025-02-04T20:58:00Z"/>
                <w:rFonts w:eastAsia="Times New Roman"/>
                <w:sz w:val="20"/>
                <w:szCs w:val="20"/>
              </w:rPr>
              <w:pPrChange w:id="3000" w:author="Arnob Alam" w:date="2025-02-04T16:00:00Z" w16du:dateUtc="2025-02-04T21:00:00Z">
                <w:pPr/>
              </w:pPrChange>
            </w:pPr>
          </w:p>
        </w:tc>
        <w:tc>
          <w:tcPr>
            <w:tcW w:w="0" w:type="auto"/>
            <w:tcMar>
              <w:top w:w="15" w:type="dxa"/>
              <w:left w:w="15" w:type="dxa"/>
              <w:bottom w:w="15" w:type="dxa"/>
              <w:right w:w="15" w:type="dxa"/>
            </w:tcMar>
            <w:hideMark/>
            <w:tcPrChange w:id="3001" w:author="Arnob Alam" w:date="2025-02-04T16:00:00Z" w16du:dateUtc="2025-02-04T21:00:00Z">
              <w:tcPr>
                <w:tcW w:w="0" w:type="auto"/>
                <w:gridSpan w:val="2"/>
                <w:tcMar>
                  <w:top w:w="15" w:type="dxa"/>
                  <w:left w:w="15" w:type="dxa"/>
                  <w:bottom w:w="15" w:type="dxa"/>
                  <w:right w:w="15" w:type="dxa"/>
                </w:tcMar>
                <w:vAlign w:val="center"/>
                <w:hideMark/>
              </w:tcPr>
            </w:tcPrChange>
          </w:tcPr>
          <w:p w14:paraId="433D5F21" w14:textId="77777777" w:rsidR="00393D46" w:rsidRDefault="00393D46">
            <w:pPr>
              <w:jc w:val="center"/>
              <w:rPr>
                <w:ins w:id="3002" w:author="Arnob Alam" w:date="2025-02-04T15:58:00Z" w16du:dateUtc="2025-02-04T20:58:00Z"/>
                <w:rFonts w:eastAsia="Times New Roman"/>
                <w:sz w:val="20"/>
                <w:szCs w:val="20"/>
              </w:rPr>
              <w:pPrChange w:id="3003" w:author="Arnob Alam" w:date="2025-02-04T16:00:00Z" w16du:dateUtc="2025-02-04T21:00:00Z">
                <w:pPr/>
              </w:pPrChange>
            </w:pPr>
          </w:p>
        </w:tc>
      </w:tr>
      <w:tr w:rsidR="00393D46" w14:paraId="7E6EE8D2" w14:textId="77777777" w:rsidTr="007B3F1A">
        <w:tblPrEx>
          <w:jc w:val="left"/>
          <w:tblCellMar>
            <w:top w:w="0" w:type="dxa"/>
            <w:left w:w="108" w:type="dxa"/>
            <w:bottom w:w="0" w:type="dxa"/>
            <w:right w:w="108" w:type="dxa"/>
          </w:tblCellMar>
          <w:tblPrExChange w:id="3004"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005" w:author="Arnob Alam" w:date="2025-02-04T15:58:00Z"/>
          <w:trPrChange w:id="3006"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007" w:author="Arnob Alam" w:date="2025-02-04T16:00:00Z" w16du:dateUtc="2025-02-04T21:00:00Z">
              <w:tcPr>
                <w:tcW w:w="0" w:type="auto"/>
                <w:gridSpan w:val="2"/>
                <w:tcMar>
                  <w:top w:w="15" w:type="dxa"/>
                  <w:left w:w="15" w:type="dxa"/>
                  <w:bottom w:w="15" w:type="dxa"/>
                  <w:right w:w="15" w:type="dxa"/>
                </w:tcMar>
                <w:vAlign w:val="center"/>
                <w:hideMark/>
              </w:tcPr>
            </w:tcPrChange>
          </w:tcPr>
          <w:p w14:paraId="0DE765E9" w14:textId="77777777" w:rsidR="00393D46" w:rsidRDefault="00393D46">
            <w:pPr>
              <w:jc w:val="center"/>
              <w:rPr>
                <w:ins w:id="3008" w:author="Arnob Alam" w:date="2025-02-04T15:58:00Z" w16du:dateUtc="2025-02-04T20:58:00Z"/>
                <w:rFonts w:eastAsia="Times New Roman"/>
              </w:rPr>
              <w:pPrChange w:id="3009" w:author="Arnob Alam" w:date="2025-02-04T16:00:00Z" w16du:dateUtc="2025-02-04T21:00:00Z">
                <w:pPr/>
              </w:pPrChange>
            </w:pPr>
            <w:ins w:id="3010" w:author="Arnob Alam" w:date="2025-02-04T15:58:00Z" w16du:dateUtc="2025-02-04T20:58:00Z">
              <w:r>
                <w:rPr>
                  <w:rFonts w:eastAsia="Times New Roman"/>
                </w:rPr>
                <w:t>Tenor 6Y</w:t>
              </w:r>
            </w:ins>
          </w:p>
        </w:tc>
        <w:tc>
          <w:tcPr>
            <w:tcW w:w="0" w:type="auto"/>
            <w:gridSpan w:val="2"/>
            <w:tcMar>
              <w:top w:w="15" w:type="dxa"/>
              <w:left w:w="15" w:type="dxa"/>
              <w:bottom w:w="15" w:type="dxa"/>
              <w:right w:w="15" w:type="dxa"/>
            </w:tcMar>
            <w:hideMark/>
            <w:tcPrChange w:id="3011" w:author="Arnob Alam" w:date="2025-02-04T16:00:00Z" w16du:dateUtc="2025-02-04T21:00:00Z">
              <w:tcPr>
                <w:tcW w:w="0" w:type="auto"/>
                <w:gridSpan w:val="2"/>
                <w:tcMar>
                  <w:top w:w="15" w:type="dxa"/>
                  <w:left w:w="15" w:type="dxa"/>
                  <w:bottom w:w="15" w:type="dxa"/>
                  <w:right w:w="15" w:type="dxa"/>
                </w:tcMar>
                <w:vAlign w:val="center"/>
                <w:hideMark/>
              </w:tcPr>
            </w:tcPrChange>
          </w:tcPr>
          <w:p w14:paraId="013D4CA7" w14:textId="77777777" w:rsidR="00393D46" w:rsidRDefault="00393D46">
            <w:pPr>
              <w:jc w:val="center"/>
              <w:rPr>
                <w:ins w:id="3012" w:author="Arnob Alam" w:date="2025-02-04T15:58:00Z" w16du:dateUtc="2025-02-04T20:58:00Z"/>
                <w:rFonts w:eastAsia="Times New Roman"/>
              </w:rPr>
              <w:pPrChange w:id="3013" w:author="Arnob Alam" w:date="2025-02-04T16:00:00Z" w16du:dateUtc="2025-02-04T21:00:00Z">
                <w:pPr/>
              </w:pPrChange>
            </w:pPr>
          </w:p>
        </w:tc>
        <w:tc>
          <w:tcPr>
            <w:tcW w:w="0" w:type="auto"/>
            <w:tcMar>
              <w:top w:w="15" w:type="dxa"/>
              <w:left w:w="15" w:type="dxa"/>
              <w:bottom w:w="15" w:type="dxa"/>
              <w:right w:w="15" w:type="dxa"/>
            </w:tcMar>
            <w:hideMark/>
            <w:tcPrChange w:id="3014" w:author="Arnob Alam" w:date="2025-02-04T16:00:00Z" w16du:dateUtc="2025-02-04T21:00:00Z">
              <w:tcPr>
                <w:tcW w:w="0" w:type="auto"/>
                <w:gridSpan w:val="2"/>
                <w:tcMar>
                  <w:top w:w="15" w:type="dxa"/>
                  <w:left w:w="15" w:type="dxa"/>
                  <w:bottom w:w="15" w:type="dxa"/>
                  <w:right w:w="15" w:type="dxa"/>
                </w:tcMar>
                <w:vAlign w:val="center"/>
                <w:hideMark/>
              </w:tcPr>
            </w:tcPrChange>
          </w:tcPr>
          <w:p w14:paraId="27B24E34" w14:textId="77777777" w:rsidR="00393D46" w:rsidRDefault="00393D46" w:rsidP="007B3F1A">
            <w:pPr>
              <w:jc w:val="center"/>
              <w:rPr>
                <w:ins w:id="3015" w:author="Arnob Alam" w:date="2025-02-04T15:58:00Z" w16du:dateUtc="2025-02-04T20:58:00Z"/>
                <w:rFonts w:eastAsia="Times New Roman"/>
              </w:rPr>
            </w:pPr>
            <w:ins w:id="3016" w:author="Arnob Alam" w:date="2025-02-04T15:58:00Z" w16du:dateUtc="2025-02-04T20:58:00Z">
              <w:r>
                <w:rPr>
                  <w:rFonts w:eastAsia="Times New Roman"/>
                </w:rPr>
                <w:t>-0.053</w:t>
              </w:r>
              <w:r>
                <w:rPr>
                  <w:rFonts w:eastAsia="Times New Roman"/>
                  <w:vertAlign w:val="superscript"/>
                </w:rPr>
                <w:t>**</w:t>
              </w:r>
            </w:ins>
          </w:p>
        </w:tc>
      </w:tr>
      <w:tr w:rsidR="00393D46" w14:paraId="0FA8EF3B" w14:textId="77777777" w:rsidTr="007B3F1A">
        <w:tblPrEx>
          <w:jc w:val="left"/>
          <w:tblCellMar>
            <w:top w:w="0" w:type="dxa"/>
            <w:left w:w="108" w:type="dxa"/>
            <w:bottom w:w="0" w:type="dxa"/>
            <w:right w:w="108" w:type="dxa"/>
          </w:tblCellMar>
          <w:tblPrExChange w:id="3017"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018" w:author="Arnob Alam" w:date="2025-02-04T15:58:00Z"/>
          <w:trPrChange w:id="3019"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020" w:author="Arnob Alam" w:date="2025-02-04T16:00:00Z" w16du:dateUtc="2025-02-04T21:00:00Z">
              <w:tcPr>
                <w:tcW w:w="0" w:type="auto"/>
                <w:gridSpan w:val="2"/>
                <w:tcMar>
                  <w:top w:w="15" w:type="dxa"/>
                  <w:left w:w="15" w:type="dxa"/>
                  <w:bottom w:w="15" w:type="dxa"/>
                  <w:right w:w="15" w:type="dxa"/>
                </w:tcMar>
                <w:vAlign w:val="center"/>
                <w:hideMark/>
              </w:tcPr>
            </w:tcPrChange>
          </w:tcPr>
          <w:p w14:paraId="7FE6B403" w14:textId="77777777" w:rsidR="00393D46" w:rsidRDefault="00393D46">
            <w:pPr>
              <w:jc w:val="center"/>
              <w:rPr>
                <w:ins w:id="3021" w:author="Arnob Alam" w:date="2025-02-04T15:58:00Z" w16du:dateUtc="2025-02-04T20:58:00Z"/>
                <w:rFonts w:eastAsia="Times New Roman"/>
              </w:rPr>
              <w:pPrChange w:id="3022" w:author="Arnob Alam" w:date="2025-02-04T16:00:00Z" w16du:dateUtc="2025-02-04T21:00:00Z">
                <w:pPr/>
              </w:pPrChange>
            </w:pPr>
          </w:p>
        </w:tc>
        <w:tc>
          <w:tcPr>
            <w:tcW w:w="0" w:type="auto"/>
            <w:gridSpan w:val="2"/>
            <w:tcMar>
              <w:top w:w="15" w:type="dxa"/>
              <w:left w:w="15" w:type="dxa"/>
              <w:bottom w:w="15" w:type="dxa"/>
              <w:right w:w="15" w:type="dxa"/>
            </w:tcMar>
            <w:hideMark/>
            <w:tcPrChange w:id="3023" w:author="Arnob Alam" w:date="2025-02-04T16:00:00Z" w16du:dateUtc="2025-02-04T21:00:00Z">
              <w:tcPr>
                <w:tcW w:w="0" w:type="auto"/>
                <w:gridSpan w:val="2"/>
                <w:tcMar>
                  <w:top w:w="15" w:type="dxa"/>
                  <w:left w:w="15" w:type="dxa"/>
                  <w:bottom w:w="15" w:type="dxa"/>
                  <w:right w:w="15" w:type="dxa"/>
                </w:tcMar>
                <w:vAlign w:val="center"/>
                <w:hideMark/>
              </w:tcPr>
            </w:tcPrChange>
          </w:tcPr>
          <w:p w14:paraId="5094D8F1" w14:textId="77777777" w:rsidR="00393D46" w:rsidRDefault="00393D46">
            <w:pPr>
              <w:jc w:val="center"/>
              <w:rPr>
                <w:ins w:id="3024" w:author="Arnob Alam" w:date="2025-02-04T15:58:00Z" w16du:dateUtc="2025-02-04T20:58:00Z"/>
                <w:rFonts w:eastAsia="Times New Roman"/>
                <w:sz w:val="20"/>
                <w:szCs w:val="20"/>
              </w:rPr>
              <w:pPrChange w:id="3025" w:author="Arnob Alam" w:date="2025-02-04T16:00:00Z" w16du:dateUtc="2025-02-04T21:00:00Z">
                <w:pPr/>
              </w:pPrChange>
            </w:pPr>
          </w:p>
        </w:tc>
        <w:tc>
          <w:tcPr>
            <w:tcW w:w="0" w:type="auto"/>
            <w:tcMar>
              <w:top w:w="15" w:type="dxa"/>
              <w:left w:w="15" w:type="dxa"/>
              <w:bottom w:w="15" w:type="dxa"/>
              <w:right w:w="15" w:type="dxa"/>
            </w:tcMar>
            <w:hideMark/>
            <w:tcPrChange w:id="3026" w:author="Arnob Alam" w:date="2025-02-04T16:00:00Z" w16du:dateUtc="2025-02-04T21:00:00Z">
              <w:tcPr>
                <w:tcW w:w="0" w:type="auto"/>
                <w:gridSpan w:val="2"/>
                <w:tcMar>
                  <w:top w:w="15" w:type="dxa"/>
                  <w:left w:w="15" w:type="dxa"/>
                  <w:bottom w:w="15" w:type="dxa"/>
                  <w:right w:w="15" w:type="dxa"/>
                </w:tcMar>
                <w:vAlign w:val="center"/>
                <w:hideMark/>
              </w:tcPr>
            </w:tcPrChange>
          </w:tcPr>
          <w:p w14:paraId="79536725" w14:textId="77777777" w:rsidR="00393D46" w:rsidRDefault="00393D46" w:rsidP="007B3F1A">
            <w:pPr>
              <w:jc w:val="center"/>
              <w:rPr>
                <w:ins w:id="3027" w:author="Arnob Alam" w:date="2025-02-04T15:58:00Z" w16du:dateUtc="2025-02-04T20:58:00Z"/>
                <w:rFonts w:eastAsia="Times New Roman"/>
              </w:rPr>
            </w:pPr>
            <w:ins w:id="3028" w:author="Arnob Alam" w:date="2025-02-04T15:58:00Z" w16du:dateUtc="2025-02-04T20:58:00Z">
              <w:r>
                <w:rPr>
                  <w:rFonts w:eastAsia="Times New Roman"/>
                </w:rPr>
                <w:t>(0.024)</w:t>
              </w:r>
            </w:ins>
          </w:p>
        </w:tc>
      </w:tr>
      <w:tr w:rsidR="00393D46" w14:paraId="736EC4F2" w14:textId="77777777" w:rsidTr="007B3F1A">
        <w:tblPrEx>
          <w:jc w:val="left"/>
          <w:tblCellMar>
            <w:top w:w="0" w:type="dxa"/>
            <w:left w:w="108" w:type="dxa"/>
            <w:bottom w:w="0" w:type="dxa"/>
            <w:right w:w="108" w:type="dxa"/>
          </w:tblCellMar>
          <w:tblPrExChange w:id="3029"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030" w:author="Arnob Alam" w:date="2025-02-04T15:58:00Z"/>
          <w:trPrChange w:id="3031"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032" w:author="Arnob Alam" w:date="2025-02-04T16:00:00Z" w16du:dateUtc="2025-02-04T21:00:00Z">
              <w:tcPr>
                <w:tcW w:w="0" w:type="auto"/>
                <w:gridSpan w:val="2"/>
                <w:tcMar>
                  <w:top w:w="15" w:type="dxa"/>
                  <w:left w:w="15" w:type="dxa"/>
                  <w:bottom w:w="15" w:type="dxa"/>
                  <w:right w:w="15" w:type="dxa"/>
                </w:tcMar>
                <w:vAlign w:val="center"/>
                <w:hideMark/>
              </w:tcPr>
            </w:tcPrChange>
          </w:tcPr>
          <w:p w14:paraId="5EEE566A" w14:textId="77777777" w:rsidR="00393D46" w:rsidRDefault="00393D46">
            <w:pPr>
              <w:jc w:val="center"/>
              <w:rPr>
                <w:ins w:id="3033" w:author="Arnob Alam" w:date="2025-02-04T15:58:00Z" w16du:dateUtc="2025-02-04T20:58:00Z"/>
                <w:rFonts w:eastAsia="Times New Roman"/>
              </w:rPr>
              <w:pPrChange w:id="3034" w:author="Arnob Alam" w:date="2025-02-04T16:00:00Z" w16du:dateUtc="2025-02-04T21:00:00Z">
                <w:pPr/>
              </w:pPrChange>
            </w:pPr>
          </w:p>
        </w:tc>
        <w:tc>
          <w:tcPr>
            <w:tcW w:w="0" w:type="auto"/>
            <w:gridSpan w:val="2"/>
            <w:tcMar>
              <w:top w:w="15" w:type="dxa"/>
              <w:left w:w="15" w:type="dxa"/>
              <w:bottom w:w="15" w:type="dxa"/>
              <w:right w:w="15" w:type="dxa"/>
            </w:tcMar>
            <w:hideMark/>
            <w:tcPrChange w:id="3035" w:author="Arnob Alam" w:date="2025-02-04T16:00:00Z" w16du:dateUtc="2025-02-04T21:00:00Z">
              <w:tcPr>
                <w:tcW w:w="0" w:type="auto"/>
                <w:gridSpan w:val="2"/>
                <w:tcMar>
                  <w:top w:w="15" w:type="dxa"/>
                  <w:left w:w="15" w:type="dxa"/>
                  <w:bottom w:w="15" w:type="dxa"/>
                  <w:right w:w="15" w:type="dxa"/>
                </w:tcMar>
                <w:vAlign w:val="center"/>
                <w:hideMark/>
              </w:tcPr>
            </w:tcPrChange>
          </w:tcPr>
          <w:p w14:paraId="7876123F" w14:textId="77777777" w:rsidR="00393D46" w:rsidRDefault="00393D46">
            <w:pPr>
              <w:jc w:val="center"/>
              <w:rPr>
                <w:ins w:id="3036" w:author="Arnob Alam" w:date="2025-02-04T15:58:00Z" w16du:dateUtc="2025-02-04T20:58:00Z"/>
                <w:rFonts w:eastAsia="Times New Roman"/>
                <w:sz w:val="20"/>
                <w:szCs w:val="20"/>
              </w:rPr>
              <w:pPrChange w:id="3037" w:author="Arnob Alam" w:date="2025-02-04T16:00:00Z" w16du:dateUtc="2025-02-04T21:00:00Z">
                <w:pPr/>
              </w:pPrChange>
            </w:pPr>
          </w:p>
        </w:tc>
        <w:tc>
          <w:tcPr>
            <w:tcW w:w="0" w:type="auto"/>
            <w:tcMar>
              <w:top w:w="15" w:type="dxa"/>
              <w:left w:w="15" w:type="dxa"/>
              <w:bottom w:w="15" w:type="dxa"/>
              <w:right w:w="15" w:type="dxa"/>
            </w:tcMar>
            <w:hideMark/>
            <w:tcPrChange w:id="3038" w:author="Arnob Alam" w:date="2025-02-04T16:00:00Z" w16du:dateUtc="2025-02-04T21:00:00Z">
              <w:tcPr>
                <w:tcW w:w="0" w:type="auto"/>
                <w:gridSpan w:val="2"/>
                <w:tcMar>
                  <w:top w:w="15" w:type="dxa"/>
                  <w:left w:w="15" w:type="dxa"/>
                  <w:bottom w:w="15" w:type="dxa"/>
                  <w:right w:w="15" w:type="dxa"/>
                </w:tcMar>
                <w:vAlign w:val="center"/>
                <w:hideMark/>
              </w:tcPr>
            </w:tcPrChange>
          </w:tcPr>
          <w:p w14:paraId="64A6F0BF" w14:textId="77777777" w:rsidR="00393D46" w:rsidRDefault="00393D46">
            <w:pPr>
              <w:jc w:val="center"/>
              <w:rPr>
                <w:ins w:id="3039" w:author="Arnob Alam" w:date="2025-02-04T15:58:00Z" w16du:dateUtc="2025-02-04T20:58:00Z"/>
                <w:rFonts w:eastAsia="Times New Roman"/>
                <w:sz w:val="20"/>
                <w:szCs w:val="20"/>
              </w:rPr>
              <w:pPrChange w:id="3040" w:author="Arnob Alam" w:date="2025-02-04T16:00:00Z" w16du:dateUtc="2025-02-04T21:00:00Z">
                <w:pPr/>
              </w:pPrChange>
            </w:pPr>
          </w:p>
        </w:tc>
      </w:tr>
      <w:tr w:rsidR="00393D46" w14:paraId="2C7CF386" w14:textId="77777777" w:rsidTr="007B3F1A">
        <w:tblPrEx>
          <w:jc w:val="left"/>
          <w:tblCellMar>
            <w:top w:w="0" w:type="dxa"/>
            <w:left w:w="108" w:type="dxa"/>
            <w:bottom w:w="0" w:type="dxa"/>
            <w:right w:w="108" w:type="dxa"/>
          </w:tblCellMar>
          <w:tblPrExChange w:id="3041"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042" w:author="Arnob Alam" w:date="2025-02-04T15:58:00Z"/>
          <w:trPrChange w:id="3043"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044" w:author="Arnob Alam" w:date="2025-02-04T16:00:00Z" w16du:dateUtc="2025-02-04T21:00:00Z">
              <w:tcPr>
                <w:tcW w:w="0" w:type="auto"/>
                <w:gridSpan w:val="2"/>
                <w:tcMar>
                  <w:top w:w="15" w:type="dxa"/>
                  <w:left w:w="15" w:type="dxa"/>
                  <w:bottom w:w="15" w:type="dxa"/>
                  <w:right w:w="15" w:type="dxa"/>
                </w:tcMar>
                <w:vAlign w:val="center"/>
                <w:hideMark/>
              </w:tcPr>
            </w:tcPrChange>
          </w:tcPr>
          <w:p w14:paraId="7B8677E3" w14:textId="77777777" w:rsidR="00393D46" w:rsidRDefault="00393D46">
            <w:pPr>
              <w:jc w:val="center"/>
              <w:rPr>
                <w:ins w:id="3045" w:author="Arnob Alam" w:date="2025-02-04T15:58:00Z" w16du:dateUtc="2025-02-04T20:58:00Z"/>
                <w:rFonts w:eastAsia="Times New Roman"/>
              </w:rPr>
              <w:pPrChange w:id="3046" w:author="Arnob Alam" w:date="2025-02-04T16:00:00Z" w16du:dateUtc="2025-02-04T21:00:00Z">
                <w:pPr/>
              </w:pPrChange>
            </w:pPr>
            <w:ins w:id="3047" w:author="Arnob Alam" w:date="2025-02-04T15:58:00Z" w16du:dateUtc="2025-02-04T20:58:00Z">
              <w:r>
                <w:rPr>
                  <w:rFonts w:eastAsia="Times New Roman"/>
                </w:rPr>
                <w:t>Tenor 7Y</w:t>
              </w:r>
            </w:ins>
          </w:p>
        </w:tc>
        <w:tc>
          <w:tcPr>
            <w:tcW w:w="0" w:type="auto"/>
            <w:gridSpan w:val="2"/>
            <w:tcMar>
              <w:top w:w="15" w:type="dxa"/>
              <w:left w:w="15" w:type="dxa"/>
              <w:bottom w:w="15" w:type="dxa"/>
              <w:right w:w="15" w:type="dxa"/>
            </w:tcMar>
            <w:hideMark/>
            <w:tcPrChange w:id="3048" w:author="Arnob Alam" w:date="2025-02-04T16:00:00Z" w16du:dateUtc="2025-02-04T21:00:00Z">
              <w:tcPr>
                <w:tcW w:w="0" w:type="auto"/>
                <w:gridSpan w:val="2"/>
                <w:tcMar>
                  <w:top w:w="15" w:type="dxa"/>
                  <w:left w:w="15" w:type="dxa"/>
                  <w:bottom w:w="15" w:type="dxa"/>
                  <w:right w:w="15" w:type="dxa"/>
                </w:tcMar>
                <w:vAlign w:val="center"/>
                <w:hideMark/>
              </w:tcPr>
            </w:tcPrChange>
          </w:tcPr>
          <w:p w14:paraId="70B248F5" w14:textId="77777777" w:rsidR="00393D46" w:rsidRDefault="00393D46">
            <w:pPr>
              <w:jc w:val="center"/>
              <w:rPr>
                <w:ins w:id="3049" w:author="Arnob Alam" w:date="2025-02-04T15:58:00Z" w16du:dateUtc="2025-02-04T20:58:00Z"/>
                <w:rFonts w:eastAsia="Times New Roman"/>
              </w:rPr>
              <w:pPrChange w:id="3050" w:author="Arnob Alam" w:date="2025-02-04T16:00:00Z" w16du:dateUtc="2025-02-04T21:00:00Z">
                <w:pPr/>
              </w:pPrChange>
            </w:pPr>
          </w:p>
        </w:tc>
        <w:tc>
          <w:tcPr>
            <w:tcW w:w="0" w:type="auto"/>
            <w:tcMar>
              <w:top w:w="15" w:type="dxa"/>
              <w:left w:w="15" w:type="dxa"/>
              <w:bottom w:w="15" w:type="dxa"/>
              <w:right w:w="15" w:type="dxa"/>
            </w:tcMar>
            <w:hideMark/>
            <w:tcPrChange w:id="3051" w:author="Arnob Alam" w:date="2025-02-04T16:00:00Z" w16du:dateUtc="2025-02-04T21:00:00Z">
              <w:tcPr>
                <w:tcW w:w="0" w:type="auto"/>
                <w:gridSpan w:val="2"/>
                <w:tcMar>
                  <w:top w:w="15" w:type="dxa"/>
                  <w:left w:w="15" w:type="dxa"/>
                  <w:bottom w:w="15" w:type="dxa"/>
                  <w:right w:w="15" w:type="dxa"/>
                </w:tcMar>
                <w:vAlign w:val="center"/>
                <w:hideMark/>
              </w:tcPr>
            </w:tcPrChange>
          </w:tcPr>
          <w:p w14:paraId="02A5C4D6" w14:textId="77777777" w:rsidR="00393D46" w:rsidRDefault="00393D46" w:rsidP="007B3F1A">
            <w:pPr>
              <w:jc w:val="center"/>
              <w:rPr>
                <w:ins w:id="3052" w:author="Arnob Alam" w:date="2025-02-04T15:58:00Z" w16du:dateUtc="2025-02-04T20:58:00Z"/>
                <w:rFonts w:eastAsia="Times New Roman"/>
              </w:rPr>
            </w:pPr>
            <w:ins w:id="3053" w:author="Arnob Alam" w:date="2025-02-04T15:58:00Z" w16du:dateUtc="2025-02-04T20:58:00Z">
              <w:r>
                <w:rPr>
                  <w:rFonts w:eastAsia="Times New Roman"/>
                </w:rPr>
                <w:t>-0.036</w:t>
              </w:r>
            </w:ins>
          </w:p>
        </w:tc>
      </w:tr>
      <w:tr w:rsidR="00393D46" w14:paraId="045259CF" w14:textId="77777777" w:rsidTr="007B3F1A">
        <w:tblPrEx>
          <w:jc w:val="left"/>
          <w:tblCellMar>
            <w:top w:w="0" w:type="dxa"/>
            <w:left w:w="108" w:type="dxa"/>
            <w:bottom w:w="0" w:type="dxa"/>
            <w:right w:w="108" w:type="dxa"/>
          </w:tblCellMar>
          <w:tblPrExChange w:id="3054"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055" w:author="Arnob Alam" w:date="2025-02-04T15:58:00Z"/>
          <w:trPrChange w:id="3056"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057" w:author="Arnob Alam" w:date="2025-02-04T16:00:00Z" w16du:dateUtc="2025-02-04T21:00:00Z">
              <w:tcPr>
                <w:tcW w:w="0" w:type="auto"/>
                <w:gridSpan w:val="2"/>
                <w:tcMar>
                  <w:top w:w="15" w:type="dxa"/>
                  <w:left w:w="15" w:type="dxa"/>
                  <w:bottom w:w="15" w:type="dxa"/>
                  <w:right w:w="15" w:type="dxa"/>
                </w:tcMar>
                <w:vAlign w:val="center"/>
                <w:hideMark/>
              </w:tcPr>
            </w:tcPrChange>
          </w:tcPr>
          <w:p w14:paraId="509734D9" w14:textId="77777777" w:rsidR="00393D46" w:rsidRDefault="00393D46">
            <w:pPr>
              <w:jc w:val="center"/>
              <w:rPr>
                <w:ins w:id="3058" w:author="Arnob Alam" w:date="2025-02-04T15:58:00Z" w16du:dateUtc="2025-02-04T20:58:00Z"/>
                <w:rFonts w:eastAsia="Times New Roman"/>
              </w:rPr>
              <w:pPrChange w:id="3059" w:author="Arnob Alam" w:date="2025-02-04T16:00:00Z" w16du:dateUtc="2025-02-04T21:00:00Z">
                <w:pPr/>
              </w:pPrChange>
            </w:pPr>
          </w:p>
        </w:tc>
        <w:tc>
          <w:tcPr>
            <w:tcW w:w="0" w:type="auto"/>
            <w:gridSpan w:val="2"/>
            <w:tcMar>
              <w:top w:w="15" w:type="dxa"/>
              <w:left w:w="15" w:type="dxa"/>
              <w:bottom w:w="15" w:type="dxa"/>
              <w:right w:w="15" w:type="dxa"/>
            </w:tcMar>
            <w:hideMark/>
            <w:tcPrChange w:id="3060" w:author="Arnob Alam" w:date="2025-02-04T16:00:00Z" w16du:dateUtc="2025-02-04T21:00:00Z">
              <w:tcPr>
                <w:tcW w:w="0" w:type="auto"/>
                <w:gridSpan w:val="2"/>
                <w:tcMar>
                  <w:top w:w="15" w:type="dxa"/>
                  <w:left w:w="15" w:type="dxa"/>
                  <w:bottom w:w="15" w:type="dxa"/>
                  <w:right w:w="15" w:type="dxa"/>
                </w:tcMar>
                <w:vAlign w:val="center"/>
                <w:hideMark/>
              </w:tcPr>
            </w:tcPrChange>
          </w:tcPr>
          <w:p w14:paraId="53D33927" w14:textId="77777777" w:rsidR="00393D46" w:rsidRDefault="00393D46">
            <w:pPr>
              <w:jc w:val="center"/>
              <w:rPr>
                <w:ins w:id="3061" w:author="Arnob Alam" w:date="2025-02-04T15:58:00Z" w16du:dateUtc="2025-02-04T20:58:00Z"/>
                <w:rFonts w:eastAsia="Times New Roman"/>
                <w:sz w:val="20"/>
                <w:szCs w:val="20"/>
              </w:rPr>
              <w:pPrChange w:id="3062" w:author="Arnob Alam" w:date="2025-02-04T16:00:00Z" w16du:dateUtc="2025-02-04T21:00:00Z">
                <w:pPr/>
              </w:pPrChange>
            </w:pPr>
          </w:p>
        </w:tc>
        <w:tc>
          <w:tcPr>
            <w:tcW w:w="0" w:type="auto"/>
            <w:tcMar>
              <w:top w:w="15" w:type="dxa"/>
              <w:left w:w="15" w:type="dxa"/>
              <w:bottom w:w="15" w:type="dxa"/>
              <w:right w:w="15" w:type="dxa"/>
            </w:tcMar>
            <w:hideMark/>
            <w:tcPrChange w:id="3063" w:author="Arnob Alam" w:date="2025-02-04T16:00:00Z" w16du:dateUtc="2025-02-04T21:00:00Z">
              <w:tcPr>
                <w:tcW w:w="0" w:type="auto"/>
                <w:gridSpan w:val="2"/>
                <w:tcMar>
                  <w:top w:w="15" w:type="dxa"/>
                  <w:left w:w="15" w:type="dxa"/>
                  <w:bottom w:w="15" w:type="dxa"/>
                  <w:right w:w="15" w:type="dxa"/>
                </w:tcMar>
                <w:vAlign w:val="center"/>
                <w:hideMark/>
              </w:tcPr>
            </w:tcPrChange>
          </w:tcPr>
          <w:p w14:paraId="69448294" w14:textId="77777777" w:rsidR="00393D46" w:rsidRDefault="00393D46" w:rsidP="007B3F1A">
            <w:pPr>
              <w:jc w:val="center"/>
              <w:rPr>
                <w:ins w:id="3064" w:author="Arnob Alam" w:date="2025-02-04T15:58:00Z" w16du:dateUtc="2025-02-04T20:58:00Z"/>
                <w:rFonts w:eastAsia="Times New Roman"/>
              </w:rPr>
            </w:pPr>
            <w:ins w:id="3065" w:author="Arnob Alam" w:date="2025-02-04T15:58:00Z" w16du:dateUtc="2025-02-04T20:58:00Z">
              <w:r>
                <w:rPr>
                  <w:rFonts w:eastAsia="Times New Roman"/>
                </w:rPr>
                <w:t>(0.024)</w:t>
              </w:r>
            </w:ins>
          </w:p>
        </w:tc>
      </w:tr>
      <w:tr w:rsidR="00393D46" w14:paraId="25B0F76E" w14:textId="77777777" w:rsidTr="007B3F1A">
        <w:tblPrEx>
          <w:jc w:val="left"/>
          <w:tblCellMar>
            <w:top w:w="0" w:type="dxa"/>
            <w:left w:w="108" w:type="dxa"/>
            <w:bottom w:w="0" w:type="dxa"/>
            <w:right w:w="108" w:type="dxa"/>
          </w:tblCellMar>
          <w:tblPrExChange w:id="3066"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067" w:author="Arnob Alam" w:date="2025-02-04T15:58:00Z"/>
          <w:trPrChange w:id="3068"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069" w:author="Arnob Alam" w:date="2025-02-04T16:00:00Z" w16du:dateUtc="2025-02-04T21:00:00Z">
              <w:tcPr>
                <w:tcW w:w="0" w:type="auto"/>
                <w:gridSpan w:val="2"/>
                <w:tcMar>
                  <w:top w:w="15" w:type="dxa"/>
                  <w:left w:w="15" w:type="dxa"/>
                  <w:bottom w:w="15" w:type="dxa"/>
                  <w:right w:w="15" w:type="dxa"/>
                </w:tcMar>
                <w:vAlign w:val="center"/>
                <w:hideMark/>
              </w:tcPr>
            </w:tcPrChange>
          </w:tcPr>
          <w:p w14:paraId="664C1F35" w14:textId="77777777" w:rsidR="00393D46" w:rsidRDefault="00393D46">
            <w:pPr>
              <w:jc w:val="center"/>
              <w:rPr>
                <w:ins w:id="3070" w:author="Arnob Alam" w:date="2025-02-04T15:58:00Z" w16du:dateUtc="2025-02-04T20:58:00Z"/>
                <w:rFonts w:eastAsia="Times New Roman"/>
              </w:rPr>
              <w:pPrChange w:id="3071" w:author="Arnob Alam" w:date="2025-02-04T16:00:00Z" w16du:dateUtc="2025-02-04T21:00:00Z">
                <w:pPr/>
              </w:pPrChange>
            </w:pPr>
          </w:p>
        </w:tc>
        <w:tc>
          <w:tcPr>
            <w:tcW w:w="0" w:type="auto"/>
            <w:gridSpan w:val="2"/>
            <w:tcMar>
              <w:top w:w="15" w:type="dxa"/>
              <w:left w:w="15" w:type="dxa"/>
              <w:bottom w:w="15" w:type="dxa"/>
              <w:right w:w="15" w:type="dxa"/>
            </w:tcMar>
            <w:hideMark/>
            <w:tcPrChange w:id="3072" w:author="Arnob Alam" w:date="2025-02-04T16:00:00Z" w16du:dateUtc="2025-02-04T21:00:00Z">
              <w:tcPr>
                <w:tcW w:w="0" w:type="auto"/>
                <w:gridSpan w:val="2"/>
                <w:tcMar>
                  <w:top w:w="15" w:type="dxa"/>
                  <w:left w:w="15" w:type="dxa"/>
                  <w:bottom w:w="15" w:type="dxa"/>
                  <w:right w:w="15" w:type="dxa"/>
                </w:tcMar>
                <w:vAlign w:val="center"/>
                <w:hideMark/>
              </w:tcPr>
            </w:tcPrChange>
          </w:tcPr>
          <w:p w14:paraId="11561943" w14:textId="77777777" w:rsidR="00393D46" w:rsidRDefault="00393D46">
            <w:pPr>
              <w:jc w:val="center"/>
              <w:rPr>
                <w:ins w:id="3073" w:author="Arnob Alam" w:date="2025-02-04T15:58:00Z" w16du:dateUtc="2025-02-04T20:58:00Z"/>
                <w:rFonts w:eastAsia="Times New Roman"/>
                <w:sz w:val="20"/>
                <w:szCs w:val="20"/>
              </w:rPr>
              <w:pPrChange w:id="3074" w:author="Arnob Alam" w:date="2025-02-04T16:00:00Z" w16du:dateUtc="2025-02-04T21:00:00Z">
                <w:pPr/>
              </w:pPrChange>
            </w:pPr>
          </w:p>
        </w:tc>
        <w:tc>
          <w:tcPr>
            <w:tcW w:w="0" w:type="auto"/>
            <w:tcMar>
              <w:top w:w="15" w:type="dxa"/>
              <w:left w:w="15" w:type="dxa"/>
              <w:bottom w:w="15" w:type="dxa"/>
              <w:right w:w="15" w:type="dxa"/>
            </w:tcMar>
            <w:hideMark/>
            <w:tcPrChange w:id="3075" w:author="Arnob Alam" w:date="2025-02-04T16:00:00Z" w16du:dateUtc="2025-02-04T21:00:00Z">
              <w:tcPr>
                <w:tcW w:w="0" w:type="auto"/>
                <w:gridSpan w:val="2"/>
                <w:tcMar>
                  <w:top w:w="15" w:type="dxa"/>
                  <w:left w:w="15" w:type="dxa"/>
                  <w:bottom w:w="15" w:type="dxa"/>
                  <w:right w:w="15" w:type="dxa"/>
                </w:tcMar>
                <w:vAlign w:val="center"/>
                <w:hideMark/>
              </w:tcPr>
            </w:tcPrChange>
          </w:tcPr>
          <w:p w14:paraId="2F13CD1F" w14:textId="77777777" w:rsidR="00393D46" w:rsidRDefault="00393D46">
            <w:pPr>
              <w:jc w:val="center"/>
              <w:rPr>
                <w:ins w:id="3076" w:author="Arnob Alam" w:date="2025-02-04T15:58:00Z" w16du:dateUtc="2025-02-04T20:58:00Z"/>
                <w:rFonts w:eastAsia="Times New Roman"/>
                <w:sz w:val="20"/>
                <w:szCs w:val="20"/>
              </w:rPr>
              <w:pPrChange w:id="3077" w:author="Arnob Alam" w:date="2025-02-04T16:00:00Z" w16du:dateUtc="2025-02-04T21:00:00Z">
                <w:pPr/>
              </w:pPrChange>
            </w:pPr>
          </w:p>
        </w:tc>
      </w:tr>
      <w:tr w:rsidR="00393D46" w14:paraId="5E39BF9A" w14:textId="77777777" w:rsidTr="007B3F1A">
        <w:tblPrEx>
          <w:jc w:val="left"/>
          <w:tblCellMar>
            <w:top w:w="0" w:type="dxa"/>
            <w:left w:w="108" w:type="dxa"/>
            <w:bottom w:w="0" w:type="dxa"/>
            <w:right w:w="108" w:type="dxa"/>
          </w:tblCellMar>
          <w:tblPrExChange w:id="3078"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079" w:author="Arnob Alam" w:date="2025-02-04T15:58:00Z"/>
          <w:trPrChange w:id="3080"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081" w:author="Arnob Alam" w:date="2025-02-04T16:00:00Z" w16du:dateUtc="2025-02-04T21:00:00Z">
              <w:tcPr>
                <w:tcW w:w="0" w:type="auto"/>
                <w:gridSpan w:val="2"/>
                <w:tcMar>
                  <w:top w:w="15" w:type="dxa"/>
                  <w:left w:w="15" w:type="dxa"/>
                  <w:bottom w:w="15" w:type="dxa"/>
                  <w:right w:w="15" w:type="dxa"/>
                </w:tcMar>
                <w:vAlign w:val="center"/>
                <w:hideMark/>
              </w:tcPr>
            </w:tcPrChange>
          </w:tcPr>
          <w:p w14:paraId="1110F049" w14:textId="77777777" w:rsidR="00393D46" w:rsidRDefault="00393D46">
            <w:pPr>
              <w:jc w:val="center"/>
              <w:rPr>
                <w:ins w:id="3082" w:author="Arnob Alam" w:date="2025-02-04T15:58:00Z" w16du:dateUtc="2025-02-04T20:58:00Z"/>
                <w:rFonts w:eastAsia="Times New Roman"/>
              </w:rPr>
              <w:pPrChange w:id="3083" w:author="Arnob Alam" w:date="2025-02-04T16:00:00Z" w16du:dateUtc="2025-02-04T21:00:00Z">
                <w:pPr/>
              </w:pPrChange>
            </w:pPr>
            <w:ins w:id="3084" w:author="Arnob Alam" w:date="2025-02-04T15:58:00Z" w16du:dateUtc="2025-02-04T20:58:00Z">
              <w:r>
                <w:rPr>
                  <w:rFonts w:eastAsia="Times New Roman"/>
                </w:rPr>
                <w:t>Tenor 8Y</w:t>
              </w:r>
            </w:ins>
          </w:p>
        </w:tc>
        <w:tc>
          <w:tcPr>
            <w:tcW w:w="0" w:type="auto"/>
            <w:gridSpan w:val="2"/>
            <w:tcMar>
              <w:top w:w="15" w:type="dxa"/>
              <w:left w:w="15" w:type="dxa"/>
              <w:bottom w:w="15" w:type="dxa"/>
              <w:right w:w="15" w:type="dxa"/>
            </w:tcMar>
            <w:hideMark/>
            <w:tcPrChange w:id="3085" w:author="Arnob Alam" w:date="2025-02-04T16:00:00Z" w16du:dateUtc="2025-02-04T21:00:00Z">
              <w:tcPr>
                <w:tcW w:w="0" w:type="auto"/>
                <w:gridSpan w:val="2"/>
                <w:tcMar>
                  <w:top w:w="15" w:type="dxa"/>
                  <w:left w:w="15" w:type="dxa"/>
                  <w:bottom w:w="15" w:type="dxa"/>
                  <w:right w:w="15" w:type="dxa"/>
                </w:tcMar>
                <w:vAlign w:val="center"/>
                <w:hideMark/>
              </w:tcPr>
            </w:tcPrChange>
          </w:tcPr>
          <w:p w14:paraId="51DED245" w14:textId="77777777" w:rsidR="00393D46" w:rsidRDefault="00393D46">
            <w:pPr>
              <w:jc w:val="center"/>
              <w:rPr>
                <w:ins w:id="3086" w:author="Arnob Alam" w:date="2025-02-04T15:58:00Z" w16du:dateUtc="2025-02-04T20:58:00Z"/>
                <w:rFonts w:eastAsia="Times New Roman"/>
              </w:rPr>
              <w:pPrChange w:id="3087" w:author="Arnob Alam" w:date="2025-02-04T16:00:00Z" w16du:dateUtc="2025-02-04T21:00:00Z">
                <w:pPr/>
              </w:pPrChange>
            </w:pPr>
          </w:p>
        </w:tc>
        <w:tc>
          <w:tcPr>
            <w:tcW w:w="0" w:type="auto"/>
            <w:tcMar>
              <w:top w:w="15" w:type="dxa"/>
              <w:left w:w="15" w:type="dxa"/>
              <w:bottom w:w="15" w:type="dxa"/>
              <w:right w:w="15" w:type="dxa"/>
            </w:tcMar>
            <w:hideMark/>
            <w:tcPrChange w:id="3088" w:author="Arnob Alam" w:date="2025-02-04T16:00:00Z" w16du:dateUtc="2025-02-04T21:00:00Z">
              <w:tcPr>
                <w:tcW w:w="0" w:type="auto"/>
                <w:gridSpan w:val="2"/>
                <w:tcMar>
                  <w:top w:w="15" w:type="dxa"/>
                  <w:left w:w="15" w:type="dxa"/>
                  <w:bottom w:w="15" w:type="dxa"/>
                  <w:right w:w="15" w:type="dxa"/>
                </w:tcMar>
                <w:vAlign w:val="center"/>
                <w:hideMark/>
              </w:tcPr>
            </w:tcPrChange>
          </w:tcPr>
          <w:p w14:paraId="6C359248" w14:textId="77777777" w:rsidR="00393D46" w:rsidRDefault="00393D46" w:rsidP="007B3F1A">
            <w:pPr>
              <w:jc w:val="center"/>
              <w:rPr>
                <w:ins w:id="3089" w:author="Arnob Alam" w:date="2025-02-04T15:58:00Z" w16du:dateUtc="2025-02-04T20:58:00Z"/>
                <w:rFonts w:eastAsia="Times New Roman"/>
              </w:rPr>
            </w:pPr>
            <w:ins w:id="3090" w:author="Arnob Alam" w:date="2025-02-04T15:58:00Z" w16du:dateUtc="2025-02-04T20:58:00Z">
              <w:r>
                <w:rPr>
                  <w:rFonts w:eastAsia="Times New Roman"/>
                </w:rPr>
                <w:t>-0.067</w:t>
              </w:r>
              <w:r>
                <w:rPr>
                  <w:rFonts w:eastAsia="Times New Roman"/>
                  <w:vertAlign w:val="superscript"/>
                </w:rPr>
                <w:t>***</w:t>
              </w:r>
            </w:ins>
          </w:p>
        </w:tc>
      </w:tr>
      <w:tr w:rsidR="00393D46" w14:paraId="7F72A8AB" w14:textId="77777777" w:rsidTr="007B3F1A">
        <w:tblPrEx>
          <w:jc w:val="left"/>
          <w:tblCellMar>
            <w:top w:w="0" w:type="dxa"/>
            <w:left w:w="108" w:type="dxa"/>
            <w:bottom w:w="0" w:type="dxa"/>
            <w:right w:w="108" w:type="dxa"/>
          </w:tblCellMar>
          <w:tblPrExChange w:id="3091"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092" w:author="Arnob Alam" w:date="2025-02-04T15:58:00Z"/>
          <w:trPrChange w:id="3093"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094" w:author="Arnob Alam" w:date="2025-02-04T16:00:00Z" w16du:dateUtc="2025-02-04T21:00:00Z">
              <w:tcPr>
                <w:tcW w:w="0" w:type="auto"/>
                <w:gridSpan w:val="2"/>
                <w:tcMar>
                  <w:top w:w="15" w:type="dxa"/>
                  <w:left w:w="15" w:type="dxa"/>
                  <w:bottom w:w="15" w:type="dxa"/>
                  <w:right w:w="15" w:type="dxa"/>
                </w:tcMar>
                <w:vAlign w:val="center"/>
                <w:hideMark/>
              </w:tcPr>
            </w:tcPrChange>
          </w:tcPr>
          <w:p w14:paraId="687862EA" w14:textId="77777777" w:rsidR="00393D46" w:rsidRDefault="00393D46">
            <w:pPr>
              <w:jc w:val="center"/>
              <w:rPr>
                <w:ins w:id="3095" w:author="Arnob Alam" w:date="2025-02-04T15:58:00Z" w16du:dateUtc="2025-02-04T20:58:00Z"/>
                <w:rFonts w:eastAsia="Times New Roman"/>
              </w:rPr>
              <w:pPrChange w:id="3096" w:author="Arnob Alam" w:date="2025-02-04T16:00:00Z" w16du:dateUtc="2025-02-04T21:00:00Z">
                <w:pPr/>
              </w:pPrChange>
            </w:pPr>
          </w:p>
        </w:tc>
        <w:tc>
          <w:tcPr>
            <w:tcW w:w="0" w:type="auto"/>
            <w:gridSpan w:val="2"/>
            <w:tcMar>
              <w:top w:w="15" w:type="dxa"/>
              <w:left w:w="15" w:type="dxa"/>
              <w:bottom w:w="15" w:type="dxa"/>
              <w:right w:w="15" w:type="dxa"/>
            </w:tcMar>
            <w:hideMark/>
            <w:tcPrChange w:id="3097" w:author="Arnob Alam" w:date="2025-02-04T16:00:00Z" w16du:dateUtc="2025-02-04T21:00:00Z">
              <w:tcPr>
                <w:tcW w:w="0" w:type="auto"/>
                <w:gridSpan w:val="2"/>
                <w:tcMar>
                  <w:top w:w="15" w:type="dxa"/>
                  <w:left w:w="15" w:type="dxa"/>
                  <w:bottom w:w="15" w:type="dxa"/>
                  <w:right w:w="15" w:type="dxa"/>
                </w:tcMar>
                <w:vAlign w:val="center"/>
                <w:hideMark/>
              </w:tcPr>
            </w:tcPrChange>
          </w:tcPr>
          <w:p w14:paraId="6D77A164" w14:textId="77777777" w:rsidR="00393D46" w:rsidRDefault="00393D46">
            <w:pPr>
              <w:jc w:val="center"/>
              <w:rPr>
                <w:ins w:id="3098" w:author="Arnob Alam" w:date="2025-02-04T15:58:00Z" w16du:dateUtc="2025-02-04T20:58:00Z"/>
                <w:rFonts w:eastAsia="Times New Roman"/>
                <w:sz w:val="20"/>
                <w:szCs w:val="20"/>
              </w:rPr>
              <w:pPrChange w:id="3099" w:author="Arnob Alam" w:date="2025-02-04T16:00:00Z" w16du:dateUtc="2025-02-04T21:00:00Z">
                <w:pPr/>
              </w:pPrChange>
            </w:pPr>
          </w:p>
        </w:tc>
        <w:tc>
          <w:tcPr>
            <w:tcW w:w="0" w:type="auto"/>
            <w:tcMar>
              <w:top w:w="15" w:type="dxa"/>
              <w:left w:w="15" w:type="dxa"/>
              <w:bottom w:w="15" w:type="dxa"/>
              <w:right w:w="15" w:type="dxa"/>
            </w:tcMar>
            <w:hideMark/>
            <w:tcPrChange w:id="3100" w:author="Arnob Alam" w:date="2025-02-04T16:00:00Z" w16du:dateUtc="2025-02-04T21:00:00Z">
              <w:tcPr>
                <w:tcW w:w="0" w:type="auto"/>
                <w:gridSpan w:val="2"/>
                <w:tcMar>
                  <w:top w:w="15" w:type="dxa"/>
                  <w:left w:w="15" w:type="dxa"/>
                  <w:bottom w:w="15" w:type="dxa"/>
                  <w:right w:w="15" w:type="dxa"/>
                </w:tcMar>
                <w:vAlign w:val="center"/>
                <w:hideMark/>
              </w:tcPr>
            </w:tcPrChange>
          </w:tcPr>
          <w:p w14:paraId="2177793C" w14:textId="77777777" w:rsidR="00393D46" w:rsidRDefault="00393D46" w:rsidP="007B3F1A">
            <w:pPr>
              <w:jc w:val="center"/>
              <w:rPr>
                <w:ins w:id="3101" w:author="Arnob Alam" w:date="2025-02-04T15:58:00Z" w16du:dateUtc="2025-02-04T20:58:00Z"/>
                <w:rFonts w:eastAsia="Times New Roman"/>
              </w:rPr>
            </w:pPr>
            <w:ins w:id="3102" w:author="Arnob Alam" w:date="2025-02-04T15:58:00Z" w16du:dateUtc="2025-02-04T20:58:00Z">
              <w:r>
                <w:rPr>
                  <w:rFonts w:eastAsia="Times New Roman"/>
                </w:rPr>
                <w:t>(0.024)</w:t>
              </w:r>
            </w:ins>
          </w:p>
        </w:tc>
      </w:tr>
      <w:tr w:rsidR="00393D46" w14:paraId="1DB20387" w14:textId="77777777" w:rsidTr="007B3F1A">
        <w:tblPrEx>
          <w:jc w:val="left"/>
          <w:tblCellMar>
            <w:top w:w="0" w:type="dxa"/>
            <w:left w:w="108" w:type="dxa"/>
            <w:bottom w:w="0" w:type="dxa"/>
            <w:right w:w="108" w:type="dxa"/>
          </w:tblCellMar>
          <w:tblPrExChange w:id="3103"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104" w:author="Arnob Alam" w:date="2025-02-04T15:58:00Z"/>
          <w:trPrChange w:id="3105"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106" w:author="Arnob Alam" w:date="2025-02-04T16:00:00Z" w16du:dateUtc="2025-02-04T21:00:00Z">
              <w:tcPr>
                <w:tcW w:w="0" w:type="auto"/>
                <w:gridSpan w:val="2"/>
                <w:tcMar>
                  <w:top w:w="15" w:type="dxa"/>
                  <w:left w:w="15" w:type="dxa"/>
                  <w:bottom w:w="15" w:type="dxa"/>
                  <w:right w:w="15" w:type="dxa"/>
                </w:tcMar>
                <w:vAlign w:val="center"/>
                <w:hideMark/>
              </w:tcPr>
            </w:tcPrChange>
          </w:tcPr>
          <w:p w14:paraId="6CBD98F6" w14:textId="77777777" w:rsidR="00393D46" w:rsidRDefault="00393D46">
            <w:pPr>
              <w:jc w:val="center"/>
              <w:rPr>
                <w:ins w:id="3107" w:author="Arnob Alam" w:date="2025-02-04T15:58:00Z" w16du:dateUtc="2025-02-04T20:58:00Z"/>
                <w:rFonts w:eastAsia="Times New Roman"/>
              </w:rPr>
              <w:pPrChange w:id="3108" w:author="Arnob Alam" w:date="2025-02-04T16:00:00Z" w16du:dateUtc="2025-02-04T21:00:00Z">
                <w:pPr/>
              </w:pPrChange>
            </w:pPr>
          </w:p>
        </w:tc>
        <w:tc>
          <w:tcPr>
            <w:tcW w:w="0" w:type="auto"/>
            <w:gridSpan w:val="2"/>
            <w:tcMar>
              <w:top w:w="15" w:type="dxa"/>
              <w:left w:w="15" w:type="dxa"/>
              <w:bottom w:w="15" w:type="dxa"/>
              <w:right w:w="15" w:type="dxa"/>
            </w:tcMar>
            <w:hideMark/>
            <w:tcPrChange w:id="3109" w:author="Arnob Alam" w:date="2025-02-04T16:00:00Z" w16du:dateUtc="2025-02-04T21:00:00Z">
              <w:tcPr>
                <w:tcW w:w="0" w:type="auto"/>
                <w:gridSpan w:val="2"/>
                <w:tcMar>
                  <w:top w:w="15" w:type="dxa"/>
                  <w:left w:w="15" w:type="dxa"/>
                  <w:bottom w:w="15" w:type="dxa"/>
                  <w:right w:w="15" w:type="dxa"/>
                </w:tcMar>
                <w:vAlign w:val="center"/>
                <w:hideMark/>
              </w:tcPr>
            </w:tcPrChange>
          </w:tcPr>
          <w:p w14:paraId="40A20456" w14:textId="77777777" w:rsidR="00393D46" w:rsidRDefault="00393D46">
            <w:pPr>
              <w:jc w:val="center"/>
              <w:rPr>
                <w:ins w:id="3110" w:author="Arnob Alam" w:date="2025-02-04T15:58:00Z" w16du:dateUtc="2025-02-04T20:58:00Z"/>
                <w:rFonts w:eastAsia="Times New Roman"/>
                <w:sz w:val="20"/>
                <w:szCs w:val="20"/>
              </w:rPr>
              <w:pPrChange w:id="3111" w:author="Arnob Alam" w:date="2025-02-04T16:00:00Z" w16du:dateUtc="2025-02-04T21:00:00Z">
                <w:pPr/>
              </w:pPrChange>
            </w:pPr>
          </w:p>
        </w:tc>
        <w:tc>
          <w:tcPr>
            <w:tcW w:w="0" w:type="auto"/>
            <w:tcMar>
              <w:top w:w="15" w:type="dxa"/>
              <w:left w:w="15" w:type="dxa"/>
              <w:bottom w:w="15" w:type="dxa"/>
              <w:right w:w="15" w:type="dxa"/>
            </w:tcMar>
            <w:hideMark/>
            <w:tcPrChange w:id="3112" w:author="Arnob Alam" w:date="2025-02-04T16:00:00Z" w16du:dateUtc="2025-02-04T21:00:00Z">
              <w:tcPr>
                <w:tcW w:w="0" w:type="auto"/>
                <w:gridSpan w:val="2"/>
                <w:tcMar>
                  <w:top w:w="15" w:type="dxa"/>
                  <w:left w:w="15" w:type="dxa"/>
                  <w:bottom w:w="15" w:type="dxa"/>
                  <w:right w:w="15" w:type="dxa"/>
                </w:tcMar>
                <w:vAlign w:val="center"/>
                <w:hideMark/>
              </w:tcPr>
            </w:tcPrChange>
          </w:tcPr>
          <w:p w14:paraId="228D3188" w14:textId="77777777" w:rsidR="00393D46" w:rsidRDefault="00393D46">
            <w:pPr>
              <w:jc w:val="center"/>
              <w:rPr>
                <w:ins w:id="3113" w:author="Arnob Alam" w:date="2025-02-04T15:58:00Z" w16du:dateUtc="2025-02-04T20:58:00Z"/>
                <w:rFonts w:eastAsia="Times New Roman"/>
                <w:sz w:val="20"/>
                <w:szCs w:val="20"/>
              </w:rPr>
              <w:pPrChange w:id="3114" w:author="Arnob Alam" w:date="2025-02-04T16:00:00Z" w16du:dateUtc="2025-02-04T21:00:00Z">
                <w:pPr/>
              </w:pPrChange>
            </w:pPr>
          </w:p>
        </w:tc>
      </w:tr>
      <w:tr w:rsidR="00393D46" w14:paraId="6DC962E2" w14:textId="77777777" w:rsidTr="007B3F1A">
        <w:tblPrEx>
          <w:jc w:val="left"/>
          <w:tblCellMar>
            <w:top w:w="0" w:type="dxa"/>
            <w:left w:w="108" w:type="dxa"/>
            <w:bottom w:w="0" w:type="dxa"/>
            <w:right w:w="108" w:type="dxa"/>
          </w:tblCellMar>
          <w:tblPrExChange w:id="3115"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116" w:author="Arnob Alam" w:date="2025-02-04T15:58:00Z"/>
          <w:trPrChange w:id="3117"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118" w:author="Arnob Alam" w:date="2025-02-04T16:00:00Z" w16du:dateUtc="2025-02-04T21:00:00Z">
              <w:tcPr>
                <w:tcW w:w="0" w:type="auto"/>
                <w:gridSpan w:val="2"/>
                <w:tcMar>
                  <w:top w:w="15" w:type="dxa"/>
                  <w:left w:w="15" w:type="dxa"/>
                  <w:bottom w:w="15" w:type="dxa"/>
                  <w:right w:w="15" w:type="dxa"/>
                </w:tcMar>
                <w:vAlign w:val="center"/>
                <w:hideMark/>
              </w:tcPr>
            </w:tcPrChange>
          </w:tcPr>
          <w:p w14:paraId="513E12B5" w14:textId="77777777" w:rsidR="00393D46" w:rsidRDefault="00393D46">
            <w:pPr>
              <w:jc w:val="center"/>
              <w:rPr>
                <w:ins w:id="3119" w:author="Arnob Alam" w:date="2025-02-04T15:58:00Z" w16du:dateUtc="2025-02-04T20:58:00Z"/>
                <w:rFonts w:eastAsia="Times New Roman"/>
              </w:rPr>
              <w:pPrChange w:id="3120" w:author="Arnob Alam" w:date="2025-02-04T16:00:00Z" w16du:dateUtc="2025-02-04T21:00:00Z">
                <w:pPr/>
              </w:pPrChange>
            </w:pPr>
            <w:ins w:id="3121" w:author="Arnob Alam" w:date="2025-02-04T15:58:00Z" w16du:dateUtc="2025-02-04T20:58:00Z">
              <w:r>
                <w:rPr>
                  <w:rFonts w:eastAsia="Times New Roman"/>
                </w:rPr>
                <w:t>Tenor 9Y</w:t>
              </w:r>
            </w:ins>
          </w:p>
        </w:tc>
        <w:tc>
          <w:tcPr>
            <w:tcW w:w="0" w:type="auto"/>
            <w:gridSpan w:val="2"/>
            <w:tcMar>
              <w:top w:w="15" w:type="dxa"/>
              <w:left w:w="15" w:type="dxa"/>
              <w:bottom w:w="15" w:type="dxa"/>
              <w:right w:w="15" w:type="dxa"/>
            </w:tcMar>
            <w:hideMark/>
            <w:tcPrChange w:id="3122" w:author="Arnob Alam" w:date="2025-02-04T16:00:00Z" w16du:dateUtc="2025-02-04T21:00:00Z">
              <w:tcPr>
                <w:tcW w:w="0" w:type="auto"/>
                <w:gridSpan w:val="2"/>
                <w:tcMar>
                  <w:top w:w="15" w:type="dxa"/>
                  <w:left w:w="15" w:type="dxa"/>
                  <w:bottom w:w="15" w:type="dxa"/>
                  <w:right w:w="15" w:type="dxa"/>
                </w:tcMar>
                <w:vAlign w:val="center"/>
                <w:hideMark/>
              </w:tcPr>
            </w:tcPrChange>
          </w:tcPr>
          <w:p w14:paraId="55607A3A" w14:textId="77777777" w:rsidR="00393D46" w:rsidRDefault="00393D46">
            <w:pPr>
              <w:jc w:val="center"/>
              <w:rPr>
                <w:ins w:id="3123" w:author="Arnob Alam" w:date="2025-02-04T15:58:00Z" w16du:dateUtc="2025-02-04T20:58:00Z"/>
                <w:rFonts w:eastAsia="Times New Roman"/>
              </w:rPr>
              <w:pPrChange w:id="3124" w:author="Arnob Alam" w:date="2025-02-04T16:00:00Z" w16du:dateUtc="2025-02-04T21:00:00Z">
                <w:pPr/>
              </w:pPrChange>
            </w:pPr>
          </w:p>
        </w:tc>
        <w:tc>
          <w:tcPr>
            <w:tcW w:w="0" w:type="auto"/>
            <w:tcMar>
              <w:top w:w="15" w:type="dxa"/>
              <w:left w:w="15" w:type="dxa"/>
              <w:bottom w:w="15" w:type="dxa"/>
              <w:right w:w="15" w:type="dxa"/>
            </w:tcMar>
            <w:hideMark/>
            <w:tcPrChange w:id="3125" w:author="Arnob Alam" w:date="2025-02-04T16:00:00Z" w16du:dateUtc="2025-02-04T21:00:00Z">
              <w:tcPr>
                <w:tcW w:w="0" w:type="auto"/>
                <w:gridSpan w:val="2"/>
                <w:tcMar>
                  <w:top w:w="15" w:type="dxa"/>
                  <w:left w:w="15" w:type="dxa"/>
                  <w:bottom w:w="15" w:type="dxa"/>
                  <w:right w:w="15" w:type="dxa"/>
                </w:tcMar>
                <w:vAlign w:val="center"/>
                <w:hideMark/>
              </w:tcPr>
            </w:tcPrChange>
          </w:tcPr>
          <w:p w14:paraId="713DE00E" w14:textId="77777777" w:rsidR="00393D46" w:rsidRDefault="00393D46" w:rsidP="007B3F1A">
            <w:pPr>
              <w:jc w:val="center"/>
              <w:rPr>
                <w:ins w:id="3126" w:author="Arnob Alam" w:date="2025-02-04T15:58:00Z" w16du:dateUtc="2025-02-04T20:58:00Z"/>
                <w:rFonts w:eastAsia="Times New Roman"/>
              </w:rPr>
            </w:pPr>
            <w:ins w:id="3127" w:author="Arnob Alam" w:date="2025-02-04T15:58:00Z" w16du:dateUtc="2025-02-04T20:58:00Z">
              <w:r>
                <w:rPr>
                  <w:rFonts w:eastAsia="Times New Roman"/>
                </w:rPr>
                <w:t>-0.074</w:t>
              </w:r>
              <w:r>
                <w:rPr>
                  <w:rFonts w:eastAsia="Times New Roman"/>
                  <w:vertAlign w:val="superscript"/>
                </w:rPr>
                <w:t>***</w:t>
              </w:r>
            </w:ins>
          </w:p>
        </w:tc>
      </w:tr>
      <w:tr w:rsidR="00393D46" w14:paraId="4047F8AC" w14:textId="77777777" w:rsidTr="007B3F1A">
        <w:tblPrEx>
          <w:jc w:val="left"/>
          <w:tblCellMar>
            <w:top w:w="0" w:type="dxa"/>
            <w:left w:w="108" w:type="dxa"/>
            <w:bottom w:w="0" w:type="dxa"/>
            <w:right w:w="108" w:type="dxa"/>
          </w:tblCellMar>
          <w:tblPrExChange w:id="3128"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129" w:author="Arnob Alam" w:date="2025-02-04T15:58:00Z"/>
          <w:trPrChange w:id="3130"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131" w:author="Arnob Alam" w:date="2025-02-04T16:00:00Z" w16du:dateUtc="2025-02-04T21:00:00Z">
              <w:tcPr>
                <w:tcW w:w="0" w:type="auto"/>
                <w:gridSpan w:val="2"/>
                <w:tcMar>
                  <w:top w:w="15" w:type="dxa"/>
                  <w:left w:w="15" w:type="dxa"/>
                  <w:bottom w:w="15" w:type="dxa"/>
                  <w:right w:w="15" w:type="dxa"/>
                </w:tcMar>
                <w:vAlign w:val="center"/>
                <w:hideMark/>
              </w:tcPr>
            </w:tcPrChange>
          </w:tcPr>
          <w:p w14:paraId="61E36439" w14:textId="77777777" w:rsidR="00393D46" w:rsidRDefault="00393D46">
            <w:pPr>
              <w:jc w:val="center"/>
              <w:rPr>
                <w:ins w:id="3132" w:author="Arnob Alam" w:date="2025-02-04T15:58:00Z" w16du:dateUtc="2025-02-04T20:58:00Z"/>
                <w:rFonts w:eastAsia="Times New Roman"/>
              </w:rPr>
              <w:pPrChange w:id="3133" w:author="Arnob Alam" w:date="2025-02-04T16:00:00Z" w16du:dateUtc="2025-02-04T21:00:00Z">
                <w:pPr/>
              </w:pPrChange>
            </w:pPr>
          </w:p>
        </w:tc>
        <w:tc>
          <w:tcPr>
            <w:tcW w:w="0" w:type="auto"/>
            <w:gridSpan w:val="2"/>
            <w:tcMar>
              <w:top w:w="15" w:type="dxa"/>
              <w:left w:w="15" w:type="dxa"/>
              <w:bottom w:w="15" w:type="dxa"/>
              <w:right w:w="15" w:type="dxa"/>
            </w:tcMar>
            <w:hideMark/>
            <w:tcPrChange w:id="3134" w:author="Arnob Alam" w:date="2025-02-04T16:00:00Z" w16du:dateUtc="2025-02-04T21:00:00Z">
              <w:tcPr>
                <w:tcW w:w="0" w:type="auto"/>
                <w:gridSpan w:val="2"/>
                <w:tcMar>
                  <w:top w:w="15" w:type="dxa"/>
                  <w:left w:w="15" w:type="dxa"/>
                  <w:bottom w:w="15" w:type="dxa"/>
                  <w:right w:w="15" w:type="dxa"/>
                </w:tcMar>
                <w:vAlign w:val="center"/>
                <w:hideMark/>
              </w:tcPr>
            </w:tcPrChange>
          </w:tcPr>
          <w:p w14:paraId="6B88BCBD" w14:textId="77777777" w:rsidR="00393D46" w:rsidRDefault="00393D46">
            <w:pPr>
              <w:jc w:val="center"/>
              <w:rPr>
                <w:ins w:id="3135" w:author="Arnob Alam" w:date="2025-02-04T15:58:00Z" w16du:dateUtc="2025-02-04T20:58:00Z"/>
                <w:rFonts w:eastAsia="Times New Roman"/>
                <w:sz w:val="20"/>
                <w:szCs w:val="20"/>
              </w:rPr>
              <w:pPrChange w:id="3136" w:author="Arnob Alam" w:date="2025-02-04T16:00:00Z" w16du:dateUtc="2025-02-04T21:00:00Z">
                <w:pPr/>
              </w:pPrChange>
            </w:pPr>
          </w:p>
        </w:tc>
        <w:tc>
          <w:tcPr>
            <w:tcW w:w="0" w:type="auto"/>
            <w:tcMar>
              <w:top w:w="15" w:type="dxa"/>
              <w:left w:w="15" w:type="dxa"/>
              <w:bottom w:w="15" w:type="dxa"/>
              <w:right w:w="15" w:type="dxa"/>
            </w:tcMar>
            <w:hideMark/>
            <w:tcPrChange w:id="3137" w:author="Arnob Alam" w:date="2025-02-04T16:00:00Z" w16du:dateUtc="2025-02-04T21:00:00Z">
              <w:tcPr>
                <w:tcW w:w="0" w:type="auto"/>
                <w:gridSpan w:val="2"/>
                <w:tcMar>
                  <w:top w:w="15" w:type="dxa"/>
                  <w:left w:w="15" w:type="dxa"/>
                  <w:bottom w:w="15" w:type="dxa"/>
                  <w:right w:w="15" w:type="dxa"/>
                </w:tcMar>
                <w:vAlign w:val="center"/>
                <w:hideMark/>
              </w:tcPr>
            </w:tcPrChange>
          </w:tcPr>
          <w:p w14:paraId="77BD9D49" w14:textId="77777777" w:rsidR="00393D46" w:rsidRDefault="00393D46" w:rsidP="007B3F1A">
            <w:pPr>
              <w:jc w:val="center"/>
              <w:rPr>
                <w:ins w:id="3138" w:author="Arnob Alam" w:date="2025-02-04T15:58:00Z" w16du:dateUtc="2025-02-04T20:58:00Z"/>
                <w:rFonts w:eastAsia="Times New Roman"/>
              </w:rPr>
            </w:pPr>
            <w:ins w:id="3139" w:author="Arnob Alam" w:date="2025-02-04T15:58:00Z" w16du:dateUtc="2025-02-04T20:58:00Z">
              <w:r>
                <w:rPr>
                  <w:rFonts w:eastAsia="Times New Roman"/>
                </w:rPr>
                <w:t>(0.024)</w:t>
              </w:r>
            </w:ins>
          </w:p>
        </w:tc>
      </w:tr>
      <w:tr w:rsidR="00393D46" w14:paraId="22B126C6" w14:textId="77777777" w:rsidTr="007B3F1A">
        <w:tblPrEx>
          <w:jc w:val="left"/>
          <w:tblCellMar>
            <w:top w:w="0" w:type="dxa"/>
            <w:left w:w="108" w:type="dxa"/>
            <w:bottom w:w="0" w:type="dxa"/>
            <w:right w:w="108" w:type="dxa"/>
          </w:tblCellMar>
          <w:tblPrExChange w:id="3140"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141" w:author="Arnob Alam" w:date="2025-02-04T15:58:00Z"/>
          <w:trPrChange w:id="3142"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143" w:author="Arnob Alam" w:date="2025-02-04T16:00:00Z" w16du:dateUtc="2025-02-04T21:00:00Z">
              <w:tcPr>
                <w:tcW w:w="0" w:type="auto"/>
                <w:gridSpan w:val="2"/>
                <w:tcMar>
                  <w:top w:w="15" w:type="dxa"/>
                  <w:left w:w="15" w:type="dxa"/>
                  <w:bottom w:w="15" w:type="dxa"/>
                  <w:right w:w="15" w:type="dxa"/>
                </w:tcMar>
                <w:vAlign w:val="center"/>
                <w:hideMark/>
              </w:tcPr>
            </w:tcPrChange>
          </w:tcPr>
          <w:p w14:paraId="241BC1C4" w14:textId="77777777" w:rsidR="00393D46" w:rsidRDefault="00393D46">
            <w:pPr>
              <w:jc w:val="center"/>
              <w:rPr>
                <w:ins w:id="3144" w:author="Arnob Alam" w:date="2025-02-04T15:58:00Z" w16du:dateUtc="2025-02-04T20:58:00Z"/>
                <w:rFonts w:eastAsia="Times New Roman"/>
              </w:rPr>
              <w:pPrChange w:id="3145" w:author="Arnob Alam" w:date="2025-02-04T16:00:00Z" w16du:dateUtc="2025-02-04T21:00:00Z">
                <w:pPr/>
              </w:pPrChange>
            </w:pPr>
          </w:p>
        </w:tc>
        <w:tc>
          <w:tcPr>
            <w:tcW w:w="0" w:type="auto"/>
            <w:gridSpan w:val="2"/>
            <w:tcMar>
              <w:top w:w="15" w:type="dxa"/>
              <w:left w:w="15" w:type="dxa"/>
              <w:bottom w:w="15" w:type="dxa"/>
              <w:right w:w="15" w:type="dxa"/>
            </w:tcMar>
            <w:hideMark/>
            <w:tcPrChange w:id="3146" w:author="Arnob Alam" w:date="2025-02-04T16:00:00Z" w16du:dateUtc="2025-02-04T21:00:00Z">
              <w:tcPr>
                <w:tcW w:w="0" w:type="auto"/>
                <w:gridSpan w:val="2"/>
                <w:tcMar>
                  <w:top w:w="15" w:type="dxa"/>
                  <w:left w:w="15" w:type="dxa"/>
                  <w:bottom w:w="15" w:type="dxa"/>
                  <w:right w:w="15" w:type="dxa"/>
                </w:tcMar>
                <w:vAlign w:val="center"/>
                <w:hideMark/>
              </w:tcPr>
            </w:tcPrChange>
          </w:tcPr>
          <w:p w14:paraId="57E54987" w14:textId="77777777" w:rsidR="00393D46" w:rsidRDefault="00393D46">
            <w:pPr>
              <w:jc w:val="center"/>
              <w:rPr>
                <w:ins w:id="3147" w:author="Arnob Alam" w:date="2025-02-04T15:58:00Z" w16du:dateUtc="2025-02-04T20:58:00Z"/>
                <w:rFonts w:eastAsia="Times New Roman"/>
                <w:sz w:val="20"/>
                <w:szCs w:val="20"/>
              </w:rPr>
              <w:pPrChange w:id="3148" w:author="Arnob Alam" w:date="2025-02-04T16:00:00Z" w16du:dateUtc="2025-02-04T21:00:00Z">
                <w:pPr/>
              </w:pPrChange>
            </w:pPr>
          </w:p>
        </w:tc>
        <w:tc>
          <w:tcPr>
            <w:tcW w:w="0" w:type="auto"/>
            <w:tcMar>
              <w:top w:w="15" w:type="dxa"/>
              <w:left w:w="15" w:type="dxa"/>
              <w:bottom w:w="15" w:type="dxa"/>
              <w:right w:w="15" w:type="dxa"/>
            </w:tcMar>
            <w:hideMark/>
            <w:tcPrChange w:id="3149" w:author="Arnob Alam" w:date="2025-02-04T16:00:00Z" w16du:dateUtc="2025-02-04T21:00:00Z">
              <w:tcPr>
                <w:tcW w:w="0" w:type="auto"/>
                <w:gridSpan w:val="2"/>
                <w:tcMar>
                  <w:top w:w="15" w:type="dxa"/>
                  <w:left w:w="15" w:type="dxa"/>
                  <w:bottom w:w="15" w:type="dxa"/>
                  <w:right w:w="15" w:type="dxa"/>
                </w:tcMar>
                <w:vAlign w:val="center"/>
                <w:hideMark/>
              </w:tcPr>
            </w:tcPrChange>
          </w:tcPr>
          <w:p w14:paraId="1242AB45" w14:textId="77777777" w:rsidR="00393D46" w:rsidRDefault="00393D46">
            <w:pPr>
              <w:jc w:val="center"/>
              <w:rPr>
                <w:ins w:id="3150" w:author="Arnob Alam" w:date="2025-02-04T15:58:00Z" w16du:dateUtc="2025-02-04T20:58:00Z"/>
                <w:rFonts w:eastAsia="Times New Roman"/>
                <w:sz w:val="20"/>
                <w:szCs w:val="20"/>
              </w:rPr>
              <w:pPrChange w:id="3151" w:author="Arnob Alam" w:date="2025-02-04T16:00:00Z" w16du:dateUtc="2025-02-04T21:00:00Z">
                <w:pPr/>
              </w:pPrChange>
            </w:pPr>
          </w:p>
        </w:tc>
      </w:tr>
      <w:tr w:rsidR="00393D46" w14:paraId="444F1107" w14:textId="77777777" w:rsidTr="007B3F1A">
        <w:tblPrEx>
          <w:jc w:val="left"/>
          <w:tblCellMar>
            <w:top w:w="0" w:type="dxa"/>
            <w:left w:w="108" w:type="dxa"/>
            <w:bottom w:w="0" w:type="dxa"/>
            <w:right w:w="108" w:type="dxa"/>
          </w:tblCellMar>
          <w:tblPrExChange w:id="3152"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153" w:author="Arnob Alam" w:date="2025-02-04T15:58:00Z"/>
          <w:trPrChange w:id="3154"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155" w:author="Arnob Alam" w:date="2025-02-04T16:00:00Z" w16du:dateUtc="2025-02-04T21:00:00Z">
              <w:tcPr>
                <w:tcW w:w="0" w:type="auto"/>
                <w:gridSpan w:val="2"/>
                <w:tcMar>
                  <w:top w:w="15" w:type="dxa"/>
                  <w:left w:w="15" w:type="dxa"/>
                  <w:bottom w:w="15" w:type="dxa"/>
                  <w:right w:w="15" w:type="dxa"/>
                </w:tcMar>
                <w:vAlign w:val="center"/>
                <w:hideMark/>
              </w:tcPr>
            </w:tcPrChange>
          </w:tcPr>
          <w:p w14:paraId="01292FF5" w14:textId="77777777" w:rsidR="00393D46" w:rsidRDefault="00393D46">
            <w:pPr>
              <w:jc w:val="center"/>
              <w:rPr>
                <w:ins w:id="3156" w:author="Arnob Alam" w:date="2025-02-04T15:58:00Z" w16du:dateUtc="2025-02-04T20:58:00Z"/>
                <w:rFonts w:eastAsia="Times New Roman"/>
              </w:rPr>
              <w:pPrChange w:id="3157" w:author="Arnob Alam" w:date="2025-02-04T16:00:00Z" w16du:dateUtc="2025-02-04T21:00:00Z">
                <w:pPr/>
              </w:pPrChange>
            </w:pPr>
            <w:ins w:id="3158" w:author="Arnob Alam" w:date="2025-02-04T15:58:00Z" w16du:dateUtc="2025-02-04T20:58:00Z">
              <w:r>
                <w:rPr>
                  <w:rFonts w:eastAsia="Times New Roman"/>
                </w:rPr>
                <w:t>Group * period</w:t>
              </w:r>
            </w:ins>
          </w:p>
        </w:tc>
        <w:tc>
          <w:tcPr>
            <w:tcW w:w="0" w:type="auto"/>
            <w:gridSpan w:val="2"/>
            <w:tcMar>
              <w:top w:w="15" w:type="dxa"/>
              <w:left w:w="15" w:type="dxa"/>
              <w:bottom w:w="15" w:type="dxa"/>
              <w:right w:w="15" w:type="dxa"/>
            </w:tcMar>
            <w:hideMark/>
            <w:tcPrChange w:id="3159" w:author="Arnob Alam" w:date="2025-02-04T16:00:00Z" w16du:dateUtc="2025-02-04T21:00:00Z">
              <w:tcPr>
                <w:tcW w:w="0" w:type="auto"/>
                <w:gridSpan w:val="2"/>
                <w:tcMar>
                  <w:top w:w="15" w:type="dxa"/>
                  <w:left w:w="15" w:type="dxa"/>
                  <w:bottom w:w="15" w:type="dxa"/>
                  <w:right w:w="15" w:type="dxa"/>
                </w:tcMar>
                <w:vAlign w:val="center"/>
                <w:hideMark/>
              </w:tcPr>
            </w:tcPrChange>
          </w:tcPr>
          <w:p w14:paraId="24217C0F" w14:textId="77777777" w:rsidR="00393D46" w:rsidRDefault="00393D46" w:rsidP="007B3F1A">
            <w:pPr>
              <w:jc w:val="center"/>
              <w:rPr>
                <w:ins w:id="3160" w:author="Arnob Alam" w:date="2025-02-04T15:58:00Z" w16du:dateUtc="2025-02-04T20:58:00Z"/>
                <w:rFonts w:eastAsia="Times New Roman"/>
              </w:rPr>
            </w:pPr>
            <w:ins w:id="3161" w:author="Arnob Alam" w:date="2025-02-04T15:58:00Z" w16du:dateUtc="2025-02-04T20:58:00Z">
              <w:r>
                <w:rPr>
                  <w:rFonts w:eastAsia="Times New Roman"/>
                </w:rPr>
                <w:t>0.002</w:t>
              </w:r>
            </w:ins>
          </w:p>
        </w:tc>
        <w:tc>
          <w:tcPr>
            <w:tcW w:w="0" w:type="auto"/>
            <w:tcMar>
              <w:top w:w="15" w:type="dxa"/>
              <w:left w:w="15" w:type="dxa"/>
              <w:bottom w:w="15" w:type="dxa"/>
              <w:right w:w="15" w:type="dxa"/>
            </w:tcMar>
            <w:hideMark/>
            <w:tcPrChange w:id="3162" w:author="Arnob Alam" w:date="2025-02-04T16:00:00Z" w16du:dateUtc="2025-02-04T21:00:00Z">
              <w:tcPr>
                <w:tcW w:w="0" w:type="auto"/>
                <w:gridSpan w:val="2"/>
                <w:tcMar>
                  <w:top w:w="15" w:type="dxa"/>
                  <w:left w:w="15" w:type="dxa"/>
                  <w:bottom w:w="15" w:type="dxa"/>
                  <w:right w:w="15" w:type="dxa"/>
                </w:tcMar>
                <w:vAlign w:val="center"/>
                <w:hideMark/>
              </w:tcPr>
            </w:tcPrChange>
          </w:tcPr>
          <w:p w14:paraId="33A10BD1" w14:textId="77777777" w:rsidR="00393D46" w:rsidRDefault="00393D46" w:rsidP="007B3F1A">
            <w:pPr>
              <w:jc w:val="center"/>
              <w:rPr>
                <w:ins w:id="3163" w:author="Arnob Alam" w:date="2025-02-04T15:58:00Z" w16du:dateUtc="2025-02-04T20:58:00Z"/>
                <w:rFonts w:eastAsia="Times New Roman"/>
              </w:rPr>
            </w:pPr>
            <w:ins w:id="3164" w:author="Arnob Alam" w:date="2025-02-04T15:58:00Z" w16du:dateUtc="2025-02-04T20:58:00Z">
              <w:r>
                <w:rPr>
                  <w:rFonts w:eastAsia="Times New Roman"/>
                </w:rPr>
                <w:t>-0.006</w:t>
              </w:r>
            </w:ins>
          </w:p>
        </w:tc>
      </w:tr>
      <w:tr w:rsidR="00393D46" w14:paraId="2BFD4E69" w14:textId="77777777" w:rsidTr="007B3F1A">
        <w:tblPrEx>
          <w:jc w:val="left"/>
          <w:tblCellMar>
            <w:top w:w="0" w:type="dxa"/>
            <w:left w:w="108" w:type="dxa"/>
            <w:bottom w:w="0" w:type="dxa"/>
            <w:right w:w="108" w:type="dxa"/>
          </w:tblCellMar>
          <w:tblPrExChange w:id="3165"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166" w:author="Arnob Alam" w:date="2025-02-04T15:58:00Z"/>
          <w:trPrChange w:id="3167"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168" w:author="Arnob Alam" w:date="2025-02-04T16:00:00Z" w16du:dateUtc="2025-02-04T21:00:00Z">
              <w:tcPr>
                <w:tcW w:w="0" w:type="auto"/>
                <w:gridSpan w:val="2"/>
                <w:tcMar>
                  <w:top w:w="15" w:type="dxa"/>
                  <w:left w:w="15" w:type="dxa"/>
                  <w:bottom w:w="15" w:type="dxa"/>
                  <w:right w:w="15" w:type="dxa"/>
                </w:tcMar>
                <w:vAlign w:val="center"/>
                <w:hideMark/>
              </w:tcPr>
            </w:tcPrChange>
          </w:tcPr>
          <w:p w14:paraId="284D0F4D" w14:textId="77777777" w:rsidR="00393D46" w:rsidRDefault="00393D46">
            <w:pPr>
              <w:jc w:val="center"/>
              <w:rPr>
                <w:ins w:id="3169" w:author="Arnob Alam" w:date="2025-02-04T15:58:00Z" w16du:dateUtc="2025-02-04T20:58:00Z"/>
                <w:rFonts w:eastAsia="Times New Roman"/>
              </w:rPr>
              <w:pPrChange w:id="3170" w:author="Arnob Alam" w:date="2025-02-04T16:00:00Z" w16du:dateUtc="2025-02-04T21:00:00Z">
                <w:pPr/>
              </w:pPrChange>
            </w:pPr>
          </w:p>
        </w:tc>
        <w:tc>
          <w:tcPr>
            <w:tcW w:w="0" w:type="auto"/>
            <w:gridSpan w:val="2"/>
            <w:tcMar>
              <w:top w:w="15" w:type="dxa"/>
              <w:left w:w="15" w:type="dxa"/>
              <w:bottom w:w="15" w:type="dxa"/>
              <w:right w:w="15" w:type="dxa"/>
            </w:tcMar>
            <w:hideMark/>
            <w:tcPrChange w:id="3171" w:author="Arnob Alam" w:date="2025-02-04T16:00:00Z" w16du:dateUtc="2025-02-04T21:00:00Z">
              <w:tcPr>
                <w:tcW w:w="0" w:type="auto"/>
                <w:gridSpan w:val="2"/>
                <w:tcMar>
                  <w:top w:w="15" w:type="dxa"/>
                  <w:left w:w="15" w:type="dxa"/>
                  <w:bottom w:w="15" w:type="dxa"/>
                  <w:right w:w="15" w:type="dxa"/>
                </w:tcMar>
                <w:vAlign w:val="center"/>
                <w:hideMark/>
              </w:tcPr>
            </w:tcPrChange>
          </w:tcPr>
          <w:p w14:paraId="2F50BF5C" w14:textId="77777777" w:rsidR="00393D46" w:rsidRDefault="00393D46" w:rsidP="007B3F1A">
            <w:pPr>
              <w:jc w:val="center"/>
              <w:rPr>
                <w:ins w:id="3172" w:author="Arnob Alam" w:date="2025-02-04T15:58:00Z" w16du:dateUtc="2025-02-04T20:58:00Z"/>
                <w:rFonts w:eastAsia="Times New Roman"/>
              </w:rPr>
            </w:pPr>
            <w:ins w:id="3173" w:author="Arnob Alam" w:date="2025-02-04T15:58:00Z" w16du:dateUtc="2025-02-04T20:58:00Z">
              <w:r>
                <w:rPr>
                  <w:rFonts w:eastAsia="Times New Roman"/>
                </w:rPr>
                <w:t>(0.027)</w:t>
              </w:r>
            </w:ins>
          </w:p>
        </w:tc>
        <w:tc>
          <w:tcPr>
            <w:tcW w:w="0" w:type="auto"/>
            <w:tcMar>
              <w:top w:w="15" w:type="dxa"/>
              <w:left w:w="15" w:type="dxa"/>
              <w:bottom w:w="15" w:type="dxa"/>
              <w:right w:w="15" w:type="dxa"/>
            </w:tcMar>
            <w:hideMark/>
            <w:tcPrChange w:id="3174" w:author="Arnob Alam" w:date="2025-02-04T16:00:00Z" w16du:dateUtc="2025-02-04T21:00:00Z">
              <w:tcPr>
                <w:tcW w:w="0" w:type="auto"/>
                <w:gridSpan w:val="2"/>
                <w:tcMar>
                  <w:top w:w="15" w:type="dxa"/>
                  <w:left w:w="15" w:type="dxa"/>
                  <w:bottom w:w="15" w:type="dxa"/>
                  <w:right w:w="15" w:type="dxa"/>
                </w:tcMar>
                <w:vAlign w:val="center"/>
                <w:hideMark/>
              </w:tcPr>
            </w:tcPrChange>
          </w:tcPr>
          <w:p w14:paraId="47CA03B7" w14:textId="77777777" w:rsidR="00393D46" w:rsidRDefault="00393D46" w:rsidP="007B3F1A">
            <w:pPr>
              <w:jc w:val="center"/>
              <w:rPr>
                <w:ins w:id="3175" w:author="Arnob Alam" w:date="2025-02-04T15:58:00Z" w16du:dateUtc="2025-02-04T20:58:00Z"/>
                <w:rFonts w:eastAsia="Times New Roman"/>
              </w:rPr>
            </w:pPr>
            <w:ins w:id="3176" w:author="Arnob Alam" w:date="2025-02-04T15:58:00Z" w16du:dateUtc="2025-02-04T20:58:00Z">
              <w:r>
                <w:rPr>
                  <w:rFonts w:eastAsia="Times New Roman"/>
                </w:rPr>
                <w:t>(0.024)</w:t>
              </w:r>
            </w:ins>
          </w:p>
        </w:tc>
      </w:tr>
      <w:tr w:rsidR="00393D46" w14:paraId="56F21249" w14:textId="77777777" w:rsidTr="007B3F1A">
        <w:tblPrEx>
          <w:jc w:val="left"/>
          <w:tblCellMar>
            <w:top w:w="0" w:type="dxa"/>
            <w:left w:w="108" w:type="dxa"/>
            <w:bottom w:w="0" w:type="dxa"/>
            <w:right w:w="108" w:type="dxa"/>
          </w:tblCellMar>
          <w:tblPrExChange w:id="3177"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178" w:author="Arnob Alam" w:date="2025-02-04T15:58:00Z"/>
          <w:trPrChange w:id="3179"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180" w:author="Arnob Alam" w:date="2025-02-04T16:00:00Z" w16du:dateUtc="2025-02-04T21:00:00Z">
              <w:tcPr>
                <w:tcW w:w="0" w:type="auto"/>
                <w:gridSpan w:val="2"/>
                <w:tcMar>
                  <w:top w:w="15" w:type="dxa"/>
                  <w:left w:w="15" w:type="dxa"/>
                  <w:bottom w:w="15" w:type="dxa"/>
                  <w:right w:w="15" w:type="dxa"/>
                </w:tcMar>
                <w:vAlign w:val="center"/>
                <w:hideMark/>
              </w:tcPr>
            </w:tcPrChange>
          </w:tcPr>
          <w:p w14:paraId="2FB5DE33" w14:textId="77777777" w:rsidR="00393D46" w:rsidRDefault="00393D46">
            <w:pPr>
              <w:jc w:val="center"/>
              <w:rPr>
                <w:ins w:id="3181" w:author="Arnob Alam" w:date="2025-02-04T15:58:00Z" w16du:dateUtc="2025-02-04T20:58:00Z"/>
                <w:rFonts w:eastAsia="Times New Roman"/>
              </w:rPr>
              <w:pPrChange w:id="3182" w:author="Arnob Alam" w:date="2025-02-04T16:00:00Z" w16du:dateUtc="2025-02-04T21:00:00Z">
                <w:pPr/>
              </w:pPrChange>
            </w:pPr>
          </w:p>
        </w:tc>
        <w:tc>
          <w:tcPr>
            <w:tcW w:w="0" w:type="auto"/>
            <w:gridSpan w:val="2"/>
            <w:tcMar>
              <w:top w:w="15" w:type="dxa"/>
              <w:left w:w="15" w:type="dxa"/>
              <w:bottom w:w="15" w:type="dxa"/>
              <w:right w:w="15" w:type="dxa"/>
            </w:tcMar>
            <w:hideMark/>
            <w:tcPrChange w:id="3183" w:author="Arnob Alam" w:date="2025-02-04T16:00:00Z" w16du:dateUtc="2025-02-04T21:00:00Z">
              <w:tcPr>
                <w:tcW w:w="0" w:type="auto"/>
                <w:gridSpan w:val="2"/>
                <w:tcMar>
                  <w:top w:w="15" w:type="dxa"/>
                  <w:left w:w="15" w:type="dxa"/>
                  <w:bottom w:w="15" w:type="dxa"/>
                  <w:right w:w="15" w:type="dxa"/>
                </w:tcMar>
                <w:vAlign w:val="center"/>
                <w:hideMark/>
              </w:tcPr>
            </w:tcPrChange>
          </w:tcPr>
          <w:p w14:paraId="6F1A0C03" w14:textId="77777777" w:rsidR="00393D46" w:rsidRDefault="00393D46">
            <w:pPr>
              <w:jc w:val="center"/>
              <w:rPr>
                <w:ins w:id="3184" w:author="Arnob Alam" w:date="2025-02-04T15:58:00Z" w16du:dateUtc="2025-02-04T20:58:00Z"/>
                <w:rFonts w:eastAsia="Times New Roman"/>
                <w:sz w:val="20"/>
                <w:szCs w:val="20"/>
              </w:rPr>
              <w:pPrChange w:id="3185" w:author="Arnob Alam" w:date="2025-02-04T16:00:00Z" w16du:dateUtc="2025-02-04T21:00:00Z">
                <w:pPr/>
              </w:pPrChange>
            </w:pPr>
          </w:p>
        </w:tc>
        <w:tc>
          <w:tcPr>
            <w:tcW w:w="0" w:type="auto"/>
            <w:tcMar>
              <w:top w:w="15" w:type="dxa"/>
              <w:left w:w="15" w:type="dxa"/>
              <w:bottom w:w="15" w:type="dxa"/>
              <w:right w:w="15" w:type="dxa"/>
            </w:tcMar>
            <w:hideMark/>
            <w:tcPrChange w:id="3186" w:author="Arnob Alam" w:date="2025-02-04T16:00:00Z" w16du:dateUtc="2025-02-04T21:00:00Z">
              <w:tcPr>
                <w:tcW w:w="0" w:type="auto"/>
                <w:gridSpan w:val="2"/>
                <w:tcMar>
                  <w:top w:w="15" w:type="dxa"/>
                  <w:left w:w="15" w:type="dxa"/>
                  <w:bottom w:w="15" w:type="dxa"/>
                  <w:right w:w="15" w:type="dxa"/>
                </w:tcMar>
                <w:vAlign w:val="center"/>
                <w:hideMark/>
              </w:tcPr>
            </w:tcPrChange>
          </w:tcPr>
          <w:p w14:paraId="554BC5DA" w14:textId="77777777" w:rsidR="00393D46" w:rsidRDefault="00393D46">
            <w:pPr>
              <w:jc w:val="center"/>
              <w:rPr>
                <w:ins w:id="3187" w:author="Arnob Alam" w:date="2025-02-04T15:58:00Z" w16du:dateUtc="2025-02-04T20:58:00Z"/>
                <w:rFonts w:eastAsia="Times New Roman"/>
                <w:sz w:val="20"/>
                <w:szCs w:val="20"/>
              </w:rPr>
              <w:pPrChange w:id="3188" w:author="Arnob Alam" w:date="2025-02-04T16:00:00Z" w16du:dateUtc="2025-02-04T21:00:00Z">
                <w:pPr/>
              </w:pPrChange>
            </w:pPr>
          </w:p>
        </w:tc>
      </w:tr>
      <w:tr w:rsidR="00393D46" w14:paraId="550BDA98" w14:textId="77777777" w:rsidTr="007B3F1A">
        <w:tblPrEx>
          <w:jc w:val="left"/>
          <w:tblCellMar>
            <w:top w:w="0" w:type="dxa"/>
            <w:left w:w="108" w:type="dxa"/>
            <w:bottom w:w="0" w:type="dxa"/>
            <w:right w:w="108" w:type="dxa"/>
          </w:tblCellMar>
          <w:tblPrExChange w:id="3189"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190" w:author="Arnob Alam" w:date="2025-02-04T15:58:00Z"/>
          <w:trPrChange w:id="3191"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192" w:author="Arnob Alam" w:date="2025-02-04T16:00:00Z" w16du:dateUtc="2025-02-04T21:00:00Z">
              <w:tcPr>
                <w:tcW w:w="0" w:type="auto"/>
                <w:gridSpan w:val="2"/>
                <w:tcMar>
                  <w:top w:w="15" w:type="dxa"/>
                  <w:left w:w="15" w:type="dxa"/>
                  <w:bottom w:w="15" w:type="dxa"/>
                  <w:right w:w="15" w:type="dxa"/>
                </w:tcMar>
                <w:vAlign w:val="center"/>
                <w:hideMark/>
              </w:tcPr>
            </w:tcPrChange>
          </w:tcPr>
          <w:p w14:paraId="1FB46F69" w14:textId="77777777" w:rsidR="00393D46" w:rsidRDefault="00393D46">
            <w:pPr>
              <w:jc w:val="center"/>
              <w:rPr>
                <w:ins w:id="3193" w:author="Arnob Alam" w:date="2025-02-04T15:58:00Z" w16du:dateUtc="2025-02-04T20:58:00Z"/>
                <w:rFonts w:eastAsia="Times New Roman"/>
              </w:rPr>
              <w:pPrChange w:id="3194" w:author="Arnob Alam" w:date="2025-02-04T16:00:00Z" w16du:dateUtc="2025-02-04T21:00:00Z">
                <w:pPr/>
              </w:pPrChange>
            </w:pPr>
            <w:ins w:id="3195" w:author="Arnob Alam" w:date="2025-02-04T15:58:00Z" w16du:dateUtc="2025-02-04T20:58:00Z">
              <w:r>
                <w:rPr>
                  <w:rFonts w:eastAsia="Times New Roman"/>
                </w:rPr>
                <w:t>Constant</w:t>
              </w:r>
            </w:ins>
          </w:p>
        </w:tc>
        <w:tc>
          <w:tcPr>
            <w:tcW w:w="0" w:type="auto"/>
            <w:gridSpan w:val="2"/>
            <w:tcMar>
              <w:top w:w="15" w:type="dxa"/>
              <w:left w:w="15" w:type="dxa"/>
              <w:bottom w:w="15" w:type="dxa"/>
              <w:right w:w="15" w:type="dxa"/>
            </w:tcMar>
            <w:hideMark/>
            <w:tcPrChange w:id="3196" w:author="Arnob Alam" w:date="2025-02-04T16:00:00Z" w16du:dateUtc="2025-02-04T21:00:00Z">
              <w:tcPr>
                <w:tcW w:w="0" w:type="auto"/>
                <w:gridSpan w:val="2"/>
                <w:tcMar>
                  <w:top w:w="15" w:type="dxa"/>
                  <w:left w:w="15" w:type="dxa"/>
                  <w:bottom w:w="15" w:type="dxa"/>
                  <w:right w:w="15" w:type="dxa"/>
                </w:tcMar>
                <w:vAlign w:val="center"/>
                <w:hideMark/>
              </w:tcPr>
            </w:tcPrChange>
          </w:tcPr>
          <w:p w14:paraId="6822D068" w14:textId="77777777" w:rsidR="00393D46" w:rsidRDefault="00393D46" w:rsidP="007B3F1A">
            <w:pPr>
              <w:jc w:val="center"/>
              <w:rPr>
                <w:ins w:id="3197" w:author="Arnob Alam" w:date="2025-02-04T15:58:00Z" w16du:dateUtc="2025-02-04T20:58:00Z"/>
                <w:rFonts w:eastAsia="Times New Roman"/>
              </w:rPr>
            </w:pPr>
            <w:ins w:id="3198" w:author="Arnob Alam" w:date="2025-02-04T15:58:00Z" w16du:dateUtc="2025-02-04T20:58:00Z">
              <w:r>
                <w:rPr>
                  <w:rFonts w:eastAsia="Times New Roman"/>
                </w:rPr>
                <w:t>0.027</w:t>
              </w:r>
            </w:ins>
          </w:p>
        </w:tc>
        <w:tc>
          <w:tcPr>
            <w:tcW w:w="0" w:type="auto"/>
            <w:tcMar>
              <w:top w:w="15" w:type="dxa"/>
              <w:left w:w="15" w:type="dxa"/>
              <w:bottom w:w="15" w:type="dxa"/>
              <w:right w:w="15" w:type="dxa"/>
            </w:tcMar>
            <w:hideMark/>
            <w:tcPrChange w:id="3199" w:author="Arnob Alam" w:date="2025-02-04T16:00:00Z" w16du:dateUtc="2025-02-04T21:00:00Z">
              <w:tcPr>
                <w:tcW w:w="0" w:type="auto"/>
                <w:gridSpan w:val="2"/>
                <w:tcMar>
                  <w:top w:w="15" w:type="dxa"/>
                  <w:left w:w="15" w:type="dxa"/>
                  <w:bottom w:w="15" w:type="dxa"/>
                  <w:right w:w="15" w:type="dxa"/>
                </w:tcMar>
                <w:vAlign w:val="center"/>
                <w:hideMark/>
              </w:tcPr>
            </w:tcPrChange>
          </w:tcPr>
          <w:p w14:paraId="1AA207A4" w14:textId="77777777" w:rsidR="00393D46" w:rsidRDefault="00393D46" w:rsidP="007B3F1A">
            <w:pPr>
              <w:jc w:val="center"/>
              <w:rPr>
                <w:ins w:id="3200" w:author="Arnob Alam" w:date="2025-02-04T15:58:00Z" w16du:dateUtc="2025-02-04T20:58:00Z"/>
                <w:rFonts w:eastAsia="Times New Roman"/>
              </w:rPr>
            </w:pPr>
            <w:ins w:id="3201" w:author="Arnob Alam" w:date="2025-02-04T15:58:00Z" w16du:dateUtc="2025-02-04T20:58:00Z">
              <w:r>
                <w:rPr>
                  <w:rFonts w:eastAsia="Times New Roman"/>
                </w:rPr>
                <w:t>-0.029</w:t>
              </w:r>
            </w:ins>
          </w:p>
        </w:tc>
      </w:tr>
      <w:tr w:rsidR="00393D46" w14:paraId="5CDE5631" w14:textId="77777777" w:rsidTr="007B3F1A">
        <w:tblPrEx>
          <w:jc w:val="left"/>
          <w:tblCellMar>
            <w:top w:w="0" w:type="dxa"/>
            <w:left w:w="108" w:type="dxa"/>
            <w:bottom w:w="0" w:type="dxa"/>
            <w:right w:w="108" w:type="dxa"/>
          </w:tblCellMar>
          <w:tblPrExChange w:id="3202"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203" w:author="Arnob Alam" w:date="2025-02-04T15:58:00Z"/>
          <w:trPrChange w:id="3204"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205" w:author="Arnob Alam" w:date="2025-02-04T16:00:00Z" w16du:dateUtc="2025-02-04T21:00:00Z">
              <w:tcPr>
                <w:tcW w:w="0" w:type="auto"/>
                <w:gridSpan w:val="2"/>
                <w:tcMar>
                  <w:top w:w="15" w:type="dxa"/>
                  <w:left w:w="15" w:type="dxa"/>
                  <w:bottom w:w="15" w:type="dxa"/>
                  <w:right w:w="15" w:type="dxa"/>
                </w:tcMar>
                <w:vAlign w:val="center"/>
                <w:hideMark/>
              </w:tcPr>
            </w:tcPrChange>
          </w:tcPr>
          <w:p w14:paraId="42CDE604" w14:textId="77777777" w:rsidR="00393D46" w:rsidRDefault="00393D46">
            <w:pPr>
              <w:jc w:val="center"/>
              <w:rPr>
                <w:ins w:id="3206" w:author="Arnob Alam" w:date="2025-02-04T15:58:00Z" w16du:dateUtc="2025-02-04T20:58:00Z"/>
                <w:rFonts w:eastAsia="Times New Roman"/>
              </w:rPr>
              <w:pPrChange w:id="3207" w:author="Arnob Alam" w:date="2025-02-04T16:00:00Z" w16du:dateUtc="2025-02-04T21:00:00Z">
                <w:pPr/>
              </w:pPrChange>
            </w:pPr>
          </w:p>
        </w:tc>
        <w:tc>
          <w:tcPr>
            <w:tcW w:w="0" w:type="auto"/>
            <w:gridSpan w:val="2"/>
            <w:tcMar>
              <w:top w:w="15" w:type="dxa"/>
              <w:left w:w="15" w:type="dxa"/>
              <w:bottom w:w="15" w:type="dxa"/>
              <w:right w:w="15" w:type="dxa"/>
            </w:tcMar>
            <w:hideMark/>
            <w:tcPrChange w:id="3208" w:author="Arnob Alam" w:date="2025-02-04T16:00:00Z" w16du:dateUtc="2025-02-04T21:00:00Z">
              <w:tcPr>
                <w:tcW w:w="0" w:type="auto"/>
                <w:gridSpan w:val="2"/>
                <w:tcMar>
                  <w:top w:w="15" w:type="dxa"/>
                  <w:left w:w="15" w:type="dxa"/>
                  <w:bottom w:w="15" w:type="dxa"/>
                  <w:right w:w="15" w:type="dxa"/>
                </w:tcMar>
                <w:vAlign w:val="center"/>
                <w:hideMark/>
              </w:tcPr>
            </w:tcPrChange>
          </w:tcPr>
          <w:p w14:paraId="6FFDF766" w14:textId="77777777" w:rsidR="00393D46" w:rsidRDefault="00393D46" w:rsidP="007B3F1A">
            <w:pPr>
              <w:jc w:val="center"/>
              <w:rPr>
                <w:ins w:id="3209" w:author="Arnob Alam" w:date="2025-02-04T15:58:00Z" w16du:dateUtc="2025-02-04T20:58:00Z"/>
                <w:rFonts w:eastAsia="Times New Roman"/>
              </w:rPr>
            </w:pPr>
            <w:ins w:id="3210" w:author="Arnob Alam" w:date="2025-02-04T15:58:00Z" w16du:dateUtc="2025-02-04T20:58:00Z">
              <w:r>
                <w:rPr>
                  <w:rFonts w:eastAsia="Times New Roman"/>
                </w:rPr>
                <w:t>(0.017)</w:t>
              </w:r>
            </w:ins>
          </w:p>
        </w:tc>
        <w:tc>
          <w:tcPr>
            <w:tcW w:w="0" w:type="auto"/>
            <w:tcMar>
              <w:top w:w="15" w:type="dxa"/>
              <w:left w:w="15" w:type="dxa"/>
              <w:bottom w:w="15" w:type="dxa"/>
              <w:right w:w="15" w:type="dxa"/>
            </w:tcMar>
            <w:hideMark/>
            <w:tcPrChange w:id="3211" w:author="Arnob Alam" w:date="2025-02-04T16:00:00Z" w16du:dateUtc="2025-02-04T21:00:00Z">
              <w:tcPr>
                <w:tcW w:w="0" w:type="auto"/>
                <w:gridSpan w:val="2"/>
                <w:tcMar>
                  <w:top w:w="15" w:type="dxa"/>
                  <w:left w:w="15" w:type="dxa"/>
                  <w:bottom w:w="15" w:type="dxa"/>
                  <w:right w:w="15" w:type="dxa"/>
                </w:tcMar>
                <w:vAlign w:val="center"/>
                <w:hideMark/>
              </w:tcPr>
            </w:tcPrChange>
          </w:tcPr>
          <w:p w14:paraId="7D08FCFC" w14:textId="77777777" w:rsidR="00393D46" w:rsidRDefault="00393D46" w:rsidP="007B3F1A">
            <w:pPr>
              <w:jc w:val="center"/>
              <w:rPr>
                <w:ins w:id="3212" w:author="Arnob Alam" w:date="2025-02-04T15:58:00Z" w16du:dateUtc="2025-02-04T20:58:00Z"/>
                <w:rFonts w:eastAsia="Times New Roman"/>
              </w:rPr>
            </w:pPr>
            <w:ins w:id="3213" w:author="Arnob Alam" w:date="2025-02-04T15:58:00Z" w16du:dateUtc="2025-02-04T20:58:00Z">
              <w:r>
                <w:rPr>
                  <w:rFonts w:eastAsia="Times New Roman"/>
                </w:rPr>
                <w:t>(0.047)</w:t>
              </w:r>
            </w:ins>
          </w:p>
        </w:tc>
      </w:tr>
      <w:tr w:rsidR="00393D46" w14:paraId="793E5462" w14:textId="77777777" w:rsidTr="007B3F1A">
        <w:tblPrEx>
          <w:jc w:val="left"/>
          <w:tblCellMar>
            <w:top w:w="0" w:type="dxa"/>
            <w:left w:w="108" w:type="dxa"/>
            <w:bottom w:w="0" w:type="dxa"/>
            <w:right w:w="108" w:type="dxa"/>
          </w:tblCellMar>
          <w:tblPrExChange w:id="3214"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215" w:author="Arnob Alam" w:date="2025-02-04T15:58:00Z"/>
          <w:trPrChange w:id="3216"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217" w:author="Arnob Alam" w:date="2025-02-04T16:00:00Z" w16du:dateUtc="2025-02-04T21:00:00Z">
              <w:tcPr>
                <w:tcW w:w="0" w:type="auto"/>
                <w:gridSpan w:val="2"/>
                <w:tcMar>
                  <w:top w:w="15" w:type="dxa"/>
                  <w:left w:w="15" w:type="dxa"/>
                  <w:bottom w:w="15" w:type="dxa"/>
                  <w:right w:w="15" w:type="dxa"/>
                </w:tcMar>
                <w:vAlign w:val="center"/>
                <w:hideMark/>
              </w:tcPr>
            </w:tcPrChange>
          </w:tcPr>
          <w:p w14:paraId="589D7F60" w14:textId="77777777" w:rsidR="00393D46" w:rsidRDefault="00393D46">
            <w:pPr>
              <w:jc w:val="center"/>
              <w:rPr>
                <w:ins w:id="3218" w:author="Arnob Alam" w:date="2025-02-04T15:58:00Z" w16du:dateUtc="2025-02-04T20:58:00Z"/>
                <w:rFonts w:eastAsia="Times New Roman"/>
              </w:rPr>
              <w:pPrChange w:id="3219" w:author="Arnob Alam" w:date="2025-02-04T16:00:00Z" w16du:dateUtc="2025-02-04T21:00:00Z">
                <w:pPr/>
              </w:pPrChange>
            </w:pPr>
          </w:p>
        </w:tc>
        <w:tc>
          <w:tcPr>
            <w:tcW w:w="0" w:type="auto"/>
            <w:gridSpan w:val="2"/>
            <w:tcMar>
              <w:top w:w="15" w:type="dxa"/>
              <w:left w:w="15" w:type="dxa"/>
              <w:bottom w:w="15" w:type="dxa"/>
              <w:right w:w="15" w:type="dxa"/>
            </w:tcMar>
            <w:hideMark/>
            <w:tcPrChange w:id="3220" w:author="Arnob Alam" w:date="2025-02-04T16:00:00Z" w16du:dateUtc="2025-02-04T21:00:00Z">
              <w:tcPr>
                <w:tcW w:w="0" w:type="auto"/>
                <w:gridSpan w:val="2"/>
                <w:tcMar>
                  <w:top w:w="15" w:type="dxa"/>
                  <w:left w:w="15" w:type="dxa"/>
                  <w:bottom w:w="15" w:type="dxa"/>
                  <w:right w:w="15" w:type="dxa"/>
                </w:tcMar>
                <w:vAlign w:val="center"/>
                <w:hideMark/>
              </w:tcPr>
            </w:tcPrChange>
          </w:tcPr>
          <w:p w14:paraId="2D2C5D18" w14:textId="77777777" w:rsidR="00393D46" w:rsidRDefault="00393D46">
            <w:pPr>
              <w:jc w:val="center"/>
              <w:rPr>
                <w:ins w:id="3221" w:author="Arnob Alam" w:date="2025-02-04T15:58:00Z" w16du:dateUtc="2025-02-04T20:58:00Z"/>
                <w:rFonts w:eastAsia="Times New Roman"/>
                <w:sz w:val="20"/>
                <w:szCs w:val="20"/>
              </w:rPr>
              <w:pPrChange w:id="3222" w:author="Arnob Alam" w:date="2025-02-04T16:00:00Z" w16du:dateUtc="2025-02-04T21:00:00Z">
                <w:pPr/>
              </w:pPrChange>
            </w:pPr>
          </w:p>
        </w:tc>
        <w:tc>
          <w:tcPr>
            <w:tcW w:w="0" w:type="auto"/>
            <w:tcMar>
              <w:top w:w="15" w:type="dxa"/>
              <w:left w:w="15" w:type="dxa"/>
              <w:bottom w:w="15" w:type="dxa"/>
              <w:right w:w="15" w:type="dxa"/>
            </w:tcMar>
            <w:hideMark/>
            <w:tcPrChange w:id="3223" w:author="Arnob Alam" w:date="2025-02-04T16:00:00Z" w16du:dateUtc="2025-02-04T21:00:00Z">
              <w:tcPr>
                <w:tcW w:w="0" w:type="auto"/>
                <w:gridSpan w:val="2"/>
                <w:tcMar>
                  <w:top w:w="15" w:type="dxa"/>
                  <w:left w:w="15" w:type="dxa"/>
                  <w:bottom w:w="15" w:type="dxa"/>
                  <w:right w:w="15" w:type="dxa"/>
                </w:tcMar>
                <w:vAlign w:val="center"/>
                <w:hideMark/>
              </w:tcPr>
            </w:tcPrChange>
          </w:tcPr>
          <w:p w14:paraId="19FC25AE" w14:textId="77777777" w:rsidR="00393D46" w:rsidRDefault="00393D46">
            <w:pPr>
              <w:jc w:val="center"/>
              <w:rPr>
                <w:ins w:id="3224" w:author="Arnob Alam" w:date="2025-02-04T15:58:00Z" w16du:dateUtc="2025-02-04T20:58:00Z"/>
                <w:rFonts w:eastAsia="Times New Roman"/>
                <w:sz w:val="20"/>
                <w:szCs w:val="20"/>
              </w:rPr>
              <w:pPrChange w:id="3225" w:author="Arnob Alam" w:date="2025-02-04T16:00:00Z" w16du:dateUtc="2025-02-04T21:00:00Z">
                <w:pPr/>
              </w:pPrChange>
            </w:pPr>
          </w:p>
        </w:tc>
      </w:tr>
      <w:tr w:rsidR="00393D46" w14:paraId="6E73A242" w14:textId="77777777" w:rsidTr="007B3F1A">
        <w:tblPrEx>
          <w:jc w:val="left"/>
          <w:tblCellMar>
            <w:top w:w="0" w:type="dxa"/>
            <w:left w:w="108" w:type="dxa"/>
            <w:bottom w:w="0" w:type="dxa"/>
            <w:right w:w="108" w:type="dxa"/>
          </w:tblCellMar>
          <w:tblPrExChange w:id="3226"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227" w:author="Arnob Alam" w:date="2025-02-04T15:58:00Z"/>
          <w:trPrChange w:id="3228" w:author="Arnob Alam" w:date="2025-02-04T16:00:00Z" w16du:dateUtc="2025-02-04T21:00:00Z">
            <w:trPr>
              <w:gridAfter w:val="1"/>
              <w:tblCellSpacing w:w="15" w:type="dxa"/>
            </w:trPr>
          </w:trPrChange>
        </w:trPr>
        <w:tc>
          <w:tcPr>
            <w:tcW w:w="0" w:type="auto"/>
            <w:gridSpan w:val="4"/>
            <w:tcBorders>
              <w:top w:val="nil"/>
              <w:left w:val="nil"/>
              <w:bottom w:val="single" w:sz="6" w:space="0" w:color="000000"/>
              <w:right w:val="nil"/>
            </w:tcBorders>
            <w:tcMar>
              <w:top w:w="15" w:type="dxa"/>
              <w:left w:w="15" w:type="dxa"/>
              <w:bottom w:w="15" w:type="dxa"/>
              <w:right w:w="15" w:type="dxa"/>
            </w:tcMar>
            <w:hideMark/>
            <w:tcPrChange w:id="3229" w:author="Arnob Alam" w:date="2025-02-04T16:00:00Z" w16du:dateUtc="2025-02-04T21:00:00Z">
              <w:tcPr>
                <w:tcW w:w="0" w:type="auto"/>
                <w:gridSpan w:val="6"/>
                <w:tcBorders>
                  <w:top w:val="nil"/>
                  <w:left w:val="nil"/>
                  <w:bottom w:val="single" w:sz="6" w:space="0" w:color="000000"/>
                  <w:right w:val="nil"/>
                </w:tcBorders>
                <w:tcMar>
                  <w:top w:w="15" w:type="dxa"/>
                  <w:left w:w="15" w:type="dxa"/>
                  <w:bottom w:w="15" w:type="dxa"/>
                  <w:right w:w="15" w:type="dxa"/>
                </w:tcMar>
                <w:vAlign w:val="center"/>
                <w:hideMark/>
              </w:tcPr>
            </w:tcPrChange>
          </w:tcPr>
          <w:p w14:paraId="67381B13" w14:textId="77777777" w:rsidR="00393D46" w:rsidRDefault="00393D46">
            <w:pPr>
              <w:jc w:val="center"/>
              <w:rPr>
                <w:ins w:id="3230" w:author="Arnob Alam" w:date="2025-02-04T15:58:00Z" w16du:dateUtc="2025-02-04T20:58:00Z"/>
                <w:rFonts w:eastAsia="Times New Roman"/>
                <w:sz w:val="20"/>
                <w:szCs w:val="20"/>
              </w:rPr>
              <w:pPrChange w:id="3231" w:author="Arnob Alam" w:date="2025-02-04T16:00:00Z" w16du:dateUtc="2025-02-04T21:00:00Z">
                <w:pPr/>
              </w:pPrChange>
            </w:pPr>
          </w:p>
        </w:tc>
      </w:tr>
      <w:tr w:rsidR="00393D46" w14:paraId="6941CAF5" w14:textId="77777777" w:rsidTr="007B3F1A">
        <w:tblPrEx>
          <w:jc w:val="left"/>
          <w:tblCellMar>
            <w:top w:w="0" w:type="dxa"/>
            <w:left w:w="108" w:type="dxa"/>
            <w:bottom w:w="0" w:type="dxa"/>
            <w:right w:w="108" w:type="dxa"/>
          </w:tblCellMar>
          <w:tblPrExChange w:id="3232"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233" w:author="Arnob Alam" w:date="2025-02-04T15:58:00Z"/>
          <w:trPrChange w:id="3234"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235" w:author="Arnob Alam" w:date="2025-02-04T16:00:00Z" w16du:dateUtc="2025-02-04T21:00:00Z">
              <w:tcPr>
                <w:tcW w:w="0" w:type="auto"/>
                <w:gridSpan w:val="2"/>
                <w:tcMar>
                  <w:top w:w="15" w:type="dxa"/>
                  <w:left w:w="15" w:type="dxa"/>
                  <w:bottom w:w="15" w:type="dxa"/>
                  <w:right w:w="15" w:type="dxa"/>
                </w:tcMar>
                <w:vAlign w:val="center"/>
                <w:hideMark/>
              </w:tcPr>
            </w:tcPrChange>
          </w:tcPr>
          <w:p w14:paraId="6524AF91" w14:textId="77777777" w:rsidR="00393D46" w:rsidRDefault="00393D46">
            <w:pPr>
              <w:jc w:val="center"/>
              <w:rPr>
                <w:ins w:id="3236" w:author="Arnob Alam" w:date="2025-02-04T15:58:00Z" w16du:dateUtc="2025-02-04T20:58:00Z"/>
                <w:rFonts w:eastAsia="Times New Roman"/>
              </w:rPr>
              <w:pPrChange w:id="3237" w:author="Arnob Alam" w:date="2025-02-04T16:00:00Z" w16du:dateUtc="2025-02-04T21:00:00Z">
                <w:pPr/>
              </w:pPrChange>
            </w:pPr>
            <w:ins w:id="3238" w:author="Arnob Alam" w:date="2025-02-04T15:58:00Z" w16du:dateUtc="2025-02-04T20:58:00Z">
              <w:r>
                <w:rPr>
                  <w:rFonts w:eastAsia="Times New Roman"/>
                </w:rPr>
                <w:t>Observations</w:t>
              </w:r>
            </w:ins>
          </w:p>
        </w:tc>
        <w:tc>
          <w:tcPr>
            <w:tcW w:w="0" w:type="auto"/>
            <w:gridSpan w:val="2"/>
            <w:tcMar>
              <w:top w:w="15" w:type="dxa"/>
              <w:left w:w="15" w:type="dxa"/>
              <w:bottom w:w="15" w:type="dxa"/>
              <w:right w:w="15" w:type="dxa"/>
            </w:tcMar>
            <w:hideMark/>
            <w:tcPrChange w:id="3239" w:author="Arnob Alam" w:date="2025-02-04T16:00:00Z" w16du:dateUtc="2025-02-04T21:00:00Z">
              <w:tcPr>
                <w:tcW w:w="0" w:type="auto"/>
                <w:gridSpan w:val="2"/>
                <w:tcMar>
                  <w:top w:w="15" w:type="dxa"/>
                  <w:left w:w="15" w:type="dxa"/>
                  <w:bottom w:w="15" w:type="dxa"/>
                  <w:right w:w="15" w:type="dxa"/>
                </w:tcMar>
                <w:vAlign w:val="center"/>
                <w:hideMark/>
              </w:tcPr>
            </w:tcPrChange>
          </w:tcPr>
          <w:p w14:paraId="4B70359A" w14:textId="77777777" w:rsidR="00393D46" w:rsidRDefault="00393D46" w:rsidP="007B3F1A">
            <w:pPr>
              <w:jc w:val="center"/>
              <w:rPr>
                <w:ins w:id="3240" w:author="Arnob Alam" w:date="2025-02-04T15:58:00Z" w16du:dateUtc="2025-02-04T20:58:00Z"/>
                <w:rFonts w:eastAsia="Times New Roman"/>
              </w:rPr>
            </w:pPr>
            <w:ins w:id="3241" w:author="Arnob Alam" w:date="2025-02-04T15:58:00Z" w16du:dateUtc="2025-02-04T20:58:00Z">
              <w:r>
                <w:rPr>
                  <w:rFonts w:eastAsia="Times New Roman"/>
                </w:rPr>
                <w:t>829</w:t>
              </w:r>
            </w:ins>
          </w:p>
        </w:tc>
        <w:tc>
          <w:tcPr>
            <w:tcW w:w="0" w:type="auto"/>
            <w:tcMar>
              <w:top w:w="15" w:type="dxa"/>
              <w:left w:w="15" w:type="dxa"/>
              <w:bottom w:w="15" w:type="dxa"/>
              <w:right w:w="15" w:type="dxa"/>
            </w:tcMar>
            <w:hideMark/>
            <w:tcPrChange w:id="3242" w:author="Arnob Alam" w:date="2025-02-04T16:00:00Z" w16du:dateUtc="2025-02-04T21:00:00Z">
              <w:tcPr>
                <w:tcW w:w="0" w:type="auto"/>
                <w:gridSpan w:val="2"/>
                <w:tcMar>
                  <w:top w:w="15" w:type="dxa"/>
                  <w:left w:w="15" w:type="dxa"/>
                  <w:bottom w:w="15" w:type="dxa"/>
                  <w:right w:w="15" w:type="dxa"/>
                </w:tcMar>
                <w:vAlign w:val="center"/>
                <w:hideMark/>
              </w:tcPr>
            </w:tcPrChange>
          </w:tcPr>
          <w:p w14:paraId="2AC52C50" w14:textId="77777777" w:rsidR="00393D46" w:rsidRDefault="00393D46" w:rsidP="007B3F1A">
            <w:pPr>
              <w:jc w:val="center"/>
              <w:rPr>
                <w:ins w:id="3243" w:author="Arnob Alam" w:date="2025-02-04T15:58:00Z" w16du:dateUtc="2025-02-04T20:58:00Z"/>
                <w:rFonts w:eastAsia="Times New Roman"/>
              </w:rPr>
            </w:pPr>
            <w:ins w:id="3244" w:author="Arnob Alam" w:date="2025-02-04T15:58:00Z" w16du:dateUtc="2025-02-04T20:58:00Z">
              <w:r>
                <w:rPr>
                  <w:rFonts w:eastAsia="Times New Roman"/>
                </w:rPr>
                <w:t>829</w:t>
              </w:r>
            </w:ins>
          </w:p>
        </w:tc>
      </w:tr>
      <w:tr w:rsidR="00393D46" w14:paraId="44B3412D" w14:textId="77777777" w:rsidTr="007B3F1A">
        <w:tblPrEx>
          <w:jc w:val="left"/>
          <w:tblCellMar>
            <w:top w:w="0" w:type="dxa"/>
            <w:left w:w="108" w:type="dxa"/>
            <w:bottom w:w="0" w:type="dxa"/>
            <w:right w:w="108" w:type="dxa"/>
          </w:tblCellMar>
          <w:tblPrExChange w:id="3245"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246" w:author="Arnob Alam" w:date="2025-02-04T15:58:00Z"/>
          <w:trPrChange w:id="3247"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248" w:author="Arnob Alam" w:date="2025-02-04T16:00:00Z" w16du:dateUtc="2025-02-04T21:00:00Z">
              <w:tcPr>
                <w:tcW w:w="0" w:type="auto"/>
                <w:gridSpan w:val="2"/>
                <w:tcMar>
                  <w:top w:w="15" w:type="dxa"/>
                  <w:left w:w="15" w:type="dxa"/>
                  <w:bottom w:w="15" w:type="dxa"/>
                  <w:right w:w="15" w:type="dxa"/>
                </w:tcMar>
                <w:vAlign w:val="center"/>
                <w:hideMark/>
              </w:tcPr>
            </w:tcPrChange>
          </w:tcPr>
          <w:p w14:paraId="1C14074D" w14:textId="77777777" w:rsidR="00393D46" w:rsidRDefault="00393D46">
            <w:pPr>
              <w:jc w:val="center"/>
              <w:rPr>
                <w:ins w:id="3249" w:author="Arnob Alam" w:date="2025-02-04T15:58:00Z" w16du:dateUtc="2025-02-04T20:58:00Z"/>
                <w:rFonts w:eastAsia="Times New Roman"/>
              </w:rPr>
              <w:pPrChange w:id="3250" w:author="Arnob Alam" w:date="2025-02-04T16:00:00Z" w16du:dateUtc="2025-02-04T21:00:00Z">
                <w:pPr/>
              </w:pPrChange>
            </w:pPr>
            <w:ins w:id="3251" w:author="Arnob Alam" w:date="2025-02-04T15:58:00Z" w16du:dateUtc="2025-02-04T20:58:00Z">
              <w:r>
                <w:rPr>
                  <w:rFonts w:eastAsia="Times New Roman"/>
                </w:rPr>
                <w:t>R</w:t>
              </w:r>
              <w:r>
                <w:rPr>
                  <w:rFonts w:eastAsia="Times New Roman"/>
                  <w:vertAlign w:val="superscript"/>
                </w:rPr>
                <w:t>2</w:t>
              </w:r>
            </w:ins>
          </w:p>
        </w:tc>
        <w:tc>
          <w:tcPr>
            <w:tcW w:w="0" w:type="auto"/>
            <w:gridSpan w:val="2"/>
            <w:tcMar>
              <w:top w:w="15" w:type="dxa"/>
              <w:left w:w="15" w:type="dxa"/>
              <w:bottom w:w="15" w:type="dxa"/>
              <w:right w:w="15" w:type="dxa"/>
            </w:tcMar>
            <w:hideMark/>
            <w:tcPrChange w:id="3252" w:author="Arnob Alam" w:date="2025-02-04T16:00:00Z" w16du:dateUtc="2025-02-04T21:00:00Z">
              <w:tcPr>
                <w:tcW w:w="0" w:type="auto"/>
                <w:gridSpan w:val="2"/>
                <w:tcMar>
                  <w:top w:w="15" w:type="dxa"/>
                  <w:left w:w="15" w:type="dxa"/>
                  <w:bottom w:w="15" w:type="dxa"/>
                  <w:right w:w="15" w:type="dxa"/>
                </w:tcMar>
                <w:vAlign w:val="center"/>
                <w:hideMark/>
              </w:tcPr>
            </w:tcPrChange>
          </w:tcPr>
          <w:p w14:paraId="4768D6D6" w14:textId="77777777" w:rsidR="00393D46" w:rsidRDefault="00393D46" w:rsidP="007B3F1A">
            <w:pPr>
              <w:jc w:val="center"/>
              <w:rPr>
                <w:ins w:id="3253" w:author="Arnob Alam" w:date="2025-02-04T15:58:00Z" w16du:dateUtc="2025-02-04T20:58:00Z"/>
                <w:rFonts w:eastAsia="Times New Roman"/>
              </w:rPr>
            </w:pPr>
            <w:ins w:id="3254" w:author="Arnob Alam" w:date="2025-02-04T15:58:00Z" w16du:dateUtc="2025-02-04T20:58:00Z">
              <w:r>
                <w:rPr>
                  <w:rFonts w:eastAsia="Times New Roman"/>
                </w:rPr>
                <w:t>0.031</w:t>
              </w:r>
            </w:ins>
          </w:p>
        </w:tc>
        <w:tc>
          <w:tcPr>
            <w:tcW w:w="0" w:type="auto"/>
            <w:tcMar>
              <w:top w:w="15" w:type="dxa"/>
              <w:left w:w="15" w:type="dxa"/>
              <w:bottom w:w="15" w:type="dxa"/>
              <w:right w:w="15" w:type="dxa"/>
            </w:tcMar>
            <w:hideMark/>
            <w:tcPrChange w:id="3255" w:author="Arnob Alam" w:date="2025-02-04T16:00:00Z" w16du:dateUtc="2025-02-04T21:00:00Z">
              <w:tcPr>
                <w:tcW w:w="0" w:type="auto"/>
                <w:gridSpan w:val="2"/>
                <w:tcMar>
                  <w:top w:w="15" w:type="dxa"/>
                  <w:left w:w="15" w:type="dxa"/>
                  <w:bottom w:w="15" w:type="dxa"/>
                  <w:right w:w="15" w:type="dxa"/>
                </w:tcMar>
                <w:vAlign w:val="center"/>
                <w:hideMark/>
              </w:tcPr>
            </w:tcPrChange>
          </w:tcPr>
          <w:p w14:paraId="1C069C9F" w14:textId="77777777" w:rsidR="00393D46" w:rsidRDefault="00393D46" w:rsidP="007B3F1A">
            <w:pPr>
              <w:jc w:val="center"/>
              <w:rPr>
                <w:ins w:id="3256" w:author="Arnob Alam" w:date="2025-02-04T15:58:00Z" w16du:dateUtc="2025-02-04T20:58:00Z"/>
                <w:rFonts w:eastAsia="Times New Roman"/>
              </w:rPr>
            </w:pPr>
            <w:ins w:id="3257" w:author="Arnob Alam" w:date="2025-02-04T15:58:00Z" w16du:dateUtc="2025-02-04T20:58:00Z">
              <w:r>
                <w:rPr>
                  <w:rFonts w:eastAsia="Times New Roman"/>
                </w:rPr>
                <w:t>0.247</w:t>
              </w:r>
            </w:ins>
          </w:p>
        </w:tc>
      </w:tr>
      <w:tr w:rsidR="00393D46" w14:paraId="5F3B2921" w14:textId="77777777" w:rsidTr="007B3F1A">
        <w:tblPrEx>
          <w:jc w:val="left"/>
          <w:tblCellMar>
            <w:top w:w="0" w:type="dxa"/>
            <w:left w:w="108" w:type="dxa"/>
            <w:bottom w:w="0" w:type="dxa"/>
            <w:right w:w="108" w:type="dxa"/>
          </w:tblCellMar>
          <w:tblPrExChange w:id="3258"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259" w:author="Arnob Alam" w:date="2025-02-04T15:58:00Z"/>
          <w:trPrChange w:id="3260"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261" w:author="Arnob Alam" w:date="2025-02-04T16:00:00Z" w16du:dateUtc="2025-02-04T21:00:00Z">
              <w:tcPr>
                <w:tcW w:w="0" w:type="auto"/>
                <w:gridSpan w:val="2"/>
                <w:tcMar>
                  <w:top w:w="15" w:type="dxa"/>
                  <w:left w:w="15" w:type="dxa"/>
                  <w:bottom w:w="15" w:type="dxa"/>
                  <w:right w:w="15" w:type="dxa"/>
                </w:tcMar>
                <w:vAlign w:val="center"/>
                <w:hideMark/>
              </w:tcPr>
            </w:tcPrChange>
          </w:tcPr>
          <w:p w14:paraId="2BD824C7" w14:textId="77777777" w:rsidR="00393D46" w:rsidRDefault="00393D46">
            <w:pPr>
              <w:jc w:val="center"/>
              <w:rPr>
                <w:ins w:id="3262" w:author="Arnob Alam" w:date="2025-02-04T15:58:00Z" w16du:dateUtc="2025-02-04T20:58:00Z"/>
                <w:rFonts w:eastAsia="Times New Roman"/>
              </w:rPr>
              <w:pPrChange w:id="3263" w:author="Arnob Alam" w:date="2025-02-04T16:00:00Z" w16du:dateUtc="2025-02-04T21:00:00Z">
                <w:pPr/>
              </w:pPrChange>
            </w:pPr>
            <w:ins w:id="3264" w:author="Arnob Alam" w:date="2025-02-04T15:58:00Z" w16du:dateUtc="2025-02-04T20:58:00Z">
              <w:r>
                <w:rPr>
                  <w:rFonts w:eastAsia="Times New Roman"/>
                </w:rPr>
                <w:t>Adjusted R</w:t>
              </w:r>
              <w:r>
                <w:rPr>
                  <w:rFonts w:eastAsia="Times New Roman"/>
                  <w:vertAlign w:val="superscript"/>
                </w:rPr>
                <w:t>2</w:t>
              </w:r>
            </w:ins>
          </w:p>
        </w:tc>
        <w:tc>
          <w:tcPr>
            <w:tcW w:w="0" w:type="auto"/>
            <w:gridSpan w:val="2"/>
            <w:tcMar>
              <w:top w:w="15" w:type="dxa"/>
              <w:left w:w="15" w:type="dxa"/>
              <w:bottom w:w="15" w:type="dxa"/>
              <w:right w:w="15" w:type="dxa"/>
            </w:tcMar>
            <w:hideMark/>
            <w:tcPrChange w:id="3265" w:author="Arnob Alam" w:date="2025-02-04T16:00:00Z" w16du:dateUtc="2025-02-04T21:00:00Z">
              <w:tcPr>
                <w:tcW w:w="0" w:type="auto"/>
                <w:gridSpan w:val="2"/>
                <w:tcMar>
                  <w:top w:w="15" w:type="dxa"/>
                  <w:left w:w="15" w:type="dxa"/>
                  <w:bottom w:w="15" w:type="dxa"/>
                  <w:right w:w="15" w:type="dxa"/>
                </w:tcMar>
                <w:vAlign w:val="center"/>
                <w:hideMark/>
              </w:tcPr>
            </w:tcPrChange>
          </w:tcPr>
          <w:p w14:paraId="1E07C06F" w14:textId="77777777" w:rsidR="00393D46" w:rsidRDefault="00393D46" w:rsidP="007B3F1A">
            <w:pPr>
              <w:jc w:val="center"/>
              <w:rPr>
                <w:ins w:id="3266" w:author="Arnob Alam" w:date="2025-02-04T15:58:00Z" w16du:dateUtc="2025-02-04T20:58:00Z"/>
                <w:rFonts w:eastAsia="Times New Roman"/>
              </w:rPr>
            </w:pPr>
            <w:ins w:id="3267" w:author="Arnob Alam" w:date="2025-02-04T15:58:00Z" w16du:dateUtc="2025-02-04T20:58:00Z">
              <w:r>
                <w:rPr>
                  <w:rFonts w:eastAsia="Times New Roman"/>
                </w:rPr>
                <w:t>0.028</w:t>
              </w:r>
            </w:ins>
          </w:p>
        </w:tc>
        <w:tc>
          <w:tcPr>
            <w:tcW w:w="0" w:type="auto"/>
            <w:tcMar>
              <w:top w:w="15" w:type="dxa"/>
              <w:left w:w="15" w:type="dxa"/>
              <w:bottom w:w="15" w:type="dxa"/>
              <w:right w:w="15" w:type="dxa"/>
            </w:tcMar>
            <w:hideMark/>
            <w:tcPrChange w:id="3268" w:author="Arnob Alam" w:date="2025-02-04T16:00:00Z" w16du:dateUtc="2025-02-04T21:00:00Z">
              <w:tcPr>
                <w:tcW w:w="0" w:type="auto"/>
                <w:gridSpan w:val="2"/>
                <w:tcMar>
                  <w:top w:w="15" w:type="dxa"/>
                  <w:left w:w="15" w:type="dxa"/>
                  <w:bottom w:w="15" w:type="dxa"/>
                  <w:right w:w="15" w:type="dxa"/>
                </w:tcMar>
                <w:vAlign w:val="center"/>
                <w:hideMark/>
              </w:tcPr>
            </w:tcPrChange>
          </w:tcPr>
          <w:p w14:paraId="2A6E2982" w14:textId="77777777" w:rsidR="00393D46" w:rsidRDefault="00393D46" w:rsidP="007B3F1A">
            <w:pPr>
              <w:jc w:val="center"/>
              <w:rPr>
                <w:ins w:id="3269" w:author="Arnob Alam" w:date="2025-02-04T15:58:00Z" w16du:dateUtc="2025-02-04T20:58:00Z"/>
                <w:rFonts w:eastAsia="Times New Roman"/>
              </w:rPr>
            </w:pPr>
            <w:ins w:id="3270" w:author="Arnob Alam" w:date="2025-02-04T15:58:00Z" w16du:dateUtc="2025-02-04T20:58:00Z">
              <w:r>
                <w:rPr>
                  <w:rFonts w:eastAsia="Times New Roman"/>
                </w:rPr>
                <w:t>0.232</w:t>
              </w:r>
            </w:ins>
          </w:p>
        </w:tc>
      </w:tr>
      <w:tr w:rsidR="00393D46" w14:paraId="3CB04C0E" w14:textId="77777777" w:rsidTr="007B3F1A">
        <w:tblPrEx>
          <w:jc w:val="left"/>
          <w:tblCellMar>
            <w:top w:w="0" w:type="dxa"/>
            <w:left w:w="108" w:type="dxa"/>
            <w:bottom w:w="0" w:type="dxa"/>
            <w:right w:w="108" w:type="dxa"/>
          </w:tblCellMar>
          <w:tblPrExChange w:id="3271"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272" w:author="Arnob Alam" w:date="2025-02-04T15:58:00Z"/>
          <w:trPrChange w:id="3273"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274" w:author="Arnob Alam" w:date="2025-02-04T16:00:00Z" w16du:dateUtc="2025-02-04T21:00:00Z">
              <w:tcPr>
                <w:tcW w:w="0" w:type="auto"/>
                <w:gridSpan w:val="2"/>
                <w:tcMar>
                  <w:top w:w="15" w:type="dxa"/>
                  <w:left w:w="15" w:type="dxa"/>
                  <w:bottom w:w="15" w:type="dxa"/>
                  <w:right w:w="15" w:type="dxa"/>
                </w:tcMar>
                <w:vAlign w:val="center"/>
                <w:hideMark/>
              </w:tcPr>
            </w:tcPrChange>
          </w:tcPr>
          <w:p w14:paraId="7BA5CD12" w14:textId="77777777" w:rsidR="00393D46" w:rsidRDefault="00393D46">
            <w:pPr>
              <w:jc w:val="center"/>
              <w:rPr>
                <w:ins w:id="3275" w:author="Arnob Alam" w:date="2025-02-04T15:58:00Z" w16du:dateUtc="2025-02-04T20:58:00Z"/>
                <w:rFonts w:eastAsia="Times New Roman"/>
              </w:rPr>
              <w:pPrChange w:id="3276" w:author="Arnob Alam" w:date="2025-02-04T16:00:00Z" w16du:dateUtc="2025-02-04T21:00:00Z">
                <w:pPr/>
              </w:pPrChange>
            </w:pPr>
            <w:ins w:id="3277" w:author="Arnob Alam" w:date="2025-02-04T15:58:00Z" w16du:dateUtc="2025-02-04T20:58:00Z">
              <w:r>
                <w:rPr>
                  <w:rFonts w:eastAsia="Times New Roman"/>
                </w:rPr>
                <w:t>Residual Std. Error</w:t>
              </w:r>
            </w:ins>
          </w:p>
        </w:tc>
        <w:tc>
          <w:tcPr>
            <w:tcW w:w="0" w:type="auto"/>
            <w:gridSpan w:val="2"/>
            <w:tcMar>
              <w:top w:w="15" w:type="dxa"/>
              <w:left w:w="15" w:type="dxa"/>
              <w:bottom w:w="15" w:type="dxa"/>
              <w:right w:w="15" w:type="dxa"/>
            </w:tcMar>
            <w:hideMark/>
            <w:tcPrChange w:id="3278" w:author="Arnob Alam" w:date="2025-02-04T16:00:00Z" w16du:dateUtc="2025-02-04T21:00:00Z">
              <w:tcPr>
                <w:tcW w:w="0" w:type="auto"/>
                <w:gridSpan w:val="2"/>
                <w:tcMar>
                  <w:top w:w="15" w:type="dxa"/>
                  <w:left w:w="15" w:type="dxa"/>
                  <w:bottom w:w="15" w:type="dxa"/>
                  <w:right w:w="15" w:type="dxa"/>
                </w:tcMar>
                <w:vAlign w:val="center"/>
                <w:hideMark/>
              </w:tcPr>
            </w:tcPrChange>
          </w:tcPr>
          <w:p w14:paraId="22B935EF" w14:textId="77777777" w:rsidR="00393D46" w:rsidRDefault="00393D46" w:rsidP="007B3F1A">
            <w:pPr>
              <w:jc w:val="center"/>
              <w:rPr>
                <w:ins w:id="3279" w:author="Arnob Alam" w:date="2025-02-04T15:58:00Z" w16du:dateUtc="2025-02-04T20:58:00Z"/>
                <w:rFonts w:eastAsia="Times New Roman"/>
              </w:rPr>
            </w:pPr>
            <w:ins w:id="3280" w:author="Arnob Alam" w:date="2025-02-04T15:58:00Z" w16du:dateUtc="2025-02-04T20:58:00Z">
              <w:r>
                <w:rPr>
                  <w:rFonts w:eastAsia="Times New Roman"/>
                </w:rPr>
                <w:t>0.161 (</w:t>
              </w:r>
              <w:proofErr w:type="spellStart"/>
              <w:r>
                <w:rPr>
                  <w:rFonts w:eastAsia="Times New Roman"/>
                </w:rPr>
                <w:t>df</w:t>
              </w:r>
              <w:proofErr w:type="spellEnd"/>
              <w:r>
                <w:rPr>
                  <w:rFonts w:eastAsia="Times New Roman"/>
                </w:rPr>
                <w:t xml:space="preserve"> = 825)</w:t>
              </w:r>
            </w:ins>
          </w:p>
        </w:tc>
        <w:tc>
          <w:tcPr>
            <w:tcW w:w="0" w:type="auto"/>
            <w:tcMar>
              <w:top w:w="15" w:type="dxa"/>
              <w:left w:w="15" w:type="dxa"/>
              <w:bottom w:w="15" w:type="dxa"/>
              <w:right w:w="15" w:type="dxa"/>
            </w:tcMar>
            <w:hideMark/>
            <w:tcPrChange w:id="3281" w:author="Arnob Alam" w:date="2025-02-04T16:00:00Z" w16du:dateUtc="2025-02-04T21:00:00Z">
              <w:tcPr>
                <w:tcW w:w="0" w:type="auto"/>
                <w:gridSpan w:val="2"/>
                <w:tcMar>
                  <w:top w:w="15" w:type="dxa"/>
                  <w:left w:w="15" w:type="dxa"/>
                  <w:bottom w:w="15" w:type="dxa"/>
                  <w:right w:w="15" w:type="dxa"/>
                </w:tcMar>
                <w:vAlign w:val="center"/>
                <w:hideMark/>
              </w:tcPr>
            </w:tcPrChange>
          </w:tcPr>
          <w:p w14:paraId="3656D82F" w14:textId="77777777" w:rsidR="00393D46" w:rsidRDefault="00393D46" w:rsidP="007B3F1A">
            <w:pPr>
              <w:jc w:val="center"/>
              <w:rPr>
                <w:ins w:id="3282" w:author="Arnob Alam" w:date="2025-02-04T15:58:00Z" w16du:dateUtc="2025-02-04T20:58:00Z"/>
                <w:rFonts w:eastAsia="Times New Roman"/>
              </w:rPr>
            </w:pPr>
            <w:ins w:id="3283" w:author="Arnob Alam" w:date="2025-02-04T15:58:00Z" w16du:dateUtc="2025-02-04T20:58:00Z">
              <w:r>
                <w:rPr>
                  <w:rFonts w:eastAsia="Times New Roman"/>
                </w:rPr>
                <w:t>0.143 (</w:t>
              </w:r>
              <w:proofErr w:type="spellStart"/>
              <w:r>
                <w:rPr>
                  <w:rFonts w:eastAsia="Times New Roman"/>
                </w:rPr>
                <w:t>df</w:t>
              </w:r>
              <w:proofErr w:type="spellEnd"/>
              <w:r>
                <w:rPr>
                  <w:rFonts w:eastAsia="Times New Roman"/>
                </w:rPr>
                <w:t xml:space="preserve"> = 812)</w:t>
              </w:r>
            </w:ins>
          </w:p>
        </w:tc>
      </w:tr>
      <w:tr w:rsidR="00393D46" w14:paraId="509505B6" w14:textId="77777777" w:rsidTr="007B3F1A">
        <w:tblPrEx>
          <w:jc w:val="left"/>
          <w:tblCellMar>
            <w:top w:w="0" w:type="dxa"/>
            <w:left w:w="108" w:type="dxa"/>
            <w:bottom w:w="0" w:type="dxa"/>
            <w:right w:w="108" w:type="dxa"/>
          </w:tblCellMar>
          <w:tblPrExChange w:id="3284"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285" w:author="Arnob Alam" w:date="2025-02-04T15:58:00Z"/>
          <w:trPrChange w:id="3286"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287" w:author="Arnob Alam" w:date="2025-02-04T16:00:00Z" w16du:dateUtc="2025-02-04T21:00:00Z">
              <w:tcPr>
                <w:tcW w:w="0" w:type="auto"/>
                <w:gridSpan w:val="2"/>
                <w:tcMar>
                  <w:top w:w="15" w:type="dxa"/>
                  <w:left w:w="15" w:type="dxa"/>
                  <w:bottom w:w="15" w:type="dxa"/>
                  <w:right w:w="15" w:type="dxa"/>
                </w:tcMar>
                <w:vAlign w:val="center"/>
                <w:hideMark/>
              </w:tcPr>
            </w:tcPrChange>
          </w:tcPr>
          <w:p w14:paraId="52628BC7" w14:textId="77777777" w:rsidR="00393D46" w:rsidRDefault="00393D46">
            <w:pPr>
              <w:jc w:val="center"/>
              <w:rPr>
                <w:ins w:id="3288" w:author="Arnob Alam" w:date="2025-02-04T15:58:00Z" w16du:dateUtc="2025-02-04T20:58:00Z"/>
                <w:rFonts w:eastAsia="Times New Roman"/>
              </w:rPr>
              <w:pPrChange w:id="3289" w:author="Arnob Alam" w:date="2025-02-04T16:00:00Z" w16du:dateUtc="2025-02-04T21:00:00Z">
                <w:pPr/>
              </w:pPrChange>
            </w:pPr>
            <w:ins w:id="3290" w:author="Arnob Alam" w:date="2025-02-04T15:58:00Z" w16du:dateUtc="2025-02-04T20:58:00Z">
              <w:r>
                <w:rPr>
                  <w:rFonts w:eastAsia="Times New Roman"/>
                </w:rPr>
                <w:t>F Statistic</w:t>
              </w:r>
            </w:ins>
          </w:p>
        </w:tc>
        <w:tc>
          <w:tcPr>
            <w:tcW w:w="0" w:type="auto"/>
            <w:gridSpan w:val="2"/>
            <w:tcMar>
              <w:top w:w="15" w:type="dxa"/>
              <w:left w:w="15" w:type="dxa"/>
              <w:bottom w:w="15" w:type="dxa"/>
              <w:right w:w="15" w:type="dxa"/>
            </w:tcMar>
            <w:hideMark/>
            <w:tcPrChange w:id="3291" w:author="Arnob Alam" w:date="2025-02-04T16:00:00Z" w16du:dateUtc="2025-02-04T21:00:00Z">
              <w:tcPr>
                <w:tcW w:w="0" w:type="auto"/>
                <w:gridSpan w:val="2"/>
                <w:tcMar>
                  <w:top w:w="15" w:type="dxa"/>
                  <w:left w:w="15" w:type="dxa"/>
                  <w:bottom w:w="15" w:type="dxa"/>
                  <w:right w:w="15" w:type="dxa"/>
                </w:tcMar>
                <w:vAlign w:val="center"/>
                <w:hideMark/>
              </w:tcPr>
            </w:tcPrChange>
          </w:tcPr>
          <w:p w14:paraId="29993134" w14:textId="77777777" w:rsidR="00393D46" w:rsidRDefault="00393D46" w:rsidP="007B3F1A">
            <w:pPr>
              <w:jc w:val="center"/>
              <w:rPr>
                <w:ins w:id="3292" w:author="Arnob Alam" w:date="2025-02-04T15:58:00Z" w16du:dateUtc="2025-02-04T20:58:00Z"/>
                <w:rFonts w:eastAsia="Times New Roman"/>
              </w:rPr>
            </w:pPr>
            <w:ins w:id="3293" w:author="Arnob Alam" w:date="2025-02-04T15:58:00Z" w16du:dateUtc="2025-02-04T20:58:00Z">
              <w:r>
                <w:rPr>
                  <w:rFonts w:eastAsia="Times New Roman"/>
                </w:rPr>
                <w:t>8.935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825)</w:t>
              </w:r>
            </w:ins>
          </w:p>
        </w:tc>
        <w:tc>
          <w:tcPr>
            <w:tcW w:w="0" w:type="auto"/>
            <w:tcMar>
              <w:top w:w="15" w:type="dxa"/>
              <w:left w:w="15" w:type="dxa"/>
              <w:bottom w:w="15" w:type="dxa"/>
              <w:right w:w="15" w:type="dxa"/>
            </w:tcMar>
            <w:hideMark/>
            <w:tcPrChange w:id="3294" w:author="Arnob Alam" w:date="2025-02-04T16:00:00Z" w16du:dateUtc="2025-02-04T21:00:00Z">
              <w:tcPr>
                <w:tcW w:w="0" w:type="auto"/>
                <w:gridSpan w:val="2"/>
                <w:tcMar>
                  <w:top w:w="15" w:type="dxa"/>
                  <w:left w:w="15" w:type="dxa"/>
                  <w:bottom w:w="15" w:type="dxa"/>
                  <w:right w:w="15" w:type="dxa"/>
                </w:tcMar>
                <w:vAlign w:val="center"/>
                <w:hideMark/>
              </w:tcPr>
            </w:tcPrChange>
          </w:tcPr>
          <w:p w14:paraId="75015E8C" w14:textId="77777777" w:rsidR="00393D46" w:rsidRDefault="00393D46" w:rsidP="007B3F1A">
            <w:pPr>
              <w:jc w:val="center"/>
              <w:rPr>
                <w:ins w:id="3295" w:author="Arnob Alam" w:date="2025-02-04T15:58:00Z" w16du:dateUtc="2025-02-04T20:58:00Z"/>
                <w:rFonts w:eastAsia="Times New Roman"/>
              </w:rPr>
            </w:pPr>
            <w:ins w:id="3296" w:author="Arnob Alam" w:date="2025-02-04T15:58:00Z" w16du:dateUtc="2025-02-04T20:58:00Z">
              <w:r>
                <w:rPr>
                  <w:rFonts w:eastAsia="Times New Roman"/>
                </w:rPr>
                <w:t>16.612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16; 812)</w:t>
              </w:r>
            </w:ins>
          </w:p>
        </w:tc>
      </w:tr>
      <w:tr w:rsidR="00393D46" w14:paraId="74DF5857" w14:textId="77777777" w:rsidTr="007B3F1A">
        <w:tblPrEx>
          <w:jc w:val="left"/>
          <w:tblCellMar>
            <w:top w:w="0" w:type="dxa"/>
            <w:left w:w="108" w:type="dxa"/>
            <w:bottom w:w="0" w:type="dxa"/>
            <w:right w:w="108" w:type="dxa"/>
          </w:tblCellMar>
          <w:tblPrExChange w:id="3297"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298" w:author="Arnob Alam" w:date="2025-02-04T15:58:00Z"/>
          <w:trPrChange w:id="3299" w:author="Arnob Alam" w:date="2025-02-04T16:00:00Z" w16du:dateUtc="2025-02-04T21:00:00Z">
            <w:trPr>
              <w:gridAfter w:val="1"/>
              <w:tblCellSpacing w:w="15" w:type="dxa"/>
            </w:trPr>
          </w:trPrChange>
        </w:trPr>
        <w:tc>
          <w:tcPr>
            <w:tcW w:w="0" w:type="auto"/>
            <w:gridSpan w:val="4"/>
            <w:tcBorders>
              <w:top w:val="nil"/>
              <w:left w:val="nil"/>
              <w:bottom w:val="single" w:sz="6" w:space="0" w:color="000000"/>
              <w:right w:val="nil"/>
            </w:tcBorders>
            <w:tcMar>
              <w:top w:w="15" w:type="dxa"/>
              <w:left w:w="15" w:type="dxa"/>
              <w:bottom w:w="15" w:type="dxa"/>
              <w:right w:w="15" w:type="dxa"/>
            </w:tcMar>
            <w:hideMark/>
            <w:tcPrChange w:id="3300" w:author="Arnob Alam" w:date="2025-02-04T16:00:00Z" w16du:dateUtc="2025-02-04T21:00:00Z">
              <w:tcPr>
                <w:tcW w:w="0" w:type="auto"/>
                <w:gridSpan w:val="6"/>
                <w:tcBorders>
                  <w:top w:val="nil"/>
                  <w:left w:val="nil"/>
                  <w:bottom w:val="single" w:sz="6" w:space="0" w:color="000000"/>
                  <w:right w:val="nil"/>
                </w:tcBorders>
                <w:tcMar>
                  <w:top w:w="15" w:type="dxa"/>
                  <w:left w:w="15" w:type="dxa"/>
                  <w:bottom w:w="15" w:type="dxa"/>
                  <w:right w:w="15" w:type="dxa"/>
                </w:tcMar>
                <w:vAlign w:val="center"/>
                <w:hideMark/>
              </w:tcPr>
            </w:tcPrChange>
          </w:tcPr>
          <w:p w14:paraId="000903B1" w14:textId="77777777" w:rsidR="00393D46" w:rsidRDefault="00393D46">
            <w:pPr>
              <w:jc w:val="center"/>
              <w:rPr>
                <w:ins w:id="3301" w:author="Arnob Alam" w:date="2025-02-04T15:58:00Z" w16du:dateUtc="2025-02-04T20:58:00Z"/>
                <w:rFonts w:eastAsia="Times New Roman"/>
              </w:rPr>
              <w:pPrChange w:id="3302" w:author="Arnob Alam" w:date="2025-02-04T16:00:00Z" w16du:dateUtc="2025-02-04T21:00:00Z">
                <w:pPr/>
              </w:pPrChange>
            </w:pPr>
          </w:p>
        </w:tc>
      </w:tr>
      <w:tr w:rsidR="00393D46" w14:paraId="4CD3F44D" w14:textId="77777777" w:rsidTr="007B3F1A">
        <w:tblPrEx>
          <w:jc w:val="left"/>
          <w:tblCellMar>
            <w:top w:w="0" w:type="dxa"/>
            <w:left w:w="108" w:type="dxa"/>
            <w:bottom w:w="0" w:type="dxa"/>
            <w:right w:w="108" w:type="dxa"/>
          </w:tblCellMar>
          <w:tblPrExChange w:id="3303" w:author="Arnob Alam" w:date="2025-02-04T16:00:00Z" w16du:dateUtc="2025-02-04T21:00:00Z">
            <w:tblPrEx>
              <w:jc w:val="left"/>
              <w:tblCellMar>
                <w:top w:w="0" w:type="dxa"/>
                <w:left w:w="108" w:type="dxa"/>
                <w:bottom w:w="0" w:type="dxa"/>
                <w:right w:w="108" w:type="dxa"/>
              </w:tblCellMar>
            </w:tblPrEx>
          </w:tblPrExChange>
        </w:tblPrEx>
        <w:trPr>
          <w:gridAfter w:val="1"/>
          <w:tblCellSpacing w:w="15" w:type="dxa"/>
          <w:ins w:id="3304" w:author="Arnob Alam" w:date="2025-02-04T15:58:00Z"/>
          <w:trPrChange w:id="3305" w:author="Arnob Alam" w:date="2025-02-04T16:00:00Z" w16du:dateUtc="2025-02-04T21:00:00Z">
            <w:trPr>
              <w:gridAfter w:val="1"/>
              <w:tblCellSpacing w:w="15" w:type="dxa"/>
            </w:trPr>
          </w:trPrChange>
        </w:trPr>
        <w:tc>
          <w:tcPr>
            <w:tcW w:w="0" w:type="auto"/>
            <w:tcMar>
              <w:top w:w="15" w:type="dxa"/>
              <w:left w:w="15" w:type="dxa"/>
              <w:bottom w:w="15" w:type="dxa"/>
              <w:right w:w="15" w:type="dxa"/>
            </w:tcMar>
            <w:hideMark/>
            <w:tcPrChange w:id="3306" w:author="Arnob Alam" w:date="2025-02-04T16:00:00Z" w16du:dateUtc="2025-02-04T21:00:00Z">
              <w:tcPr>
                <w:tcW w:w="0" w:type="auto"/>
                <w:gridSpan w:val="2"/>
                <w:tcMar>
                  <w:top w:w="15" w:type="dxa"/>
                  <w:left w:w="15" w:type="dxa"/>
                  <w:bottom w:w="15" w:type="dxa"/>
                  <w:right w:w="15" w:type="dxa"/>
                </w:tcMar>
                <w:vAlign w:val="center"/>
                <w:hideMark/>
              </w:tcPr>
            </w:tcPrChange>
          </w:tcPr>
          <w:p w14:paraId="374D06E8" w14:textId="77777777" w:rsidR="00393D46" w:rsidRDefault="00393D46">
            <w:pPr>
              <w:jc w:val="center"/>
              <w:rPr>
                <w:ins w:id="3307" w:author="Arnob Alam" w:date="2025-02-04T15:58:00Z" w16du:dateUtc="2025-02-04T20:58:00Z"/>
                <w:rFonts w:eastAsia="Times New Roman"/>
              </w:rPr>
              <w:pPrChange w:id="3308" w:author="Arnob Alam" w:date="2025-02-04T16:00:00Z" w16du:dateUtc="2025-02-04T21:00:00Z">
                <w:pPr/>
              </w:pPrChange>
            </w:pPr>
            <w:ins w:id="3309" w:author="Arnob Alam" w:date="2025-02-04T15:58:00Z" w16du:dateUtc="2025-02-04T20:58:00Z">
              <w:r>
                <w:rPr>
                  <w:rStyle w:val="Emphasis"/>
                </w:rPr>
                <w:t>Note:</w:t>
              </w:r>
            </w:ins>
          </w:p>
        </w:tc>
        <w:tc>
          <w:tcPr>
            <w:tcW w:w="0" w:type="auto"/>
            <w:gridSpan w:val="3"/>
            <w:tcMar>
              <w:top w:w="15" w:type="dxa"/>
              <w:left w:w="15" w:type="dxa"/>
              <w:bottom w:w="15" w:type="dxa"/>
              <w:right w:w="15" w:type="dxa"/>
            </w:tcMar>
            <w:hideMark/>
            <w:tcPrChange w:id="3310" w:author="Arnob Alam" w:date="2025-02-04T16:00:00Z" w16du:dateUtc="2025-02-04T21:00:00Z">
              <w:tcPr>
                <w:tcW w:w="0" w:type="auto"/>
                <w:gridSpan w:val="4"/>
                <w:tcMar>
                  <w:top w:w="15" w:type="dxa"/>
                  <w:left w:w="15" w:type="dxa"/>
                  <w:bottom w:w="15" w:type="dxa"/>
                  <w:right w:w="15" w:type="dxa"/>
                </w:tcMar>
                <w:vAlign w:val="center"/>
                <w:hideMark/>
              </w:tcPr>
            </w:tcPrChange>
          </w:tcPr>
          <w:p w14:paraId="210EB8CA" w14:textId="77777777" w:rsidR="00393D46" w:rsidRDefault="00393D46">
            <w:pPr>
              <w:jc w:val="center"/>
              <w:rPr>
                <w:ins w:id="3311" w:author="Arnob Alam" w:date="2025-02-04T15:58:00Z" w16du:dateUtc="2025-02-04T20:58:00Z"/>
                <w:rFonts w:eastAsia="Times New Roman"/>
              </w:rPr>
              <w:pPrChange w:id="3312" w:author="Arnob Alam" w:date="2025-02-04T16:00:00Z" w16du:dateUtc="2025-02-04T21:00:00Z">
                <w:pPr>
                  <w:jc w:val="right"/>
                </w:pPr>
              </w:pPrChange>
            </w:pPr>
            <w:ins w:id="3313" w:author="Arnob Alam" w:date="2025-02-04T15:58:00Z" w16du:dateUtc="2025-02-04T20:58: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197C87ED" w14:textId="57BF2675" w:rsidR="00930217" w:rsidRDefault="00930217" w:rsidP="00930217">
      <w:pPr>
        <w:ind w:firstLine="0"/>
        <w:rPr>
          <w:noProof/>
          <w14:ligatures w14:val="standardContextual"/>
        </w:rPr>
      </w:pPr>
    </w:p>
    <w:p w14:paraId="45136D2F" w14:textId="7DADF0A0" w:rsidR="00930217" w:rsidDel="00B21874" w:rsidRDefault="00930217">
      <w:pPr>
        <w:spacing w:line="240" w:lineRule="auto"/>
        <w:ind w:firstLine="0"/>
        <w:jc w:val="left"/>
        <w:rPr>
          <w:del w:id="3314" w:author="Arnob Alam" w:date="2025-02-04T15:59:00Z" w16du:dateUtc="2025-02-04T20:59:00Z"/>
          <w:noProof/>
          <w14:ligatures w14:val="standardContextual"/>
        </w:rPr>
      </w:pPr>
      <w:r>
        <w:rPr>
          <w:noProof/>
          <w14:ligatures w14:val="standardContextual"/>
        </w:rPr>
        <w:br w:type="page"/>
      </w:r>
    </w:p>
    <w:p w14:paraId="32890B26" w14:textId="14318711" w:rsidR="00767205" w:rsidDel="00B21874" w:rsidRDefault="00767205">
      <w:pPr>
        <w:spacing w:line="240" w:lineRule="auto"/>
        <w:ind w:firstLine="0"/>
        <w:jc w:val="left"/>
        <w:rPr>
          <w:del w:id="3315" w:author="Arnob Alam" w:date="2025-02-04T15:59:00Z" w16du:dateUtc="2025-02-04T20:59:00Z"/>
        </w:rPr>
        <w:pPrChange w:id="3316" w:author="Arnob Alam" w:date="2025-02-04T15:59:00Z" w16du:dateUtc="2025-02-04T20:59:00Z">
          <w:pPr>
            <w:keepNext/>
            <w:spacing w:line="240" w:lineRule="auto"/>
            <w:ind w:firstLine="0"/>
            <w:jc w:val="left"/>
          </w:pPr>
        </w:pPrChange>
      </w:pPr>
      <w:del w:id="3317" w:author="Arnob Alam" w:date="2025-02-04T15:59:00Z" w16du:dateUtc="2025-02-04T20:59:00Z">
        <w:r w:rsidRPr="00767205" w:rsidDel="00B21874">
          <w:rPr>
            <w:noProof/>
            <w14:ligatures w14:val="standardContextual"/>
          </w:rPr>
          <w:drawing>
            <wp:inline distT="0" distB="0" distL="0" distR="0" wp14:anchorId="6DB80CAF" wp14:editId="632F645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32"/>
                      <a:stretch>
                        <a:fillRect/>
                      </a:stretch>
                    </pic:blipFill>
                    <pic:spPr>
                      <a:xfrm>
                        <a:off x="0" y="0"/>
                        <a:ext cx="5934710" cy="3956685"/>
                      </a:xfrm>
                      <a:prstGeom prst="rect">
                        <a:avLst/>
                      </a:prstGeom>
                    </pic:spPr>
                  </pic:pic>
                </a:graphicData>
              </a:graphic>
            </wp:inline>
          </w:drawing>
        </w:r>
      </w:del>
    </w:p>
    <w:p w14:paraId="5AE511CC" w14:textId="31255302" w:rsidR="00767205" w:rsidDel="006C2DBA" w:rsidRDefault="00767205">
      <w:pPr>
        <w:spacing w:line="240" w:lineRule="auto"/>
        <w:ind w:firstLine="0"/>
        <w:jc w:val="left"/>
        <w:rPr>
          <w:del w:id="3318" w:author="Arnob Alam" w:date="2025-02-04T15:37:00Z" w16du:dateUtc="2025-02-04T20:37:00Z"/>
        </w:rPr>
        <w:pPrChange w:id="3319" w:author="Arnob Alam" w:date="2025-02-04T15:59:00Z" w16du:dateUtc="2025-02-04T20:59:00Z">
          <w:pPr>
            <w:pStyle w:val="Caption"/>
            <w:jc w:val="left"/>
          </w:pPr>
        </w:pPrChange>
      </w:pPr>
      <w:bookmarkStart w:id="3320" w:name="_Ref178619195"/>
      <w:del w:id="3321" w:author="Arnob Alam" w:date="2025-02-04T15:37:00Z" w16du:dateUtc="2025-02-04T20:37:00Z">
        <w:r w:rsidDel="006C2DBA">
          <w:delText xml:space="preserve">Figure </w:delText>
        </w:r>
        <w:r w:rsidR="00A717F9" w:rsidDel="006C2DBA">
          <w:fldChar w:fldCharType="begin"/>
        </w:r>
        <w:r w:rsidR="00A717F9" w:rsidDel="006C2DBA">
          <w:delInstrText xml:space="preserve"> SEQ Figure \* ARABIC </w:delInstrText>
        </w:r>
        <w:r w:rsidR="00A717F9" w:rsidDel="006C2DBA">
          <w:fldChar w:fldCharType="separate"/>
        </w:r>
        <w:r w:rsidR="00A717F9" w:rsidDel="006C2DBA">
          <w:rPr>
            <w:noProof/>
          </w:rPr>
          <w:delText>9</w:delText>
        </w:r>
        <w:r w:rsidR="00A717F9" w:rsidDel="006C2DBA">
          <w:rPr>
            <w:noProof/>
          </w:rPr>
          <w:fldChar w:fldCharType="end"/>
        </w:r>
        <w:bookmarkEnd w:id="3320"/>
        <w:r w:rsidDel="006C2DBA">
          <w:delText xml:space="preserve"> Realized Volatility around GREXIT</w:delText>
        </w:r>
      </w:del>
    </w:p>
    <w:p w14:paraId="09964F29" w14:textId="4EB1E758" w:rsidR="00767205" w:rsidDel="00B21874" w:rsidRDefault="00767205">
      <w:pPr>
        <w:spacing w:line="240" w:lineRule="auto"/>
        <w:ind w:firstLine="0"/>
        <w:jc w:val="left"/>
        <w:rPr>
          <w:del w:id="3322" w:author="Arnob Alam" w:date="2025-02-04T15:59:00Z" w16du:dateUtc="2025-02-04T20:59:00Z"/>
        </w:rPr>
      </w:pPr>
      <w:del w:id="3323" w:author="Arnob Alam" w:date="2025-02-04T15:59:00Z" w16du:dateUtc="2025-02-04T20:59:00Z">
        <w:r w:rsidDel="00B21874">
          <w:br w:type="page"/>
        </w:r>
      </w:del>
    </w:p>
    <w:p w14:paraId="2B04A816" w14:textId="77777777" w:rsidR="00767205" w:rsidRPr="00767205" w:rsidRDefault="00767205">
      <w:pPr>
        <w:spacing w:line="240" w:lineRule="auto"/>
        <w:ind w:firstLine="0"/>
        <w:jc w:val="left"/>
        <w:pPrChange w:id="3324" w:author="Arnob Alam" w:date="2025-02-04T15:59:00Z" w16du:dateUtc="2025-02-04T20:59:00Z">
          <w:pPr/>
        </w:pPrChange>
      </w:pPr>
    </w:p>
    <w:p w14:paraId="3B0EEB7C" w14:textId="7F130F80" w:rsidR="00767205" w:rsidRDefault="00767205" w:rsidP="00714654">
      <w:pPr>
        <w:pStyle w:val="Caption"/>
        <w:keepNext/>
        <w:jc w:val="center"/>
      </w:pPr>
      <w:bookmarkStart w:id="3325" w:name="_Ref178619310"/>
      <w:r>
        <w:t xml:space="preserve">Table </w:t>
      </w:r>
      <w:ins w:id="3326" w:author="Arnob Alam" w:date="2025-02-05T20:50:00Z" w16du:dateUtc="2025-02-06T01:50:00Z">
        <w:r w:rsidR="00FE38B0">
          <w:fldChar w:fldCharType="begin"/>
        </w:r>
        <w:r w:rsidR="00FE38B0">
          <w:instrText xml:space="preserve"> SEQ Table \* ARABIC </w:instrText>
        </w:r>
      </w:ins>
      <w:r w:rsidR="00FE38B0">
        <w:fldChar w:fldCharType="separate"/>
      </w:r>
      <w:ins w:id="3327" w:author="Arnob Alam" w:date="2025-02-06T14:36:00Z" w16du:dateUtc="2025-02-06T19:36:00Z">
        <w:r w:rsidR="00932F26">
          <w:rPr>
            <w:noProof/>
          </w:rPr>
          <w:t>15</w:t>
        </w:r>
      </w:ins>
      <w:ins w:id="3328" w:author="Arnob Alam" w:date="2025-02-05T20:50:00Z" w16du:dateUtc="2025-02-06T01:50:00Z">
        <w:r w:rsidR="00FE38B0">
          <w:fldChar w:fldCharType="end"/>
        </w:r>
      </w:ins>
      <w:del w:id="3329" w:author="Arnob Alam" w:date="2025-02-05T20:47:00Z" w16du:dateUtc="2025-02-06T01:47:00Z">
        <w:r w:rsidR="00A717F9" w:rsidDel="00FE38B0">
          <w:fldChar w:fldCharType="begin"/>
        </w:r>
        <w:r w:rsidR="00A717F9" w:rsidDel="00FE38B0">
          <w:delInstrText xml:space="preserve"> SEQ Table \* ARABIC </w:delInstrText>
        </w:r>
        <w:r w:rsidR="00A717F9" w:rsidDel="00FE38B0">
          <w:fldChar w:fldCharType="separate"/>
        </w:r>
        <w:r w:rsidR="00A717F9" w:rsidDel="00FE38B0">
          <w:rPr>
            <w:noProof/>
          </w:rPr>
          <w:delText>15</w:delText>
        </w:r>
        <w:r w:rsidR="00A717F9" w:rsidDel="00FE38B0">
          <w:rPr>
            <w:noProof/>
          </w:rPr>
          <w:fldChar w:fldCharType="end"/>
        </w:r>
      </w:del>
      <w:bookmarkEnd w:id="3325"/>
      <w:r>
        <w:t xml:space="preserve"> </w:t>
      </w:r>
      <w:del w:id="3330" w:author="Arnob Alam" w:date="2025-02-04T16:03:00Z" w16du:dateUtc="2025-02-04T21:03:00Z">
        <w:r w:rsidDel="009B67D9">
          <w:delText>Volatility diff-in-diff during GREXIT time period</w:delText>
        </w:r>
      </w:del>
      <w:ins w:id="3331" w:author="Arnob Alam" w:date="2025-02-04T16:03:00Z" w16du:dateUtc="2025-02-04T21:03:00Z">
        <w:r w:rsidR="009B67D9">
          <w:t>Difference-in-difference ana</w:t>
        </w:r>
      </w:ins>
      <w:ins w:id="3332" w:author="Arnob Alam" w:date="2025-02-04T16:04:00Z" w16du:dateUtc="2025-02-04T21:04:00Z">
        <w:r w:rsidR="009B67D9">
          <w:t xml:space="preserve">lysis of price volatility during </w:t>
        </w:r>
      </w:ins>
      <w:ins w:id="3333" w:author="Arnob Alam" w:date="2025-02-04T16:05:00Z" w16du:dateUtc="2025-02-04T21:05:00Z">
        <w:r w:rsidR="00FD467A">
          <w:t>second Grexit referendum</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579"/>
        <w:gridCol w:w="2757"/>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77777777" w:rsidR="00767205" w:rsidRPr="00EC20E0" w:rsidRDefault="00767205">
            <w:pPr>
              <w:jc w:val="center"/>
              <w:rPr>
                <w:rFonts w:eastAsia="Times New Roman"/>
                <w:sz w:val="22"/>
                <w:szCs w:val="22"/>
              </w:rPr>
            </w:pPr>
            <w:r w:rsidRPr="00EC20E0">
              <w:rPr>
                <w:rStyle w:val="Strong"/>
                <w:sz w:val="22"/>
                <w:szCs w:val="22"/>
              </w:rPr>
              <w:t>Difference-in-Differences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36A82E73" w:rsidR="00767205" w:rsidRPr="00EC20E0" w:rsidRDefault="00767205">
            <w:pPr>
              <w:jc w:val="left"/>
              <w:rPr>
                <w:rFonts w:eastAsia="Times New Roman"/>
                <w:sz w:val="22"/>
                <w:szCs w:val="22"/>
              </w:rPr>
            </w:pPr>
            <w:del w:id="3334" w:author="Arnob Alam" w:date="2025-02-04T16:06:00Z" w16du:dateUtc="2025-02-04T21:06:00Z">
              <w:r w:rsidRPr="00EC20E0" w:rsidDel="00E871E9">
                <w:rPr>
                  <w:rFonts w:eastAsia="Times New Roman"/>
                  <w:sz w:val="22"/>
                  <w:szCs w:val="22"/>
                </w:rPr>
                <w:delText xml:space="preserve">Post </w:delText>
              </w:r>
            </w:del>
            <w:r w:rsidRPr="00EC20E0">
              <w:rPr>
                <w:rFonts w:eastAsia="Times New Roman"/>
                <w:sz w:val="22"/>
                <w:szCs w:val="22"/>
              </w:rPr>
              <w:t>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2F592657" w:rsidR="00767205" w:rsidRPr="00EC20E0" w:rsidRDefault="00767205">
            <w:pPr>
              <w:jc w:val="left"/>
              <w:rPr>
                <w:rFonts w:eastAsia="Times New Roman"/>
                <w:sz w:val="22"/>
                <w:szCs w:val="22"/>
              </w:rPr>
            </w:pPr>
            <w:del w:id="3335" w:author="Arnob Alam" w:date="2025-02-04T16:06:00Z" w16du:dateUtc="2025-02-04T21:06:00Z">
              <w:r w:rsidRPr="00EC20E0" w:rsidDel="00E871E9">
                <w:rPr>
                  <w:rFonts w:eastAsia="Times New Roman"/>
                  <w:sz w:val="22"/>
                  <w:szCs w:val="22"/>
                </w:rPr>
                <w:delText>USD Market</w:delText>
              </w:r>
            </w:del>
            <w:ins w:id="3336" w:author="Arnob Alam" w:date="2025-02-04T16:06:00Z" w16du:dateUtc="2025-02-04T21:06:00Z">
              <w:r w:rsidR="00E871E9">
                <w:rPr>
                  <w:rFonts w:eastAsia="Times New Roman"/>
                  <w:sz w:val="22"/>
                  <w:szCs w:val="22"/>
                </w:rPr>
                <w:t>Group</w:t>
              </w:r>
            </w:ins>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5C045592" w:rsidR="00767205" w:rsidRPr="00EC20E0" w:rsidRDefault="00767205">
            <w:pPr>
              <w:jc w:val="left"/>
              <w:rPr>
                <w:rFonts w:eastAsia="Times New Roman"/>
                <w:sz w:val="22"/>
                <w:szCs w:val="22"/>
              </w:rPr>
            </w:pPr>
            <w:del w:id="3337" w:author="Arnob Alam" w:date="2025-02-04T16:06:00Z" w16du:dateUtc="2025-02-04T21:06:00Z">
              <w:r w:rsidRPr="00EC20E0" w:rsidDel="00E871E9">
                <w:rPr>
                  <w:rFonts w:eastAsia="Times New Roman"/>
                  <w:sz w:val="22"/>
                  <w:szCs w:val="22"/>
                </w:rPr>
                <w:delText xml:space="preserve">Post </w:delText>
              </w:r>
            </w:del>
            <w:r w:rsidRPr="00EC20E0">
              <w:rPr>
                <w:rFonts w:eastAsia="Times New Roman"/>
                <w:sz w:val="22"/>
                <w:szCs w:val="22"/>
              </w:rPr>
              <w:t xml:space="preserve">Period x </w:t>
            </w:r>
            <w:del w:id="3338" w:author="Arnob Alam" w:date="2025-02-04T16:06:00Z" w16du:dateUtc="2025-02-04T21:06:00Z">
              <w:r w:rsidRPr="00EC20E0" w:rsidDel="00E871E9">
                <w:rPr>
                  <w:rFonts w:eastAsia="Times New Roman"/>
                  <w:sz w:val="22"/>
                  <w:szCs w:val="22"/>
                </w:rPr>
                <w:delText>USD Market</w:delText>
              </w:r>
            </w:del>
            <w:ins w:id="3339" w:author="Arnob Alam" w:date="2025-02-04T16:06:00Z" w16du:dateUtc="2025-02-04T21:06:00Z">
              <w:r w:rsidR="00E871E9">
                <w:rPr>
                  <w:rFonts w:eastAsia="Times New Roman"/>
                  <w:sz w:val="22"/>
                  <w:szCs w:val="22"/>
                </w:rPr>
                <w:t>Group</w:t>
              </w:r>
            </w:ins>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Default="00767205" w:rsidP="00930217">
      <w:pPr>
        <w:spacing w:line="240" w:lineRule="auto"/>
        <w:ind w:firstLine="0"/>
        <w:jc w:val="left"/>
        <w:rPr>
          <w:ins w:id="3340" w:author="Arnob Alam" w:date="2025-02-04T16:07:00Z" w16du:dateUtc="2025-02-04T21:07:00Z"/>
          <w:noProof/>
          <w14:ligatures w14:val="standardContextual"/>
        </w:rPr>
      </w:pPr>
    </w:p>
    <w:p w14:paraId="38DA866A" w14:textId="77777777" w:rsidR="00D34F02" w:rsidRDefault="00D34F02" w:rsidP="00930217">
      <w:pPr>
        <w:spacing w:line="240" w:lineRule="auto"/>
        <w:ind w:firstLine="0"/>
        <w:jc w:val="left"/>
        <w:rPr>
          <w:ins w:id="3341" w:author="Arnob Alam" w:date="2025-02-04T16:07:00Z" w16du:dateUtc="2025-02-04T21:07:00Z"/>
          <w:noProof/>
          <w14:ligatures w14:val="standardContextual"/>
        </w:rPr>
      </w:pPr>
    </w:p>
    <w:p w14:paraId="6D603D8F" w14:textId="77777777" w:rsidR="00D34F02" w:rsidRDefault="00D34F02" w:rsidP="00930217">
      <w:pPr>
        <w:spacing w:line="240" w:lineRule="auto"/>
        <w:ind w:firstLine="0"/>
        <w:jc w:val="left"/>
        <w:rPr>
          <w:ins w:id="3342" w:author="Arnob Alam" w:date="2025-02-04T16:07:00Z" w16du:dateUtc="2025-02-04T21:07:00Z"/>
          <w:noProof/>
          <w14:ligatures w14:val="standardContextual"/>
        </w:rPr>
      </w:pPr>
    </w:p>
    <w:p w14:paraId="25F2048A" w14:textId="77777777" w:rsidR="00D34F02" w:rsidRDefault="00D34F02" w:rsidP="00930217">
      <w:pPr>
        <w:spacing w:line="240" w:lineRule="auto"/>
        <w:ind w:firstLine="0"/>
        <w:jc w:val="left"/>
        <w:rPr>
          <w:ins w:id="3343" w:author="Arnob Alam" w:date="2025-02-04T16:07:00Z" w16du:dateUtc="2025-02-04T21:07:00Z"/>
          <w:noProof/>
          <w14:ligatures w14:val="standardContextual"/>
        </w:rPr>
      </w:pPr>
    </w:p>
    <w:p w14:paraId="4B8AF870" w14:textId="77777777" w:rsidR="00D34F02" w:rsidRDefault="00D34F02" w:rsidP="00930217">
      <w:pPr>
        <w:spacing w:line="240" w:lineRule="auto"/>
        <w:ind w:firstLine="0"/>
        <w:jc w:val="left"/>
        <w:rPr>
          <w:ins w:id="3344" w:author="Arnob Alam" w:date="2025-02-04T16:07:00Z" w16du:dateUtc="2025-02-04T21:07:00Z"/>
          <w:noProof/>
          <w14:ligatures w14:val="standardContextual"/>
        </w:rPr>
      </w:pPr>
    </w:p>
    <w:p w14:paraId="5EE73A9E" w14:textId="77777777" w:rsidR="00D34F02" w:rsidRDefault="00D34F02" w:rsidP="00930217">
      <w:pPr>
        <w:spacing w:line="240" w:lineRule="auto"/>
        <w:ind w:firstLine="0"/>
        <w:jc w:val="left"/>
        <w:rPr>
          <w:ins w:id="3345" w:author="Arnob Alam" w:date="2025-02-04T16:07:00Z" w16du:dateUtc="2025-02-04T21:07:00Z"/>
          <w:noProof/>
          <w14:ligatures w14:val="standardContextual"/>
        </w:rPr>
      </w:pPr>
    </w:p>
    <w:p w14:paraId="69574576" w14:textId="77777777" w:rsidR="00D34F02" w:rsidRDefault="00D34F02" w:rsidP="00930217">
      <w:pPr>
        <w:spacing w:line="240" w:lineRule="auto"/>
        <w:ind w:firstLine="0"/>
        <w:jc w:val="left"/>
        <w:rPr>
          <w:ins w:id="3346" w:author="Arnob Alam" w:date="2025-02-04T16:07:00Z" w16du:dateUtc="2025-02-04T21:07:00Z"/>
          <w:noProof/>
          <w14:ligatures w14:val="standardContextual"/>
        </w:rPr>
      </w:pPr>
    </w:p>
    <w:p w14:paraId="57C9ED1A" w14:textId="77777777" w:rsidR="00D34F02" w:rsidRPr="00930217" w:rsidRDefault="00D34F02"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3347" w:name="_Ref169916090"/>
      <w:r>
        <w:lastRenderedPageBreak/>
        <w:t>Conclusion</w:t>
      </w:r>
      <w:bookmarkEnd w:id="3347"/>
    </w:p>
    <w:p w14:paraId="2E8F0D6B" w14:textId="7CA0DC3D" w:rsidR="00C802D3" w:rsidRDefault="00C802D3" w:rsidP="00C802D3">
      <w:pPr>
        <w:rPr>
          <w:rFonts w:eastAsia="Times New Roman"/>
        </w:rPr>
      </w:pPr>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37B86555" w14:textId="77777777" w:rsidR="00446E77" w:rsidRPr="00446E77" w:rsidRDefault="002A62E7" w:rsidP="00446E77">
      <w:pPr>
        <w:pStyle w:val="Bibliography"/>
      </w:pPr>
      <w:r>
        <w:lastRenderedPageBreak/>
        <w:fldChar w:fldCharType="begin"/>
      </w:r>
      <w:r>
        <w:instrText xml:space="preserve"> ADDIN ZOTERO_BIBL {"uncited":[],"omitted":[],"custom":[]} CSL_BIBLIOGRAPHY </w:instrText>
      </w:r>
      <w:r>
        <w:fldChar w:fldCharType="separate"/>
      </w:r>
      <w:r w:rsidR="00446E77" w:rsidRPr="00446E77">
        <w:t xml:space="preserve">Abadie, Alberto. 2005. “Semiparametric Difference-in-Differences Estimators.” </w:t>
      </w:r>
      <w:r w:rsidR="00446E77" w:rsidRPr="00446E77">
        <w:rPr>
          <w:i/>
          <w:iCs/>
        </w:rPr>
        <w:t>The Review of Economic Studies</w:t>
      </w:r>
      <w:r w:rsidR="00446E77" w:rsidRPr="00446E77">
        <w:t xml:space="preserve"> 72 (1): 1–19.</w:t>
      </w:r>
    </w:p>
    <w:p w14:paraId="38143C54" w14:textId="77777777" w:rsidR="00446E77" w:rsidRPr="00446E77" w:rsidRDefault="00446E77" w:rsidP="00446E77">
      <w:pPr>
        <w:pStyle w:val="Bibliography"/>
      </w:pPr>
      <w:r w:rsidRPr="00446E77">
        <w:t xml:space="preserve">Allen, Franklin, and Douglas Gale. 2000. “Financial Contagion.” </w:t>
      </w:r>
      <w:r w:rsidRPr="00446E77">
        <w:rPr>
          <w:i/>
          <w:iCs/>
        </w:rPr>
        <w:t>Journal of Political Economy</w:t>
      </w:r>
      <w:r w:rsidRPr="00446E77">
        <w:t xml:space="preserve"> 108 (1): 1–33. https://doi.org/10.1086/262109.</w:t>
      </w:r>
    </w:p>
    <w:p w14:paraId="7B5B432B" w14:textId="77777777" w:rsidR="00446E77" w:rsidRPr="00446E77" w:rsidRDefault="00446E77" w:rsidP="00446E77">
      <w:pPr>
        <w:pStyle w:val="Bibliography"/>
      </w:pPr>
      <w:r w:rsidRPr="00446E77">
        <w:t>Allen, Franklin, and Douglas M. Gale. 2007. “An Introduction to Financial Crises.” SSRN Scholarly Paper. Rochester, NY. https://doi.org/10.2139/ssrn.1008311.</w:t>
      </w:r>
    </w:p>
    <w:p w14:paraId="772CD4F5" w14:textId="77777777" w:rsidR="00446E77" w:rsidRPr="00446E77" w:rsidRDefault="00446E77" w:rsidP="00446E77">
      <w:pPr>
        <w:pStyle w:val="Bibliography"/>
      </w:pPr>
      <w:r w:rsidRPr="00446E77">
        <w:t xml:space="preserve">Azad, A. S. M. </w:t>
      </w:r>
      <w:proofErr w:type="spellStart"/>
      <w:r w:rsidRPr="00446E77">
        <w:t>Sohel</w:t>
      </w:r>
      <w:proofErr w:type="spellEnd"/>
      <w:r w:rsidRPr="00446E77">
        <w:t>, Victor Fang, and Chi-</w:t>
      </w:r>
      <w:proofErr w:type="spellStart"/>
      <w:r w:rsidRPr="00446E77">
        <w:t>Hsiou</w:t>
      </w:r>
      <w:proofErr w:type="spellEnd"/>
      <w:r w:rsidRPr="00446E77">
        <w:t xml:space="preserve"> Hung. 2012. “Linking the Interest Rate Swap Markets to the Macroeconomic Risk: The UK and Us Evidence.” </w:t>
      </w:r>
      <w:r w:rsidRPr="00446E77">
        <w:rPr>
          <w:i/>
          <w:iCs/>
        </w:rPr>
        <w:t>International Review of Financial Analysis</w:t>
      </w:r>
      <w:r w:rsidRPr="00446E77">
        <w:t xml:space="preserve"> 22 (April):38–47. https://doi.org/10.1016/j.irfa.2012.03.001.</w:t>
      </w:r>
    </w:p>
    <w:p w14:paraId="0DF2C374" w14:textId="77777777" w:rsidR="00446E77" w:rsidRPr="00446E77" w:rsidRDefault="00446E77" w:rsidP="00446E77">
      <w:pPr>
        <w:pStyle w:val="Bibliography"/>
      </w:pPr>
      <w:r w:rsidRPr="00446E77">
        <w:t xml:space="preserve">Bebchuk, Lucian A., and Itay Goldstein. 2011. “Self-Fulfilling Credit Market Freezes.” </w:t>
      </w:r>
      <w:r w:rsidRPr="00446E77">
        <w:rPr>
          <w:i/>
          <w:iCs/>
        </w:rPr>
        <w:t>The Review of Financial Studies</w:t>
      </w:r>
      <w:r w:rsidRPr="00446E77">
        <w:t xml:space="preserve"> 24 (11): 3519–55. https://doi.org/10.1093/rfs/hhr086.</w:t>
      </w:r>
    </w:p>
    <w:p w14:paraId="3540E3C7" w14:textId="77777777" w:rsidR="00446E77" w:rsidRPr="00446E77" w:rsidRDefault="00446E77" w:rsidP="00446E77">
      <w:pPr>
        <w:pStyle w:val="Bibliography"/>
      </w:pPr>
      <w:r w:rsidRPr="00446E77">
        <w:t xml:space="preserve">Benos, Evangelos, </w:t>
      </w:r>
      <w:proofErr w:type="spellStart"/>
      <w:r w:rsidRPr="00446E77">
        <w:t>Wenqian</w:t>
      </w:r>
      <w:proofErr w:type="spellEnd"/>
      <w:r w:rsidRPr="00446E77">
        <w:t xml:space="preserve"> Huang, Albert J. </w:t>
      </w:r>
      <w:proofErr w:type="spellStart"/>
      <w:r w:rsidRPr="00446E77">
        <w:t>Menkveld</w:t>
      </w:r>
      <w:proofErr w:type="spellEnd"/>
      <w:r w:rsidRPr="00446E77">
        <w:t xml:space="preserve">, and Michalis </w:t>
      </w:r>
      <w:proofErr w:type="spellStart"/>
      <w:r w:rsidRPr="00446E77">
        <w:t>Vasios</w:t>
      </w:r>
      <w:proofErr w:type="spellEnd"/>
      <w:r w:rsidRPr="00446E77">
        <w:t>. 2019. “The Cost of Clearing Fragmentation.” SSRN Scholarly Paper ID 3502465. Rochester, NY: Social Science Research Network. https://papers.ssrn.com/abstract=3502465.</w:t>
      </w:r>
    </w:p>
    <w:p w14:paraId="156F0A55" w14:textId="77777777" w:rsidR="00446E77" w:rsidRPr="00446E77" w:rsidRDefault="00446E77" w:rsidP="00446E77">
      <w:pPr>
        <w:pStyle w:val="Bibliography"/>
      </w:pPr>
      <w:r w:rsidRPr="00446E77">
        <w:t xml:space="preserve">Benos, Evangelos, Richard Payne, and Michalis </w:t>
      </w:r>
      <w:proofErr w:type="spellStart"/>
      <w:r w:rsidRPr="00446E77">
        <w:t>Vasios</w:t>
      </w:r>
      <w:proofErr w:type="spellEnd"/>
      <w:r w:rsidRPr="00446E77">
        <w:t xml:space="preserve">. 2020. “Centralized Trading, Transparency, and Interest Rate Swap Market Liquidity: Evidence from the Implementation of the Dodd–Frank Act.” </w:t>
      </w:r>
      <w:r w:rsidRPr="00446E77">
        <w:rPr>
          <w:i/>
          <w:iCs/>
        </w:rPr>
        <w:t>Journal of Financial and Quantitative Analysis</w:t>
      </w:r>
      <w:r w:rsidRPr="00446E77">
        <w:t xml:space="preserve"> 55 (1): 159–92. https://doi.org/10.1017/S0022109018001527.</w:t>
      </w:r>
    </w:p>
    <w:p w14:paraId="5FEC2BD4" w14:textId="77777777" w:rsidR="00446E77" w:rsidRPr="00446E77" w:rsidRDefault="00446E77" w:rsidP="00446E77">
      <w:pPr>
        <w:pStyle w:val="Bibliography"/>
      </w:pPr>
      <w:r w:rsidRPr="00446E77">
        <w:t xml:space="preserve">Bernstein, Asaf, Eric Hughson, and Marc </w:t>
      </w:r>
      <w:proofErr w:type="spellStart"/>
      <w:r w:rsidRPr="00446E77">
        <w:t>Weidenmier</w:t>
      </w:r>
      <w:proofErr w:type="spellEnd"/>
      <w:r w:rsidRPr="00446E77">
        <w:t xml:space="preserve">. 2019. “Counterparty Risk and the Establishment of the New York Stock Exchange Clearinghouse.” </w:t>
      </w:r>
      <w:r w:rsidRPr="00446E77">
        <w:rPr>
          <w:i/>
          <w:iCs/>
        </w:rPr>
        <w:t>Journal of Political Economy</w:t>
      </w:r>
      <w:r w:rsidRPr="00446E77">
        <w:t xml:space="preserve"> 127 (2): 689–729. https://doi.org/10.1086/701033.</w:t>
      </w:r>
    </w:p>
    <w:p w14:paraId="025A52C4" w14:textId="77777777" w:rsidR="00446E77" w:rsidRPr="00446E77" w:rsidRDefault="00446E77" w:rsidP="00446E77">
      <w:pPr>
        <w:pStyle w:val="Bibliography"/>
      </w:pPr>
      <w:r w:rsidRPr="00446E77">
        <w:t xml:space="preserve">Biais, Bruno. 1993. “Price Formation and Equilibrium Liquidity in Fragmented and Centralized Markets.” </w:t>
      </w:r>
      <w:r w:rsidRPr="00446E77">
        <w:rPr>
          <w:i/>
          <w:iCs/>
        </w:rPr>
        <w:t>The Journal of Finance</w:t>
      </w:r>
      <w:r w:rsidRPr="00446E77">
        <w:t xml:space="preserve"> 48 (1): 157–85. https://doi.org/10.1111/j.1540-6261.1993.tb04705.x.</w:t>
      </w:r>
    </w:p>
    <w:p w14:paraId="5E25C826" w14:textId="77777777" w:rsidR="00446E77" w:rsidRPr="00446E77" w:rsidRDefault="00446E77" w:rsidP="00446E77">
      <w:pPr>
        <w:pStyle w:val="Bibliography"/>
      </w:pPr>
      <w:r w:rsidRPr="00446E77">
        <w:t xml:space="preserve">Bicksler, James, and Andrew H. Chen. 1986. “An Economic Analysis of Interest Rate Swaps.” </w:t>
      </w:r>
      <w:r w:rsidRPr="00446E77">
        <w:rPr>
          <w:i/>
          <w:iCs/>
        </w:rPr>
        <w:t>The Journal of Finance</w:t>
      </w:r>
      <w:r w:rsidRPr="00446E77">
        <w:t xml:space="preserve"> 41 (3): 645–55. https://doi.org/10.2307/2328495.</w:t>
      </w:r>
    </w:p>
    <w:p w14:paraId="6A7C3451" w14:textId="77777777" w:rsidR="00446E77" w:rsidRPr="00446E77" w:rsidRDefault="00446E77" w:rsidP="00446E77">
      <w:pPr>
        <w:pStyle w:val="Bibliography"/>
      </w:pPr>
      <w:r w:rsidRPr="00446E77">
        <w:t>Bolandnazar, Mohammadreza. 2020. “The Market Structure of Dealer-to-Client Interest Rate Swaps.” SSRN Scholarly Paper 3752367. Rochester, NY: Social Science Research Network. https://doi.org/10.2139/ssrn.3752367.</w:t>
      </w:r>
    </w:p>
    <w:p w14:paraId="39F00874" w14:textId="77777777" w:rsidR="00446E77" w:rsidRPr="00446E77" w:rsidRDefault="00446E77" w:rsidP="00446E77">
      <w:pPr>
        <w:pStyle w:val="Bibliography"/>
      </w:pPr>
      <w:r w:rsidRPr="00446E77">
        <w:t xml:space="preserve">Boudiaf, Ismael Alexander, </w:t>
      </w:r>
      <w:proofErr w:type="spellStart"/>
      <w:r w:rsidRPr="00446E77">
        <w:t>Immo</w:t>
      </w:r>
      <w:proofErr w:type="spellEnd"/>
      <w:r w:rsidRPr="00446E77">
        <w:t xml:space="preserve"> Frieden, and Martin </w:t>
      </w:r>
      <w:proofErr w:type="spellStart"/>
      <w:r w:rsidRPr="00446E77">
        <w:t>Scheicher</w:t>
      </w:r>
      <w:proofErr w:type="spellEnd"/>
      <w:r w:rsidRPr="00446E77">
        <w:t>. 2024. “The Market Liquidity of Interest Rate Swaps.” SSRN Scholarly Paper. Rochester, NY. https://doi.org/10.2139/ssrn.4745740.</w:t>
      </w:r>
    </w:p>
    <w:p w14:paraId="48811BBD" w14:textId="77777777" w:rsidR="00446E77" w:rsidRPr="00446E77" w:rsidRDefault="00446E77" w:rsidP="00446E77">
      <w:pPr>
        <w:pStyle w:val="Bibliography"/>
      </w:pPr>
      <w:r w:rsidRPr="00446E77">
        <w:t xml:space="preserve">Brunnermeier, Markus K. 2009. “Deciphering the Liquidity and Credit Crunch 2007-2008.” </w:t>
      </w:r>
      <w:r w:rsidRPr="00446E77">
        <w:rPr>
          <w:i/>
          <w:iCs/>
        </w:rPr>
        <w:t>Journal of Economic Perspectives</w:t>
      </w:r>
      <w:r w:rsidRPr="00446E77">
        <w:t xml:space="preserve"> 23 (1): 77–100. https://doi.org/10.1257/jep.23.1.77.</w:t>
      </w:r>
    </w:p>
    <w:p w14:paraId="1C11F415" w14:textId="77777777" w:rsidR="00446E77" w:rsidRPr="00446E77" w:rsidRDefault="00446E77" w:rsidP="00446E77">
      <w:pPr>
        <w:pStyle w:val="Bibliography"/>
      </w:pPr>
      <w:r w:rsidRPr="00446E77">
        <w:t xml:space="preserve">Capponi, Agostino, and Martin Larsson. 2015. “Price Contagion through Balance Sheet Linkages.” </w:t>
      </w:r>
      <w:r w:rsidRPr="00446E77">
        <w:rPr>
          <w:i/>
          <w:iCs/>
        </w:rPr>
        <w:t>The Review of Asset Pricing Studies</w:t>
      </w:r>
      <w:r w:rsidRPr="00446E77">
        <w:t xml:space="preserve"> 5 (2): 227–53. https://doi.org/10.1093/rapstu/rav006.</w:t>
      </w:r>
    </w:p>
    <w:p w14:paraId="77CD9BF9" w14:textId="77777777" w:rsidR="00446E77" w:rsidRPr="00446E77" w:rsidRDefault="00446E77" w:rsidP="00446E77">
      <w:pPr>
        <w:pStyle w:val="Bibliography"/>
      </w:pPr>
      <w:r w:rsidRPr="00446E77">
        <w:t xml:space="preserve">Cifuentes, Rodrigo, Gianluigi Ferrucci, and Hyun Song Shin. 2005. “Liquidity Risk and Contagion.” </w:t>
      </w:r>
      <w:r w:rsidRPr="00446E77">
        <w:rPr>
          <w:i/>
          <w:iCs/>
        </w:rPr>
        <w:t>Journal of the European Economic Association</w:t>
      </w:r>
      <w:r w:rsidRPr="00446E77">
        <w:t xml:space="preserve"> 3 (2–3): 556–66. https://doi.org/10.1162/jeea.2005.3.2-3.556.</w:t>
      </w:r>
    </w:p>
    <w:p w14:paraId="25E59133" w14:textId="77777777" w:rsidR="00446E77" w:rsidRPr="00446E77" w:rsidRDefault="00446E77" w:rsidP="00446E77">
      <w:pPr>
        <w:pStyle w:val="Bibliography"/>
      </w:pPr>
      <w:r w:rsidRPr="00446E77">
        <w:t xml:space="preserve">Diamond, Douglas W., and Philip H. Dybvig. 1983. “Bank Runs, Deposit Insurance, and Liquidity.” </w:t>
      </w:r>
      <w:r w:rsidRPr="00446E77">
        <w:rPr>
          <w:i/>
          <w:iCs/>
        </w:rPr>
        <w:t>Journal of Political Economy</w:t>
      </w:r>
      <w:r w:rsidRPr="00446E77">
        <w:t xml:space="preserve"> 91 (3): 401–19. https://doi.org/10.1086/261155.</w:t>
      </w:r>
    </w:p>
    <w:p w14:paraId="73002106" w14:textId="77777777" w:rsidR="00446E77" w:rsidRPr="00446E77" w:rsidRDefault="00446E77" w:rsidP="00446E77">
      <w:pPr>
        <w:pStyle w:val="Bibliography"/>
      </w:pPr>
      <w:r w:rsidRPr="00446E77">
        <w:t xml:space="preserve">Diamond, Douglas W., and Raghuram G. Rajan. 2011. “Fear of Fire Sales, Illiquidity Seeking, and Credit Freezes *.” </w:t>
      </w:r>
      <w:r w:rsidRPr="00446E77">
        <w:rPr>
          <w:i/>
          <w:iCs/>
        </w:rPr>
        <w:t>The Quarterly Journal of Economics</w:t>
      </w:r>
      <w:r w:rsidRPr="00446E77">
        <w:t xml:space="preserve"> 126 (2): 557–91. https://doi.org/10.1093/qje/qjr012.</w:t>
      </w:r>
    </w:p>
    <w:p w14:paraId="66FFD8AA" w14:textId="77777777" w:rsidR="00446E77" w:rsidRPr="00446E77" w:rsidRDefault="00446E77" w:rsidP="00446E77">
      <w:pPr>
        <w:pStyle w:val="Bibliography"/>
      </w:pPr>
      <w:r w:rsidRPr="00446E77">
        <w:lastRenderedPageBreak/>
        <w:t xml:space="preserve">Duffie, Darrell, and </w:t>
      </w:r>
      <w:proofErr w:type="spellStart"/>
      <w:r w:rsidRPr="00446E77">
        <w:t>Haoxiang</w:t>
      </w:r>
      <w:proofErr w:type="spellEnd"/>
      <w:r w:rsidRPr="00446E77">
        <w:t xml:space="preserve"> Zhu. 2011. “Does a Central Clearing Counterparty Reduce Counterparty Risk?” </w:t>
      </w:r>
      <w:r w:rsidRPr="00446E77">
        <w:rPr>
          <w:i/>
          <w:iCs/>
        </w:rPr>
        <w:t>Review of Asset Pricing Studies</w:t>
      </w:r>
      <w:r w:rsidRPr="00446E77">
        <w:t xml:space="preserve"> 1 (1): 74–95.</w:t>
      </w:r>
    </w:p>
    <w:p w14:paraId="0027EAC5" w14:textId="77777777" w:rsidR="00446E77" w:rsidRPr="00446E77" w:rsidRDefault="00446E77" w:rsidP="00446E77">
      <w:pPr>
        <w:pStyle w:val="Bibliography"/>
      </w:pPr>
      <w:r w:rsidRPr="00446E77">
        <w:t xml:space="preserve">Gai, Prasanna, and Sujit Kapadia. 2010. “Contagion in Financial Networks.” </w:t>
      </w:r>
      <w:r w:rsidRPr="00446E77">
        <w:rPr>
          <w:i/>
          <w:iCs/>
        </w:rPr>
        <w:t>Proceedings of the Royal Society A: Mathematical, Physical and Engineering Sciences</w:t>
      </w:r>
      <w:r w:rsidRPr="00446E77">
        <w:t xml:space="preserve"> 466 (2120): 2401–23. https://doi.org/10.1098/rspa.2009.0410.</w:t>
      </w:r>
    </w:p>
    <w:p w14:paraId="16664875" w14:textId="77777777" w:rsidR="00446E77" w:rsidRPr="00446E77" w:rsidRDefault="00446E77" w:rsidP="00446E77">
      <w:pPr>
        <w:pStyle w:val="Bibliography"/>
      </w:pPr>
      <w:r w:rsidRPr="00446E77">
        <w:t xml:space="preserve">Golan, Amos. 2017. </w:t>
      </w:r>
      <w:r w:rsidRPr="00446E77">
        <w:rPr>
          <w:i/>
          <w:iCs/>
        </w:rPr>
        <w:t>Foundations of Info-Metrics: Modeling and Inference with Imperfect Information</w:t>
      </w:r>
      <w:r w:rsidRPr="00446E77">
        <w:t>. New York, NY: Oxford University Press.</w:t>
      </w:r>
    </w:p>
    <w:p w14:paraId="6CF66F85" w14:textId="77777777" w:rsidR="00446E77" w:rsidRPr="00446E77" w:rsidRDefault="00446E77" w:rsidP="00446E77">
      <w:pPr>
        <w:pStyle w:val="Bibliography"/>
      </w:pPr>
      <w:r w:rsidRPr="00446E77">
        <w:t xml:space="preserve">Golan, Amos, George Judge, and Jeffrey M. Perloff. 1996. “A Maximum Entropy Approach to Recovering Information </w:t>
      </w:r>
      <w:proofErr w:type="gramStart"/>
      <w:r w:rsidRPr="00446E77">
        <w:t>From</w:t>
      </w:r>
      <w:proofErr w:type="gramEnd"/>
      <w:r w:rsidRPr="00446E77">
        <w:t xml:space="preserve"> Multinomial Response Data.” </w:t>
      </w:r>
      <w:r w:rsidRPr="00446E77">
        <w:rPr>
          <w:i/>
          <w:iCs/>
        </w:rPr>
        <w:t>Journal of the American Statistical Association</w:t>
      </w:r>
      <w:r w:rsidRPr="00446E77">
        <w:t xml:space="preserve"> 91 (434): 841–53. https://doi.org/10.2307/2291679.</w:t>
      </w:r>
    </w:p>
    <w:p w14:paraId="4521204F" w14:textId="77777777" w:rsidR="00446E77" w:rsidRPr="00446E77" w:rsidRDefault="00446E77" w:rsidP="00446E77">
      <w:pPr>
        <w:pStyle w:val="Bibliography"/>
      </w:pPr>
      <w:r w:rsidRPr="00446E77">
        <w:t xml:space="preserve">Greenwood, Robin, Augustin </w:t>
      </w:r>
      <w:proofErr w:type="spellStart"/>
      <w:r w:rsidRPr="00446E77">
        <w:t>Landier</w:t>
      </w:r>
      <w:proofErr w:type="spellEnd"/>
      <w:r w:rsidRPr="00446E77">
        <w:t xml:space="preserve">, and David </w:t>
      </w:r>
      <w:proofErr w:type="spellStart"/>
      <w:r w:rsidRPr="00446E77">
        <w:t>Thesmar</w:t>
      </w:r>
      <w:proofErr w:type="spellEnd"/>
      <w:r w:rsidRPr="00446E77">
        <w:t xml:space="preserve">. 2015. “Vulnerable Banks.” </w:t>
      </w:r>
      <w:r w:rsidRPr="00446E77">
        <w:rPr>
          <w:i/>
          <w:iCs/>
        </w:rPr>
        <w:t>Journal of Financial Economics</w:t>
      </w:r>
      <w:r w:rsidRPr="00446E77">
        <w:t xml:space="preserve"> 115 (3): 471–85. https://doi.org/10.1016/j.jfineco.2014.11.006.</w:t>
      </w:r>
    </w:p>
    <w:p w14:paraId="22E13E42" w14:textId="77777777" w:rsidR="00446E77" w:rsidRPr="00446E77" w:rsidRDefault="00446E77" w:rsidP="00446E77">
      <w:pPr>
        <w:pStyle w:val="Bibliography"/>
      </w:pPr>
      <w:r w:rsidRPr="00446E77">
        <w:t xml:space="preserve">Heckman, James J., Hidehiko </w:t>
      </w:r>
      <w:proofErr w:type="spellStart"/>
      <w:r w:rsidRPr="00446E77">
        <w:t>Ichimura</w:t>
      </w:r>
      <w:proofErr w:type="spellEnd"/>
      <w:r w:rsidRPr="00446E77">
        <w:t xml:space="preserve">, and Petra E. Todd. 1997. “Matching </w:t>
      </w:r>
      <w:proofErr w:type="gramStart"/>
      <w:r w:rsidRPr="00446E77">
        <w:t>As</w:t>
      </w:r>
      <w:proofErr w:type="gramEnd"/>
      <w:r w:rsidRPr="00446E77">
        <w:t xml:space="preserve"> An Econometric Evaluation Estimator: Evidence from Evaluating a Job Training </w:t>
      </w:r>
      <w:proofErr w:type="spellStart"/>
      <w:r w:rsidRPr="00446E77">
        <w:t>Programme</w:t>
      </w:r>
      <w:proofErr w:type="spellEnd"/>
      <w:r w:rsidRPr="00446E77">
        <w:t xml:space="preserve">.” </w:t>
      </w:r>
      <w:r w:rsidRPr="00446E77">
        <w:rPr>
          <w:i/>
          <w:iCs/>
        </w:rPr>
        <w:t>The Review of Economic Studies</w:t>
      </w:r>
      <w:r w:rsidRPr="00446E77">
        <w:t xml:space="preserve"> 64 (4): 605–54. https://doi.org/10.2307/2971733.</w:t>
      </w:r>
    </w:p>
    <w:p w14:paraId="361E2F5C" w14:textId="77777777" w:rsidR="00446E77" w:rsidRPr="00446E77" w:rsidRDefault="00446E77" w:rsidP="00446E77">
      <w:pPr>
        <w:pStyle w:val="Bibliography"/>
      </w:pPr>
      <w:r w:rsidRPr="00446E77">
        <w:t xml:space="preserve">Jackson, Matthew O., and Agathe Pernoud. 2021. “Systemic Risk in Financial Networks: A Survey.” </w:t>
      </w:r>
      <w:r w:rsidRPr="00446E77">
        <w:rPr>
          <w:i/>
          <w:iCs/>
        </w:rPr>
        <w:t>Annual Review of Economics</w:t>
      </w:r>
      <w:r w:rsidRPr="00446E77">
        <w:t xml:space="preserve"> 13 (1): 171–202. https://doi.org/10.1146/annurev-economics-083120-111540.</w:t>
      </w:r>
    </w:p>
    <w:p w14:paraId="3F0BBDE7" w14:textId="77777777" w:rsidR="00446E77" w:rsidRPr="00446E77" w:rsidRDefault="00446E77" w:rsidP="00446E77">
      <w:pPr>
        <w:pStyle w:val="Bibliography"/>
      </w:pPr>
      <w:r w:rsidRPr="00446E77">
        <w:t xml:space="preserve">Kiyotaki, </w:t>
      </w:r>
      <w:proofErr w:type="spellStart"/>
      <w:r w:rsidRPr="00446E77">
        <w:t>Nobuhiro</w:t>
      </w:r>
      <w:proofErr w:type="spellEnd"/>
      <w:r w:rsidRPr="00446E77">
        <w:t xml:space="preserve">, and John Moore. 1997. “Credit Cycles.” </w:t>
      </w:r>
      <w:r w:rsidRPr="00446E77">
        <w:rPr>
          <w:i/>
          <w:iCs/>
        </w:rPr>
        <w:t>Journal of Political Economy</w:t>
      </w:r>
      <w:r w:rsidRPr="00446E77">
        <w:t xml:space="preserve"> 105 (2): 211–48. https://doi.org/10.1086/262072.</w:t>
      </w:r>
    </w:p>
    <w:p w14:paraId="40812CD2" w14:textId="77777777" w:rsidR="00446E77" w:rsidRPr="00446E77" w:rsidRDefault="00446E77" w:rsidP="00446E77">
      <w:pPr>
        <w:pStyle w:val="Bibliography"/>
      </w:pPr>
      <w:r w:rsidRPr="00446E77">
        <w:t>Kleist, Karsten von, and C. Mallo. 2011. “OTC Derivatives Market Activity in the Second Half of 2010.” Bank of International Settlements. https://www.bis.org/publ/otc_hy1105.pdf.</w:t>
      </w:r>
    </w:p>
    <w:p w14:paraId="36A14F54" w14:textId="77777777" w:rsidR="00446E77" w:rsidRPr="00446E77" w:rsidRDefault="00446E77" w:rsidP="00446E77">
      <w:pPr>
        <w:pStyle w:val="Bibliography"/>
      </w:pPr>
      <w:r w:rsidRPr="00446E77">
        <w:t xml:space="preserve">LaLonde, Robert J. 1986. “Evaluating the Econometric Evaluations of Training Programs with Experimental Data.” </w:t>
      </w:r>
      <w:r w:rsidRPr="00446E77">
        <w:rPr>
          <w:i/>
          <w:iCs/>
        </w:rPr>
        <w:t>The American Economic Review</w:t>
      </w:r>
      <w:r w:rsidRPr="00446E77">
        <w:t xml:space="preserve"> 76 (4): 604–20.</w:t>
      </w:r>
    </w:p>
    <w:p w14:paraId="656D1797" w14:textId="77777777" w:rsidR="00446E77" w:rsidRPr="00446E77" w:rsidRDefault="00446E77" w:rsidP="00446E77">
      <w:pPr>
        <w:pStyle w:val="Bibliography"/>
      </w:pPr>
      <w:r w:rsidRPr="00446E77">
        <w:t xml:space="preserve">Liu, Jun, Francis A. Longstaff, and </w:t>
      </w:r>
      <w:proofErr w:type="spellStart"/>
      <w:r w:rsidRPr="00446E77">
        <w:t>Ravit</w:t>
      </w:r>
      <w:proofErr w:type="spellEnd"/>
      <w:r w:rsidRPr="00446E77">
        <w:t xml:space="preserve"> E. Mandell. 2006. “The Market Price of Risk in Interest Rate Swaps: The Roles of Default and Liquidity Risks.” </w:t>
      </w:r>
      <w:r w:rsidRPr="00446E77">
        <w:rPr>
          <w:i/>
          <w:iCs/>
        </w:rPr>
        <w:t>The Journal of Business</w:t>
      </w:r>
      <w:r w:rsidRPr="00446E77">
        <w:t xml:space="preserve"> 79 (5): 2337–59. https://doi.org/10.1086/505237.</w:t>
      </w:r>
    </w:p>
    <w:p w14:paraId="252EE009" w14:textId="77777777" w:rsidR="00446E77" w:rsidRPr="00446E77" w:rsidRDefault="00446E77" w:rsidP="00446E77">
      <w:pPr>
        <w:pStyle w:val="Bibliography"/>
      </w:pPr>
      <w:r w:rsidRPr="00446E77">
        <w:t xml:space="preserve">Loon, Yee Cheng, and </w:t>
      </w:r>
      <w:proofErr w:type="spellStart"/>
      <w:r w:rsidRPr="00446E77">
        <w:t>Zhaodong</w:t>
      </w:r>
      <w:proofErr w:type="spellEnd"/>
      <w:r w:rsidRPr="00446E77">
        <w:t xml:space="preserve"> Ken Zhong. 2014. “The Impact of Central Clearing on Counterparty Risk, Liquidity, and Trading: Evidence from the Credit Default Swap Market.” </w:t>
      </w:r>
      <w:r w:rsidRPr="00446E77">
        <w:rPr>
          <w:i/>
          <w:iCs/>
        </w:rPr>
        <w:t>Journal of Financial Economics</w:t>
      </w:r>
      <w:r w:rsidRPr="00446E77">
        <w:t xml:space="preserve"> 112 (1): 91–115. https://doi.org/10.1016/j.jfineco.2013.12.001.</w:t>
      </w:r>
    </w:p>
    <w:p w14:paraId="12558D7E" w14:textId="77777777" w:rsidR="00446E77" w:rsidRPr="00446E77" w:rsidRDefault="00446E77" w:rsidP="00446E77">
      <w:pPr>
        <w:pStyle w:val="Bibliography"/>
      </w:pPr>
      <w:r w:rsidRPr="00446E77">
        <w:t xml:space="preserve">McPartland, John W. 2009. “Clearing and Settlement of Exchange Traded Derivatives.” </w:t>
      </w:r>
      <w:r w:rsidRPr="00446E77">
        <w:rPr>
          <w:i/>
          <w:iCs/>
        </w:rPr>
        <w:t>Chicago Fed Letter</w:t>
      </w:r>
      <w:r w:rsidRPr="00446E77">
        <w:t xml:space="preserve"> 267 (2). https://fraser.stlouisfed.org/files/docs/historical/frbchi/policydiscussion/frbchi_policy_2009-02.pdf.</w:t>
      </w:r>
    </w:p>
    <w:p w14:paraId="7721D48A" w14:textId="77777777" w:rsidR="00446E77" w:rsidRPr="00446E77" w:rsidRDefault="00446E77" w:rsidP="00446E77">
      <w:pPr>
        <w:pStyle w:val="Bibliography"/>
      </w:pPr>
      <w:r w:rsidRPr="00446E77">
        <w:t xml:space="preserve">Minton, Bernadette A. 1997. “An Empirical Examination of Basic Valuation Models for Plain Vanilla U.S. Interest Rate Swaps.” </w:t>
      </w:r>
      <w:r w:rsidRPr="00446E77">
        <w:rPr>
          <w:i/>
          <w:iCs/>
        </w:rPr>
        <w:t>Journal of Financial Economics</w:t>
      </w:r>
      <w:r w:rsidRPr="00446E77">
        <w:t xml:space="preserve"> 44 (2): 251–77. https://doi.org/10.1016/S0304-405X(97)00005-6.</w:t>
      </w:r>
    </w:p>
    <w:p w14:paraId="67E3B40E" w14:textId="77777777" w:rsidR="00446E77" w:rsidRPr="00446E77" w:rsidRDefault="00446E77" w:rsidP="00446E77">
      <w:pPr>
        <w:pStyle w:val="Bibliography"/>
      </w:pPr>
      <w:r w:rsidRPr="00446E77">
        <w:t>Pirrong, Craig. 2011. “The Economics of Central Clearing: Theory and Practice.”</w:t>
      </w:r>
    </w:p>
    <w:p w14:paraId="257F7BF1" w14:textId="77777777" w:rsidR="00446E77" w:rsidRPr="00446E77" w:rsidRDefault="00446E77" w:rsidP="00446E77">
      <w:pPr>
        <w:pStyle w:val="Bibliography"/>
      </w:pPr>
      <w:r w:rsidRPr="00446E77">
        <w:t xml:space="preserve">Rochet, Jean-Charles, and Jean Tirole. 1996. “Interbank Lending and Systemic Risk.” </w:t>
      </w:r>
      <w:r w:rsidRPr="00446E77">
        <w:rPr>
          <w:i/>
          <w:iCs/>
        </w:rPr>
        <w:t>Journal of Money, Credit and Banking</w:t>
      </w:r>
      <w:r w:rsidRPr="00446E77">
        <w:t xml:space="preserve"> 28 (4): 733–62. https://doi.org/10.2307/2077918.</w:t>
      </w:r>
    </w:p>
    <w:p w14:paraId="26C293E2" w14:textId="77777777" w:rsidR="00446E77" w:rsidRPr="00446E77" w:rsidRDefault="00446E77" w:rsidP="00446E77">
      <w:pPr>
        <w:pStyle w:val="Bibliography"/>
      </w:pPr>
      <w:r w:rsidRPr="00446E77">
        <w:t xml:space="preserve">Roll, Richard. 1984. “A Simple Implicit Measure of the Effective Bid-Ask Spread in an Efficient Market.” </w:t>
      </w:r>
      <w:r w:rsidRPr="00446E77">
        <w:rPr>
          <w:i/>
          <w:iCs/>
        </w:rPr>
        <w:t>The Journal of Finance</w:t>
      </w:r>
      <w:r w:rsidRPr="00446E77">
        <w:t xml:space="preserve"> 39 (4): 1127–39. https://doi.org/10.1111/j.1540-6261.1984.tb03897.x.</w:t>
      </w:r>
    </w:p>
    <w:p w14:paraId="11B01BF2" w14:textId="77777777" w:rsidR="00446E77" w:rsidRPr="00446E77" w:rsidRDefault="00446E77" w:rsidP="00446E77">
      <w:pPr>
        <w:pStyle w:val="Bibliography"/>
      </w:pPr>
      <w:proofErr w:type="spellStart"/>
      <w:r w:rsidRPr="00446E77">
        <w:lastRenderedPageBreak/>
        <w:t>Skarr</w:t>
      </w:r>
      <w:proofErr w:type="spellEnd"/>
      <w:r w:rsidRPr="00446E77">
        <w:t xml:space="preserve">, Doug, and Kristin </w:t>
      </w:r>
      <w:proofErr w:type="spellStart"/>
      <w:r w:rsidRPr="00446E77">
        <w:t>Szakaly</w:t>
      </w:r>
      <w:proofErr w:type="spellEnd"/>
      <w:r w:rsidRPr="00446E77">
        <w:t>-Moore. 2007. “Understanding Interest Rate Swap Math &amp; Pricing.” California Debt and Investment Advisory Commission. https://www.treasurer.ca.gov/cdiac/publications/math.pdf.</w:t>
      </w:r>
    </w:p>
    <w:p w14:paraId="2C2CDA66" w14:textId="77777777" w:rsidR="00446E77" w:rsidRPr="00446E77" w:rsidRDefault="00446E77" w:rsidP="00446E77">
      <w:pPr>
        <w:pStyle w:val="Bibliography"/>
      </w:pPr>
      <w:r w:rsidRPr="00446E77">
        <w:t xml:space="preserve">Smith, Clifford W., Charles W. Smithson, and Lee Macdonald Wakeman. 1988. “The Market for Interest Rate Swaps.” </w:t>
      </w:r>
      <w:r w:rsidRPr="00446E77">
        <w:rPr>
          <w:i/>
          <w:iCs/>
        </w:rPr>
        <w:t>Financial Management</w:t>
      </w:r>
      <w:r w:rsidRPr="00446E77">
        <w:t xml:space="preserve"> 17 (4): 34–44. https://doi.org/10.2307/3665765.</w:t>
      </w:r>
    </w:p>
    <w:p w14:paraId="4FC33978" w14:textId="77777777" w:rsidR="00446E77" w:rsidRPr="00446E77" w:rsidRDefault="00446E77" w:rsidP="00446E77">
      <w:pPr>
        <w:pStyle w:val="Bibliography"/>
      </w:pPr>
      <w:r w:rsidRPr="00446E77">
        <w:t xml:space="preserve">Sun, Tong-sheng, Suresh Sundaresan, and Ching Wang. 1993. “Interest Rate Swaps: An Empirical Investigation.” </w:t>
      </w:r>
      <w:r w:rsidRPr="00446E77">
        <w:rPr>
          <w:i/>
          <w:iCs/>
        </w:rPr>
        <w:t>Journal of Financial Economics</w:t>
      </w:r>
      <w:r w:rsidRPr="00446E77">
        <w:t xml:space="preserve"> 34 (1): 77–99. https://doi.org/10.1016/0304-405X(93)90041-9.</w:t>
      </w:r>
    </w:p>
    <w:p w14:paraId="0490112E" w14:textId="1F3A0AB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3348" w:name="_Ref181435687"/>
      <w:r>
        <w:lastRenderedPageBreak/>
        <w:t>Contract Characteristics</w:t>
      </w:r>
      <w:bookmarkEnd w:id="3348"/>
    </w:p>
    <w:p w14:paraId="186C04B7" w14:textId="3E0AFF51" w:rsidR="00260ADF" w:rsidRDefault="00260ADF" w:rsidP="00260ADF">
      <w:r>
        <w:t xml:space="preserve">This appendix lists the detailed characteristics of the “standard” (most liquid) interest-rate swaps contract for the currencies studied in this </w:t>
      </w:r>
      <w:r w:rsidR="00254288">
        <w:t>dissertation</w:t>
      </w:r>
      <w:r>
        <w:t>.</w:t>
      </w:r>
    </w:p>
    <w:p w14:paraId="2808F452" w14:textId="096363F9" w:rsidR="00FE38B0" w:rsidRDefault="00FE38B0">
      <w:pPr>
        <w:pStyle w:val="Caption"/>
        <w:keepNext/>
        <w:rPr>
          <w:ins w:id="3349" w:author="Arnob Alam" w:date="2025-02-05T20:51:00Z" w16du:dateUtc="2025-02-06T01:51:00Z"/>
        </w:rPr>
        <w:pPrChange w:id="3350" w:author="Arnob Alam" w:date="2025-02-05T20:51:00Z" w16du:dateUtc="2025-02-06T01:51:00Z">
          <w:pPr/>
        </w:pPrChange>
      </w:pPr>
      <w:ins w:id="3351" w:author="Arnob Alam" w:date="2025-02-05T20:51:00Z" w16du:dateUtc="2025-02-06T01:51:00Z">
        <w:r>
          <w:t xml:space="preserve">Table </w:t>
        </w:r>
        <w:r>
          <w:fldChar w:fldCharType="begin"/>
        </w:r>
        <w:r>
          <w:instrText xml:space="preserve"> SEQ Table \* ARABIC </w:instrText>
        </w:r>
      </w:ins>
      <w:r>
        <w:fldChar w:fldCharType="separate"/>
      </w:r>
      <w:ins w:id="3352" w:author="Arnob Alam" w:date="2025-02-06T14:36:00Z" w16du:dateUtc="2025-02-06T19:36:00Z">
        <w:r w:rsidR="00932F26">
          <w:rPr>
            <w:noProof/>
          </w:rPr>
          <w:t>16</w:t>
        </w:r>
      </w:ins>
      <w:ins w:id="3353" w:author="Arnob Alam" w:date="2025-02-05T20:51:00Z" w16du:dateUtc="2025-02-06T01:51:00Z">
        <w:r>
          <w:fldChar w:fldCharType="end"/>
        </w:r>
        <w:r>
          <w:rPr>
            <w:noProof/>
          </w:rPr>
          <w:t xml:space="preserve"> Contract characteristics for common contracts</w:t>
        </w:r>
      </w:ins>
    </w:p>
    <w:tbl>
      <w:tblPr>
        <w:tblStyle w:val="PlainTable5"/>
        <w:tblW w:w="0" w:type="auto"/>
        <w:tblLook w:val="06A0" w:firstRow="1" w:lastRow="0" w:firstColumn="1" w:lastColumn="0" w:noHBand="1" w:noVBand="1"/>
        <w:tblPrChange w:id="3354" w:author="Arnob Alam" w:date="2025-02-05T20:51:00Z" w16du:dateUtc="2025-02-06T01:51:00Z">
          <w:tblPr>
            <w:tblStyle w:val="PlainTable5"/>
            <w:tblW w:w="0" w:type="auto"/>
            <w:tblLook w:val="06A0" w:firstRow="1" w:lastRow="0" w:firstColumn="1" w:lastColumn="0" w:noHBand="1" w:noVBand="1"/>
          </w:tblPr>
        </w:tblPrChange>
      </w:tblPr>
      <w:tblGrid>
        <w:gridCol w:w="1751"/>
        <w:gridCol w:w="1702"/>
        <w:gridCol w:w="2092"/>
        <w:gridCol w:w="2092"/>
        <w:gridCol w:w="1709"/>
        <w:tblGridChange w:id="3355">
          <w:tblGrid>
            <w:gridCol w:w="1751"/>
            <w:gridCol w:w="1702"/>
            <w:gridCol w:w="2092"/>
            <w:gridCol w:w="2092"/>
            <w:gridCol w:w="1709"/>
          </w:tblGrid>
        </w:tblGridChange>
      </w:tblGrid>
      <w:tr w:rsidR="00260ADF" w14:paraId="2F732E19" w14:textId="77777777" w:rsidTr="00FE3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51" w:type="dxa"/>
            <w:tcPrChange w:id="3356" w:author="Arnob Alam" w:date="2025-02-05T20:51:00Z" w16du:dateUtc="2025-02-06T01:51:00Z">
              <w:tcPr>
                <w:tcW w:w="1870" w:type="dxa"/>
              </w:tcPr>
            </w:tcPrChange>
          </w:tcPr>
          <w:p w14:paraId="02FDA019" w14:textId="77777777" w:rsidR="00260ADF" w:rsidRDefault="00260ADF">
            <w:pPr>
              <w:cnfStyle w:val="101000000100" w:firstRow="1" w:lastRow="0" w:firstColumn="1" w:lastColumn="0" w:oddVBand="0" w:evenVBand="0" w:oddHBand="0" w:evenHBand="0" w:firstRowFirstColumn="1" w:firstRowLastColumn="0" w:lastRowFirstColumn="0" w:lastRowLastColumn="0"/>
            </w:pPr>
            <w:r>
              <w:t>Currency</w:t>
            </w:r>
          </w:p>
        </w:tc>
        <w:tc>
          <w:tcPr>
            <w:tcW w:w="1702" w:type="dxa"/>
            <w:tcPrChange w:id="3357" w:author="Arnob Alam" w:date="2025-02-05T20:51:00Z" w16du:dateUtc="2025-02-06T01:51:00Z">
              <w:tcPr>
                <w:tcW w:w="1870" w:type="dxa"/>
              </w:tcPr>
            </w:tcPrChange>
          </w:tcPr>
          <w:p w14:paraId="56F39AB9" w14:textId="77777777" w:rsidR="00260ADF" w:rsidRDefault="00260ADF">
            <w:pPr>
              <w:cnfStyle w:val="100000000000" w:firstRow="1" w:lastRow="0" w:firstColumn="0" w:lastColumn="0" w:oddVBand="0" w:evenVBand="0" w:oddHBand="0" w:evenHBand="0" w:firstRowFirstColumn="0" w:firstRowLastColumn="0" w:lastRowFirstColumn="0" w:lastRowLastColumn="0"/>
            </w:pPr>
            <w:r>
              <w:t>USD</w:t>
            </w:r>
          </w:p>
        </w:tc>
        <w:tc>
          <w:tcPr>
            <w:tcW w:w="2092" w:type="dxa"/>
            <w:tcPrChange w:id="3358" w:author="Arnob Alam" w:date="2025-02-05T20:51:00Z" w16du:dateUtc="2025-02-06T01:51:00Z">
              <w:tcPr>
                <w:tcW w:w="1870" w:type="dxa"/>
              </w:tcPr>
            </w:tcPrChange>
          </w:tcPr>
          <w:p w14:paraId="5A839B87" w14:textId="77777777" w:rsidR="00260ADF" w:rsidRDefault="00260ADF">
            <w:pPr>
              <w:cnfStyle w:val="100000000000" w:firstRow="1" w:lastRow="0" w:firstColumn="0" w:lastColumn="0" w:oddVBand="0" w:evenVBand="0" w:oddHBand="0" w:evenHBand="0" w:firstRowFirstColumn="0" w:firstRowLastColumn="0" w:lastRowFirstColumn="0" w:lastRowLastColumn="0"/>
            </w:pPr>
            <w:r>
              <w:t>CAD</w:t>
            </w:r>
          </w:p>
        </w:tc>
        <w:tc>
          <w:tcPr>
            <w:tcW w:w="2092" w:type="dxa"/>
            <w:tcPrChange w:id="3359" w:author="Arnob Alam" w:date="2025-02-05T20:51:00Z" w16du:dateUtc="2025-02-06T01:51:00Z">
              <w:tcPr>
                <w:tcW w:w="1870" w:type="dxa"/>
              </w:tcPr>
            </w:tcPrChange>
          </w:tcPr>
          <w:p w14:paraId="05F25F3E" w14:textId="77777777" w:rsidR="00260ADF" w:rsidRDefault="00260ADF">
            <w:pPr>
              <w:cnfStyle w:val="100000000000" w:firstRow="1" w:lastRow="0" w:firstColumn="0" w:lastColumn="0" w:oddVBand="0" w:evenVBand="0" w:oddHBand="0" w:evenHBand="0" w:firstRowFirstColumn="0" w:firstRowLastColumn="0" w:lastRowFirstColumn="0" w:lastRowLastColumn="0"/>
            </w:pPr>
            <w:r>
              <w:t>GBP</w:t>
            </w:r>
          </w:p>
        </w:tc>
        <w:tc>
          <w:tcPr>
            <w:tcW w:w="1709" w:type="dxa"/>
            <w:tcPrChange w:id="3360" w:author="Arnob Alam" w:date="2025-02-05T20:51:00Z" w16du:dateUtc="2025-02-06T01:51:00Z">
              <w:tcPr>
                <w:tcW w:w="1870" w:type="dxa"/>
              </w:tcPr>
            </w:tcPrChange>
          </w:tcPr>
          <w:p w14:paraId="3E3C6ECB" w14:textId="77777777" w:rsidR="00260ADF" w:rsidRDefault="00260ADF">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361" w:author="Arnob Alam" w:date="2025-02-05T20:51:00Z" w16du:dateUtc="2025-02-06T01:51:00Z">
              <w:tcPr>
                <w:tcW w:w="1870" w:type="dxa"/>
              </w:tcPr>
            </w:tcPrChange>
          </w:tcPr>
          <w:p w14:paraId="70BC5271" w14:textId="77777777" w:rsidR="00260ADF" w:rsidRDefault="00260ADF">
            <w:r>
              <w:t>Settlement</w:t>
            </w:r>
          </w:p>
        </w:tc>
        <w:tc>
          <w:tcPr>
            <w:tcW w:w="1702" w:type="dxa"/>
            <w:tcPrChange w:id="3362" w:author="Arnob Alam" w:date="2025-02-05T20:51:00Z" w16du:dateUtc="2025-02-06T01:51:00Z">
              <w:tcPr>
                <w:tcW w:w="1870" w:type="dxa"/>
              </w:tcPr>
            </w:tcPrChange>
          </w:tcPr>
          <w:p w14:paraId="03B39F55"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c>
          <w:tcPr>
            <w:tcW w:w="2092" w:type="dxa"/>
            <w:tcPrChange w:id="3363" w:author="Arnob Alam" w:date="2025-02-05T20:51:00Z" w16du:dateUtc="2025-02-06T01:51:00Z">
              <w:tcPr>
                <w:tcW w:w="1870" w:type="dxa"/>
              </w:tcPr>
            </w:tcPrChange>
          </w:tcPr>
          <w:p w14:paraId="1CF4311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2092" w:type="dxa"/>
            <w:tcPrChange w:id="3364" w:author="Arnob Alam" w:date="2025-02-05T20:51:00Z" w16du:dateUtc="2025-02-06T01:51:00Z">
              <w:tcPr>
                <w:tcW w:w="1870" w:type="dxa"/>
              </w:tcPr>
            </w:tcPrChange>
          </w:tcPr>
          <w:p w14:paraId="5F0CBF9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709" w:type="dxa"/>
            <w:tcPrChange w:id="3365" w:author="Arnob Alam" w:date="2025-02-05T20:51:00Z" w16du:dateUtc="2025-02-06T01:51:00Z">
              <w:tcPr>
                <w:tcW w:w="1870" w:type="dxa"/>
              </w:tcPr>
            </w:tcPrChange>
          </w:tcPr>
          <w:p w14:paraId="071FA59B"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rsidTr="00FE38B0">
        <w:tc>
          <w:tcPr>
            <w:cnfStyle w:val="001000000000" w:firstRow="0" w:lastRow="0" w:firstColumn="1" w:lastColumn="0" w:oddVBand="0" w:evenVBand="0" w:oddHBand="0" w:evenHBand="0" w:firstRowFirstColumn="0" w:firstRowLastColumn="0" w:lastRowFirstColumn="0" w:lastRowLastColumn="0"/>
            <w:tcW w:w="9346" w:type="dxa"/>
            <w:gridSpan w:val="5"/>
            <w:tcBorders>
              <w:bottom w:val="single" w:sz="4" w:space="0" w:color="auto"/>
              <w:right w:val="none" w:sz="0" w:space="0" w:color="auto"/>
            </w:tcBorders>
            <w:tcPrChange w:id="3366" w:author="Arnob Alam" w:date="2025-02-05T20:51:00Z" w16du:dateUtc="2025-02-06T01:51:00Z">
              <w:tcPr>
                <w:tcW w:w="9350" w:type="dxa"/>
                <w:gridSpan w:val="5"/>
                <w:tcBorders>
                  <w:bottom w:val="single" w:sz="4" w:space="0" w:color="auto"/>
                  <w:right w:val="none" w:sz="0" w:space="0" w:color="auto"/>
                </w:tcBorders>
              </w:tcPr>
            </w:tcPrChange>
          </w:tcPr>
          <w:p w14:paraId="5E629BEB" w14:textId="77777777" w:rsidR="00260ADF" w:rsidRDefault="00260ADF">
            <w:pPr>
              <w:jc w:val="left"/>
            </w:pPr>
            <w:r>
              <w:t>Fixed Leg</w:t>
            </w:r>
          </w:p>
        </w:tc>
      </w:tr>
      <w:tr w:rsidR="00260ADF" w14:paraId="20AF48FD" w14:textId="77777777" w:rsidTr="00FE38B0">
        <w:tc>
          <w:tcPr>
            <w:cnfStyle w:val="001000000000" w:firstRow="0" w:lastRow="0" w:firstColumn="1" w:lastColumn="0" w:oddVBand="0" w:evenVBand="0" w:oddHBand="0" w:evenHBand="0" w:firstRowFirstColumn="0" w:firstRowLastColumn="0" w:lastRowFirstColumn="0" w:lastRowLastColumn="0"/>
            <w:tcW w:w="1751" w:type="dxa"/>
            <w:tcBorders>
              <w:top w:val="single" w:sz="4" w:space="0" w:color="auto"/>
            </w:tcBorders>
            <w:tcPrChange w:id="3367" w:author="Arnob Alam" w:date="2025-02-05T20:51:00Z" w16du:dateUtc="2025-02-06T01:51:00Z">
              <w:tcPr>
                <w:tcW w:w="1870" w:type="dxa"/>
                <w:tcBorders>
                  <w:top w:val="single" w:sz="4" w:space="0" w:color="auto"/>
                </w:tcBorders>
              </w:tcPr>
            </w:tcPrChange>
          </w:tcPr>
          <w:p w14:paraId="2F3E7780" w14:textId="77777777" w:rsidR="00260ADF" w:rsidRDefault="00260ADF">
            <w:r>
              <w:t>Day Count Convention</w:t>
            </w:r>
          </w:p>
        </w:tc>
        <w:tc>
          <w:tcPr>
            <w:tcW w:w="1702" w:type="dxa"/>
            <w:tcBorders>
              <w:top w:val="single" w:sz="4" w:space="0" w:color="auto"/>
            </w:tcBorders>
            <w:tcPrChange w:id="3368" w:author="Arnob Alam" w:date="2025-02-05T20:51:00Z" w16du:dateUtc="2025-02-06T01:51:00Z">
              <w:tcPr>
                <w:tcW w:w="1870" w:type="dxa"/>
                <w:tcBorders>
                  <w:top w:val="single" w:sz="4" w:space="0" w:color="auto"/>
                </w:tcBorders>
              </w:tcPr>
            </w:tcPrChange>
          </w:tcPr>
          <w:p w14:paraId="0A7B352E" w14:textId="77777777" w:rsidR="00260ADF" w:rsidRDefault="00260ADF">
            <w:pPr>
              <w:cnfStyle w:val="000000000000" w:firstRow="0" w:lastRow="0" w:firstColumn="0" w:lastColumn="0" w:oddVBand="0" w:evenVBand="0" w:oddHBand="0" w:evenHBand="0" w:firstRowFirstColumn="0" w:firstRowLastColumn="0" w:lastRowFirstColumn="0" w:lastRowLastColumn="0"/>
            </w:pPr>
            <w:r>
              <w:t>30I/360</w:t>
            </w:r>
          </w:p>
        </w:tc>
        <w:tc>
          <w:tcPr>
            <w:tcW w:w="2092" w:type="dxa"/>
            <w:tcBorders>
              <w:top w:val="single" w:sz="4" w:space="0" w:color="auto"/>
            </w:tcBorders>
            <w:tcPrChange w:id="3369" w:author="Arnob Alam" w:date="2025-02-05T20:51:00Z" w16du:dateUtc="2025-02-06T01:51:00Z">
              <w:tcPr>
                <w:tcW w:w="1870" w:type="dxa"/>
                <w:tcBorders>
                  <w:top w:val="single" w:sz="4" w:space="0" w:color="auto"/>
                </w:tcBorders>
              </w:tcPr>
            </w:tcPrChange>
          </w:tcPr>
          <w:p w14:paraId="33B3EAB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2092" w:type="dxa"/>
            <w:tcBorders>
              <w:top w:val="single" w:sz="4" w:space="0" w:color="auto"/>
            </w:tcBorders>
            <w:tcPrChange w:id="3370" w:author="Arnob Alam" w:date="2025-02-05T20:51:00Z" w16du:dateUtc="2025-02-06T01:51:00Z">
              <w:tcPr>
                <w:tcW w:w="1870" w:type="dxa"/>
                <w:tcBorders>
                  <w:top w:val="single" w:sz="4" w:space="0" w:color="auto"/>
                </w:tcBorders>
              </w:tcPr>
            </w:tcPrChange>
          </w:tcPr>
          <w:p w14:paraId="184079DA"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709" w:type="dxa"/>
            <w:tcBorders>
              <w:top w:val="single" w:sz="4" w:space="0" w:color="auto"/>
            </w:tcBorders>
            <w:tcPrChange w:id="3371" w:author="Arnob Alam" w:date="2025-02-05T20:51:00Z" w16du:dateUtc="2025-02-06T01:51:00Z">
              <w:tcPr>
                <w:tcW w:w="1870" w:type="dxa"/>
                <w:tcBorders>
                  <w:top w:val="single" w:sz="4" w:space="0" w:color="auto"/>
                </w:tcBorders>
              </w:tcPr>
            </w:tcPrChange>
          </w:tcPr>
          <w:p w14:paraId="7C8F4DF9" w14:textId="77777777" w:rsidR="00260ADF" w:rsidRDefault="00260ADF">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372" w:author="Arnob Alam" w:date="2025-02-05T20:51:00Z" w16du:dateUtc="2025-02-06T01:51:00Z">
              <w:tcPr>
                <w:tcW w:w="1870" w:type="dxa"/>
              </w:tcPr>
            </w:tcPrChange>
          </w:tcPr>
          <w:p w14:paraId="7F8FCB3A" w14:textId="77777777" w:rsidR="00260ADF" w:rsidRDefault="00260ADF">
            <w:r>
              <w:t>Payment Frequency</w:t>
            </w:r>
          </w:p>
        </w:tc>
        <w:tc>
          <w:tcPr>
            <w:tcW w:w="1702" w:type="dxa"/>
            <w:tcPrChange w:id="3373" w:author="Arnob Alam" w:date="2025-02-05T20:51:00Z" w16du:dateUtc="2025-02-06T01:51:00Z">
              <w:tcPr>
                <w:tcW w:w="1870" w:type="dxa"/>
              </w:tcPr>
            </w:tcPrChange>
          </w:tcPr>
          <w:p w14:paraId="4A746E8D"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2092" w:type="dxa"/>
            <w:tcPrChange w:id="3374" w:author="Arnob Alam" w:date="2025-02-05T20:51:00Z" w16du:dateUtc="2025-02-06T01:51:00Z">
              <w:tcPr>
                <w:tcW w:w="1870" w:type="dxa"/>
              </w:tcPr>
            </w:tcPrChange>
          </w:tcPr>
          <w:p w14:paraId="6FC1E213"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2092" w:type="dxa"/>
            <w:tcPrChange w:id="3375" w:author="Arnob Alam" w:date="2025-02-05T20:51:00Z" w16du:dateUtc="2025-02-06T01:51:00Z">
              <w:tcPr>
                <w:tcW w:w="1870" w:type="dxa"/>
              </w:tcPr>
            </w:tcPrChange>
          </w:tcPr>
          <w:p w14:paraId="7C0ADE59"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709" w:type="dxa"/>
            <w:tcPrChange w:id="3376" w:author="Arnob Alam" w:date="2025-02-05T20:51:00Z" w16du:dateUtc="2025-02-06T01:51:00Z">
              <w:tcPr>
                <w:tcW w:w="1870" w:type="dxa"/>
              </w:tcPr>
            </w:tcPrChange>
          </w:tcPr>
          <w:p w14:paraId="4800E84E" w14:textId="77777777" w:rsidR="00260ADF" w:rsidRDefault="00260ADF">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377" w:author="Arnob Alam" w:date="2025-02-05T20:51:00Z" w16du:dateUtc="2025-02-06T01:51:00Z">
              <w:tcPr>
                <w:tcW w:w="1870" w:type="dxa"/>
              </w:tcPr>
            </w:tcPrChange>
          </w:tcPr>
          <w:p w14:paraId="62022AD5" w14:textId="77777777" w:rsidR="00260ADF" w:rsidRDefault="00260ADF">
            <w:r>
              <w:t>Business Day Adjustment Convention</w:t>
            </w:r>
          </w:p>
        </w:tc>
        <w:tc>
          <w:tcPr>
            <w:tcW w:w="1702" w:type="dxa"/>
            <w:tcPrChange w:id="3378" w:author="Arnob Alam" w:date="2025-02-05T20:51:00Z" w16du:dateUtc="2025-02-06T01:51:00Z">
              <w:tcPr>
                <w:tcW w:w="1870" w:type="dxa"/>
              </w:tcPr>
            </w:tcPrChange>
          </w:tcPr>
          <w:p w14:paraId="0832056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2092" w:type="dxa"/>
            <w:tcPrChange w:id="3379" w:author="Arnob Alam" w:date="2025-02-05T20:51:00Z" w16du:dateUtc="2025-02-06T01:51:00Z">
              <w:tcPr>
                <w:tcW w:w="1870" w:type="dxa"/>
              </w:tcPr>
            </w:tcPrChange>
          </w:tcPr>
          <w:p w14:paraId="0206C42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2092" w:type="dxa"/>
            <w:tcPrChange w:id="3380" w:author="Arnob Alam" w:date="2025-02-05T20:51:00Z" w16du:dateUtc="2025-02-06T01:51:00Z">
              <w:tcPr>
                <w:tcW w:w="1870" w:type="dxa"/>
              </w:tcPr>
            </w:tcPrChange>
          </w:tcPr>
          <w:p w14:paraId="589EA277"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709" w:type="dxa"/>
            <w:tcPrChange w:id="3381" w:author="Arnob Alam" w:date="2025-02-05T20:51:00Z" w16du:dateUtc="2025-02-06T01:51:00Z">
              <w:tcPr>
                <w:tcW w:w="1870" w:type="dxa"/>
              </w:tcPr>
            </w:tcPrChange>
          </w:tcPr>
          <w:p w14:paraId="58CB9AD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382" w:author="Arnob Alam" w:date="2025-02-05T20:51:00Z" w16du:dateUtc="2025-02-06T01:51:00Z">
              <w:tcPr>
                <w:tcW w:w="1870" w:type="dxa"/>
              </w:tcPr>
            </w:tcPrChange>
          </w:tcPr>
          <w:p w14:paraId="0AE5F665" w14:textId="77777777" w:rsidR="00260ADF" w:rsidRDefault="00260ADF">
            <w:r>
              <w:t>Adjustment Type</w:t>
            </w:r>
          </w:p>
        </w:tc>
        <w:tc>
          <w:tcPr>
            <w:tcW w:w="1702" w:type="dxa"/>
            <w:tcPrChange w:id="3383" w:author="Arnob Alam" w:date="2025-02-05T20:51:00Z" w16du:dateUtc="2025-02-06T01:51:00Z">
              <w:tcPr>
                <w:tcW w:w="1870" w:type="dxa"/>
              </w:tcPr>
            </w:tcPrChange>
          </w:tcPr>
          <w:p w14:paraId="332A357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2092" w:type="dxa"/>
            <w:tcPrChange w:id="3384" w:author="Arnob Alam" w:date="2025-02-05T20:51:00Z" w16du:dateUtc="2025-02-06T01:51:00Z">
              <w:tcPr>
                <w:tcW w:w="1870" w:type="dxa"/>
              </w:tcPr>
            </w:tcPrChange>
          </w:tcPr>
          <w:p w14:paraId="7551051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2092" w:type="dxa"/>
            <w:tcPrChange w:id="3385" w:author="Arnob Alam" w:date="2025-02-05T20:51:00Z" w16du:dateUtc="2025-02-06T01:51:00Z">
              <w:tcPr>
                <w:tcW w:w="1870" w:type="dxa"/>
              </w:tcPr>
            </w:tcPrChange>
          </w:tcPr>
          <w:p w14:paraId="403D49C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709" w:type="dxa"/>
            <w:tcPrChange w:id="3386" w:author="Arnob Alam" w:date="2025-02-05T20:51:00Z" w16du:dateUtc="2025-02-06T01:51:00Z">
              <w:tcPr>
                <w:tcW w:w="1870" w:type="dxa"/>
              </w:tcPr>
            </w:tcPrChange>
          </w:tcPr>
          <w:p w14:paraId="0A44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387" w:author="Arnob Alam" w:date="2025-02-05T20:51:00Z" w16du:dateUtc="2025-02-06T01:51:00Z">
              <w:tcPr>
                <w:tcW w:w="1870" w:type="dxa"/>
              </w:tcPr>
            </w:tcPrChange>
          </w:tcPr>
          <w:p w14:paraId="68C24638" w14:textId="77777777" w:rsidR="00260ADF" w:rsidRDefault="00260ADF">
            <w:r>
              <w:t>Roll Convention</w:t>
            </w:r>
          </w:p>
        </w:tc>
        <w:tc>
          <w:tcPr>
            <w:tcW w:w="1702" w:type="dxa"/>
            <w:tcPrChange w:id="3388" w:author="Arnob Alam" w:date="2025-02-05T20:51:00Z" w16du:dateUtc="2025-02-06T01:51:00Z">
              <w:tcPr>
                <w:tcW w:w="1870" w:type="dxa"/>
              </w:tcPr>
            </w:tcPrChange>
          </w:tcPr>
          <w:p w14:paraId="000CD32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2092" w:type="dxa"/>
            <w:tcPrChange w:id="3389" w:author="Arnob Alam" w:date="2025-02-05T20:51:00Z" w16du:dateUtc="2025-02-06T01:51:00Z">
              <w:tcPr>
                <w:tcW w:w="1870" w:type="dxa"/>
              </w:tcPr>
            </w:tcPrChange>
          </w:tcPr>
          <w:p w14:paraId="070D1580"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2092" w:type="dxa"/>
            <w:tcPrChange w:id="3390" w:author="Arnob Alam" w:date="2025-02-05T20:51:00Z" w16du:dateUtc="2025-02-06T01:51:00Z">
              <w:tcPr>
                <w:tcW w:w="1870" w:type="dxa"/>
              </w:tcPr>
            </w:tcPrChange>
          </w:tcPr>
          <w:p w14:paraId="1BFE87ED"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709" w:type="dxa"/>
            <w:tcPrChange w:id="3391" w:author="Arnob Alam" w:date="2025-02-05T20:51:00Z" w16du:dateUtc="2025-02-06T01:51:00Z">
              <w:tcPr>
                <w:tcW w:w="1870" w:type="dxa"/>
              </w:tcPr>
            </w:tcPrChange>
          </w:tcPr>
          <w:p w14:paraId="0EB1479E"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392" w:author="Arnob Alam" w:date="2025-02-05T20:51:00Z" w16du:dateUtc="2025-02-06T01:51:00Z">
              <w:tcPr>
                <w:tcW w:w="1870" w:type="dxa"/>
              </w:tcPr>
            </w:tcPrChange>
          </w:tcPr>
          <w:p w14:paraId="3FD56268" w14:textId="77777777" w:rsidR="00260ADF" w:rsidRDefault="00260ADF">
            <w:r>
              <w:t>Accrual Calculation Calendar</w:t>
            </w:r>
          </w:p>
        </w:tc>
        <w:tc>
          <w:tcPr>
            <w:tcW w:w="1702" w:type="dxa"/>
            <w:tcPrChange w:id="3393" w:author="Arnob Alam" w:date="2025-02-05T20:51:00Z" w16du:dateUtc="2025-02-06T01:51:00Z">
              <w:tcPr>
                <w:tcW w:w="1870" w:type="dxa"/>
              </w:tcPr>
            </w:tcPrChange>
          </w:tcPr>
          <w:p w14:paraId="782D0C9D"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2092" w:type="dxa"/>
            <w:tcPrChange w:id="3394" w:author="Arnob Alam" w:date="2025-02-05T20:51:00Z" w16du:dateUtc="2025-02-06T01:51:00Z">
              <w:tcPr>
                <w:tcW w:w="1870" w:type="dxa"/>
              </w:tcPr>
            </w:tcPrChange>
          </w:tcPr>
          <w:p w14:paraId="7349E542"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2092" w:type="dxa"/>
            <w:tcPrChange w:id="3395" w:author="Arnob Alam" w:date="2025-02-05T20:51:00Z" w16du:dateUtc="2025-02-06T01:51:00Z">
              <w:tcPr>
                <w:tcW w:w="1870" w:type="dxa"/>
              </w:tcPr>
            </w:tcPrChange>
          </w:tcPr>
          <w:p w14:paraId="74ED0956"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709" w:type="dxa"/>
            <w:tcPrChange w:id="3396" w:author="Arnob Alam" w:date="2025-02-05T20:51:00Z" w16du:dateUtc="2025-02-06T01:51:00Z">
              <w:tcPr>
                <w:tcW w:w="1870" w:type="dxa"/>
              </w:tcPr>
            </w:tcPrChange>
          </w:tcPr>
          <w:p w14:paraId="448C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397" w:author="Arnob Alam" w:date="2025-02-05T20:51:00Z" w16du:dateUtc="2025-02-06T01:51:00Z">
              <w:tcPr>
                <w:tcW w:w="1870" w:type="dxa"/>
              </w:tcPr>
            </w:tcPrChange>
          </w:tcPr>
          <w:p w14:paraId="59745F39" w14:textId="77777777" w:rsidR="00260ADF" w:rsidRDefault="00260ADF">
            <w:r>
              <w:t>Pay Delay</w:t>
            </w:r>
          </w:p>
        </w:tc>
        <w:tc>
          <w:tcPr>
            <w:tcW w:w="1702" w:type="dxa"/>
            <w:tcPrChange w:id="3398" w:author="Arnob Alam" w:date="2025-02-05T20:51:00Z" w16du:dateUtc="2025-02-06T01:51:00Z">
              <w:tcPr>
                <w:tcW w:w="1870" w:type="dxa"/>
              </w:tcPr>
            </w:tcPrChange>
          </w:tcPr>
          <w:p w14:paraId="6075E90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2092" w:type="dxa"/>
            <w:tcPrChange w:id="3399" w:author="Arnob Alam" w:date="2025-02-05T20:51:00Z" w16du:dateUtc="2025-02-06T01:51:00Z">
              <w:tcPr>
                <w:tcW w:w="1870" w:type="dxa"/>
              </w:tcPr>
            </w:tcPrChange>
          </w:tcPr>
          <w:p w14:paraId="267A34F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2092" w:type="dxa"/>
            <w:tcPrChange w:id="3400" w:author="Arnob Alam" w:date="2025-02-05T20:51:00Z" w16du:dateUtc="2025-02-06T01:51:00Z">
              <w:tcPr>
                <w:tcW w:w="1870" w:type="dxa"/>
              </w:tcPr>
            </w:tcPrChange>
          </w:tcPr>
          <w:p w14:paraId="394DFB9C"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709" w:type="dxa"/>
            <w:tcPrChange w:id="3401" w:author="Arnob Alam" w:date="2025-02-05T20:51:00Z" w16du:dateUtc="2025-02-06T01:51:00Z">
              <w:tcPr>
                <w:tcW w:w="1870" w:type="dxa"/>
              </w:tcPr>
            </w:tcPrChange>
          </w:tcPr>
          <w:p w14:paraId="7FBA6563"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rsidTr="00FE38B0">
        <w:tc>
          <w:tcPr>
            <w:cnfStyle w:val="001000000000" w:firstRow="0" w:lastRow="0" w:firstColumn="1" w:lastColumn="0" w:oddVBand="0" w:evenVBand="0" w:oddHBand="0" w:evenHBand="0" w:firstRowFirstColumn="0" w:firstRowLastColumn="0" w:lastRowFirstColumn="0" w:lastRowLastColumn="0"/>
            <w:tcW w:w="9346" w:type="dxa"/>
            <w:gridSpan w:val="5"/>
            <w:tcBorders>
              <w:bottom w:val="single" w:sz="4" w:space="0" w:color="auto"/>
              <w:right w:val="none" w:sz="0" w:space="0" w:color="auto"/>
            </w:tcBorders>
            <w:tcPrChange w:id="3402" w:author="Arnob Alam" w:date="2025-02-05T20:51:00Z" w16du:dateUtc="2025-02-06T01:51:00Z">
              <w:tcPr>
                <w:tcW w:w="9350" w:type="dxa"/>
                <w:gridSpan w:val="5"/>
                <w:tcBorders>
                  <w:bottom w:val="single" w:sz="4" w:space="0" w:color="auto"/>
                  <w:right w:val="none" w:sz="0" w:space="0" w:color="auto"/>
                </w:tcBorders>
              </w:tcPr>
            </w:tcPrChange>
          </w:tcPr>
          <w:p w14:paraId="55B35BD1" w14:textId="77777777" w:rsidR="00260ADF" w:rsidRDefault="00260ADF">
            <w:pPr>
              <w:jc w:val="left"/>
            </w:pPr>
            <w:r>
              <w:t>Floating Leg</w:t>
            </w:r>
          </w:p>
        </w:tc>
      </w:tr>
      <w:tr w:rsidR="00260ADF" w14:paraId="15C7CA4F" w14:textId="77777777" w:rsidTr="00FE38B0">
        <w:tc>
          <w:tcPr>
            <w:cnfStyle w:val="001000000000" w:firstRow="0" w:lastRow="0" w:firstColumn="1" w:lastColumn="0" w:oddVBand="0" w:evenVBand="0" w:oddHBand="0" w:evenHBand="0" w:firstRowFirstColumn="0" w:firstRowLastColumn="0" w:lastRowFirstColumn="0" w:lastRowLastColumn="0"/>
            <w:tcW w:w="1751" w:type="dxa"/>
            <w:tcBorders>
              <w:top w:val="single" w:sz="4" w:space="0" w:color="auto"/>
            </w:tcBorders>
            <w:tcPrChange w:id="3403" w:author="Arnob Alam" w:date="2025-02-05T20:51:00Z" w16du:dateUtc="2025-02-06T01:51:00Z">
              <w:tcPr>
                <w:tcW w:w="1870" w:type="dxa"/>
                <w:tcBorders>
                  <w:top w:val="single" w:sz="4" w:space="0" w:color="auto"/>
                </w:tcBorders>
              </w:tcPr>
            </w:tcPrChange>
          </w:tcPr>
          <w:p w14:paraId="23904C3F" w14:textId="77777777" w:rsidR="00260ADF" w:rsidRDefault="00260ADF">
            <w:r>
              <w:t>Day Count Convention</w:t>
            </w:r>
          </w:p>
        </w:tc>
        <w:tc>
          <w:tcPr>
            <w:tcW w:w="1702" w:type="dxa"/>
            <w:tcBorders>
              <w:top w:val="single" w:sz="4" w:space="0" w:color="auto"/>
            </w:tcBorders>
            <w:tcPrChange w:id="3404" w:author="Arnob Alam" w:date="2025-02-05T20:51:00Z" w16du:dateUtc="2025-02-06T01:51:00Z">
              <w:tcPr>
                <w:tcW w:w="1870" w:type="dxa"/>
                <w:tcBorders>
                  <w:top w:val="single" w:sz="4" w:space="0" w:color="auto"/>
                </w:tcBorders>
              </w:tcPr>
            </w:tcPrChange>
          </w:tcPr>
          <w:p w14:paraId="71C9C7A1"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c>
          <w:tcPr>
            <w:tcW w:w="2092" w:type="dxa"/>
            <w:tcBorders>
              <w:top w:val="single" w:sz="4" w:space="0" w:color="auto"/>
            </w:tcBorders>
            <w:tcPrChange w:id="3405" w:author="Arnob Alam" w:date="2025-02-05T20:51:00Z" w16du:dateUtc="2025-02-06T01:51:00Z">
              <w:tcPr>
                <w:tcW w:w="1870" w:type="dxa"/>
                <w:tcBorders>
                  <w:top w:val="single" w:sz="4" w:space="0" w:color="auto"/>
                </w:tcBorders>
              </w:tcPr>
            </w:tcPrChange>
          </w:tcPr>
          <w:p w14:paraId="64FC54E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2092" w:type="dxa"/>
            <w:tcBorders>
              <w:top w:val="single" w:sz="4" w:space="0" w:color="auto"/>
            </w:tcBorders>
            <w:tcPrChange w:id="3406" w:author="Arnob Alam" w:date="2025-02-05T20:51:00Z" w16du:dateUtc="2025-02-06T01:51:00Z">
              <w:tcPr>
                <w:tcW w:w="1870" w:type="dxa"/>
                <w:tcBorders>
                  <w:top w:val="single" w:sz="4" w:space="0" w:color="auto"/>
                </w:tcBorders>
              </w:tcPr>
            </w:tcPrChange>
          </w:tcPr>
          <w:p w14:paraId="3F525E5D"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709" w:type="dxa"/>
            <w:tcBorders>
              <w:top w:val="single" w:sz="4" w:space="0" w:color="auto"/>
            </w:tcBorders>
            <w:tcPrChange w:id="3407" w:author="Arnob Alam" w:date="2025-02-05T20:51:00Z" w16du:dateUtc="2025-02-06T01:51:00Z">
              <w:tcPr>
                <w:tcW w:w="1870" w:type="dxa"/>
                <w:tcBorders>
                  <w:top w:val="single" w:sz="4" w:space="0" w:color="auto"/>
                </w:tcBorders>
              </w:tcPr>
            </w:tcPrChange>
          </w:tcPr>
          <w:p w14:paraId="55FAE8F4"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08" w:author="Arnob Alam" w:date="2025-02-05T20:51:00Z" w16du:dateUtc="2025-02-06T01:51:00Z">
              <w:tcPr>
                <w:tcW w:w="1870" w:type="dxa"/>
              </w:tcPr>
            </w:tcPrChange>
          </w:tcPr>
          <w:p w14:paraId="2CA9013B" w14:textId="77777777" w:rsidR="00260ADF" w:rsidRDefault="00260ADF">
            <w:r>
              <w:t>Payment Frequency</w:t>
            </w:r>
          </w:p>
        </w:tc>
        <w:tc>
          <w:tcPr>
            <w:tcW w:w="1702" w:type="dxa"/>
            <w:tcPrChange w:id="3409" w:author="Arnob Alam" w:date="2025-02-05T20:51:00Z" w16du:dateUtc="2025-02-06T01:51:00Z">
              <w:tcPr>
                <w:tcW w:w="1870" w:type="dxa"/>
              </w:tcPr>
            </w:tcPrChange>
          </w:tcPr>
          <w:p w14:paraId="6AA107AD"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2092" w:type="dxa"/>
            <w:tcPrChange w:id="3410" w:author="Arnob Alam" w:date="2025-02-05T20:51:00Z" w16du:dateUtc="2025-02-06T01:51:00Z">
              <w:tcPr>
                <w:tcW w:w="1870" w:type="dxa"/>
              </w:tcPr>
            </w:tcPrChange>
          </w:tcPr>
          <w:p w14:paraId="3EB0707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2092" w:type="dxa"/>
            <w:tcPrChange w:id="3411" w:author="Arnob Alam" w:date="2025-02-05T20:51:00Z" w16du:dateUtc="2025-02-06T01:51:00Z">
              <w:tcPr>
                <w:tcW w:w="1870" w:type="dxa"/>
              </w:tcPr>
            </w:tcPrChange>
          </w:tcPr>
          <w:p w14:paraId="11D80976"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709" w:type="dxa"/>
            <w:tcPrChange w:id="3412" w:author="Arnob Alam" w:date="2025-02-05T20:51:00Z" w16du:dateUtc="2025-02-06T01:51:00Z">
              <w:tcPr>
                <w:tcW w:w="1870" w:type="dxa"/>
              </w:tcPr>
            </w:tcPrChange>
          </w:tcPr>
          <w:p w14:paraId="27EFA120"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13" w:author="Arnob Alam" w:date="2025-02-05T20:51:00Z" w16du:dateUtc="2025-02-06T01:51:00Z">
              <w:tcPr>
                <w:tcW w:w="1870" w:type="dxa"/>
              </w:tcPr>
            </w:tcPrChange>
          </w:tcPr>
          <w:p w14:paraId="715E940A" w14:textId="77777777" w:rsidR="00260ADF" w:rsidRDefault="00260ADF">
            <w:r>
              <w:lastRenderedPageBreak/>
              <w:t>Reference Index</w:t>
            </w:r>
          </w:p>
        </w:tc>
        <w:tc>
          <w:tcPr>
            <w:tcW w:w="1702" w:type="dxa"/>
            <w:tcPrChange w:id="3414" w:author="Arnob Alam" w:date="2025-02-05T20:51:00Z" w16du:dateUtc="2025-02-06T01:51:00Z">
              <w:tcPr>
                <w:tcW w:w="1870" w:type="dxa"/>
              </w:tcPr>
            </w:tcPrChange>
          </w:tcPr>
          <w:p w14:paraId="54623F7D" w14:textId="77777777" w:rsidR="00260ADF" w:rsidRDefault="00260ADF">
            <w:pPr>
              <w:cnfStyle w:val="000000000000" w:firstRow="0" w:lastRow="0" w:firstColumn="0" w:lastColumn="0" w:oddVBand="0" w:evenVBand="0" w:oddHBand="0" w:evenHBand="0" w:firstRowFirstColumn="0" w:firstRowLastColumn="0" w:lastRowFirstColumn="0" w:lastRowLastColumn="0"/>
            </w:pPr>
            <w:r>
              <w:t>USD LIBOR 3M</w:t>
            </w:r>
          </w:p>
        </w:tc>
        <w:tc>
          <w:tcPr>
            <w:tcW w:w="2092" w:type="dxa"/>
            <w:tcPrChange w:id="3415" w:author="Arnob Alam" w:date="2025-02-05T20:51:00Z" w16du:dateUtc="2025-02-06T01:51:00Z">
              <w:tcPr>
                <w:tcW w:w="1870" w:type="dxa"/>
              </w:tcPr>
            </w:tcPrChange>
          </w:tcPr>
          <w:p w14:paraId="582A81FD" w14:textId="77777777" w:rsidR="00260ADF" w:rsidRDefault="00260ADF">
            <w:pPr>
              <w:cnfStyle w:val="000000000000" w:firstRow="0" w:lastRow="0" w:firstColumn="0" w:lastColumn="0" w:oddVBand="0" w:evenVBand="0" w:oddHBand="0" w:evenHBand="0" w:firstRowFirstColumn="0" w:firstRowLastColumn="0" w:lastRowFirstColumn="0" w:lastRowLastColumn="0"/>
            </w:pPr>
            <w:r>
              <w:t>CDOR 3M</w:t>
            </w:r>
          </w:p>
        </w:tc>
        <w:tc>
          <w:tcPr>
            <w:tcW w:w="2092" w:type="dxa"/>
            <w:tcPrChange w:id="3416" w:author="Arnob Alam" w:date="2025-02-05T20:51:00Z" w16du:dateUtc="2025-02-06T01:51:00Z">
              <w:tcPr>
                <w:tcW w:w="1870" w:type="dxa"/>
              </w:tcPr>
            </w:tcPrChange>
          </w:tcPr>
          <w:p w14:paraId="71C9B01B" w14:textId="77777777" w:rsidR="00260ADF" w:rsidRDefault="00260ADF">
            <w:pPr>
              <w:cnfStyle w:val="000000000000" w:firstRow="0" w:lastRow="0" w:firstColumn="0" w:lastColumn="0" w:oddVBand="0" w:evenVBand="0" w:oddHBand="0" w:evenHBand="0" w:firstRowFirstColumn="0" w:firstRowLastColumn="0" w:lastRowFirstColumn="0" w:lastRowLastColumn="0"/>
            </w:pPr>
            <w:r>
              <w:t>GBP LIBOR 6M</w:t>
            </w:r>
          </w:p>
        </w:tc>
        <w:tc>
          <w:tcPr>
            <w:tcW w:w="1709" w:type="dxa"/>
            <w:tcPrChange w:id="3417" w:author="Arnob Alam" w:date="2025-02-05T20:51:00Z" w16du:dateUtc="2025-02-06T01:51:00Z">
              <w:tcPr>
                <w:tcW w:w="1870" w:type="dxa"/>
              </w:tcPr>
            </w:tcPrChange>
          </w:tcPr>
          <w:p w14:paraId="6175FCE9" w14:textId="77777777" w:rsidR="00260ADF" w:rsidRDefault="00260ADF">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18" w:author="Arnob Alam" w:date="2025-02-05T20:51:00Z" w16du:dateUtc="2025-02-06T01:51:00Z">
              <w:tcPr>
                <w:tcW w:w="1870" w:type="dxa"/>
              </w:tcPr>
            </w:tcPrChange>
          </w:tcPr>
          <w:p w14:paraId="371278CA" w14:textId="77777777" w:rsidR="00260ADF" w:rsidRDefault="00260ADF">
            <w:r>
              <w:t>Reset Frequency</w:t>
            </w:r>
          </w:p>
        </w:tc>
        <w:tc>
          <w:tcPr>
            <w:tcW w:w="1702" w:type="dxa"/>
            <w:tcPrChange w:id="3419" w:author="Arnob Alam" w:date="2025-02-05T20:51:00Z" w16du:dateUtc="2025-02-06T01:51:00Z">
              <w:tcPr>
                <w:tcW w:w="1870" w:type="dxa"/>
              </w:tcPr>
            </w:tcPrChange>
          </w:tcPr>
          <w:p w14:paraId="5AB0ABFB"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2092" w:type="dxa"/>
            <w:tcPrChange w:id="3420" w:author="Arnob Alam" w:date="2025-02-05T20:51:00Z" w16du:dateUtc="2025-02-06T01:51:00Z">
              <w:tcPr>
                <w:tcW w:w="1870" w:type="dxa"/>
              </w:tcPr>
            </w:tcPrChange>
          </w:tcPr>
          <w:p w14:paraId="46C2AAC7"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2092" w:type="dxa"/>
            <w:tcPrChange w:id="3421" w:author="Arnob Alam" w:date="2025-02-05T20:51:00Z" w16du:dateUtc="2025-02-06T01:51:00Z">
              <w:tcPr>
                <w:tcW w:w="1870" w:type="dxa"/>
              </w:tcPr>
            </w:tcPrChange>
          </w:tcPr>
          <w:p w14:paraId="351E7207"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709" w:type="dxa"/>
            <w:tcPrChange w:id="3422" w:author="Arnob Alam" w:date="2025-02-05T20:51:00Z" w16du:dateUtc="2025-02-06T01:51:00Z">
              <w:tcPr>
                <w:tcW w:w="1870" w:type="dxa"/>
              </w:tcPr>
            </w:tcPrChange>
          </w:tcPr>
          <w:p w14:paraId="6C09594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23" w:author="Arnob Alam" w:date="2025-02-05T20:51:00Z" w16du:dateUtc="2025-02-06T01:51:00Z">
              <w:tcPr>
                <w:tcW w:w="1870" w:type="dxa"/>
              </w:tcPr>
            </w:tcPrChange>
          </w:tcPr>
          <w:p w14:paraId="2F563CE2" w14:textId="77777777" w:rsidR="00260ADF" w:rsidRDefault="00260ADF">
            <w:r>
              <w:t>Business Day Adjustment</w:t>
            </w:r>
          </w:p>
        </w:tc>
        <w:tc>
          <w:tcPr>
            <w:tcW w:w="1702" w:type="dxa"/>
            <w:tcPrChange w:id="3424" w:author="Arnob Alam" w:date="2025-02-05T20:51:00Z" w16du:dateUtc="2025-02-06T01:51:00Z">
              <w:tcPr>
                <w:tcW w:w="1870" w:type="dxa"/>
              </w:tcPr>
            </w:tcPrChange>
          </w:tcPr>
          <w:p w14:paraId="1A6A858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2092" w:type="dxa"/>
            <w:tcPrChange w:id="3425" w:author="Arnob Alam" w:date="2025-02-05T20:51:00Z" w16du:dateUtc="2025-02-06T01:51:00Z">
              <w:tcPr>
                <w:tcW w:w="1870" w:type="dxa"/>
              </w:tcPr>
            </w:tcPrChange>
          </w:tcPr>
          <w:p w14:paraId="0390E383"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2092" w:type="dxa"/>
            <w:tcPrChange w:id="3426" w:author="Arnob Alam" w:date="2025-02-05T20:51:00Z" w16du:dateUtc="2025-02-06T01:51:00Z">
              <w:tcPr>
                <w:tcW w:w="1870" w:type="dxa"/>
              </w:tcPr>
            </w:tcPrChange>
          </w:tcPr>
          <w:p w14:paraId="6874C1C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709" w:type="dxa"/>
            <w:tcPrChange w:id="3427" w:author="Arnob Alam" w:date="2025-02-05T20:51:00Z" w16du:dateUtc="2025-02-06T01:51:00Z">
              <w:tcPr>
                <w:tcW w:w="1870" w:type="dxa"/>
              </w:tcPr>
            </w:tcPrChange>
          </w:tcPr>
          <w:p w14:paraId="623BAB9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28" w:author="Arnob Alam" w:date="2025-02-05T20:51:00Z" w16du:dateUtc="2025-02-06T01:51:00Z">
              <w:tcPr>
                <w:tcW w:w="1870" w:type="dxa"/>
              </w:tcPr>
            </w:tcPrChange>
          </w:tcPr>
          <w:p w14:paraId="5A0E9427" w14:textId="77777777" w:rsidR="00260ADF" w:rsidRDefault="00260ADF">
            <w:r>
              <w:t>Adjustment Type</w:t>
            </w:r>
          </w:p>
        </w:tc>
        <w:tc>
          <w:tcPr>
            <w:tcW w:w="1702" w:type="dxa"/>
            <w:tcPrChange w:id="3429" w:author="Arnob Alam" w:date="2025-02-05T20:51:00Z" w16du:dateUtc="2025-02-06T01:51:00Z">
              <w:tcPr>
                <w:tcW w:w="1870" w:type="dxa"/>
              </w:tcPr>
            </w:tcPrChange>
          </w:tcPr>
          <w:p w14:paraId="7C567E05"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2092" w:type="dxa"/>
            <w:tcPrChange w:id="3430" w:author="Arnob Alam" w:date="2025-02-05T20:51:00Z" w16du:dateUtc="2025-02-06T01:51:00Z">
              <w:tcPr>
                <w:tcW w:w="1870" w:type="dxa"/>
              </w:tcPr>
            </w:tcPrChange>
          </w:tcPr>
          <w:p w14:paraId="1D2D8E90"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2092" w:type="dxa"/>
            <w:tcPrChange w:id="3431" w:author="Arnob Alam" w:date="2025-02-05T20:51:00Z" w16du:dateUtc="2025-02-06T01:51:00Z">
              <w:tcPr>
                <w:tcW w:w="1870" w:type="dxa"/>
              </w:tcPr>
            </w:tcPrChange>
          </w:tcPr>
          <w:p w14:paraId="77C2F0D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709" w:type="dxa"/>
            <w:tcPrChange w:id="3432" w:author="Arnob Alam" w:date="2025-02-05T20:51:00Z" w16du:dateUtc="2025-02-06T01:51:00Z">
              <w:tcPr>
                <w:tcW w:w="1870" w:type="dxa"/>
              </w:tcPr>
            </w:tcPrChange>
          </w:tcPr>
          <w:p w14:paraId="0C9D7F36"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33" w:author="Arnob Alam" w:date="2025-02-05T20:51:00Z" w16du:dateUtc="2025-02-06T01:51:00Z">
              <w:tcPr>
                <w:tcW w:w="1870" w:type="dxa"/>
              </w:tcPr>
            </w:tcPrChange>
          </w:tcPr>
          <w:p w14:paraId="7576F40C" w14:textId="77777777" w:rsidR="00260ADF" w:rsidRDefault="00260ADF">
            <w:r>
              <w:t>Roll Convention</w:t>
            </w:r>
          </w:p>
        </w:tc>
        <w:tc>
          <w:tcPr>
            <w:tcW w:w="1702" w:type="dxa"/>
            <w:tcPrChange w:id="3434" w:author="Arnob Alam" w:date="2025-02-05T20:51:00Z" w16du:dateUtc="2025-02-06T01:51:00Z">
              <w:tcPr>
                <w:tcW w:w="1870" w:type="dxa"/>
              </w:tcPr>
            </w:tcPrChange>
          </w:tcPr>
          <w:p w14:paraId="6F7D565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2092" w:type="dxa"/>
            <w:tcPrChange w:id="3435" w:author="Arnob Alam" w:date="2025-02-05T20:51:00Z" w16du:dateUtc="2025-02-06T01:51:00Z">
              <w:tcPr>
                <w:tcW w:w="1870" w:type="dxa"/>
              </w:tcPr>
            </w:tcPrChange>
          </w:tcPr>
          <w:p w14:paraId="36660353"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2092" w:type="dxa"/>
            <w:tcPrChange w:id="3436" w:author="Arnob Alam" w:date="2025-02-05T20:51:00Z" w16du:dateUtc="2025-02-06T01:51:00Z">
              <w:tcPr>
                <w:tcW w:w="1870" w:type="dxa"/>
              </w:tcPr>
            </w:tcPrChange>
          </w:tcPr>
          <w:p w14:paraId="029A5827"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709" w:type="dxa"/>
            <w:tcPrChange w:id="3437" w:author="Arnob Alam" w:date="2025-02-05T20:51:00Z" w16du:dateUtc="2025-02-06T01:51:00Z">
              <w:tcPr>
                <w:tcW w:w="1870" w:type="dxa"/>
              </w:tcPr>
            </w:tcPrChange>
          </w:tcPr>
          <w:p w14:paraId="76349134"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38" w:author="Arnob Alam" w:date="2025-02-05T20:51:00Z" w16du:dateUtc="2025-02-06T01:51:00Z">
              <w:tcPr>
                <w:tcW w:w="1870" w:type="dxa"/>
              </w:tcPr>
            </w:tcPrChange>
          </w:tcPr>
          <w:p w14:paraId="5324AFA3" w14:textId="77777777" w:rsidR="00260ADF" w:rsidRDefault="00260ADF">
            <w:r>
              <w:t>Calculation Calendar</w:t>
            </w:r>
          </w:p>
        </w:tc>
        <w:tc>
          <w:tcPr>
            <w:tcW w:w="1702" w:type="dxa"/>
            <w:tcPrChange w:id="3439" w:author="Arnob Alam" w:date="2025-02-05T20:51:00Z" w16du:dateUtc="2025-02-06T01:51:00Z">
              <w:tcPr>
                <w:tcW w:w="1870" w:type="dxa"/>
              </w:tcPr>
            </w:tcPrChange>
          </w:tcPr>
          <w:p w14:paraId="4172E2D2"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2092" w:type="dxa"/>
            <w:tcPrChange w:id="3440" w:author="Arnob Alam" w:date="2025-02-05T20:51:00Z" w16du:dateUtc="2025-02-06T01:51:00Z">
              <w:tcPr>
                <w:tcW w:w="1870" w:type="dxa"/>
              </w:tcPr>
            </w:tcPrChange>
          </w:tcPr>
          <w:p w14:paraId="6F746DA0"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2092" w:type="dxa"/>
            <w:tcPrChange w:id="3441" w:author="Arnob Alam" w:date="2025-02-05T20:51:00Z" w16du:dateUtc="2025-02-06T01:51:00Z">
              <w:tcPr>
                <w:tcW w:w="1870" w:type="dxa"/>
              </w:tcPr>
            </w:tcPrChange>
          </w:tcPr>
          <w:p w14:paraId="609E7D12"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709" w:type="dxa"/>
            <w:tcPrChange w:id="3442" w:author="Arnob Alam" w:date="2025-02-05T20:51:00Z" w16du:dateUtc="2025-02-06T01:51:00Z">
              <w:tcPr>
                <w:tcW w:w="1870" w:type="dxa"/>
              </w:tcPr>
            </w:tcPrChange>
          </w:tcPr>
          <w:p w14:paraId="3B311599"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43" w:author="Arnob Alam" w:date="2025-02-05T20:51:00Z" w16du:dateUtc="2025-02-06T01:51:00Z">
              <w:tcPr>
                <w:tcW w:w="1870" w:type="dxa"/>
              </w:tcPr>
            </w:tcPrChange>
          </w:tcPr>
          <w:p w14:paraId="2712B005" w14:textId="77777777" w:rsidR="00260ADF" w:rsidRDefault="00260ADF">
            <w:r>
              <w:t>Fixing Calendar</w:t>
            </w:r>
          </w:p>
        </w:tc>
        <w:tc>
          <w:tcPr>
            <w:tcW w:w="1702" w:type="dxa"/>
            <w:tcPrChange w:id="3444" w:author="Arnob Alam" w:date="2025-02-05T20:51:00Z" w16du:dateUtc="2025-02-06T01:51:00Z">
              <w:tcPr>
                <w:tcW w:w="1870" w:type="dxa"/>
              </w:tcPr>
            </w:tcPrChange>
          </w:tcPr>
          <w:p w14:paraId="12F785B0"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2092" w:type="dxa"/>
            <w:tcPrChange w:id="3445" w:author="Arnob Alam" w:date="2025-02-05T20:51:00Z" w16du:dateUtc="2025-02-06T01:51:00Z">
              <w:tcPr>
                <w:tcW w:w="1870" w:type="dxa"/>
              </w:tcPr>
            </w:tcPrChange>
          </w:tcPr>
          <w:p w14:paraId="3CD06A8F"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2092" w:type="dxa"/>
            <w:tcPrChange w:id="3446" w:author="Arnob Alam" w:date="2025-02-05T20:51:00Z" w16du:dateUtc="2025-02-06T01:51:00Z">
              <w:tcPr>
                <w:tcW w:w="1870" w:type="dxa"/>
              </w:tcPr>
            </w:tcPrChange>
          </w:tcPr>
          <w:p w14:paraId="2294BD94"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709" w:type="dxa"/>
            <w:tcPrChange w:id="3447" w:author="Arnob Alam" w:date="2025-02-05T20:51:00Z" w16du:dateUtc="2025-02-06T01:51:00Z">
              <w:tcPr>
                <w:tcW w:w="1870" w:type="dxa"/>
              </w:tcPr>
            </w:tcPrChange>
          </w:tcPr>
          <w:p w14:paraId="3F399123"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48" w:author="Arnob Alam" w:date="2025-02-05T20:51:00Z" w16du:dateUtc="2025-02-06T01:51:00Z">
              <w:tcPr>
                <w:tcW w:w="1870" w:type="dxa"/>
              </w:tcPr>
            </w:tcPrChange>
          </w:tcPr>
          <w:p w14:paraId="70A1EB7E" w14:textId="77777777" w:rsidR="00260ADF" w:rsidRDefault="00260ADF">
            <w:r>
              <w:t>Fixing Lag</w:t>
            </w:r>
          </w:p>
        </w:tc>
        <w:tc>
          <w:tcPr>
            <w:tcW w:w="1702" w:type="dxa"/>
            <w:tcPrChange w:id="3449" w:author="Arnob Alam" w:date="2025-02-05T20:51:00Z" w16du:dateUtc="2025-02-06T01:51:00Z">
              <w:tcPr>
                <w:tcW w:w="1870" w:type="dxa"/>
              </w:tcPr>
            </w:tcPrChange>
          </w:tcPr>
          <w:p w14:paraId="0ED43178"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c>
          <w:tcPr>
            <w:tcW w:w="2092" w:type="dxa"/>
            <w:tcPrChange w:id="3450" w:author="Arnob Alam" w:date="2025-02-05T20:51:00Z" w16du:dateUtc="2025-02-06T01:51:00Z">
              <w:tcPr>
                <w:tcW w:w="1870" w:type="dxa"/>
              </w:tcPr>
            </w:tcPrChange>
          </w:tcPr>
          <w:p w14:paraId="7D7A834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2092" w:type="dxa"/>
            <w:tcPrChange w:id="3451" w:author="Arnob Alam" w:date="2025-02-05T20:51:00Z" w16du:dateUtc="2025-02-06T01:51:00Z">
              <w:tcPr>
                <w:tcW w:w="1870" w:type="dxa"/>
              </w:tcPr>
            </w:tcPrChange>
          </w:tcPr>
          <w:p w14:paraId="600A83C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709" w:type="dxa"/>
            <w:tcPrChange w:id="3452" w:author="Arnob Alam" w:date="2025-02-05T20:51:00Z" w16du:dateUtc="2025-02-06T01:51:00Z">
              <w:tcPr>
                <w:tcW w:w="1870" w:type="dxa"/>
              </w:tcPr>
            </w:tcPrChange>
          </w:tcPr>
          <w:p w14:paraId="0E6EF683"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53" w:author="Arnob Alam" w:date="2025-02-05T20:51:00Z" w16du:dateUtc="2025-02-06T01:51:00Z">
              <w:tcPr>
                <w:tcW w:w="1870" w:type="dxa"/>
              </w:tcPr>
            </w:tcPrChange>
          </w:tcPr>
          <w:p w14:paraId="10CF9AD2" w14:textId="77777777" w:rsidR="00260ADF" w:rsidRDefault="00260ADF">
            <w:r>
              <w:t>Pay Delay</w:t>
            </w:r>
          </w:p>
        </w:tc>
        <w:tc>
          <w:tcPr>
            <w:tcW w:w="1702" w:type="dxa"/>
            <w:tcPrChange w:id="3454" w:author="Arnob Alam" w:date="2025-02-05T20:51:00Z" w16du:dateUtc="2025-02-06T01:51:00Z">
              <w:tcPr>
                <w:tcW w:w="1870" w:type="dxa"/>
              </w:tcPr>
            </w:tcPrChange>
          </w:tcPr>
          <w:p w14:paraId="077320B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2092" w:type="dxa"/>
            <w:tcPrChange w:id="3455" w:author="Arnob Alam" w:date="2025-02-05T20:51:00Z" w16du:dateUtc="2025-02-06T01:51:00Z">
              <w:tcPr>
                <w:tcW w:w="1870" w:type="dxa"/>
              </w:tcPr>
            </w:tcPrChange>
          </w:tcPr>
          <w:p w14:paraId="66B9D4D4"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2092" w:type="dxa"/>
            <w:tcPrChange w:id="3456" w:author="Arnob Alam" w:date="2025-02-05T20:51:00Z" w16du:dateUtc="2025-02-06T01:51:00Z">
              <w:tcPr>
                <w:tcW w:w="1870" w:type="dxa"/>
              </w:tcPr>
            </w:tcPrChange>
          </w:tcPr>
          <w:p w14:paraId="0226C18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709" w:type="dxa"/>
            <w:tcPrChange w:id="3457" w:author="Arnob Alam" w:date="2025-02-05T20:51:00Z" w16du:dateUtc="2025-02-06T01:51:00Z">
              <w:tcPr>
                <w:tcW w:w="1870" w:type="dxa"/>
              </w:tcPr>
            </w:tcPrChange>
          </w:tcPr>
          <w:p w14:paraId="23DA2857"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rsidTr="00FE38B0">
        <w:tc>
          <w:tcPr>
            <w:cnfStyle w:val="001000000000" w:firstRow="0" w:lastRow="0" w:firstColumn="1" w:lastColumn="0" w:oddVBand="0" w:evenVBand="0" w:oddHBand="0" w:evenHBand="0" w:firstRowFirstColumn="0" w:firstRowLastColumn="0" w:lastRowFirstColumn="0" w:lastRowLastColumn="0"/>
            <w:tcW w:w="1751" w:type="dxa"/>
            <w:tcPrChange w:id="3458" w:author="Arnob Alam" w:date="2025-02-05T20:51:00Z" w16du:dateUtc="2025-02-06T01:51:00Z">
              <w:tcPr>
                <w:tcW w:w="1870" w:type="dxa"/>
              </w:tcPr>
            </w:tcPrChange>
          </w:tcPr>
          <w:p w14:paraId="5396BBD0" w14:textId="77777777" w:rsidR="00260ADF" w:rsidRDefault="00260ADF">
            <w:r>
              <w:t>Reset Position</w:t>
            </w:r>
          </w:p>
        </w:tc>
        <w:tc>
          <w:tcPr>
            <w:tcW w:w="1702" w:type="dxa"/>
            <w:tcPrChange w:id="3459" w:author="Arnob Alam" w:date="2025-02-05T20:51:00Z" w16du:dateUtc="2025-02-06T01:51:00Z">
              <w:tcPr>
                <w:tcW w:w="1870" w:type="dxa"/>
              </w:tcPr>
            </w:tcPrChange>
          </w:tcPr>
          <w:p w14:paraId="58AFEEB5"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2092" w:type="dxa"/>
            <w:tcPrChange w:id="3460" w:author="Arnob Alam" w:date="2025-02-05T20:51:00Z" w16du:dateUtc="2025-02-06T01:51:00Z">
              <w:tcPr>
                <w:tcW w:w="1870" w:type="dxa"/>
              </w:tcPr>
            </w:tcPrChange>
          </w:tcPr>
          <w:p w14:paraId="706585E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2092" w:type="dxa"/>
            <w:tcPrChange w:id="3461" w:author="Arnob Alam" w:date="2025-02-05T20:51:00Z" w16du:dateUtc="2025-02-06T01:51:00Z">
              <w:tcPr>
                <w:tcW w:w="1870" w:type="dxa"/>
              </w:tcPr>
            </w:tcPrChange>
          </w:tcPr>
          <w:p w14:paraId="01CF855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709" w:type="dxa"/>
            <w:tcPrChange w:id="3462" w:author="Arnob Alam" w:date="2025-02-05T20:51:00Z" w16du:dateUtc="2025-02-06T01:51:00Z">
              <w:tcPr>
                <w:tcW w:w="1870" w:type="dxa"/>
              </w:tcPr>
            </w:tcPrChange>
          </w:tcPr>
          <w:p w14:paraId="113BA6A3"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63707EF0" w:rsidR="00FC3085" w:rsidRDefault="00FC3085" w:rsidP="00260ADF"/>
    <w:p w14:paraId="3AE7A34C" w14:textId="0AA50B8B" w:rsidR="00260ADF" w:rsidRDefault="00FC3085" w:rsidP="00FC3085">
      <w:pPr>
        <w:spacing w:line="240" w:lineRule="auto"/>
        <w:ind w:firstLine="0"/>
        <w:jc w:val="left"/>
      </w:pPr>
      <w:r>
        <w:br w:type="page"/>
      </w:r>
    </w:p>
    <w:p w14:paraId="25043F24" w14:textId="22E5E247" w:rsidR="00260ADF" w:rsidRDefault="00C77059" w:rsidP="00260ADF">
      <w:r>
        <w:lastRenderedPageBreak/>
        <w:t>Definitions</w:t>
      </w:r>
    </w:p>
    <w:p w14:paraId="2E60BB47" w14:textId="77777777" w:rsidR="00C77059" w:rsidRDefault="00C77059" w:rsidP="00260ADF">
      <w:pPr>
        <w:rPr>
          <w:b/>
          <w:bCs/>
        </w:rPr>
      </w:pPr>
    </w:p>
    <w:p w14:paraId="2EF7188D" w14:textId="1D24F892" w:rsidR="00260ADF" w:rsidRPr="002061F0" w:rsidRDefault="00260ADF" w:rsidP="00260ADF">
      <w:pPr>
        <w:rPr>
          <w:b/>
          <w:bCs/>
        </w:rPr>
      </w:pPr>
      <w:r w:rsidRPr="002061F0">
        <w:rPr>
          <w:b/>
          <w:bCs/>
        </w:rPr>
        <w:t>Settlement</w:t>
      </w:r>
    </w:p>
    <w:p w14:paraId="5875B635" w14:textId="592B8B21" w:rsidR="00260ADF" w:rsidRPr="002061F0" w:rsidRDefault="00260ADF" w:rsidP="00260ADF">
      <w:r w:rsidRPr="002061F0">
        <w:t xml:space="preserve">Settlement refers to the number of business days after the trade date when the swap contract is </w:t>
      </w:r>
      <w:r w:rsidR="00FC3085" w:rsidRPr="002061F0">
        <w:t>finalized,</w:t>
      </w:r>
      <w:r w:rsidRPr="002061F0">
        <w:t xml:space="preserve">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r w:rsidRPr="002061F0">
        <w:rPr>
          <w:b/>
          <w:bCs/>
        </w:rPr>
        <w:t>Fixed Leg</w:t>
      </w:r>
    </w:p>
    <w:p w14:paraId="2FEE53D8" w14:textId="77777777"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714654">
      <w:pPr>
        <w:pStyle w:val="ListParagraph"/>
        <w:numPr>
          <w:ilvl w:val="0"/>
          <w:numId w:val="8"/>
        </w:numPr>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p>
    <w:p w14:paraId="577974E3" w14:textId="77777777" w:rsidR="00260ADF" w:rsidRPr="002061F0" w:rsidRDefault="00260ADF" w:rsidP="00714654">
      <w:pPr>
        <w:pStyle w:val="ListParagraph"/>
        <w:numPr>
          <w:ilvl w:val="1"/>
          <w:numId w:val="8"/>
        </w:numPr>
      </w:pPr>
      <w:r w:rsidRPr="002061F0">
        <w:t>ACT/365.FIXED: Uses the actual number of days in a period, dividing by a fixed 365-day year.</w:t>
      </w:r>
    </w:p>
    <w:p w14:paraId="69860B4B" w14:textId="77777777" w:rsidR="00260ADF" w:rsidRPr="002061F0" w:rsidRDefault="00260ADF" w:rsidP="00714654">
      <w:pPr>
        <w:pStyle w:val="ListParagraph"/>
        <w:numPr>
          <w:ilvl w:val="0"/>
          <w:numId w:val="8"/>
        </w:numPr>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714654">
      <w:pPr>
        <w:pStyle w:val="ListParagraph"/>
        <w:numPr>
          <w:ilvl w:val="0"/>
          <w:numId w:val="8"/>
        </w:numPr>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714654">
      <w:pPr>
        <w:pStyle w:val="ListParagraph"/>
        <w:numPr>
          <w:ilvl w:val="0"/>
          <w:numId w:val="8"/>
        </w:numPr>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714654">
      <w:pPr>
        <w:pStyle w:val="ListParagraph"/>
        <w:numPr>
          <w:ilvl w:val="0"/>
          <w:numId w:val="8"/>
        </w:numPr>
      </w:pPr>
      <w:r w:rsidRPr="002061F0">
        <w:lastRenderedPageBreak/>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714654">
      <w:pPr>
        <w:pStyle w:val="ListParagraph"/>
        <w:numPr>
          <w:ilvl w:val="0"/>
          <w:numId w:val="8"/>
        </w:numPr>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714654">
      <w:pPr>
        <w:pStyle w:val="ListParagraph"/>
        <w:numPr>
          <w:ilvl w:val="0"/>
          <w:numId w:val="8"/>
        </w:numPr>
      </w:pPr>
      <w:r w:rsidRPr="002061F0">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485C34">
      <w:pPr>
        <w:pStyle w:val="ListParagraph"/>
        <w:numPr>
          <w:ilvl w:val="0"/>
          <w:numId w:val="13"/>
        </w:numPr>
      </w:pPr>
      <w:r w:rsidRPr="002061F0">
        <w:t>Reference Index: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t>CHF LIBOR 6M: Swiss Franc LIBOR for 6 months.</w:t>
      </w:r>
    </w:p>
    <w:p w14:paraId="2528F377" w14:textId="77777777" w:rsidR="00260ADF" w:rsidRPr="002061F0" w:rsidRDefault="00260ADF" w:rsidP="00485C34">
      <w:pPr>
        <w:pStyle w:val="ListParagraph"/>
        <w:numPr>
          <w:ilvl w:val="0"/>
          <w:numId w:val="13"/>
        </w:numPr>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485C34">
      <w:pPr>
        <w:pStyle w:val="ListParagraph"/>
        <w:numPr>
          <w:ilvl w:val="0"/>
          <w:numId w:val="13"/>
        </w:numPr>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lastRenderedPageBreak/>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233E7AF9" w:rsidR="00260ADF" w:rsidRDefault="002651C1" w:rsidP="00485C34">
      <w:pPr>
        <w:pStyle w:val="Heading1"/>
        <w:numPr>
          <w:ilvl w:val="0"/>
          <w:numId w:val="11"/>
        </w:numPr>
        <w:rPr>
          <w:rFonts w:eastAsiaTheme="minorEastAsia"/>
        </w:rPr>
      </w:pPr>
      <w:del w:id="3463" w:author="Arnob Alam" w:date="2025-02-05T19:43:00Z" w16du:dateUtc="2025-02-06T00:43:00Z">
        <w:r w:rsidDel="00CB52FB">
          <w:rPr>
            <w:rFonts w:eastAsiaTheme="minorEastAsia"/>
          </w:rPr>
          <w:lastRenderedPageBreak/>
          <w:delText>Results from unfiltered dataset</w:delText>
        </w:r>
      </w:del>
      <w:ins w:id="3464" w:author="Arnob Alam" w:date="2025-02-05T19:43:00Z" w16du:dateUtc="2025-02-06T00:43:00Z">
        <w:r w:rsidR="00CB52FB">
          <w:rPr>
            <w:rFonts w:eastAsiaTheme="minorEastAsia"/>
          </w:rPr>
          <w:t>Robustness Tests</w:t>
        </w:r>
      </w:ins>
    </w:p>
    <w:p w14:paraId="530BB43B" w14:textId="66DE1E43" w:rsidR="00AF0F09" w:rsidDel="007820B7" w:rsidRDefault="0004023A" w:rsidP="00932F26">
      <w:pPr>
        <w:pStyle w:val="Heading1"/>
        <w:rPr>
          <w:del w:id="3465" w:author="Arnob Alam" w:date="2025-02-05T21:00:00Z" w16du:dateUtc="2025-02-06T02:00:00Z"/>
          <w:rFonts w:eastAsiaTheme="minorEastAsia"/>
        </w:rPr>
      </w:pPr>
      <w:ins w:id="3466" w:author="Arnob Alam" w:date="2025-02-05T19:45:00Z" w16du:dateUtc="2025-02-06T00:45:00Z">
        <w:r>
          <w:rPr>
            <w:rFonts w:eastAsiaTheme="minorEastAsia"/>
          </w:rPr>
          <w:t xml:space="preserve">This appendix provides </w:t>
        </w:r>
      </w:ins>
      <w:ins w:id="3467" w:author="Arnob Alam" w:date="2025-02-05T20:45:00Z" w16du:dateUtc="2025-02-06T01:45:00Z">
        <w:r w:rsidR="00652170">
          <w:rPr>
            <w:rFonts w:eastAsiaTheme="minorEastAsia"/>
          </w:rPr>
          <w:t>several</w:t>
        </w:r>
      </w:ins>
      <w:ins w:id="3468" w:author="Arnob Alam" w:date="2025-02-05T19:45:00Z" w16du:dateUtc="2025-02-06T00:45:00Z">
        <w:r>
          <w:rPr>
            <w:rFonts w:eastAsiaTheme="minorEastAsia"/>
          </w:rPr>
          <w:t xml:space="preserve"> robustness tests to my analysis. Firstly, i</w:t>
        </w:r>
      </w:ins>
      <w:ins w:id="3469" w:author="Arnob Alam" w:date="2025-02-05T19:43:00Z" w16du:dateUtc="2025-02-06T00:43:00Z">
        <w:r w:rsidR="00BA012B">
          <w:rPr>
            <w:rFonts w:eastAsiaTheme="minorEastAsia"/>
          </w:rPr>
          <w:t xml:space="preserve">n the main body of the </w:t>
        </w:r>
      </w:ins>
      <w:ins w:id="3470" w:author="Arnob Alam" w:date="2025-02-05T19:46:00Z" w16du:dateUtc="2025-02-06T00:46:00Z">
        <w:r w:rsidR="00213AA9">
          <w:rPr>
            <w:rFonts w:eastAsiaTheme="minorEastAsia"/>
          </w:rPr>
          <w:t>dissertation</w:t>
        </w:r>
      </w:ins>
      <w:ins w:id="3471" w:author="Arnob Alam" w:date="2025-02-05T19:43:00Z" w16du:dateUtc="2025-02-06T00:43:00Z">
        <w:r w:rsidR="00BA012B">
          <w:rPr>
            <w:rFonts w:eastAsiaTheme="minorEastAsia"/>
          </w:rPr>
          <w:t xml:space="preserve">, in the analysis of </w:t>
        </w:r>
        <w:r w:rsidR="00534508">
          <w:rPr>
            <w:rFonts w:eastAsiaTheme="minorEastAsia"/>
          </w:rPr>
          <w:t>the clearing</w:t>
        </w:r>
      </w:ins>
      <w:ins w:id="3472" w:author="Arnob Alam" w:date="2025-02-05T19:44:00Z" w16du:dateUtc="2025-02-06T00:44:00Z">
        <w:r w:rsidR="00534508">
          <w:rPr>
            <w:rFonts w:eastAsiaTheme="minorEastAsia"/>
          </w:rPr>
          <w:t xml:space="preserve"> mandate on swap pricing, I filtered out observations that were +/- 50 bps from the Bloomberg </w:t>
        </w:r>
      </w:ins>
      <w:ins w:id="3473" w:author="Arnob Alam" w:date="2025-02-06T14:07:00Z" w16du:dateUtc="2025-02-06T19:07:00Z">
        <w:r w:rsidR="00C41CE8">
          <w:rPr>
            <w:rFonts w:eastAsiaTheme="minorEastAsia"/>
          </w:rPr>
          <w:t>terminal calculated</w:t>
        </w:r>
      </w:ins>
      <w:ins w:id="3474" w:author="Arnob Alam" w:date="2025-02-05T19:44:00Z" w16du:dateUtc="2025-02-06T00:44:00Z">
        <w:r w:rsidR="003B417D">
          <w:rPr>
            <w:rFonts w:eastAsiaTheme="minorEastAsia"/>
          </w:rPr>
          <w:t xml:space="preserve"> fair rate. </w:t>
        </w:r>
      </w:ins>
      <w:del w:id="3475" w:author="Arnob Alam" w:date="2025-02-05T20:46:00Z" w16du:dateUtc="2025-02-06T01:46:00Z">
        <w:r w:rsidR="002651C1" w:rsidDel="00060603">
          <w:rPr>
            <w:rFonts w:eastAsiaTheme="minorEastAsia"/>
          </w:rPr>
          <w:delText xml:space="preserve">This appendix presents </w:delText>
        </w:r>
      </w:del>
      <w:ins w:id="3476" w:author="Arnob Alam" w:date="2025-02-05T20:46:00Z" w16du:dateUtc="2025-02-06T01:46:00Z">
        <w:r w:rsidR="00060603">
          <w:rPr>
            <w:rFonts w:eastAsiaTheme="minorEastAsia"/>
          </w:rPr>
          <w:t xml:space="preserve">I now </w:t>
        </w:r>
        <w:r w:rsidR="00FE38B0">
          <w:rPr>
            <w:rFonts w:eastAsiaTheme="minorEastAsia"/>
          </w:rPr>
          <w:t xml:space="preserve">present </w:t>
        </w:r>
      </w:ins>
      <w:r w:rsidR="002651C1">
        <w:rPr>
          <w:rFonts w:eastAsiaTheme="minorEastAsia"/>
        </w:rPr>
        <w:t xml:space="preserve">an alternate version of tables </w:t>
      </w:r>
      <w:r w:rsidR="002651C1">
        <w:rPr>
          <w:rFonts w:eastAsiaTheme="minorEastAsia"/>
        </w:rPr>
        <w:fldChar w:fldCharType="begin"/>
      </w:r>
      <w:r w:rsidR="002651C1">
        <w:rPr>
          <w:rFonts w:eastAsiaTheme="minorEastAsia"/>
        </w:rPr>
        <w:instrText xml:space="preserve"> REF _Ref169917265 \h </w:instrText>
      </w:r>
      <w:r w:rsidR="002651C1">
        <w:rPr>
          <w:rFonts w:eastAsiaTheme="minorEastAsia"/>
        </w:rPr>
      </w:r>
      <w:r w:rsidR="002651C1">
        <w:rPr>
          <w:rFonts w:eastAsiaTheme="minorEastAsia"/>
        </w:rPr>
        <w:fldChar w:fldCharType="separate"/>
      </w:r>
      <w:r w:rsidR="00932F26">
        <w:t xml:space="preserve">Table </w:t>
      </w:r>
      <w:r w:rsidR="00932F26">
        <w:rPr>
          <w:noProof/>
        </w:rPr>
        <w:t>8</w:t>
      </w:r>
      <w:r w:rsidR="002651C1">
        <w:rPr>
          <w:rFonts w:eastAsiaTheme="minorEastAsia"/>
        </w:rPr>
        <w:fldChar w:fldCharType="end"/>
      </w:r>
      <w:r w:rsidR="002651C1">
        <w:rPr>
          <w:rFonts w:eastAsiaTheme="minorEastAsia"/>
        </w:rPr>
        <w:t xml:space="preserve"> and </w:t>
      </w:r>
      <w:r w:rsidR="002651C1">
        <w:rPr>
          <w:rFonts w:eastAsiaTheme="minorEastAsia"/>
        </w:rPr>
        <w:fldChar w:fldCharType="begin"/>
      </w:r>
      <w:r w:rsidR="002651C1">
        <w:rPr>
          <w:rFonts w:eastAsiaTheme="minorEastAsia"/>
        </w:rPr>
        <w:instrText xml:space="preserve"> REF _Ref169917329 \h </w:instrText>
      </w:r>
      <w:r w:rsidR="002651C1">
        <w:rPr>
          <w:rFonts w:eastAsiaTheme="minorEastAsia"/>
        </w:rPr>
      </w:r>
      <w:r w:rsidR="002651C1">
        <w:rPr>
          <w:rFonts w:eastAsiaTheme="minorEastAsia"/>
        </w:rPr>
        <w:fldChar w:fldCharType="separate"/>
      </w:r>
      <w:r w:rsidR="00932F26">
        <w:t xml:space="preserve">Table </w:t>
      </w:r>
      <w:r w:rsidR="00932F26">
        <w:rPr>
          <w:noProof/>
        </w:rPr>
        <w:t>9</w:t>
      </w:r>
      <w:r w:rsidR="002651C1">
        <w:rPr>
          <w:rFonts w:eastAsiaTheme="minorEastAsia"/>
        </w:rPr>
        <w:fldChar w:fldCharType="end"/>
      </w:r>
      <w:r w:rsidR="002651C1">
        <w:rPr>
          <w:rFonts w:eastAsiaTheme="minorEastAsia"/>
        </w:rPr>
        <w:t xml:space="preserve">, </w:t>
      </w:r>
      <w:del w:id="3477" w:author="Arnob Alam" w:date="2025-02-05T19:45:00Z" w16du:dateUtc="2025-02-06T00:45:00Z">
        <w:r w:rsidR="002651C1" w:rsidDel="003B417D">
          <w:rPr>
            <w:rFonts w:eastAsiaTheme="minorEastAsia"/>
          </w:rPr>
          <w:delText>removing filters for outliers</w:delText>
        </w:r>
      </w:del>
      <w:ins w:id="3478" w:author="Arnob Alam" w:date="2025-02-05T19:45:00Z" w16du:dateUtc="2025-02-06T00:45:00Z">
        <w:r w:rsidR="003B417D">
          <w:rPr>
            <w:rFonts w:eastAsiaTheme="minorEastAsia"/>
          </w:rPr>
          <w:t>now including these outliers</w:t>
        </w:r>
      </w:ins>
      <w:del w:id="3479" w:author="Arnob Alam" w:date="2025-02-05T19:45:00Z" w16du:dateUtc="2025-02-06T00:45:00Z">
        <w:r w:rsidR="002651C1" w:rsidDel="003B417D">
          <w:rPr>
            <w:rFonts w:eastAsiaTheme="minorEastAsia"/>
          </w:rPr>
          <w:delText xml:space="preserve"> (contracts with premium (discount) more than +/- 50 bps)</w:delText>
        </w:r>
      </w:del>
      <w:r w:rsidR="002651C1">
        <w:rPr>
          <w:rFonts w:eastAsiaTheme="minorEastAsia"/>
        </w:rPr>
        <w:t xml:space="preserve">. </w:t>
      </w:r>
      <w:ins w:id="3480" w:author="Arnob Alam" w:date="2025-02-05T20:00:00Z" w16du:dateUtc="2025-02-06T01:00:00Z">
        <w:r w:rsidR="0092264A">
          <w:rPr>
            <w:rFonts w:eastAsiaTheme="minorEastAsia"/>
          </w:rPr>
          <w:t xml:space="preserve">Overall, </w:t>
        </w:r>
      </w:ins>
      <w:ins w:id="3481" w:author="Arnob Alam" w:date="2025-02-05T20:01:00Z" w16du:dateUtc="2025-02-06T01:01:00Z">
        <w:r w:rsidR="0092264A">
          <w:rPr>
            <w:rFonts w:eastAsiaTheme="minorEastAsia"/>
          </w:rPr>
          <w:t xml:space="preserve">there were </w:t>
        </w:r>
        <w:r w:rsidR="006E2035">
          <w:rPr>
            <w:rFonts w:eastAsiaTheme="minorEastAsia"/>
          </w:rPr>
          <w:t xml:space="preserve">1,101 such outliers (representing about 4% of the overall dataset). </w:t>
        </w:r>
      </w:ins>
      <w:del w:id="3482" w:author="Arnob Alam" w:date="2025-02-05T19:46:00Z" w16du:dateUtc="2025-02-06T00:46:00Z">
        <w:r w:rsidR="002651C1" w:rsidDel="00213AA9">
          <w:rPr>
            <w:rFonts w:eastAsiaTheme="minorEastAsia"/>
          </w:rPr>
          <w:delText>Note that the rise in premium for the treatment group remains large and statistically significant even after including these outliers.</w:delText>
        </w:r>
      </w:del>
      <w:ins w:id="3483" w:author="Arnob Alam" w:date="2025-02-05T20:01:00Z" w16du:dateUtc="2025-02-06T01:01:00Z">
        <w:r w:rsidR="00AF746E">
          <w:rPr>
            <w:rFonts w:eastAsiaTheme="minorEastAsia"/>
          </w:rPr>
          <w:t>R</w:t>
        </w:r>
      </w:ins>
      <w:ins w:id="3484" w:author="Arnob Alam" w:date="2025-02-05T19:46:00Z" w16du:dateUtc="2025-02-06T00:46:00Z">
        <w:r w:rsidR="00213AA9">
          <w:rPr>
            <w:rFonts w:eastAsiaTheme="minorEastAsia"/>
          </w:rPr>
          <w:t xml:space="preserve">esults continue to be very similar to the results found in the main </w:t>
        </w:r>
      </w:ins>
      <w:ins w:id="3485" w:author="Arnob Alam" w:date="2025-02-05T19:47:00Z" w16du:dateUtc="2025-02-06T00:47:00Z">
        <w:r w:rsidR="00D3568B">
          <w:rPr>
            <w:rFonts w:eastAsiaTheme="minorEastAsia"/>
          </w:rPr>
          <w:t xml:space="preserve">dissertation. </w:t>
        </w:r>
      </w:ins>
      <w:ins w:id="3486" w:author="Arnob Alam" w:date="2025-02-06T14:08:00Z" w16du:dateUtc="2025-02-06T19:08:00Z">
        <w:r w:rsidR="004D1362">
          <w:rPr>
            <w:rFonts w:eastAsiaTheme="minorEastAsia"/>
          </w:rPr>
          <w:t xml:space="preserve">In this </w:t>
        </w:r>
        <w:proofErr w:type="spellStart"/>
        <w:r w:rsidR="004D1362">
          <w:rPr>
            <w:rFonts w:eastAsiaTheme="minorEastAsia"/>
          </w:rPr>
          <w:t>borader</w:t>
        </w:r>
        <w:proofErr w:type="spellEnd"/>
        <w:r w:rsidR="004D1362">
          <w:rPr>
            <w:rFonts w:eastAsiaTheme="minorEastAsia"/>
          </w:rPr>
          <w:t xml:space="preserve"> dataset, c</w:t>
        </w:r>
      </w:ins>
      <w:ins w:id="3487" w:author="Arnob Alam" w:date="2025-02-05T19:49:00Z" w16du:dateUtc="2025-02-06T00:49:00Z">
        <w:r w:rsidR="009640AC">
          <w:rPr>
            <w:rFonts w:eastAsiaTheme="minorEastAsia"/>
          </w:rPr>
          <w:t xml:space="preserve">learing causes a </w:t>
        </w:r>
      </w:ins>
      <w:ins w:id="3488" w:author="Arnob Alam" w:date="2025-02-05T20:57:00Z" w16du:dateUtc="2025-02-06T01:57:00Z">
        <w:r w:rsidR="00AF0F09">
          <w:rPr>
            <w:rFonts w:eastAsiaTheme="minorEastAsia"/>
          </w:rPr>
          <w:t>12-bps</w:t>
        </w:r>
      </w:ins>
      <w:ins w:id="3489" w:author="Arnob Alam" w:date="2025-02-05T19:49:00Z" w16du:dateUtc="2025-02-06T00:49:00Z">
        <w:r w:rsidR="009640AC">
          <w:rPr>
            <w:rFonts w:eastAsiaTheme="minorEastAsia"/>
          </w:rPr>
          <w:t xml:space="preserve"> rise in swaps prices for USD contracts</w:t>
        </w:r>
      </w:ins>
      <w:ins w:id="3490" w:author="Arnob Alam" w:date="2025-02-05T20:28:00Z" w16du:dateUtc="2025-02-06T01:28:00Z">
        <w:r w:rsidR="00A6556D">
          <w:rPr>
            <w:rFonts w:eastAsiaTheme="minorEastAsia"/>
          </w:rPr>
          <w:t xml:space="preserve"> in the overall dataset</w:t>
        </w:r>
      </w:ins>
      <w:ins w:id="3491" w:author="Arnob Alam" w:date="2025-02-05T19:50:00Z" w16du:dateUtc="2025-02-06T00:50:00Z">
        <w:r w:rsidR="00D030FC">
          <w:rPr>
            <w:rFonts w:eastAsiaTheme="minorEastAsia"/>
          </w:rPr>
          <w:t>.</w:t>
        </w:r>
      </w:ins>
      <w:ins w:id="3492" w:author="Arnob Alam" w:date="2025-02-05T20:02:00Z" w16du:dateUtc="2025-02-06T01:02:00Z">
        <w:r w:rsidR="00AF746E">
          <w:rPr>
            <w:rFonts w:eastAsiaTheme="minorEastAsia"/>
          </w:rPr>
          <w:t xml:space="preserve"> Most control variables also show similar </w:t>
        </w:r>
        <w:r w:rsidR="002F5A55">
          <w:rPr>
            <w:rFonts w:eastAsiaTheme="minorEastAsia"/>
          </w:rPr>
          <w:t xml:space="preserve">results to </w:t>
        </w:r>
      </w:ins>
      <w:ins w:id="3493" w:author="Arnob Alam" w:date="2025-02-05T20:29:00Z" w16du:dateUtc="2025-02-06T01:29:00Z">
        <w:r w:rsidR="00C91088">
          <w:rPr>
            <w:rFonts w:eastAsiaTheme="minorEastAsia"/>
          </w:rPr>
          <w:t xml:space="preserve">what is found in the main dissertation. The notable exceptions are tenor (where a </w:t>
        </w:r>
      </w:ins>
      <w:ins w:id="3494" w:author="Arnob Alam" w:date="2025-02-05T20:30:00Z" w16du:dateUtc="2025-02-06T01:30:00Z">
        <w:r w:rsidR="00C91088">
          <w:rPr>
            <w:rFonts w:eastAsiaTheme="minorEastAsia"/>
          </w:rPr>
          <w:t>one-year</w:t>
        </w:r>
      </w:ins>
      <w:ins w:id="3495" w:author="Arnob Alam" w:date="2025-02-05T20:29:00Z" w16du:dateUtc="2025-02-06T01:29:00Z">
        <w:r w:rsidR="00C91088">
          <w:rPr>
            <w:rFonts w:eastAsiaTheme="minorEastAsia"/>
          </w:rPr>
          <w:t xml:space="preserve"> increase </w:t>
        </w:r>
      </w:ins>
      <w:ins w:id="3496" w:author="Arnob Alam" w:date="2025-02-05T20:34:00Z" w16du:dateUtc="2025-02-06T01:34:00Z">
        <w:r w:rsidR="00641B81">
          <w:rPr>
            <w:rFonts w:eastAsiaTheme="minorEastAsia"/>
          </w:rPr>
          <w:t xml:space="preserve">in the tenor </w:t>
        </w:r>
      </w:ins>
      <w:ins w:id="3497" w:author="Arnob Alam" w:date="2025-02-05T20:29:00Z" w16du:dateUtc="2025-02-06T01:29:00Z">
        <w:r w:rsidR="00C91088">
          <w:rPr>
            <w:rFonts w:eastAsiaTheme="minorEastAsia"/>
          </w:rPr>
          <w:t>is</w:t>
        </w:r>
      </w:ins>
      <w:ins w:id="3498" w:author="Arnob Alam" w:date="2025-02-05T20:34:00Z" w16du:dateUtc="2025-02-06T01:34:00Z">
        <w:r w:rsidR="00641B81">
          <w:rPr>
            <w:rFonts w:eastAsiaTheme="minorEastAsia"/>
          </w:rPr>
          <w:t xml:space="preserve"> </w:t>
        </w:r>
      </w:ins>
      <w:ins w:id="3499" w:author="Arnob Alam" w:date="2025-02-05T20:29:00Z" w16du:dateUtc="2025-02-06T01:29:00Z">
        <w:r w:rsidR="00C91088">
          <w:rPr>
            <w:rFonts w:eastAsiaTheme="minorEastAsia"/>
          </w:rPr>
          <w:t xml:space="preserve">now associated </w:t>
        </w:r>
      </w:ins>
      <w:ins w:id="3500" w:author="Arnob Alam" w:date="2025-02-05T20:30:00Z" w16du:dateUtc="2025-02-06T01:30:00Z">
        <w:r w:rsidR="00C91088">
          <w:rPr>
            <w:rFonts w:eastAsiaTheme="minorEastAsia"/>
          </w:rPr>
          <w:t xml:space="preserve">with </w:t>
        </w:r>
      </w:ins>
      <w:ins w:id="3501" w:author="Arnob Alam" w:date="2025-02-05T20:34:00Z" w16du:dateUtc="2025-02-06T01:34:00Z">
        <w:r w:rsidR="00641B81">
          <w:rPr>
            <w:rFonts w:eastAsiaTheme="minorEastAsia"/>
          </w:rPr>
          <w:t xml:space="preserve">a </w:t>
        </w:r>
      </w:ins>
      <w:ins w:id="3502" w:author="Arnob Alam" w:date="2025-02-05T20:35:00Z" w16du:dateUtc="2025-02-06T01:35:00Z">
        <w:r w:rsidR="003313A8">
          <w:rPr>
            <w:rFonts w:eastAsiaTheme="minorEastAsia"/>
          </w:rPr>
          <w:t>0.03 bps increase in the premium</w:t>
        </w:r>
      </w:ins>
      <w:ins w:id="3503" w:author="Arnob Alam" w:date="2025-02-05T20:37:00Z" w16du:dateUtc="2025-02-06T01:37:00Z">
        <w:r w:rsidR="006C4CB9">
          <w:rPr>
            <w:rFonts w:eastAsiaTheme="minorEastAsia"/>
          </w:rPr>
          <w:t xml:space="preserve"> instead of a </w:t>
        </w:r>
      </w:ins>
      <w:ins w:id="3504" w:author="Arnob Alam" w:date="2025-02-05T20:57:00Z" w16du:dateUtc="2025-02-06T01:57:00Z">
        <w:r w:rsidR="00AF0F09">
          <w:rPr>
            <w:rFonts w:eastAsiaTheme="minorEastAsia"/>
          </w:rPr>
          <w:t>4-bps</w:t>
        </w:r>
      </w:ins>
      <w:ins w:id="3505" w:author="Arnob Alam" w:date="2025-02-05T20:37:00Z" w16du:dateUtc="2025-02-06T01:37:00Z">
        <w:r w:rsidR="003373AC">
          <w:rPr>
            <w:rFonts w:eastAsiaTheme="minorEastAsia"/>
          </w:rPr>
          <w:t xml:space="preserve"> decrease</w:t>
        </w:r>
      </w:ins>
      <w:ins w:id="3506" w:author="Arnob Alam" w:date="2025-02-05T20:35:00Z" w16du:dateUtc="2025-02-06T01:35:00Z">
        <w:r w:rsidR="003313A8">
          <w:rPr>
            <w:rFonts w:eastAsiaTheme="minorEastAsia"/>
          </w:rPr>
          <w:t>)</w:t>
        </w:r>
        <w:r w:rsidR="00A05BB8">
          <w:rPr>
            <w:rFonts w:eastAsiaTheme="minorEastAsia"/>
          </w:rPr>
          <w:t xml:space="preserve"> and Friday trading </w:t>
        </w:r>
      </w:ins>
      <w:ins w:id="3507" w:author="Arnob Alam" w:date="2025-02-05T20:37:00Z" w16du:dateUtc="2025-02-06T01:37:00Z">
        <w:r w:rsidR="006C4CB9">
          <w:rPr>
            <w:rFonts w:eastAsiaTheme="minorEastAsia"/>
          </w:rPr>
          <w:t>(which is now</w:t>
        </w:r>
        <w:r w:rsidR="003373AC">
          <w:rPr>
            <w:rFonts w:eastAsiaTheme="minorEastAsia"/>
          </w:rPr>
          <w:t xml:space="preserve"> a</w:t>
        </w:r>
      </w:ins>
      <w:ins w:id="3508" w:author="Arnob Alam" w:date="2025-02-05T20:38:00Z" w16du:dateUtc="2025-02-06T01:38:00Z">
        <w:r w:rsidR="003373AC">
          <w:rPr>
            <w:rFonts w:eastAsiaTheme="minorEastAsia"/>
          </w:rPr>
          <w:t xml:space="preserve">ssociated with </w:t>
        </w:r>
        <w:r w:rsidR="00B25D3A">
          <w:rPr>
            <w:rFonts w:eastAsiaTheme="minorEastAsia"/>
          </w:rPr>
          <w:t xml:space="preserve">a 0.95 bps increase </w:t>
        </w:r>
      </w:ins>
      <w:ins w:id="3509" w:author="Arnob Alam" w:date="2025-02-05T20:39:00Z" w16du:dateUtc="2025-02-06T01:39:00Z">
        <w:r w:rsidR="00DE7C29">
          <w:rPr>
            <w:rFonts w:eastAsiaTheme="minorEastAsia"/>
          </w:rPr>
          <w:t xml:space="preserve">in the premium </w:t>
        </w:r>
      </w:ins>
      <w:ins w:id="3510" w:author="Arnob Alam" w:date="2025-02-05T20:38:00Z" w16du:dateUtc="2025-02-06T01:38:00Z">
        <w:r w:rsidR="00B25D3A">
          <w:rPr>
            <w:rFonts w:eastAsiaTheme="minorEastAsia"/>
          </w:rPr>
          <w:t xml:space="preserve">rather than a </w:t>
        </w:r>
      </w:ins>
      <w:ins w:id="3511" w:author="Arnob Alam" w:date="2025-02-06T14:08:00Z" w16du:dateUtc="2025-02-06T19:08:00Z">
        <w:r w:rsidR="004D1362">
          <w:rPr>
            <w:rFonts w:eastAsiaTheme="minorEastAsia"/>
          </w:rPr>
          <w:t>-0.78-bps</w:t>
        </w:r>
      </w:ins>
      <w:ins w:id="3512" w:author="Arnob Alam" w:date="2025-02-05T20:39:00Z" w16du:dateUtc="2025-02-06T01:39:00Z">
        <w:r w:rsidR="00846E31">
          <w:rPr>
            <w:rFonts w:eastAsiaTheme="minorEastAsia"/>
          </w:rPr>
          <w:t xml:space="preserve"> decrease</w:t>
        </w:r>
        <w:r w:rsidR="00DE7C29">
          <w:rPr>
            <w:rFonts w:eastAsiaTheme="minorEastAsia"/>
          </w:rPr>
          <w:t>).</w:t>
        </w:r>
      </w:ins>
      <w:ins w:id="3513" w:author="Arnob Alam" w:date="2025-02-05T20:40:00Z" w16du:dateUtc="2025-02-06T01:40:00Z">
        <w:r w:rsidR="00323951">
          <w:rPr>
            <w:rFonts w:eastAsiaTheme="minorEastAsia"/>
          </w:rPr>
          <w:t xml:space="preserve"> </w:t>
        </w:r>
        <w:r w:rsidR="000211C1">
          <w:rPr>
            <w:rFonts w:eastAsiaTheme="minorEastAsia"/>
          </w:rPr>
          <w:t>The grou</w:t>
        </w:r>
      </w:ins>
      <w:ins w:id="3514" w:author="Arnob Alam" w:date="2025-02-05T20:41:00Z" w16du:dateUtc="2025-02-06T01:41:00Z">
        <w:r w:rsidR="000211C1">
          <w:rPr>
            <w:rFonts w:eastAsiaTheme="minorEastAsia"/>
          </w:rPr>
          <w:t xml:space="preserve">p </w:t>
        </w:r>
      </w:ins>
      <w:ins w:id="3515" w:author="Arnob Alam" w:date="2025-02-05T20:40:00Z" w16du:dateUtc="2025-02-06T01:40:00Z">
        <w:r w:rsidR="000211C1">
          <w:rPr>
            <w:rFonts w:eastAsiaTheme="minorEastAsia"/>
          </w:rPr>
          <w:t xml:space="preserve">difference (that is the difference in baseline premium for USD </w:t>
        </w:r>
      </w:ins>
      <w:ins w:id="3516" w:author="Arnob Alam" w:date="2025-02-05T20:44:00Z" w16du:dateUtc="2025-02-06T01:44:00Z">
        <w:r w:rsidR="00E6487A">
          <w:rPr>
            <w:rFonts w:eastAsiaTheme="minorEastAsia"/>
          </w:rPr>
          <w:t>over</w:t>
        </w:r>
      </w:ins>
      <w:ins w:id="3517" w:author="Arnob Alam" w:date="2025-02-05T20:41:00Z" w16du:dateUtc="2025-02-06T01:41:00Z">
        <w:r w:rsidR="000211C1">
          <w:rPr>
            <w:rFonts w:eastAsiaTheme="minorEastAsia"/>
          </w:rPr>
          <w:t xml:space="preserve"> CAD contracts) also becomes not statistically significant.</w:t>
        </w:r>
      </w:ins>
      <w:ins w:id="3518" w:author="Arnob Alam" w:date="2025-02-05T20:44:00Z" w16du:dateUtc="2025-02-06T01:44:00Z">
        <w:r w:rsidR="003C3245">
          <w:rPr>
            <w:rFonts w:eastAsiaTheme="minorEastAsia"/>
          </w:rPr>
          <w:t xml:space="preserve"> Note that </w:t>
        </w:r>
      </w:ins>
      <w:ins w:id="3519" w:author="Arnob Alam" w:date="2025-02-05T20:45:00Z" w16du:dateUtc="2025-02-06T01:45:00Z">
        <w:r w:rsidR="00652170">
          <w:rPr>
            <w:rFonts w:eastAsiaTheme="minorEastAsia"/>
          </w:rPr>
          <w:t xml:space="preserve">the effect of these </w:t>
        </w:r>
      </w:ins>
      <w:ins w:id="3520" w:author="Arnob Alam" w:date="2025-02-05T20:44:00Z" w16du:dateUtc="2025-02-06T01:44:00Z">
        <w:r w:rsidR="003C3245">
          <w:rPr>
            <w:rFonts w:eastAsiaTheme="minorEastAsia"/>
          </w:rPr>
          <w:t xml:space="preserve">control variables </w:t>
        </w:r>
      </w:ins>
      <w:ins w:id="3521" w:author="Arnob Alam" w:date="2025-02-05T20:51:00Z" w16du:dateUtc="2025-02-06T01:51:00Z">
        <w:r w:rsidR="00AF0F09">
          <w:rPr>
            <w:rFonts w:eastAsiaTheme="minorEastAsia"/>
          </w:rPr>
          <w:t>is</w:t>
        </w:r>
      </w:ins>
      <w:ins w:id="3522" w:author="Arnob Alam" w:date="2025-02-05T20:45:00Z" w16du:dateUtc="2025-02-06T01:45:00Z">
        <w:r w:rsidR="003C3245">
          <w:rPr>
            <w:rFonts w:eastAsiaTheme="minorEastAsia"/>
          </w:rPr>
          <w:t xml:space="preserve"> small (less than 1 bps).</w:t>
        </w:r>
      </w:ins>
    </w:p>
    <w:p w14:paraId="73FC71CC" w14:textId="77777777" w:rsidR="007820B7" w:rsidRDefault="007820B7" w:rsidP="007820B7">
      <w:pPr>
        <w:rPr>
          <w:ins w:id="3523" w:author="Arnob Alam" w:date="2025-02-05T21:00:00Z" w16du:dateUtc="2025-02-06T02:00:00Z"/>
          <w:rFonts w:eastAsiaTheme="minorEastAsia"/>
        </w:rPr>
      </w:pPr>
    </w:p>
    <w:p w14:paraId="756DB059" w14:textId="77777777" w:rsidR="002651C1" w:rsidRDefault="002651C1">
      <w:pPr>
        <w:ind w:firstLine="0"/>
        <w:rPr>
          <w:rFonts w:eastAsiaTheme="minorEastAsia"/>
        </w:rPr>
        <w:pPrChange w:id="3524" w:author="Arnob Alam" w:date="2025-02-05T21:00:00Z" w16du:dateUtc="2025-02-06T02:00:00Z">
          <w:pPr/>
        </w:pPrChange>
      </w:pPr>
    </w:p>
    <w:p w14:paraId="75ED595C" w14:textId="1E332635" w:rsidR="00AF0F09" w:rsidRDefault="00AF0F09">
      <w:pPr>
        <w:pStyle w:val="Caption"/>
        <w:keepNext/>
        <w:rPr>
          <w:ins w:id="3525" w:author="Arnob Alam" w:date="2025-02-05T20:56:00Z" w16du:dateUtc="2025-02-06T01:56:00Z"/>
        </w:rPr>
        <w:pPrChange w:id="3526" w:author="Arnob Alam" w:date="2025-02-05T20:56:00Z" w16du:dateUtc="2025-02-06T01:56:00Z">
          <w:pPr/>
        </w:pPrChange>
      </w:pPr>
      <w:ins w:id="3527" w:author="Arnob Alam" w:date="2025-02-05T20:56:00Z" w16du:dateUtc="2025-02-06T01:56:00Z">
        <w:r>
          <w:t xml:space="preserve">Table </w:t>
        </w:r>
        <w:r>
          <w:fldChar w:fldCharType="begin"/>
        </w:r>
        <w:r>
          <w:instrText xml:space="preserve"> SEQ Table \* ARABIC </w:instrText>
        </w:r>
      </w:ins>
      <w:r>
        <w:fldChar w:fldCharType="separate"/>
      </w:r>
      <w:ins w:id="3528" w:author="Arnob Alam" w:date="2025-02-06T14:36:00Z" w16du:dateUtc="2025-02-06T19:36:00Z">
        <w:r w:rsidR="00932F26">
          <w:rPr>
            <w:noProof/>
          </w:rPr>
          <w:t>17</w:t>
        </w:r>
      </w:ins>
      <w:ins w:id="3529" w:author="Arnob Alam" w:date="2025-02-05T20:56:00Z" w16du:dateUtc="2025-02-06T01:56:00Z">
        <w:r>
          <w:fldChar w:fldCharType="end"/>
        </w:r>
        <w:r>
          <w:rPr>
            <w:noProof/>
          </w:rPr>
          <w:t xml:space="preserve"> Difference-in-differences results after including all pricing outliers</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3530" w:author="Arnob Alam" w:date="2025-02-05T19:52:00Z" w16du:dateUtc="2025-02-06T00:52: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124"/>
        <w:gridCol w:w="2924"/>
        <w:gridCol w:w="2939"/>
        <w:tblGridChange w:id="3531">
          <w:tblGrid>
            <w:gridCol w:w="2124"/>
            <w:gridCol w:w="2924"/>
            <w:gridCol w:w="2939"/>
          </w:tblGrid>
        </w:tblGridChange>
      </w:tblGrid>
      <w:tr w:rsidR="002651C1" w14:paraId="13100B1E" w14:textId="77777777" w:rsidTr="007232EC">
        <w:trPr>
          <w:tblCellSpacing w:w="15" w:type="dxa"/>
          <w:jc w:val="center"/>
          <w:trPrChange w:id="3532" w:author="Arnob Alam" w:date="2025-02-05T19:52:00Z" w16du:dateUtc="2025-02-06T00:52:00Z">
            <w:trPr>
              <w:tblCellSpacing w:w="15" w:type="dxa"/>
            </w:trPr>
          </w:trPrChange>
        </w:trPr>
        <w:tc>
          <w:tcPr>
            <w:tcW w:w="0" w:type="auto"/>
            <w:gridSpan w:val="3"/>
            <w:tcBorders>
              <w:top w:val="nil"/>
              <w:left w:val="nil"/>
              <w:bottom w:val="nil"/>
              <w:right w:val="nil"/>
            </w:tcBorders>
            <w:vAlign w:val="center"/>
            <w:hideMark/>
            <w:tcPrChange w:id="3533" w:author="Arnob Alam" w:date="2025-02-05T19:52:00Z" w16du:dateUtc="2025-02-06T00:52:00Z">
              <w:tcPr>
                <w:tcW w:w="0" w:type="auto"/>
                <w:gridSpan w:val="3"/>
                <w:tcBorders>
                  <w:top w:val="nil"/>
                  <w:left w:val="nil"/>
                  <w:bottom w:val="nil"/>
                  <w:right w:val="nil"/>
                </w:tcBorders>
                <w:vAlign w:val="center"/>
                <w:hideMark/>
              </w:tcPr>
            </w:tcPrChange>
          </w:tcPr>
          <w:p w14:paraId="676B1BA2" w14:textId="77777777" w:rsidR="002651C1" w:rsidRDefault="002651C1">
            <w:pPr>
              <w:jc w:val="center"/>
              <w:rPr>
                <w:rFonts w:eastAsia="Times New Roman"/>
              </w:rPr>
            </w:pPr>
            <w:r>
              <w:rPr>
                <w:rStyle w:val="Strong"/>
                <w:rFonts w:eastAsia="Times New Roman"/>
              </w:rPr>
              <w:t>Difference-in-Differences Regression Results</w:t>
            </w:r>
          </w:p>
        </w:tc>
      </w:tr>
      <w:tr w:rsidR="002651C1" w14:paraId="0407CFD5" w14:textId="77777777" w:rsidTr="007232EC">
        <w:trPr>
          <w:tblCellSpacing w:w="15" w:type="dxa"/>
          <w:jc w:val="center"/>
          <w:trPrChange w:id="3534" w:author="Arnob Alam" w:date="2025-02-05T19:52:00Z" w16du:dateUtc="2025-02-06T00:52:00Z">
            <w:trPr>
              <w:tblCellSpacing w:w="15" w:type="dxa"/>
            </w:trPr>
          </w:trPrChange>
        </w:trPr>
        <w:tc>
          <w:tcPr>
            <w:tcW w:w="0" w:type="auto"/>
            <w:gridSpan w:val="3"/>
            <w:tcBorders>
              <w:bottom w:val="single" w:sz="6" w:space="0" w:color="000000"/>
            </w:tcBorders>
            <w:vAlign w:val="center"/>
            <w:hideMark/>
            <w:tcPrChange w:id="3535" w:author="Arnob Alam" w:date="2025-02-05T19:52:00Z" w16du:dateUtc="2025-02-06T00:52:00Z">
              <w:tcPr>
                <w:tcW w:w="0" w:type="auto"/>
                <w:gridSpan w:val="3"/>
                <w:tcBorders>
                  <w:bottom w:val="single" w:sz="6" w:space="0" w:color="000000"/>
                </w:tcBorders>
                <w:vAlign w:val="center"/>
                <w:hideMark/>
              </w:tcPr>
            </w:tcPrChange>
          </w:tcPr>
          <w:p w14:paraId="69873BA3" w14:textId="77777777" w:rsidR="002651C1" w:rsidRDefault="002651C1">
            <w:pPr>
              <w:jc w:val="center"/>
              <w:rPr>
                <w:rFonts w:eastAsia="Times New Roman"/>
              </w:rPr>
            </w:pPr>
          </w:p>
        </w:tc>
      </w:tr>
      <w:tr w:rsidR="002651C1" w14:paraId="14A47FA1" w14:textId="77777777" w:rsidTr="007232EC">
        <w:trPr>
          <w:tblCellSpacing w:w="15" w:type="dxa"/>
          <w:jc w:val="center"/>
          <w:trPrChange w:id="3536" w:author="Arnob Alam" w:date="2025-02-05T19:52:00Z" w16du:dateUtc="2025-02-06T00:52:00Z">
            <w:trPr>
              <w:tblCellSpacing w:w="15" w:type="dxa"/>
            </w:trPr>
          </w:trPrChange>
        </w:trPr>
        <w:tc>
          <w:tcPr>
            <w:tcW w:w="0" w:type="auto"/>
            <w:vAlign w:val="center"/>
            <w:hideMark/>
            <w:tcPrChange w:id="3537" w:author="Arnob Alam" w:date="2025-02-05T19:52:00Z" w16du:dateUtc="2025-02-06T00:52:00Z">
              <w:tcPr>
                <w:tcW w:w="0" w:type="auto"/>
                <w:vAlign w:val="center"/>
                <w:hideMark/>
              </w:tcPr>
            </w:tcPrChange>
          </w:tcPr>
          <w:p w14:paraId="3ABCDC45" w14:textId="77777777" w:rsidR="002651C1" w:rsidRDefault="002651C1">
            <w:pPr>
              <w:jc w:val="center"/>
              <w:rPr>
                <w:rFonts w:eastAsia="Times New Roman"/>
                <w:sz w:val="20"/>
                <w:szCs w:val="20"/>
              </w:rPr>
            </w:pPr>
          </w:p>
        </w:tc>
        <w:tc>
          <w:tcPr>
            <w:tcW w:w="0" w:type="auto"/>
            <w:gridSpan w:val="2"/>
            <w:vAlign w:val="center"/>
            <w:hideMark/>
            <w:tcPrChange w:id="3538" w:author="Arnob Alam" w:date="2025-02-05T19:52:00Z" w16du:dateUtc="2025-02-06T00:52:00Z">
              <w:tcPr>
                <w:tcW w:w="0" w:type="auto"/>
                <w:gridSpan w:val="2"/>
                <w:vAlign w:val="center"/>
                <w:hideMark/>
              </w:tcPr>
            </w:tcPrChange>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rsidTr="007232EC">
        <w:trPr>
          <w:tblCellSpacing w:w="15" w:type="dxa"/>
          <w:jc w:val="center"/>
          <w:trPrChange w:id="3539" w:author="Arnob Alam" w:date="2025-02-05T19:52:00Z" w16du:dateUtc="2025-02-06T00:52:00Z">
            <w:trPr>
              <w:tblCellSpacing w:w="15" w:type="dxa"/>
            </w:trPr>
          </w:trPrChange>
        </w:trPr>
        <w:tc>
          <w:tcPr>
            <w:tcW w:w="0" w:type="auto"/>
            <w:vAlign w:val="center"/>
            <w:hideMark/>
            <w:tcPrChange w:id="3540" w:author="Arnob Alam" w:date="2025-02-05T19:52:00Z" w16du:dateUtc="2025-02-06T00:52:00Z">
              <w:tcPr>
                <w:tcW w:w="0" w:type="auto"/>
                <w:vAlign w:val="center"/>
                <w:hideMark/>
              </w:tcPr>
            </w:tcPrChange>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Change w:id="3541" w:author="Arnob Alam" w:date="2025-02-05T19:52:00Z" w16du:dateUtc="2025-02-06T00:52:00Z">
              <w:tcPr>
                <w:tcW w:w="0" w:type="auto"/>
                <w:gridSpan w:val="2"/>
                <w:tcBorders>
                  <w:bottom w:val="single" w:sz="6" w:space="0" w:color="000000"/>
                </w:tcBorders>
                <w:vAlign w:val="center"/>
                <w:hideMark/>
              </w:tcPr>
            </w:tcPrChange>
          </w:tcPr>
          <w:p w14:paraId="571FAFC8" w14:textId="77777777" w:rsidR="002651C1" w:rsidRDefault="002651C1">
            <w:pPr>
              <w:jc w:val="center"/>
              <w:rPr>
                <w:rFonts w:eastAsia="Times New Roman"/>
                <w:sz w:val="20"/>
                <w:szCs w:val="20"/>
              </w:rPr>
            </w:pPr>
          </w:p>
        </w:tc>
      </w:tr>
      <w:tr w:rsidR="002651C1" w14:paraId="1CEBDAB2" w14:textId="77777777" w:rsidTr="007232EC">
        <w:trPr>
          <w:tblCellSpacing w:w="15" w:type="dxa"/>
          <w:jc w:val="center"/>
          <w:trPrChange w:id="3542" w:author="Arnob Alam" w:date="2025-02-05T19:52:00Z" w16du:dateUtc="2025-02-06T00:52:00Z">
            <w:trPr>
              <w:tblCellSpacing w:w="15" w:type="dxa"/>
            </w:trPr>
          </w:trPrChange>
        </w:trPr>
        <w:tc>
          <w:tcPr>
            <w:tcW w:w="0" w:type="auto"/>
            <w:vAlign w:val="center"/>
            <w:hideMark/>
            <w:tcPrChange w:id="3543" w:author="Arnob Alam" w:date="2025-02-05T19:52:00Z" w16du:dateUtc="2025-02-06T00:52:00Z">
              <w:tcPr>
                <w:tcW w:w="0" w:type="auto"/>
                <w:vAlign w:val="center"/>
                <w:hideMark/>
              </w:tcPr>
            </w:tcPrChange>
          </w:tcPr>
          <w:p w14:paraId="31D0CC1A" w14:textId="77777777" w:rsidR="002651C1" w:rsidRDefault="002651C1">
            <w:pPr>
              <w:jc w:val="center"/>
              <w:rPr>
                <w:rFonts w:eastAsia="Times New Roman"/>
                <w:sz w:val="20"/>
                <w:szCs w:val="20"/>
              </w:rPr>
            </w:pPr>
          </w:p>
        </w:tc>
        <w:tc>
          <w:tcPr>
            <w:tcW w:w="0" w:type="auto"/>
            <w:vAlign w:val="center"/>
            <w:hideMark/>
            <w:tcPrChange w:id="3544" w:author="Arnob Alam" w:date="2025-02-05T19:52:00Z" w16du:dateUtc="2025-02-06T00:52:00Z">
              <w:tcPr>
                <w:tcW w:w="0" w:type="auto"/>
                <w:vAlign w:val="center"/>
                <w:hideMark/>
              </w:tcPr>
            </w:tcPrChange>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Change w:id="3545" w:author="Arnob Alam" w:date="2025-02-05T19:52:00Z" w16du:dateUtc="2025-02-06T00:52:00Z">
              <w:tcPr>
                <w:tcW w:w="0" w:type="auto"/>
                <w:vAlign w:val="center"/>
                <w:hideMark/>
              </w:tcPr>
            </w:tcPrChange>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rsidTr="007232EC">
        <w:trPr>
          <w:tblCellSpacing w:w="15" w:type="dxa"/>
          <w:jc w:val="center"/>
          <w:trPrChange w:id="3546" w:author="Arnob Alam" w:date="2025-02-05T19:52:00Z" w16du:dateUtc="2025-02-06T00:52:00Z">
            <w:trPr>
              <w:tblCellSpacing w:w="15" w:type="dxa"/>
            </w:trPr>
          </w:trPrChange>
        </w:trPr>
        <w:tc>
          <w:tcPr>
            <w:tcW w:w="0" w:type="auto"/>
            <w:vAlign w:val="center"/>
            <w:hideMark/>
            <w:tcPrChange w:id="3547" w:author="Arnob Alam" w:date="2025-02-05T19:52:00Z" w16du:dateUtc="2025-02-06T00:52:00Z">
              <w:tcPr>
                <w:tcW w:w="0" w:type="auto"/>
                <w:vAlign w:val="center"/>
                <w:hideMark/>
              </w:tcPr>
            </w:tcPrChange>
          </w:tcPr>
          <w:p w14:paraId="1F319284" w14:textId="77777777" w:rsidR="002651C1" w:rsidRDefault="002651C1">
            <w:pPr>
              <w:jc w:val="center"/>
              <w:rPr>
                <w:rFonts w:eastAsia="Times New Roman"/>
              </w:rPr>
            </w:pPr>
          </w:p>
        </w:tc>
        <w:tc>
          <w:tcPr>
            <w:tcW w:w="0" w:type="auto"/>
            <w:vAlign w:val="center"/>
            <w:hideMark/>
            <w:tcPrChange w:id="3548" w:author="Arnob Alam" w:date="2025-02-05T19:52:00Z" w16du:dateUtc="2025-02-06T00:52:00Z">
              <w:tcPr>
                <w:tcW w:w="0" w:type="auto"/>
                <w:vAlign w:val="center"/>
                <w:hideMark/>
              </w:tcPr>
            </w:tcPrChange>
          </w:tcPr>
          <w:p w14:paraId="4BCEA01A" w14:textId="77777777" w:rsidR="002651C1" w:rsidRDefault="002651C1">
            <w:pPr>
              <w:jc w:val="center"/>
              <w:rPr>
                <w:rFonts w:eastAsia="Times New Roman"/>
              </w:rPr>
            </w:pPr>
            <w:r>
              <w:rPr>
                <w:rFonts w:eastAsia="Times New Roman"/>
              </w:rPr>
              <w:t>(1)</w:t>
            </w:r>
          </w:p>
        </w:tc>
        <w:tc>
          <w:tcPr>
            <w:tcW w:w="0" w:type="auto"/>
            <w:vAlign w:val="center"/>
            <w:hideMark/>
            <w:tcPrChange w:id="3549" w:author="Arnob Alam" w:date="2025-02-05T19:52:00Z" w16du:dateUtc="2025-02-06T00:52:00Z">
              <w:tcPr>
                <w:tcW w:w="0" w:type="auto"/>
                <w:vAlign w:val="center"/>
                <w:hideMark/>
              </w:tcPr>
            </w:tcPrChange>
          </w:tcPr>
          <w:p w14:paraId="50E0F098" w14:textId="77777777" w:rsidR="002651C1" w:rsidRDefault="002651C1">
            <w:pPr>
              <w:jc w:val="center"/>
              <w:rPr>
                <w:rFonts w:eastAsia="Times New Roman"/>
              </w:rPr>
            </w:pPr>
            <w:r>
              <w:rPr>
                <w:rFonts w:eastAsia="Times New Roman"/>
              </w:rPr>
              <w:t>(2)</w:t>
            </w:r>
          </w:p>
        </w:tc>
      </w:tr>
      <w:tr w:rsidR="002651C1" w14:paraId="0809FEDE" w14:textId="77777777" w:rsidTr="007232EC">
        <w:trPr>
          <w:tblCellSpacing w:w="15" w:type="dxa"/>
          <w:jc w:val="center"/>
          <w:trPrChange w:id="3550" w:author="Arnob Alam" w:date="2025-02-05T19:52:00Z" w16du:dateUtc="2025-02-06T00:52:00Z">
            <w:trPr>
              <w:tblCellSpacing w:w="15" w:type="dxa"/>
            </w:trPr>
          </w:trPrChange>
        </w:trPr>
        <w:tc>
          <w:tcPr>
            <w:tcW w:w="0" w:type="auto"/>
            <w:gridSpan w:val="3"/>
            <w:tcBorders>
              <w:bottom w:val="single" w:sz="6" w:space="0" w:color="000000"/>
            </w:tcBorders>
            <w:vAlign w:val="center"/>
            <w:hideMark/>
            <w:tcPrChange w:id="3551" w:author="Arnob Alam" w:date="2025-02-05T19:52:00Z" w16du:dateUtc="2025-02-06T00:52:00Z">
              <w:tcPr>
                <w:tcW w:w="0" w:type="auto"/>
                <w:gridSpan w:val="3"/>
                <w:tcBorders>
                  <w:bottom w:val="single" w:sz="6" w:space="0" w:color="000000"/>
                </w:tcBorders>
                <w:vAlign w:val="center"/>
                <w:hideMark/>
              </w:tcPr>
            </w:tcPrChange>
          </w:tcPr>
          <w:p w14:paraId="613D4EEF" w14:textId="77777777" w:rsidR="002651C1" w:rsidRDefault="002651C1">
            <w:pPr>
              <w:jc w:val="center"/>
              <w:rPr>
                <w:rFonts w:eastAsia="Times New Roman"/>
              </w:rPr>
            </w:pPr>
          </w:p>
        </w:tc>
      </w:tr>
      <w:tr w:rsidR="002651C1" w14:paraId="71EF25A0" w14:textId="77777777" w:rsidTr="007232EC">
        <w:trPr>
          <w:tblCellSpacing w:w="15" w:type="dxa"/>
          <w:jc w:val="center"/>
          <w:trPrChange w:id="3552" w:author="Arnob Alam" w:date="2025-02-05T19:52:00Z" w16du:dateUtc="2025-02-06T00:52:00Z">
            <w:trPr>
              <w:tblCellSpacing w:w="15" w:type="dxa"/>
            </w:trPr>
          </w:trPrChange>
        </w:trPr>
        <w:tc>
          <w:tcPr>
            <w:tcW w:w="0" w:type="auto"/>
            <w:vAlign w:val="center"/>
            <w:hideMark/>
            <w:tcPrChange w:id="3553" w:author="Arnob Alam" w:date="2025-02-05T19:52:00Z" w16du:dateUtc="2025-02-06T00:52:00Z">
              <w:tcPr>
                <w:tcW w:w="0" w:type="auto"/>
                <w:vAlign w:val="center"/>
                <w:hideMark/>
              </w:tcPr>
            </w:tcPrChange>
          </w:tcPr>
          <w:p w14:paraId="02834E8A" w14:textId="77777777" w:rsidR="002651C1" w:rsidRDefault="002651C1">
            <w:pPr>
              <w:rPr>
                <w:rFonts w:eastAsia="Times New Roman"/>
              </w:rPr>
            </w:pPr>
            <w:r>
              <w:rPr>
                <w:rFonts w:eastAsia="Times New Roman"/>
              </w:rPr>
              <w:t>Group</w:t>
            </w:r>
          </w:p>
        </w:tc>
        <w:tc>
          <w:tcPr>
            <w:tcW w:w="0" w:type="auto"/>
            <w:vAlign w:val="center"/>
            <w:hideMark/>
            <w:tcPrChange w:id="3554" w:author="Arnob Alam" w:date="2025-02-05T19:52:00Z" w16du:dateUtc="2025-02-06T00:52:00Z">
              <w:tcPr>
                <w:tcW w:w="0" w:type="auto"/>
                <w:vAlign w:val="center"/>
                <w:hideMark/>
              </w:tcPr>
            </w:tcPrChange>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Change w:id="3555" w:author="Arnob Alam" w:date="2025-02-05T19:52:00Z" w16du:dateUtc="2025-02-06T00:52:00Z">
              <w:tcPr>
                <w:tcW w:w="0" w:type="auto"/>
                <w:vAlign w:val="center"/>
                <w:hideMark/>
              </w:tcPr>
            </w:tcPrChange>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7232EC">
        <w:trPr>
          <w:tblCellSpacing w:w="15" w:type="dxa"/>
          <w:jc w:val="center"/>
          <w:trPrChange w:id="3556" w:author="Arnob Alam" w:date="2025-02-05T19:52:00Z" w16du:dateUtc="2025-02-06T00:52:00Z">
            <w:trPr>
              <w:tblCellSpacing w:w="15" w:type="dxa"/>
            </w:trPr>
          </w:trPrChange>
        </w:trPr>
        <w:tc>
          <w:tcPr>
            <w:tcW w:w="0" w:type="auto"/>
            <w:vAlign w:val="center"/>
            <w:hideMark/>
            <w:tcPrChange w:id="3557" w:author="Arnob Alam" w:date="2025-02-05T19:52:00Z" w16du:dateUtc="2025-02-06T00:52:00Z">
              <w:tcPr>
                <w:tcW w:w="0" w:type="auto"/>
                <w:vAlign w:val="center"/>
                <w:hideMark/>
              </w:tcPr>
            </w:tcPrChange>
          </w:tcPr>
          <w:p w14:paraId="7E836EEF" w14:textId="77777777" w:rsidR="002651C1" w:rsidRDefault="002651C1">
            <w:pPr>
              <w:jc w:val="center"/>
              <w:rPr>
                <w:rFonts w:eastAsia="Times New Roman"/>
              </w:rPr>
            </w:pPr>
          </w:p>
        </w:tc>
        <w:tc>
          <w:tcPr>
            <w:tcW w:w="0" w:type="auto"/>
            <w:vAlign w:val="center"/>
            <w:hideMark/>
            <w:tcPrChange w:id="3558" w:author="Arnob Alam" w:date="2025-02-05T19:52:00Z" w16du:dateUtc="2025-02-06T00:52:00Z">
              <w:tcPr>
                <w:tcW w:w="0" w:type="auto"/>
                <w:vAlign w:val="center"/>
                <w:hideMark/>
              </w:tcPr>
            </w:tcPrChange>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Change w:id="3559" w:author="Arnob Alam" w:date="2025-02-05T19:52:00Z" w16du:dateUtc="2025-02-06T00:52:00Z">
              <w:tcPr>
                <w:tcW w:w="0" w:type="auto"/>
                <w:vAlign w:val="center"/>
                <w:hideMark/>
              </w:tcPr>
            </w:tcPrChange>
          </w:tcPr>
          <w:p w14:paraId="2ACCA291" w14:textId="77777777" w:rsidR="002651C1" w:rsidRDefault="002651C1">
            <w:pPr>
              <w:jc w:val="center"/>
              <w:rPr>
                <w:rFonts w:eastAsia="Times New Roman"/>
              </w:rPr>
            </w:pPr>
            <w:r>
              <w:rPr>
                <w:rFonts w:eastAsia="Times New Roman"/>
              </w:rPr>
              <w:t>(1.2786)</w:t>
            </w:r>
          </w:p>
        </w:tc>
      </w:tr>
      <w:tr w:rsidR="002651C1" w14:paraId="626772DE" w14:textId="77777777" w:rsidTr="007232EC">
        <w:trPr>
          <w:tblCellSpacing w:w="15" w:type="dxa"/>
          <w:jc w:val="center"/>
          <w:trPrChange w:id="3560" w:author="Arnob Alam" w:date="2025-02-05T19:52:00Z" w16du:dateUtc="2025-02-06T00:52:00Z">
            <w:trPr>
              <w:tblCellSpacing w:w="15" w:type="dxa"/>
            </w:trPr>
          </w:trPrChange>
        </w:trPr>
        <w:tc>
          <w:tcPr>
            <w:tcW w:w="0" w:type="auto"/>
            <w:vAlign w:val="center"/>
            <w:hideMark/>
            <w:tcPrChange w:id="3561" w:author="Arnob Alam" w:date="2025-02-05T19:52:00Z" w16du:dateUtc="2025-02-06T00:52:00Z">
              <w:tcPr>
                <w:tcW w:w="0" w:type="auto"/>
                <w:vAlign w:val="center"/>
                <w:hideMark/>
              </w:tcPr>
            </w:tcPrChange>
          </w:tcPr>
          <w:p w14:paraId="22894B2C" w14:textId="77777777" w:rsidR="002651C1" w:rsidRDefault="002651C1">
            <w:pPr>
              <w:rPr>
                <w:rFonts w:eastAsia="Times New Roman"/>
              </w:rPr>
            </w:pPr>
            <w:r>
              <w:rPr>
                <w:rFonts w:eastAsia="Times New Roman"/>
              </w:rPr>
              <w:t>Period</w:t>
            </w:r>
          </w:p>
        </w:tc>
        <w:tc>
          <w:tcPr>
            <w:tcW w:w="0" w:type="auto"/>
            <w:vAlign w:val="center"/>
            <w:hideMark/>
            <w:tcPrChange w:id="3562" w:author="Arnob Alam" w:date="2025-02-05T19:52:00Z" w16du:dateUtc="2025-02-06T00:52:00Z">
              <w:tcPr>
                <w:tcW w:w="0" w:type="auto"/>
                <w:vAlign w:val="center"/>
                <w:hideMark/>
              </w:tcPr>
            </w:tcPrChange>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Change w:id="3563" w:author="Arnob Alam" w:date="2025-02-05T19:52:00Z" w16du:dateUtc="2025-02-06T00:52:00Z">
              <w:tcPr>
                <w:tcW w:w="0" w:type="auto"/>
                <w:vAlign w:val="center"/>
                <w:hideMark/>
              </w:tcPr>
            </w:tcPrChange>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7232EC">
        <w:trPr>
          <w:tblCellSpacing w:w="15" w:type="dxa"/>
          <w:jc w:val="center"/>
          <w:trPrChange w:id="3564" w:author="Arnob Alam" w:date="2025-02-05T19:52:00Z" w16du:dateUtc="2025-02-06T00:52:00Z">
            <w:trPr>
              <w:tblCellSpacing w:w="15" w:type="dxa"/>
            </w:trPr>
          </w:trPrChange>
        </w:trPr>
        <w:tc>
          <w:tcPr>
            <w:tcW w:w="0" w:type="auto"/>
            <w:vAlign w:val="center"/>
            <w:hideMark/>
            <w:tcPrChange w:id="3565" w:author="Arnob Alam" w:date="2025-02-05T19:52:00Z" w16du:dateUtc="2025-02-06T00:52:00Z">
              <w:tcPr>
                <w:tcW w:w="0" w:type="auto"/>
                <w:vAlign w:val="center"/>
                <w:hideMark/>
              </w:tcPr>
            </w:tcPrChange>
          </w:tcPr>
          <w:p w14:paraId="35AE8A23" w14:textId="77777777" w:rsidR="002651C1" w:rsidRDefault="002651C1">
            <w:pPr>
              <w:jc w:val="center"/>
              <w:rPr>
                <w:rFonts w:eastAsia="Times New Roman"/>
              </w:rPr>
            </w:pPr>
          </w:p>
        </w:tc>
        <w:tc>
          <w:tcPr>
            <w:tcW w:w="0" w:type="auto"/>
            <w:vAlign w:val="center"/>
            <w:hideMark/>
            <w:tcPrChange w:id="3566" w:author="Arnob Alam" w:date="2025-02-05T19:52:00Z" w16du:dateUtc="2025-02-06T00:52:00Z">
              <w:tcPr>
                <w:tcW w:w="0" w:type="auto"/>
                <w:vAlign w:val="center"/>
                <w:hideMark/>
              </w:tcPr>
            </w:tcPrChange>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Change w:id="3567" w:author="Arnob Alam" w:date="2025-02-05T19:52:00Z" w16du:dateUtc="2025-02-06T00:52:00Z">
              <w:tcPr>
                <w:tcW w:w="0" w:type="auto"/>
                <w:vAlign w:val="center"/>
                <w:hideMark/>
              </w:tcPr>
            </w:tcPrChange>
          </w:tcPr>
          <w:p w14:paraId="16F2199E" w14:textId="77777777" w:rsidR="002651C1" w:rsidRDefault="002651C1">
            <w:pPr>
              <w:jc w:val="center"/>
              <w:rPr>
                <w:rFonts w:eastAsia="Times New Roman"/>
              </w:rPr>
            </w:pPr>
            <w:r>
              <w:rPr>
                <w:rFonts w:eastAsia="Times New Roman"/>
              </w:rPr>
              <w:t>(1.6921)</w:t>
            </w:r>
          </w:p>
        </w:tc>
      </w:tr>
      <w:tr w:rsidR="002651C1" w14:paraId="5438CF0B" w14:textId="77777777" w:rsidTr="007232EC">
        <w:trPr>
          <w:tblCellSpacing w:w="15" w:type="dxa"/>
          <w:jc w:val="center"/>
          <w:trPrChange w:id="3568" w:author="Arnob Alam" w:date="2025-02-05T19:52:00Z" w16du:dateUtc="2025-02-06T00:52:00Z">
            <w:trPr>
              <w:tblCellSpacing w:w="15" w:type="dxa"/>
            </w:trPr>
          </w:trPrChange>
        </w:trPr>
        <w:tc>
          <w:tcPr>
            <w:tcW w:w="0" w:type="auto"/>
            <w:vAlign w:val="center"/>
            <w:hideMark/>
            <w:tcPrChange w:id="3569" w:author="Arnob Alam" w:date="2025-02-05T19:52:00Z" w16du:dateUtc="2025-02-06T00:52:00Z">
              <w:tcPr>
                <w:tcW w:w="0" w:type="auto"/>
                <w:vAlign w:val="center"/>
                <w:hideMark/>
              </w:tcPr>
            </w:tcPrChange>
          </w:tcPr>
          <w:p w14:paraId="44AE89DE" w14:textId="77777777" w:rsidR="002651C1" w:rsidRDefault="002651C1">
            <w:pPr>
              <w:rPr>
                <w:rFonts w:eastAsia="Times New Roman"/>
              </w:rPr>
            </w:pPr>
            <w:r>
              <w:rPr>
                <w:rFonts w:eastAsia="Times New Roman"/>
              </w:rPr>
              <w:t>Tenor</w:t>
            </w:r>
          </w:p>
        </w:tc>
        <w:tc>
          <w:tcPr>
            <w:tcW w:w="0" w:type="auto"/>
            <w:vAlign w:val="center"/>
            <w:hideMark/>
            <w:tcPrChange w:id="3570" w:author="Arnob Alam" w:date="2025-02-05T19:52:00Z" w16du:dateUtc="2025-02-06T00:52:00Z">
              <w:tcPr>
                <w:tcW w:w="0" w:type="auto"/>
                <w:vAlign w:val="center"/>
                <w:hideMark/>
              </w:tcPr>
            </w:tcPrChange>
          </w:tcPr>
          <w:p w14:paraId="76EBDCAA" w14:textId="77777777" w:rsidR="002651C1" w:rsidRDefault="002651C1">
            <w:pPr>
              <w:rPr>
                <w:rFonts w:eastAsia="Times New Roman"/>
              </w:rPr>
            </w:pPr>
          </w:p>
        </w:tc>
        <w:tc>
          <w:tcPr>
            <w:tcW w:w="0" w:type="auto"/>
            <w:vAlign w:val="center"/>
            <w:hideMark/>
            <w:tcPrChange w:id="3571" w:author="Arnob Alam" w:date="2025-02-05T19:52:00Z" w16du:dateUtc="2025-02-06T00:52:00Z">
              <w:tcPr>
                <w:tcW w:w="0" w:type="auto"/>
                <w:vAlign w:val="center"/>
                <w:hideMark/>
              </w:tcPr>
            </w:tcPrChange>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7232EC">
        <w:trPr>
          <w:tblCellSpacing w:w="15" w:type="dxa"/>
          <w:jc w:val="center"/>
          <w:trPrChange w:id="3572" w:author="Arnob Alam" w:date="2025-02-05T19:52:00Z" w16du:dateUtc="2025-02-06T00:52:00Z">
            <w:trPr>
              <w:tblCellSpacing w:w="15" w:type="dxa"/>
            </w:trPr>
          </w:trPrChange>
        </w:trPr>
        <w:tc>
          <w:tcPr>
            <w:tcW w:w="0" w:type="auto"/>
            <w:vAlign w:val="center"/>
            <w:hideMark/>
            <w:tcPrChange w:id="3573" w:author="Arnob Alam" w:date="2025-02-05T19:52:00Z" w16du:dateUtc="2025-02-06T00:52:00Z">
              <w:tcPr>
                <w:tcW w:w="0" w:type="auto"/>
                <w:vAlign w:val="center"/>
                <w:hideMark/>
              </w:tcPr>
            </w:tcPrChange>
          </w:tcPr>
          <w:p w14:paraId="226BB276" w14:textId="77777777" w:rsidR="002651C1" w:rsidRDefault="002651C1">
            <w:pPr>
              <w:jc w:val="center"/>
              <w:rPr>
                <w:rFonts w:eastAsia="Times New Roman"/>
              </w:rPr>
            </w:pPr>
          </w:p>
        </w:tc>
        <w:tc>
          <w:tcPr>
            <w:tcW w:w="0" w:type="auto"/>
            <w:vAlign w:val="center"/>
            <w:hideMark/>
            <w:tcPrChange w:id="3574" w:author="Arnob Alam" w:date="2025-02-05T19:52:00Z" w16du:dateUtc="2025-02-06T00:52:00Z">
              <w:tcPr>
                <w:tcW w:w="0" w:type="auto"/>
                <w:vAlign w:val="center"/>
                <w:hideMark/>
              </w:tcPr>
            </w:tcPrChange>
          </w:tcPr>
          <w:p w14:paraId="18AA2E10" w14:textId="77777777" w:rsidR="002651C1" w:rsidRDefault="002651C1">
            <w:pPr>
              <w:rPr>
                <w:rFonts w:eastAsia="Times New Roman"/>
                <w:sz w:val="20"/>
                <w:szCs w:val="20"/>
              </w:rPr>
            </w:pPr>
          </w:p>
        </w:tc>
        <w:tc>
          <w:tcPr>
            <w:tcW w:w="0" w:type="auto"/>
            <w:vAlign w:val="center"/>
            <w:hideMark/>
            <w:tcPrChange w:id="3575" w:author="Arnob Alam" w:date="2025-02-05T19:52:00Z" w16du:dateUtc="2025-02-06T00:52:00Z">
              <w:tcPr>
                <w:tcW w:w="0" w:type="auto"/>
                <w:vAlign w:val="center"/>
                <w:hideMark/>
              </w:tcPr>
            </w:tcPrChange>
          </w:tcPr>
          <w:p w14:paraId="53B5E371" w14:textId="77777777" w:rsidR="002651C1" w:rsidRDefault="002651C1">
            <w:pPr>
              <w:jc w:val="center"/>
              <w:rPr>
                <w:rFonts w:eastAsia="Times New Roman"/>
              </w:rPr>
            </w:pPr>
            <w:r>
              <w:rPr>
                <w:rFonts w:eastAsia="Times New Roman"/>
              </w:rPr>
              <w:t>(0.0226)</w:t>
            </w:r>
          </w:p>
        </w:tc>
      </w:tr>
      <w:tr w:rsidR="002651C1" w14:paraId="22A78259" w14:textId="77777777" w:rsidTr="007232EC">
        <w:trPr>
          <w:tblCellSpacing w:w="15" w:type="dxa"/>
          <w:jc w:val="center"/>
          <w:trPrChange w:id="3576" w:author="Arnob Alam" w:date="2025-02-05T19:52:00Z" w16du:dateUtc="2025-02-06T00:52:00Z">
            <w:trPr>
              <w:tblCellSpacing w:w="15" w:type="dxa"/>
            </w:trPr>
          </w:trPrChange>
        </w:trPr>
        <w:tc>
          <w:tcPr>
            <w:tcW w:w="0" w:type="auto"/>
            <w:vAlign w:val="center"/>
            <w:hideMark/>
            <w:tcPrChange w:id="3577" w:author="Arnob Alam" w:date="2025-02-05T19:52:00Z" w16du:dateUtc="2025-02-06T00:52:00Z">
              <w:tcPr>
                <w:tcW w:w="0" w:type="auto"/>
                <w:vAlign w:val="center"/>
                <w:hideMark/>
              </w:tcPr>
            </w:tcPrChange>
          </w:tcPr>
          <w:p w14:paraId="43D13490" w14:textId="77777777" w:rsidR="002651C1" w:rsidRDefault="002651C1">
            <w:pPr>
              <w:rPr>
                <w:rFonts w:eastAsia="Times New Roman"/>
              </w:rPr>
            </w:pPr>
            <w:r>
              <w:rPr>
                <w:rFonts w:eastAsia="Times New Roman"/>
              </w:rPr>
              <w:t>Log Notional</w:t>
            </w:r>
          </w:p>
        </w:tc>
        <w:tc>
          <w:tcPr>
            <w:tcW w:w="0" w:type="auto"/>
            <w:vAlign w:val="center"/>
            <w:hideMark/>
            <w:tcPrChange w:id="3578" w:author="Arnob Alam" w:date="2025-02-05T19:52:00Z" w16du:dateUtc="2025-02-06T00:52:00Z">
              <w:tcPr>
                <w:tcW w:w="0" w:type="auto"/>
                <w:vAlign w:val="center"/>
                <w:hideMark/>
              </w:tcPr>
            </w:tcPrChange>
          </w:tcPr>
          <w:p w14:paraId="4BDA5E97" w14:textId="77777777" w:rsidR="002651C1" w:rsidRDefault="002651C1">
            <w:pPr>
              <w:rPr>
                <w:rFonts w:eastAsia="Times New Roman"/>
              </w:rPr>
            </w:pPr>
          </w:p>
        </w:tc>
        <w:tc>
          <w:tcPr>
            <w:tcW w:w="0" w:type="auto"/>
            <w:vAlign w:val="center"/>
            <w:hideMark/>
            <w:tcPrChange w:id="3579" w:author="Arnob Alam" w:date="2025-02-05T19:52:00Z" w16du:dateUtc="2025-02-06T00:52:00Z">
              <w:tcPr>
                <w:tcW w:w="0" w:type="auto"/>
                <w:vAlign w:val="center"/>
                <w:hideMark/>
              </w:tcPr>
            </w:tcPrChange>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7232EC">
        <w:trPr>
          <w:tblCellSpacing w:w="15" w:type="dxa"/>
          <w:jc w:val="center"/>
          <w:trPrChange w:id="3580" w:author="Arnob Alam" w:date="2025-02-05T19:52:00Z" w16du:dateUtc="2025-02-06T00:52:00Z">
            <w:trPr>
              <w:tblCellSpacing w:w="15" w:type="dxa"/>
            </w:trPr>
          </w:trPrChange>
        </w:trPr>
        <w:tc>
          <w:tcPr>
            <w:tcW w:w="0" w:type="auto"/>
            <w:vAlign w:val="center"/>
            <w:hideMark/>
            <w:tcPrChange w:id="3581" w:author="Arnob Alam" w:date="2025-02-05T19:52:00Z" w16du:dateUtc="2025-02-06T00:52:00Z">
              <w:tcPr>
                <w:tcW w:w="0" w:type="auto"/>
                <w:vAlign w:val="center"/>
                <w:hideMark/>
              </w:tcPr>
            </w:tcPrChange>
          </w:tcPr>
          <w:p w14:paraId="0F405006" w14:textId="77777777" w:rsidR="002651C1" w:rsidRDefault="002651C1">
            <w:pPr>
              <w:jc w:val="center"/>
              <w:rPr>
                <w:rFonts w:eastAsia="Times New Roman"/>
              </w:rPr>
            </w:pPr>
          </w:p>
        </w:tc>
        <w:tc>
          <w:tcPr>
            <w:tcW w:w="0" w:type="auto"/>
            <w:vAlign w:val="center"/>
            <w:hideMark/>
            <w:tcPrChange w:id="3582" w:author="Arnob Alam" w:date="2025-02-05T19:52:00Z" w16du:dateUtc="2025-02-06T00:52:00Z">
              <w:tcPr>
                <w:tcW w:w="0" w:type="auto"/>
                <w:vAlign w:val="center"/>
                <w:hideMark/>
              </w:tcPr>
            </w:tcPrChange>
          </w:tcPr>
          <w:p w14:paraId="314AB8CB" w14:textId="77777777" w:rsidR="002651C1" w:rsidRDefault="002651C1">
            <w:pPr>
              <w:rPr>
                <w:rFonts w:eastAsia="Times New Roman"/>
                <w:sz w:val="20"/>
                <w:szCs w:val="20"/>
              </w:rPr>
            </w:pPr>
          </w:p>
        </w:tc>
        <w:tc>
          <w:tcPr>
            <w:tcW w:w="0" w:type="auto"/>
            <w:vAlign w:val="center"/>
            <w:hideMark/>
            <w:tcPrChange w:id="3583" w:author="Arnob Alam" w:date="2025-02-05T19:52:00Z" w16du:dateUtc="2025-02-06T00:52:00Z">
              <w:tcPr>
                <w:tcW w:w="0" w:type="auto"/>
                <w:vAlign w:val="center"/>
                <w:hideMark/>
              </w:tcPr>
            </w:tcPrChange>
          </w:tcPr>
          <w:p w14:paraId="1AA00995" w14:textId="77777777" w:rsidR="002651C1" w:rsidRDefault="002651C1">
            <w:pPr>
              <w:jc w:val="center"/>
              <w:rPr>
                <w:rFonts w:eastAsia="Times New Roman"/>
              </w:rPr>
            </w:pPr>
            <w:r>
              <w:rPr>
                <w:rFonts w:eastAsia="Times New Roman"/>
              </w:rPr>
              <w:t>(0.1730)</w:t>
            </w:r>
          </w:p>
        </w:tc>
      </w:tr>
      <w:tr w:rsidR="002651C1" w14:paraId="48A098CC" w14:textId="77777777" w:rsidTr="007232EC">
        <w:trPr>
          <w:tblCellSpacing w:w="15" w:type="dxa"/>
          <w:jc w:val="center"/>
          <w:trPrChange w:id="3584" w:author="Arnob Alam" w:date="2025-02-05T19:52:00Z" w16du:dateUtc="2025-02-06T00:52:00Z">
            <w:trPr>
              <w:tblCellSpacing w:w="15" w:type="dxa"/>
            </w:trPr>
          </w:trPrChange>
        </w:trPr>
        <w:tc>
          <w:tcPr>
            <w:tcW w:w="0" w:type="auto"/>
            <w:vAlign w:val="center"/>
            <w:hideMark/>
            <w:tcPrChange w:id="3585" w:author="Arnob Alam" w:date="2025-02-05T19:52:00Z" w16du:dateUtc="2025-02-06T00:52:00Z">
              <w:tcPr>
                <w:tcW w:w="0" w:type="auto"/>
                <w:vAlign w:val="center"/>
                <w:hideMark/>
              </w:tcPr>
            </w:tcPrChange>
          </w:tcPr>
          <w:p w14:paraId="70DD14D6" w14:textId="77777777" w:rsidR="002651C1" w:rsidRDefault="002651C1">
            <w:pPr>
              <w:rPr>
                <w:rFonts w:eastAsia="Times New Roman"/>
              </w:rPr>
            </w:pPr>
            <w:r>
              <w:rPr>
                <w:rFonts w:eastAsia="Times New Roman"/>
              </w:rPr>
              <w:t>Capped</w:t>
            </w:r>
          </w:p>
        </w:tc>
        <w:tc>
          <w:tcPr>
            <w:tcW w:w="0" w:type="auto"/>
            <w:vAlign w:val="center"/>
            <w:hideMark/>
            <w:tcPrChange w:id="3586" w:author="Arnob Alam" w:date="2025-02-05T19:52:00Z" w16du:dateUtc="2025-02-06T00:52:00Z">
              <w:tcPr>
                <w:tcW w:w="0" w:type="auto"/>
                <w:vAlign w:val="center"/>
                <w:hideMark/>
              </w:tcPr>
            </w:tcPrChange>
          </w:tcPr>
          <w:p w14:paraId="6C755964" w14:textId="77777777" w:rsidR="002651C1" w:rsidRDefault="002651C1">
            <w:pPr>
              <w:rPr>
                <w:rFonts w:eastAsia="Times New Roman"/>
              </w:rPr>
            </w:pPr>
          </w:p>
        </w:tc>
        <w:tc>
          <w:tcPr>
            <w:tcW w:w="0" w:type="auto"/>
            <w:vAlign w:val="center"/>
            <w:hideMark/>
            <w:tcPrChange w:id="3587" w:author="Arnob Alam" w:date="2025-02-05T19:52:00Z" w16du:dateUtc="2025-02-06T00:52:00Z">
              <w:tcPr>
                <w:tcW w:w="0" w:type="auto"/>
                <w:vAlign w:val="center"/>
                <w:hideMark/>
              </w:tcPr>
            </w:tcPrChange>
          </w:tcPr>
          <w:p w14:paraId="6CF330B6" w14:textId="77777777" w:rsidR="002651C1" w:rsidRDefault="002651C1">
            <w:pPr>
              <w:jc w:val="center"/>
              <w:rPr>
                <w:rFonts w:eastAsia="Times New Roman"/>
              </w:rPr>
            </w:pPr>
            <w:r>
              <w:rPr>
                <w:rFonts w:eastAsia="Times New Roman"/>
              </w:rPr>
              <w:t>-0.3432</w:t>
            </w:r>
          </w:p>
        </w:tc>
      </w:tr>
      <w:tr w:rsidR="002651C1" w14:paraId="07E4FE8A" w14:textId="77777777" w:rsidTr="007232EC">
        <w:trPr>
          <w:tblCellSpacing w:w="15" w:type="dxa"/>
          <w:jc w:val="center"/>
          <w:trPrChange w:id="3588" w:author="Arnob Alam" w:date="2025-02-05T19:52:00Z" w16du:dateUtc="2025-02-06T00:52:00Z">
            <w:trPr>
              <w:tblCellSpacing w:w="15" w:type="dxa"/>
            </w:trPr>
          </w:trPrChange>
        </w:trPr>
        <w:tc>
          <w:tcPr>
            <w:tcW w:w="0" w:type="auto"/>
            <w:vAlign w:val="center"/>
            <w:hideMark/>
            <w:tcPrChange w:id="3589" w:author="Arnob Alam" w:date="2025-02-05T19:52:00Z" w16du:dateUtc="2025-02-06T00:52:00Z">
              <w:tcPr>
                <w:tcW w:w="0" w:type="auto"/>
                <w:vAlign w:val="center"/>
                <w:hideMark/>
              </w:tcPr>
            </w:tcPrChange>
          </w:tcPr>
          <w:p w14:paraId="5412AC7D" w14:textId="77777777" w:rsidR="002651C1" w:rsidRDefault="002651C1">
            <w:pPr>
              <w:jc w:val="center"/>
              <w:rPr>
                <w:rFonts w:eastAsia="Times New Roman"/>
              </w:rPr>
            </w:pPr>
          </w:p>
        </w:tc>
        <w:tc>
          <w:tcPr>
            <w:tcW w:w="0" w:type="auto"/>
            <w:vAlign w:val="center"/>
            <w:hideMark/>
            <w:tcPrChange w:id="3590" w:author="Arnob Alam" w:date="2025-02-05T19:52:00Z" w16du:dateUtc="2025-02-06T00:52:00Z">
              <w:tcPr>
                <w:tcW w:w="0" w:type="auto"/>
                <w:vAlign w:val="center"/>
                <w:hideMark/>
              </w:tcPr>
            </w:tcPrChange>
          </w:tcPr>
          <w:p w14:paraId="6B702434" w14:textId="77777777" w:rsidR="002651C1" w:rsidRDefault="002651C1">
            <w:pPr>
              <w:rPr>
                <w:rFonts w:eastAsia="Times New Roman"/>
                <w:sz w:val="20"/>
                <w:szCs w:val="20"/>
              </w:rPr>
            </w:pPr>
          </w:p>
        </w:tc>
        <w:tc>
          <w:tcPr>
            <w:tcW w:w="0" w:type="auto"/>
            <w:vAlign w:val="center"/>
            <w:hideMark/>
            <w:tcPrChange w:id="3591" w:author="Arnob Alam" w:date="2025-02-05T19:52:00Z" w16du:dateUtc="2025-02-06T00:52:00Z">
              <w:tcPr>
                <w:tcW w:w="0" w:type="auto"/>
                <w:vAlign w:val="center"/>
                <w:hideMark/>
              </w:tcPr>
            </w:tcPrChange>
          </w:tcPr>
          <w:p w14:paraId="4829D534" w14:textId="77777777" w:rsidR="002651C1" w:rsidRDefault="002651C1">
            <w:pPr>
              <w:jc w:val="center"/>
              <w:rPr>
                <w:rFonts w:eastAsia="Times New Roman"/>
              </w:rPr>
            </w:pPr>
            <w:r>
              <w:rPr>
                <w:rFonts w:eastAsia="Times New Roman"/>
              </w:rPr>
              <w:t>(0.4880)</w:t>
            </w:r>
          </w:p>
        </w:tc>
      </w:tr>
      <w:tr w:rsidR="002651C1" w14:paraId="582E55D0" w14:textId="77777777" w:rsidTr="007232EC">
        <w:trPr>
          <w:tblCellSpacing w:w="15" w:type="dxa"/>
          <w:jc w:val="center"/>
          <w:trPrChange w:id="3592" w:author="Arnob Alam" w:date="2025-02-05T19:52:00Z" w16du:dateUtc="2025-02-06T00:52:00Z">
            <w:trPr>
              <w:tblCellSpacing w:w="15" w:type="dxa"/>
            </w:trPr>
          </w:trPrChange>
        </w:trPr>
        <w:tc>
          <w:tcPr>
            <w:tcW w:w="0" w:type="auto"/>
            <w:vAlign w:val="center"/>
            <w:hideMark/>
            <w:tcPrChange w:id="3593" w:author="Arnob Alam" w:date="2025-02-05T19:52:00Z" w16du:dateUtc="2025-02-06T00:52:00Z">
              <w:tcPr>
                <w:tcW w:w="0" w:type="auto"/>
                <w:vAlign w:val="center"/>
                <w:hideMark/>
              </w:tcPr>
            </w:tcPrChange>
          </w:tcPr>
          <w:p w14:paraId="7705B505" w14:textId="77777777" w:rsidR="002651C1" w:rsidRDefault="002651C1">
            <w:pPr>
              <w:rPr>
                <w:rFonts w:eastAsia="Times New Roman"/>
              </w:rPr>
            </w:pPr>
            <w:r>
              <w:rPr>
                <w:rFonts w:eastAsia="Times New Roman"/>
              </w:rPr>
              <w:t>SEF</w:t>
            </w:r>
          </w:p>
        </w:tc>
        <w:tc>
          <w:tcPr>
            <w:tcW w:w="0" w:type="auto"/>
            <w:vAlign w:val="center"/>
            <w:hideMark/>
            <w:tcPrChange w:id="3594" w:author="Arnob Alam" w:date="2025-02-05T19:52:00Z" w16du:dateUtc="2025-02-06T00:52:00Z">
              <w:tcPr>
                <w:tcW w:w="0" w:type="auto"/>
                <w:vAlign w:val="center"/>
                <w:hideMark/>
              </w:tcPr>
            </w:tcPrChange>
          </w:tcPr>
          <w:p w14:paraId="30FE6632" w14:textId="77777777" w:rsidR="002651C1" w:rsidRDefault="002651C1">
            <w:pPr>
              <w:rPr>
                <w:rFonts w:eastAsia="Times New Roman"/>
              </w:rPr>
            </w:pPr>
          </w:p>
        </w:tc>
        <w:tc>
          <w:tcPr>
            <w:tcW w:w="0" w:type="auto"/>
            <w:vAlign w:val="center"/>
            <w:hideMark/>
            <w:tcPrChange w:id="3595" w:author="Arnob Alam" w:date="2025-02-05T19:52:00Z" w16du:dateUtc="2025-02-06T00:52:00Z">
              <w:tcPr>
                <w:tcW w:w="0" w:type="auto"/>
                <w:vAlign w:val="center"/>
                <w:hideMark/>
              </w:tcPr>
            </w:tcPrChange>
          </w:tcPr>
          <w:p w14:paraId="2AA35CDD" w14:textId="77777777" w:rsidR="002651C1" w:rsidRDefault="002651C1">
            <w:pPr>
              <w:jc w:val="center"/>
              <w:rPr>
                <w:rFonts w:eastAsia="Times New Roman"/>
              </w:rPr>
            </w:pPr>
            <w:r>
              <w:rPr>
                <w:rFonts w:eastAsia="Times New Roman"/>
              </w:rPr>
              <w:t>-4.2437</w:t>
            </w:r>
          </w:p>
        </w:tc>
      </w:tr>
      <w:tr w:rsidR="002651C1" w14:paraId="6A7C3D58" w14:textId="77777777" w:rsidTr="007232EC">
        <w:trPr>
          <w:tblCellSpacing w:w="15" w:type="dxa"/>
          <w:jc w:val="center"/>
          <w:trPrChange w:id="3596" w:author="Arnob Alam" w:date="2025-02-05T19:52:00Z" w16du:dateUtc="2025-02-06T00:52:00Z">
            <w:trPr>
              <w:tblCellSpacing w:w="15" w:type="dxa"/>
            </w:trPr>
          </w:trPrChange>
        </w:trPr>
        <w:tc>
          <w:tcPr>
            <w:tcW w:w="0" w:type="auto"/>
            <w:vAlign w:val="center"/>
            <w:hideMark/>
            <w:tcPrChange w:id="3597" w:author="Arnob Alam" w:date="2025-02-05T19:52:00Z" w16du:dateUtc="2025-02-06T00:52:00Z">
              <w:tcPr>
                <w:tcW w:w="0" w:type="auto"/>
                <w:vAlign w:val="center"/>
                <w:hideMark/>
              </w:tcPr>
            </w:tcPrChange>
          </w:tcPr>
          <w:p w14:paraId="049EEA01" w14:textId="77777777" w:rsidR="002651C1" w:rsidRDefault="002651C1">
            <w:pPr>
              <w:jc w:val="center"/>
              <w:rPr>
                <w:rFonts w:eastAsia="Times New Roman"/>
              </w:rPr>
            </w:pPr>
          </w:p>
        </w:tc>
        <w:tc>
          <w:tcPr>
            <w:tcW w:w="0" w:type="auto"/>
            <w:vAlign w:val="center"/>
            <w:hideMark/>
            <w:tcPrChange w:id="3598" w:author="Arnob Alam" w:date="2025-02-05T19:52:00Z" w16du:dateUtc="2025-02-06T00:52:00Z">
              <w:tcPr>
                <w:tcW w:w="0" w:type="auto"/>
                <w:vAlign w:val="center"/>
                <w:hideMark/>
              </w:tcPr>
            </w:tcPrChange>
          </w:tcPr>
          <w:p w14:paraId="5F83C8E1" w14:textId="77777777" w:rsidR="002651C1" w:rsidRDefault="002651C1">
            <w:pPr>
              <w:rPr>
                <w:rFonts w:eastAsia="Times New Roman"/>
                <w:sz w:val="20"/>
                <w:szCs w:val="20"/>
              </w:rPr>
            </w:pPr>
          </w:p>
        </w:tc>
        <w:tc>
          <w:tcPr>
            <w:tcW w:w="0" w:type="auto"/>
            <w:vAlign w:val="center"/>
            <w:hideMark/>
            <w:tcPrChange w:id="3599" w:author="Arnob Alam" w:date="2025-02-05T19:52:00Z" w16du:dateUtc="2025-02-06T00:52:00Z">
              <w:tcPr>
                <w:tcW w:w="0" w:type="auto"/>
                <w:vAlign w:val="center"/>
                <w:hideMark/>
              </w:tcPr>
            </w:tcPrChange>
          </w:tcPr>
          <w:p w14:paraId="5DBE597F" w14:textId="77777777" w:rsidR="002651C1" w:rsidRDefault="002651C1">
            <w:pPr>
              <w:jc w:val="center"/>
              <w:rPr>
                <w:rFonts w:eastAsia="Times New Roman"/>
              </w:rPr>
            </w:pPr>
            <w:r>
              <w:rPr>
                <w:rFonts w:eastAsia="Times New Roman"/>
              </w:rPr>
              <w:t>(6.5996)</w:t>
            </w:r>
          </w:p>
        </w:tc>
      </w:tr>
      <w:tr w:rsidR="002651C1" w14:paraId="0983492B" w14:textId="77777777" w:rsidTr="007232EC">
        <w:trPr>
          <w:tblCellSpacing w:w="15" w:type="dxa"/>
          <w:jc w:val="center"/>
          <w:trPrChange w:id="3600" w:author="Arnob Alam" w:date="2025-02-05T19:52:00Z" w16du:dateUtc="2025-02-06T00:52:00Z">
            <w:trPr>
              <w:tblCellSpacing w:w="15" w:type="dxa"/>
            </w:trPr>
          </w:trPrChange>
        </w:trPr>
        <w:tc>
          <w:tcPr>
            <w:tcW w:w="0" w:type="auto"/>
            <w:vAlign w:val="center"/>
            <w:hideMark/>
            <w:tcPrChange w:id="3601" w:author="Arnob Alam" w:date="2025-02-05T19:52:00Z" w16du:dateUtc="2025-02-06T00:52:00Z">
              <w:tcPr>
                <w:tcW w:w="0" w:type="auto"/>
                <w:vAlign w:val="center"/>
                <w:hideMark/>
              </w:tcPr>
            </w:tcPrChange>
          </w:tcPr>
          <w:p w14:paraId="3B4A3B80" w14:textId="77777777" w:rsidR="002651C1" w:rsidRDefault="002651C1">
            <w:pPr>
              <w:rPr>
                <w:rFonts w:eastAsia="Times New Roman"/>
              </w:rPr>
            </w:pPr>
            <w:r>
              <w:rPr>
                <w:rFonts w:eastAsia="Times New Roman"/>
              </w:rPr>
              <w:t>Morning Session</w:t>
            </w:r>
          </w:p>
        </w:tc>
        <w:tc>
          <w:tcPr>
            <w:tcW w:w="0" w:type="auto"/>
            <w:vAlign w:val="center"/>
            <w:hideMark/>
            <w:tcPrChange w:id="3602" w:author="Arnob Alam" w:date="2025-02-05T19:52:00Z" w16du:dateUtc="2025-02-06T00:52:00Z">
              <w:tcPr>
                <w:tcW w:w="0" w:type="auto"/>
                <w:vAlign w:val="center"/>
                <w:hideMark/>
              </w:tcPr>
            </w:tcPrChange>
          </w:tcPr>
          <w:p w14:paraId="29D971DF" w14:textId="77777777" w:rsidR="002651C1" w:rsidRDefault="002651C1">
            <w:pPr>
              <w:rPr>
                <w:rFonts w:eastAsia="Times New Roman"/>
              </w:rPr>
            </w:pPr>
          </w:p>
        </w:tc>
        <w:tc>
          <w:tcPr>
            <w:tcW w:w="0" w:type="auto"/>
            <w:vAlign w:val="center"/>
            <w:hideMark/>
            <w:tcPrChange w:id="3603" w:author="Arnob Alam" w:date="2025-02-05T19:52:00Z" w16du:dateUtc="2025-02-06T00:52:00Z">
              <w:tcPr>
                <w:tcW w:w="0" w:type="auto"/>
                <w:vAlign w:val="center"/>
                <w:hideMark/>
              </w:tcPr>
            </w:tcPrChange>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7232EC">
        <w:trPr>
          <w:tblCellSpacing w:w="15" w:type="dxa"/>
          <w:jc w:val="center"/>
          <w:trPrChange w:id="3604" w:author="Arnob Alam" w:date="2025-02-05T19:52:00Z" w16du:dateUtc="2025-02-06T00:52:00Z">
            <w:trPr>
              <w:tblCellSpacing w:w="15" w:type="dxa"/>
            </w:trPr>
          </w:trPrChange>
        </w:trPr>
        <w:tc>
          <w:tcPr>
            <w:tcW w:w="0" w:type="auto"/>
            <w:vAlign w:val="center"/>
            <w:hideMark/>
            <w:tcPrChange w:id="3605" w:author="Arnob Alam" w:date="2025-02-05T19:52:00Z" w16du:dateUtc="2025-02-06T00:52:00Z">
              <w:tcPr>
                <w:tcW w:w="0" w:type="auto"/>
                <w:vAlign w:val="center"/>
                <w:hideMark/>
              </w:tcPr>
            </w:tcPrChange>
          </w:tcPr>
          <w:p w14:paraId="0C9AA980" w14:textId="77777777" w:rsidR="002651C1" w:rsidRDefault="002651C1">
            <w:pPr>
              <w:jc w:val="center"/>
              <w:rPr>
                <w:rFonts w:eastAsia="Times New Roman"/>
              </w:rPr>
            </w:pPr>
          </w:p>
        </w:tc>
        <w:tc>
          <w:tcPr>
            <w:tcW w:w="0" w:type="auto"/>
            <w:vAlign w:val="center"/>
            <w:hideMark/>
            <w:tcPrChange w:id="3606" w:author="Arnob Alam" w:date="2025-02-05T19:52:00Z" w16du:dateUtc="2025-02-06T00:52:00Z">
              <w:tcPr>
                <w:tcW w:w="0" w:type="auto"/>
                <w:vAlign w:val="center"/>
                <w:hideMark/>
              </w:tcPr>
            </w:tcPrChange>
          </w:tcPr>
          <w:p w14:paraId="246553CA" w14:textId="77777777" w:rsidR="002651C1" w:rsidRDefault="002651C1">
            <w:pPr>
              <w:rPr>
                <w:rFonts w:eastAsia="Times New Roman"/>
                <w:sz w:val="20"/>
                <w:szCs w:val="20"/>
              </w:rPr>
            </w:pPr>
          </w:p>
        </w:tc>
        <w:tc>
          <w:tcPr>
            <w:tcW w:w="0" w:type="auto"/>
            <w:vAlign w:val="center"/>
            <w:hideMark/>
            <w:tcPrChange w:id="3607" w:author="Arnob Alam" w:date="2025-02-05T19:52:00Z" w16du:dateUtc="2025-02-06T00:52:00Z">
              <w:tcPr>
                <w:tcW w:w="0" w:type="auto"/>
                <w:vAlign w:val="center"/>
                <w:hideMark/>
              </w:tcPr>
            </w:tcPrChange>
          </w:tcPr>
          <w:p w14:paraId="5E4C4060" w14:textId="77777777" w:rsidR="002651C1" w:rsidRDefault="002651C1">
            <w:pPr>
              <w:jc w:val="center"/>
              <w:rPr>
                <w:rFonts w:eastAsia="Times New Roman"/>
              </w:rPr>
            </w:pPr>
            <w:r>
              <w:rPr>
                <w:rFonts w:eastAsia="Times New Roman"/>
              </w:rPr>
              <w:t>(0.4843)</w:t>
            </w:r>
          </w:p>
        </w:tc>
      </w:tr>
      <w:tr w:rsidR="002651C1" w14:paraId="52207112" w14:textId="77777777" w:rsidTr="007232EC">
        <w:trPr>
          <w:tblCellSpacing w:w="15" w:type="dxa"/>
          <w:jc w:val="center"/>
          <w:trPrChange w:id="3608" w:author="Arnob Alam" w:date="2025-02-05T19:52:00Z" w16du:dateUtc="2025-02-06T00:52:00Z">
            <w:trPr>
              <w:tblCellSpacing w:w="15" w:type="dxa"/>
            </w:trPr>
          </w:trPrChange>
        </w:trPr>
        <w:tc>
          <w:tcPr>
            <w:tcW w:w="0" w:type="auto"/>
            <w:vAlign w:val="center"/>
            <w:hideMark/>
            <w:tcPrChange w:id="3609" w:author="Arnob Alam" w:date="2025-02-05T19:52:00Z" w16du:dateUtc="2025-02-06T00:52:00Z">
              <w:tcPr>
                <w:tcW w:w="0" w:type="auto"/>
                <w:vAlign w:val="center"/>
                <w:hideMark/>
              </w:tcPr>
            </w:tcPrChange>
          </w:tcPr>
          <w:p w14:paraId="17A28129" w14:textId="77777777" w:rsidR="002651C1" w:rsidRDefault="002651C1">
            <w:pPr>
              <w:rPr>
                <w:rFonts w:eastAsia="Times New Roman"/>
              </w:rPr>
            </w:pPr>
            <w:r>
              <w:rPr>
                <w:rFonts w:eastAsia="Times New Roman"/>
              </w:rPr>
              <w:t>Afternoon Session</w:t>
            </w:r>
          </w:p>
        </w:tc>
        <w:tc>
          <w:tcPr>
            <w:tcW w:w="0" w:type="auto"/>
            <w:vAlign w:val="center"/>
            <w:hideMark/>
            <w:tcPrChange w:id="3610" w:author="Arnob Alam" w:date="2025-02-05T19:52:00Z" w16du:dateUtc="2025-02-06T00:52:00Z">
              <w:tcPr>
                <w:tcW w:w="0" w:type="auto"/>
                <w:vAlign w:val="center"/>
                <w:hideMark/>
              </w:tcPr>
            </w:tcPrChange>
          </w:tcPr>
          <w:p w14:paraId="5041B2E6" w14:textId="77777777" w:rsidR="002651C1" w:rsidRDefault="002651C1">
            <w:pPr>
              <w:rPr>
                <w:rFonts w:eastAsia="Times New Roman"/>
              </w:rPr>
            </w:pPr>
          </w:p>
        </w:tc>
        <w:tc>
          <w:tcPr>
            <w:tcW w:w="0" w:type="auto"/>
            <w:vAlign w:val="center"/>
            <w:hideMark/>
            <w:tcPrChange w:id="3611" w:author="Arnob Alam" w:date="2025-02-05T19:52:00Z" w16du:dateUtc="2025-02-06T00:52:00Z">
              <w:tcPr>
                <w:tcW w:w="0" w:type="auto"/>
                <w:vAlign w:val="center"/>
                <w:hideMark/>
              </w:tcPr>
            </w:tcPrChange>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7232EC">
        <w:trPr>
          <w:tblCellSpacing w:w="15" w:type="dxa"/>
          <w:jc w:val="center"/>
          <w:trPrChange w:id="3612" w:author="Arnob Alam" w:date="2025-02-05T19:52:00Z" w16du:dateUtc="2025-02-06T00:52:00Z">
            <w:trPr>
              <w:tblCellSpacing w:w="15" w:type="dxa"/>
            </w:trPr>
          </w:trPrChange>
        </w:trPr>
        <w:tc>
          <w:tcPr>
            <w:tcW w:w="0" w:type="auto"/>
            <w:vAlign w:val="center"/>
            <w:hideMark/>
            <w:tcPrChange w:id="3613" w:author="Arnob Alam" w:date="2025-02-05T19:52:00Z" w16du:dateUtc="2025-02-06T00:52:00Z">
              <w:tcPr>
                <w:tcW w:w="0" w:type="auto"/>
                <w:vAlign w:val="center"/>
                <w:hideMark/>
              </w:tcPr>
            </w:tcPrChange>
          </w:tcPr>
          <w:p w14:paraId="419EA7C4" w14:textId="77777777" w:rsidR="002651C1" w:rsidRDefault="002651C1">
            <w:pPr>
              <w:jc w:val="center"/>
              <w:rPr>
                <w:rFonts w:eastAsia="Times New Roman"/>
              </w:rPr>
            </w:pPr>
          </w:p>
        </w:tc>
        <w:tc>
          <w:tcPr>
            <w:tcW w:w="0" w:type="auto"/>
            <w:vAlign w:val="center"/>
            <w:hideMark/>
            <w:tcPrChange w:id="3614" w:author="Arnob Alam" w:date="2025-02-05T19:52:00Z" w16du:dateUtc="2025-02-06T00:52:00Z">
              <w:tcPr>
                <w:tcW w:w="0" w:type="auto"/>
                <w:vAlign w:val="center"/>
                <w:hideMark/>
              </w:tcPr>
            </w:tcPrChange>
          </w:tcPr>
          <w:p w14:paraId="7E96D713" w14:textId="77777777" w:rsidR="002651C1" w:rsidRDefault="002651C1">
            <w:pPr>
              <w:rPr>
                <w:rFonts w:eastAsia="Times New Roman"/>
                <w:sz w:val="20"/>
                <w:szCs w:val="20"/>
              </w:rPr>
            </w:pPr>
          </w:p>
        </w:tc>
        <w:tc>
          <w:tcPr>
            <w:tcW w:w="0" w:type="auto"/>
            <w:vAlign w:val="center"/>
            <w:hideMark/>
            <w:tcPrChange w:id="3615" w:author="Arnob Alam" w:date="2025-02-05T19:52:00Z" w16du:dateUtc="2025-02-06T00:52:00Z">
              <w:tcPr>
                <w:tcW w:w="0" w:type="auto"/>
                <w:vAlign w:val="center"/>
                <w:hideMark/>
              </w:tcPr>
            </w:tcPrChange>
          </w:tcPr>
          <w:p w14:paraId="7BC6020A" w14:textId="77777777" w:rsidR="002651C1" w:rsidRDefault="002651C1">
            <w:pPr>
              <w:jc w:val="center"/>
              <w:rPr>
                <w:rFonts w:eastAsia="Times New Roman"/>
              </w:rPr>
            </w:pPr>
            <w:r>
              <w:rPr>
                <w:rFonts w:eastAsia="Times New Roman"/>
              </w:rPr>
              <w:t>(0.4762)</w:t>
            </w:r>
          </w:p>
        </w:tc>
      </w:tr>
      <w:tr w:rsidR="002651C1" w14:paraId="2ABFD3EF" w14:textId="77777777" w:rsidTr="007232EC">
        <w:trPr>
          <w:tblCellSpacing w:w="15" w:type="dxa"/>
          <w:jc w:val="center"/>
          <w:trPrChange w:id="3616" w:author="Arnob Alam" w:date="2025-02-05T19:52:00Z" w16du:dateUtc="2025-02-06T00:52:00Z">
            <w:trPr>
              <w:tblCellSpacing w:w="15" w:type="dxa"/>
            </w:trPr>
          </w:trPrChange>
        </w:trPr>
        <w:tc>
          <w:tcPr>
            <w:tcW w:w="0" w:type="auto"/>
            <w:vAlign w:val="center"/>
            <w:hideMark/>
            <w:tcPrChange w:id="3617" w:author="Arnob Alam" w:date="2025-02-05T19:52:00Z" w16du:dateUtc="2025-02-06T00:52:00Z">
              <w:tcPr>
                <w:tcW w:w="0" w:type="auto"/>
                <w:vAlign w:val="center"/>
                <w:hideMark/>
              </w:tcPr>
            </w:tcPrChange>
          </w:tcPr>
          <w:p w14:paraId="6FC9F4AE" w14:textId="77777777" w:rsidR="002651C1" w:rsidRDefault="002651C1">
            <w:pPr>
              <w:rPr>
                <w:rFonts w:eastAsia="Times New Roman"/>
              </w:rPr>
            </w:pPr>
            <w:r>
              <w:rPr>
                <w:rFonts w:eastAsia="Times New Roman"/>
              </w:rPr>
              <w:t>Off Hours</w:t>
            </w:r>
          </w:p>
        </w:tc>
        <w:tc>
          <w:tcPr>
            <w:tcW w:w="0" w:type="auto"/>
            <w:vAlign w:val="center"/>
            <w:hideMark/>
            <w:tcPrChange w:id="3618" w:author="Arnob Alam" w:date="2025-02-05T19:52:00Z" w16du:dateUtc="2025-02-06T00:52:00Z">
              <w:tcPr>
                <w:tcW w:w="0" w:type="auto"/>
                <w:vAlign w:val="center"/>
                <w:hideMark/>
              </w:tcPr>
            </w:tcPrChange>
          </w:tcPr>
          <w:p w14:paraId="31BCA7AE" w14:textId="77777777" w:rsidR="002651C1" w:rsidRDefault="002651C1">
            <w:pPr>
              <w:rPr>
                <w:rFonts w:eastAsia="Times New Roman"/>
              </w:rPr>
            </w:pPr>
          </w:p>
        </w:tc>
        <w:tc>
          <w:tcPr>
            <w:tcW w:w="0" w:type="auto"/>
            <w:vAlign w:val="center"/>
            <w:hideMark/>
            <w:tcPrChange w:id="3619" w:author="Arnob Alam" w:date="2025-02-05T19:52:00Z" w16du:dateUtc="2025-02-06T00:52:00Z">
              <w:tcPr>
                <w:tcW w:w="0" w:type="auto"/>
                <w:vAlign w:val="center"/>
                <w:hideMark/>
              </w:tcPr>
            </w:tcPrChange>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7232EC">
        <w:trPr>
          <w:tblCellSpacing w:w="15" w:type="dxa"/>
          <w:jc w:val="center"/>
          <w:trPrChange w:id="3620" w:author="Arnob Alam" w:date="2025-02-05T19:52:00Z" w16du:dateUtc="2025-02-06T00:52:00Z">
            <w:trPr>
              <w:tblCellSpacing w:w="15" w:type="dxa"/>
            </w:trPr>
          </w:trPrChange>
        </w:trPr>
        <w:tc>
          <w:tcPr>
            <w:tcW w:w="0" w:type="auto"/>
            <w:vAlign w:val="center"/>
            <w:hideMark/>
            <w:tcPrChange w:id="3621" w:author="Arnob Alam" w:date="2025-02-05T19:52:00Z" w16du:dateUtc="2025-02-06T00:52:00Z">
              <w:tcPr>
                <w:tcW w:w="0" w:type="auto"/>
                <w:vAlign w:val="center"/>
                <w:hideMark/>
              </w:tcPr>
            </w:tcPrChange>
          </w:tcPr>
          <w:p w14:paraId="1C323FFC" w14:textId="77777777" w:rsidR="002651C1" w:rsidRDefault="002651C1">
            <w:pPr>
              <w:jc w:val="center"/>
              <w:rPr>
                <w:rFonts w:eastAsia="Times New Roman"/>
              </w:rPr>
            </w:pPr>
          </w:p>
        </w:tc>
        <w:tc>
          <w:tcPr>
            <w:tcW w:w="0" w:type="auto"/>
            <w:vAlign w:val="center"/>
            <w:hideMark/>
            <w:tcPrChange w:id="3622" w:author="Arnob Alam" w:date="2025-02-05T19:52:00Z" w16du:dateUtc="2025-02-06T00:52:00Z">
              <w:tcPr>
                <w:tcW w:w="0" w:type="auto"/>
                <w:vAlign w:val="center"/>
                <w:hideMark/>
              </w:tcPr>
            </w:tcPrChange>
          </w:tcPr>
          <w:p w14:paraId="4ECD56F3" w14:textId="77777777" w:rsidR="002651C1" w:rsidRDefault="002651C1">
            <w:pPr>
              <w:rPr>
                <w:rFonts w:eastAsia="Times New Roman"/>
                <w:sz w:val="20"/>
                <w:szCs w:val="20"/>
              </w:rPr>
            </w:pPr>
          </w:p>
        </w:tc>
        <w:tc>
          <w:tcPr>
            <w:tcW w:w="0" w:type="auto"/>
            <w:vAlign w:val="center"/>
            <w:hideMark/>
            <w:tcPrChange w:id="3623" w:author="Arnob Alam" w:date="2025-02-05T19:52:00Z" w16du:dateUtc="2025-02-06T00:52:00Z">
              <w:tcPr>
                <w:tcW w:w="0" w:type="auto"/>
                <w:vAlign w:val="center"/>
                <w:hideMark/>
              </w:tcPr>
            </w:tcPrChange>
          </w:tcPr>
          <w:p w14:paraId="368D8F28" w14:textId="77777777" w:rsidR="002651C1" w:rsidRDefault="002651C1">
            <w:pPr>
              <w:jc w:val="center"/>
              <w:rPr>
                <w:rFonts w:eastAsia="Times New Roman"/>
              </w:rPr>
            </w:pPr>
            <w:r>
              <w:rPr>
                <w:rFonts w:eastAsia="Times New Roman"/>
              </w:rPr>
              <w:t>(0.5589)</w:t>
            </w:r>
          </w:p>
        </w:tc>
      </w:tr>
      <w:tr w:rsidR="002651C1" w14:paraId="7C175663" w14:textId="77777777" w:rsidTr="007232EC">
        <w:trPr>
          <w:tblCellSpacing w:w="15" w:type="dxa"/>
          <w:jc w:val="center"/>
          <w:trPrChange w:id="3624" w:author="Arnob Alam" w:date="2025-02-05T19:52:00Z" w16du:dateUtc="2025-02-06T00:52:00Z">
            <w:trPr>
              <w:tblCellSpacing w:w="15" w:type="dxa"/>
            </w:trPr>
          </w:trPrChange>
        </w:trPr>
        <w:tc>
          <w:tcPr>
            <w:tcW w:w="0" w:type="auto"/>
            <w:vAlign w:val="center"/>
            <w:hideMark/>
            <w:tcPrChange w:id="3625" w:author="Arnob Alam" w:date="2025-02-05T19:52:00Z" w16du:dateUtc="2025-02-06T00:52:00Z">
              <w:tcPr>
                <w:tcW w:w="0" w:type="auto"/>
                <w:vAlign w:val="center"/>
                <w:hideMark/>
              </w:tcPr>
            </w:tcPrChange>
          </w:tcPr>
          <w:p w14:paraId="423DD567" w14:textId="77777777" w:rsidR="002651C1" w:rsidRDefault="002651C1">
            <w:pPr>
              <w:rPr>
                <w:rFonts w:eastAsia="Times New Roman"/>
              </w:rPr>
            </w:pPr>
            <w:r>
              <w:rPr>
                <w:rFonts w:eastAsia="Times New Roman"/>
              </w:rPr>
              <w:t>Monday</w:t>
            </w:r>
          </w:p>
        </w:tc>
        <w:tc>
          <w:tcPr>
            <w:tcW w:w="0" w:type="auto"/>
            <w:vAlign w:val="center"/>
            <w:hideMark/>
            <w:tcPrChange w:id="3626" w:author="Arnob Alam" w:date="2025-02-05T19:52:00Z" w16du:dateUtc="2025-02-06T00:52:00Z">
              <w:tcPr>
                <w:tcW w:w="0" w:type="auto"/>
                <w:vAlign w:val="center"/>
                <w:hideMark/>
              </w:tcPr>
            </w:tcPrChange>
          </w:tcPr>
          <w:p w14:paraId="5930B98B" w14:textId="77777777" w:rsidR="002651C1" w:rsidRDefault="002651C1">
            <w:pPr>
              <w:rPr>
                <w:rFonts w:eastAsia="Times New Roman"/>
              </w:rPr>
            </w:pPr>
          </w:p>
        </w:tc>
        <w:tc>
          <w:tcPr>
            <w:tcW w:w="0" w:type="auto"/>
            <w:vAlign w:val="center"/>
            <w:hideMark/>
            <w:tcPrChange w:id="3627" w:author="Arnob Alam" w:date="2025-02-05T19:52:00Z" w16du:dateUtc="2025-02-06T00:52:00Z">
              <w:tcPr>
                <w:tcW w:w="0" w:type="auto"/>
                <w:vAlign w:val="center"/>
                <w:hideMark/>
              </w:tcPr>
            </w:tcPrChange>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7232EC">
        <w:trPr>
          <w:tblCellSpacing w:w="15" w:type="dxa"/>
          <w:jc w:val="center"/>
          <w:trPrChange w:id="3628" w:author="Arnob Alam" w:date="2025-02-05T19:52:00Z" w16du:dateUtc="2025-02-06T00:52:00Z">
            <w:trPr>
              <w:tblCellSpacing w:w="15" w:type="dxa"/>
            </w:trPr>
          </w:trPrChange>
        </w:trPr>
        <w:tc>
          <w:tcPr>
            <w:tcW w:w="0" w:type="auto"/>
            <w:vAlign w:val="center"/>
            <w:hideMark/>
            <w:tcPrChange w:id="3629" w:author="Arnob Alam" w:date="2025-02-05T19:52:00Z" w16du:dateUtc="2025-02-06T00:52:00Z">
              <w:tcPr>
                <w:tcW w:w="0" w:type="auto"/>
                <w:vAlign w:val="center"/>
                <w:hideMark/>
              </w:tcPr>
            </w:tcPrChange>
          </w:tcPr>
          <w:p w14:paraId="265A0841" w14:textId="77777777" w:rsidR="002651C1" w:rsidRDefault="002651C1">
            <w:pPr>
              <w:jc w:val="center"/>
              <w:rPr>
                <w:rFonts w:eastAsia="Times New Roman"/>
              </w:rPr>
            </w:pPr>
          </w:p>
        </w:tc>
        <w:tc>
          <w:tcPr>
            <w:tcW w:w="0" w:type="auto"/>
            <w:vAlign w:val="center"/>
            <w:hideMark/>
            <w:tcPrChange w:id="3630" w:author="Arnob Alam" w:date="2025-02-05T19:52:00Z" w16du:dateUtc="2025-02-06T00:52:00Z">
              <w:tcPr>
                <w:tcW w:w="0" w:type="auto"/>
                <w:vAlign w:val="center"/>
                <w:hideMark/>
              </w:tcPr>
            </w:tcPrChange>
          </w:tcPr>
          <w:p w14:paraId="66FB7BDB" w14:textId="77777777" w:rsidR="002651C1" w:rsidRDefault="002651C1">
            <w:pPr>
              <w:rPr>
                <w:rFonts w:eastAsia="Times New Roman"/>
                <w:sz w:val="20"/>
                <w:szCs w:val="20"/>
              </w:rPr>
            </w:pPr>
          </w:p>
        </w:tc>
        <w:tc>
          <w:tcPr>
            <w:tcW w:w="0" w:type="auto"/>
            <w:vAlign w:val="center"/>
            <w:hideMark/>
            <w:tcPrChange w:id="3631" w:author="Arnob Alam" w:date="2025-02-05T19:52:00Z" w16du:dateUtc="2025-02-06T00:52:00Z">
              <w:tcPr>
                <w:tcW w:w="0" w:type="auto"/>
                <w:vAlign w:val="center"/>
                <w:hideMark/>
              </w:tcPr>
            </w:tcPrChange>
          </w:tcPr>
          <w:p w14:paraId="58CB5D05" w14:textId="77777777" w:rsidR="002651C1" w:rsidRDefault="002651C1">
            <w:pPr>
              <w:jc w:val="center"/>
              <w:rPr>
                <w:rFonts w:eastAsia="Times New Roman"/>
              </w:rPr>
            </w:pPr>
            <w:r>
              <w:rPr>
                <w:rFonts w:eastAsia="Times New Roman"/>
              </w:rPr>
              <w:t>(0.5910)</w:t>
            </w:r>
          </w:p>
        </w:tc>
      </w:tr>
      <w:tr w:rsidR="002651C1" w14:paraId="2550B329" w14:textId="77777777" w:rsidTr="007232EC">
        <w:trPr>
          <w:tblCellSpacing w:w="15" w:type="dxa"/>
          <w:jc w:val="center"/>
          <w:trPrChange w:id="3632" w:author="Arnob Alam" w:date="2025-02-05T19:52:00Z" w16du:dateUtc="2025-02-06T00:52:00Z">
            <w:trPr>
              <w:tblCellSpacing w:w="15" w:type="dxa"/>
            </w:trPr>
          </w:trPrChange>
        </w:trPr>
        <w:tc>
          <w:tcPr>
            <w:tcW w:w="0" w:type="auto"/>
            <w:vAlign w:val="center"/>
            <w:hideMark/>
            <w:tcPrChange w:id="3633" w:author="Arnob Alam" w:date="2025-02-05T19:52:00Z" w16du:dateUtc="2025-02-06T00:52:00Z">
              <w:tcPr>
                <w:tcW w:w="0" w:type="auto"/>
                <w:vAlign w:val="center"/>
                <w:hideMark/>
              </w:tcPr>
            </w:tcPrChange>
          </w:tcPr>
          <w:p w14:paraId="32F64F22" w14:textId="77777777" w:rsidR="002651C1" w:rsidRDefault="002651C1">
            <w:pPr>
              <w:rPr>
                <w:rFonts w:eastAsia="Times New Roman"/>
              </w:rPr>
            </w:pPr>
            <w:r>
              <w:rPr>
                <w:rFonts w:eastAsia="Times New Roman"/>
              </w:rPr>
              <w:t>Tuesday</w:t>
            </w:r>
          </w:p>
        </w:tc>
        <w:tc>
          <w:tcPr>
            <w:tcW w:w="0" w:type="auto"/>
            <w:vAlign w:val="center"/>
            <w:hideMark/>
            <w:tcPrChange w:id="3634" w:author="Arnob Alam" w:date="2025-02-05T19:52:00Z" w16du:dateUtc="2025-02-06T00:52:00Z">
              <w:tcPr>
                <w:tcW w:w="0" w:type="auto"/>
                <w:vAlign w:val="center"/>
                <w:hideMark/>
              </w:tcPr>
            </w:tcPrChange>
          </w:tcPr>
          <w:p w14:paraId="2E46A6B1" w14:textId="77777777" w:rsidR="002651C1" w:rsidRDefault="002651C1">
            <w:pPr>
              <w:rPr>
                <w:rFonts w:eastAsia="Times New Roman"/>
              </w:rPr>
            </w:pPr>
          </w:p>
        </w:tc>
        <w:tc>
          <w:tcPr>
            <w:tcW w:w="0" w:type="auto"/>
            <w:vAlign w:val="center"/>
            <w:hideMark/>
            <w:tcPrChange w:id="3635" w:author="Arnob Alam" w:date="2025-02-05T19:52:00Z" w16du:dateUtc="2025-02-06T00:52:00Z">
              <w:tcPr>
                <w:tcW w:w="0" w:type="auto"/>
                <w:vAlign w:val="center"/>
                <w:hideMark/>
              </w:tcPr>
            </w:tcPrChange>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7232EC">
        <w:trPr>
          <w:tblCellSpacing w:w="15" w:type="dxa"/>
          <w:jc w:val="center"/>
          <w:trPrChange w:id="3636" w:author="Arnob Alam" w:date="2025-02-05T19:52:00Z" w16du:dateUtc="2025-02-06T00:52:00Z">
            <w:trPr>
              <w:tblCellSpacing w:w="15" w:type="dxa"/>
            </w:trPr>
          </w:trPrChange>
        </w:trPr>
        <w:tc>
          <w:tcPr>
            <w:tcW w:w="0" w:type="auto"/>
            <w:vAlign w:val="center"/>
            <w:hideMark/>
            <w:tcPrChange w:id="3637" w:author="Arnob Alam" w:date="2025-02-05T19:52:00Z" w16du:dateUtc="2025-02-06T00:52:00Z">
              <w:tcPr>
                <w:tcW w:w="0" w:type="auto"/>
                <w:vAlign w:val="center"/>
                <w:hideMark/>
              </w:tcPr>
            </w:tcPrChange>
          </w:tcPr>
          <w:p w14:paraId="23F6019D" w14:textId="77777777" w:rsidR="002651C1" w:rsidRDefault="002651C1">
            <w:pPr>
              <w:jc w:val="center"/>
              <w:rPr>
                <w:rFonts w:eastAsia="Times New Roman"/>
              </w:rPr>
            </w:pPr>
          </w:p>
        </w:tc>
        <w:tc>
          <w:tcPr>
            <w:tcW w:w="0" w:type="auto"/>
            <w:vAlign w:val="center"/>
            <w:hideMark/>
            <w:tcPrChange w:id="3638" w:author="Arnob Alam" w:date="2025-02-05T19:52:00Z" w16du:dateUtc="2025-02-06T00:52:00Z">
              <w:tcPr>
                <w:tcW w:w="0" w:type="auto"/>
                <w:vAlign w:val="center"/>
                <w:hideMark/>
              </w:tcPr>
            </w:tcPrChange>
          </w:tcPr>
          <w:p w14:paraId="2FA8B615" w14:textId="77777777" w:rsidR="002651C1" w:rsidRDefault="002651C1">
            <w:pPr>
              <w:rPr>
                <w:rFonts w:eastAsia="Times New Roman"/>
                <w:sz w:val="20"/>
                <w:szCs w:val="20"/>
              </w:rPr>
            </w:pPr>
          </w:p>
        </w:tc>
        <w:tc>
          <w:tcPr>
            <w:tcW w:w="0" w:type="auto"/>
            <w:vAlign w:val="center"/>
            <w:hideMark/>
            <w:tcPrChange w:id="3639" w:author="Arnob Alam" w:date="2025-02-05T19:52:00Z" w16du:dateUtc="2025-02-06T00:52:00Z">
              <w:tcPr>
                <w:tcW w:w="0" w:type="auto"/>
                <w:vAlign w:val="center"/>
                <w:hideMark/>
              </w:tcPr>
            </w:tcPrChange>
          </w:tcPr>
          <w:p w14:paraId="765E197E" w14:textId="77777777" w:rsidR="002651C1" w:rsidRDefault="002651C1">
            <w:pPr>
              <w:jc w:val="center"/>
              <w:rPr>
                <w:rFonts w:eastAsia="Times New Roman"/>
              </w:rPr>
            </w:pPr>
            <w:r>
              <w:rPr>
                <w:rFonts w:eastAsia="Times New Roman"/>
              </w:rPr>
              <w:t>(0.5454)</w:t>
            </w:r>
          </w:p>
        </w:tc>
      </w:tr>
      <w:tr w:rsidR="002651C1" w14:paraId="15D1D343" w14:textId="77777777" w:rsidTr="007232EC">
        <w:trPr>
          <w:tblCellSpacing w:w="15" w:type="dxa"/>
          <w:jc w:val="center"/>
          <w:trPrChange w:id="3640" w:author="Arnob Alam" w:date="2025-02-05T19:52:00Z" w16du:dateUtc="2025-02-06T00:52:00Z">
            <w:trPr>
              <w:tblCellSpacing w:w="15" w:type="dxa"/>
            </w:trPr>
          </w:trPrChange>
        </w:trPr>
        <w:tc>
          <w:tcPr>
            <w:tcW w:w="0" w:type="auto"/>
            <w:vAlign w:val="center"/>
            <w:hideMark/>
            <w:tcPrChange w:id="3641" w:author="Arnob Alam" w:date="2025-02-05T19:52:00Z" w16du:dateUtc="2025-02-06T00:52:00Z">
              <w:tcPr>
                <w:tcW w:w="0" w:type="auto"/>
                <w:vAlign w:val="center"/>
                <w:hideMark/>
              </w:tcPr>
            </w:tcPrChange>
          </w:tcPr>
          <w:p w14:paraId="416F5BF6" w14:textId="77777777" w:rsidR="002651C1" w:rsidRDefault="002651C1">
            <w:pPr>
              <w:rPr>
                <w:rFonts w:eastAsia="Times New Roman"/>
              </w:rPr>
            </w:pPr>
            <w:r>
              <w:rPr>
                <w:rFonts w:eastAsia="Times New Roman"/>
              </w:rPr>
              <w:t>Thursday</w:t>
            </w:r>
          </w:p>
        </w:tc>
        <w:tc>
          <w:tcPr>
            <w:tcW w:w="0" w:type="auto"/>
            <w:vAlign w:val="center"/>
            <w:hideMark/>
            <w:tcPrChange w:id="3642" w:author="Arnob Alam" w:date="2025-02-05T19:52:00Z" w16du:dateUtc="2025-02-06T00:52:00Z">
              <w:tcPr>
                <w:tcW w:w="0" w:type="auto"/>
                <w:vAlign w:val="center"/>
                <w:hideMark/>
              </w:tcPr>
            </w:tcPrChange>
          </w:tcPr>
          <w:p w14:paraId="6827D411" w14:textId="77777777" w:rsidR="002651C1" w:rsidRDefault="002651C1">
            <w:pPr>
              <w:rPr>
                <w:rFonts w:eastAsia="Times New Roman"/>
              </w:rPr>
            </w:pPr>
          </w:p>
        </w:tc>
        <w:tc>
          <w:tcPr>
            <w:tcW w:w="0" w:type="auto"/>
            <w:vAlign w:val="center"/>
            <w:hideMark/>
            <w:tcPrChange w:id="3643" w:author="Arnob Alam" w:date="2025-02-05T19:52:00Z" w16du:dateUtc="2025-02-06T00:52:00Z">
              <w:tcPr>
                <w:tcW w:w="0" w:type="auto"/>
                <w:vAlign w:val="center"/>
                <w:hideMark/>
              </w:tcPr>
            </w:tcPrChange>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7232EC">
        <w:trPr>
          <w:tblCellSpacing w:w="15" w:type="dxa"/>
          <w:jc w:val="center"/>
          <w:trPrChange w:id="3644" w:author="Arnob Alam" w:date="2025-02-05T19:52:00Z" w16du:dateUtc="2025-02-06T00:52:00Z">
            <w:trPr>
              <w:tblCellSpacing w:w="15" w:type="dxa"/>
            </w:trPr>
          </w:trPrChange>
        </w:trPr>
        <w:tc>
          <w:tcPr>
            <w:tcW w:w="0" w:type="auto"/>
            <w:vAlign w:val="center"/>
            <w:hideMark/>
            <w:tcPrChange w:id="3645" w:author="Arnob Alam" w:date="2025-02-05T19:52:00Z" w16du:dateUtc="2025-02-06T00:52:00Z">
              <w:tcPr>
                <w:tcW w:w="0" w:type="auto"/>
                <w:vAlign w:val="center"/>
                <w:hideMark/>
              </w:tcPr>
            </w:tcPrChange>
          </w:tcPr>
          <w:p w14:paraId="2DA27826" w14:textId="77777777" w:rsidR="002651C1" w:rsidRDefault="002651C1">
            <w:pPr>
              <w:jc w:val="center"/>
              <w:rPr>
                <w:rFonts w:eastAsia="Times New Roman"/>
              </w:rPr>
            </w:pPr>
          </w:p>
        </w:tc>
        <w:tc>
          <w:tcPr>
            <w:tcW w:w="0" w:type="auto"/>
            <w:vAlign w:val="center"/>
            <w:hideMark/>
            <w:tcPrChange w:id="3646" w:author="Arnob Alam" w:date="2025-02-05T19:52:00Z" w16du:dateUtc="2025-02-06T00:52:00Z">
              <w:tcPr>
                <w:tcW w:w="0" w:type="auto"/>
                <w:vAlign w:val="center"/>
                <w:hideMark/>
              </w:tcPr>
            </w:tcPrChange>
          </w:tcPr>
          <w:p w14:paraId="4CE8163B" w14:textId="77777777" w:rsidR="002651C1" w:rsidRDefault="002651C1">
            <w:pPr>
              <w:rPr>
                <w:rFonts w:eastAsia="Times New Roman"/>
                <w:sz w:val="20"/>
                <w:szCs w:val="20"/>
              </w:rPr>
            </w:pPr>
          </w:p>
        </w:tc>
        <w:tc>
          <w:tcPr>
            <w:tcW w:w="0" w:type="auto"/>
            <w:vAlign w:val="center"/>
            <w:hideMark/>
            <w:tcPrChange w:id="3647" w:author="Arnob Alam" w:date="2025-02-05T19:52:00Z" w16du:dateUtc="2025-02-06T00:52:00Z">
              <w:tcPr>
                <w:tcW w:w="0" w:type="auto"/>
                <w:vAlign w:val="center"/>
                <w:hideMark/>
              </w:tcPr>
            </w:tcPrChange>
          </w:tcPr>
          <w:p w14:paraId="7EA9B9C2" w14:textId="77777777" w:rsidR="002651C1" w:rsidRDefault="002651C1">
            <w:pPr>
              <w:jc w:val="center"/>
              <w:rPr>
                <w:rFonts w:eastAsia="Times New Roman"/>
              </w:rPr>
            </w:pPr>
            <w:r>
              <w:rPr>
                <w:rFonts w:eastAsia="Times New Roman"/>
              </w:rPr>
              <w:t>(0.5274)</w:t>
            </w:r>
          </w:p>
        </w:tc>
      </w:tr>
      <w:tr w:rsidR="002651C1" w14:paraId="3CAB432D" w14:textId="77777777" w:rsidTr="007232EC">
        <w:trPr>
          <w:tblCellSpacing w:w="15" w:type="dxa"/>
          <w:jc w:val="center"/>
          <w:trPrChange w:id="3648" w:author="Arnob Alam" w:date="2025-02-05T19:52:00Z" w16du:dateUtc="2025-02-06T00:52:00Z">
            <w:trPr>
              <w:tblCellSpacing w:w="15" w:type="dxa"/>
            </w:trPr>
          </w:trPrChange>
        </w:trPr>
        <w:tc>
          <w:tcPr>
            <w:tcW w:w="0" w:type="auto"/>
            <w:vAlign w:val="center"/>
            <w:hideMark/>
            <w:tcPrChange w:id="3649" w:author="Arnob Alam" w:date="2025-02-05T19:52:00Z" w16du:dateUtc="2025-02-06T00:52:00Z">
              <w:tcPr>
                <w:tcW w:w="0" w:type="auto"/>
                <w:vAlign w:val="center"/>
                <w:hideMark/>
              </w:tcPr>
            </w:tcPrChange>
          </w:tcPr>
          <w:p w14:paraId="0131C188" w14:textId="77777777" w:rsidR="002651C1" w:rsidRDefault="002651C1">
            <w:pPr>
              <w:rPr>
                <w:rFonts w:eastAsia="Times New Roman"/>
              </w:rPr>
            </w:pPr>
            <w:r>
              <w:rPr>
                <w:rFonts w:eastAsia="Times New Roman"/>
              </w:rPr>
              <w:t>Friday</w:t>
            </w:r>
          </w:p>
        </w:tc>
        <w:tc>
          <w:tcPr>
            <w:tcW w:w="0" w:type="auto"/>
            <w:vAlign w:val="center"/>
            <w:hideMark/>
            <w:tcPrChange w:id="3650" w:author="Arnob Alam" w:date="2025-02-05T19:52:00Z" w16du:dateUtc="2025-02-06T00:52:00Z">
              <w:tcPr>
                <w:tcW w:w="0" w:type="auto"/>
                <w:vAlign w:val="center"/>
                <w:hideMark/>
              </w:tcPr>
            </w:tcPrChange>
          </w:tcPr>
          <w:p w14:paraId="6CDA345A" w14:textId="77777777" w:rsidR="002651C1" w:rsidRDefault="002651C1">
            <w:pPr>
              <w:rPr>
                <w:rFonts w:eastAsia="Times New Roman"/>
              </w:rPr>
            </w:pPr>
          </w:p>
        </w:tc>
        <w:tc>
          <w:tcPr>
            <w:tcW w:w="0" w:type="auto"/>
            <w:vAlign w:val="center"/>
            <w:hideMark/>
            <w:tcPrChange w:id="3651" w:author="Arnob Alam" w:date="2025-02-05T19:52:00Z" w16du:dateUtc="2025-02-06T00:52:00Z">
              <w:tcPr>
                <w:tcW w:w="0" w:type="auto"/>
                <w:vAlign w:val="center"/>
                <w:hideMark/>
              </w:tcPr>
            </w:tcPrChange>
          </w:tcPr>
          <w:p w14:paraId="0A175883" w14:textId="77777777" w:rsidR="002651C1" w:rsidRDefault="002651C1">
            <w:pPr>
              <w:jc w:val="center"/>
              <w:rPr>
                <w:rFonts w:eastAsia="Times New Roman"/>
              </w:rPr>
            </w:pPr>
            <w:r>
              <w:rPr>
                <w:rFonts w:eastAsia="Times New Roman"/>
              </w:rPr>
              <w:t>-0.7841</w:t>
            </w:r>
          </w:p>
        </w:tc>
      </w:tr>
      <w:tr w:rsidR="002651C1" w14:paraId="6BE103DE" w14:textId="77777777" w:rsidTr="007232EC">
        <w:trPr>
          <w:tblCellSpacing w:w="15" w:type="dxa"/>
          <w:jc w:val="center"/>
          <w:trPrChange w:id="3652" w:author="Arnob Alam" w:date="2025-02-05T19:52:00Z" w16du:dateUtc="2025-02-06T00:52:00Z">
            <w:trPr>
              <w:tblCellSpacing w:w="15" w:type="dxa"/>
            </w:trPr>
          </w:trPrChange>
        </w:trPr>
        <w:tc>
          <w:tcPr>
            <w:tcW w:w="0" w:type="auto"/>
            <w:vAlign w:val="center"/>
            <w:hideMark/>
            <w:tcPrChange w:id="3653" w:author="Arnob Alam" w:date="2025-02-05T19:52:00Z" w16du:dateUtc="2025-02-06T00:52:00Z">
              <w:tcPr>
                <w:tcW w:w="0" w:type="auto"/>
                <w:vAlign w:val="center"/>
                <w:hideMark/>
              </w:tcPr>
            </w:tcPrChange>
          </w:tcPr>
          <w:p w14:paraId="113CE7EC" w14:textId="77777777" w:rsidR="002651C1" w:rsidRDefault="002651C1">
            <w:pPr>
              <w:jc w:val="center"/>
              <w:rPr>
                <w:rFonts w:eastAsia="Times New Roman"/>
              </w:rPr>
            </w:pPr>
          </w:p>
        </w:tc>
        <w:tc>
          <w:tcPr>
            <w:tcW w:w="0" w:type="auto"/>
            <w:vAlign w:val="center"/>
            <w:hideMark/>
            <w:tcPrChange w:id="3654" w:author="Arnob Alam" w:date="2025-02-05T19:52:00Z" w16du:dateUtc="2025-02-06T00:52:00Z">
              <w:tcPr>
                <w:tcW w:w="0" w:type="auto"/>
                <w:vAlign w:val="center"/>
                <w:hideMark/>
              </w:tcPr>
            </w:tcPrChange>
          </w:tcPr>
          <w:p w14:paraId="689A02A7" w14:textId="77777777" w:rsidR="002651C1" w:rsidRDefault="002651C1">
            <w:pPr>
              <w:rPr>
                <w:rFonts w:eastAsia="Times New Roman"/>
                <w:sz w:val="20"/>
                <w:szCs w:val="20"/>
              </w:rPr>
            </w:pPr>
          </w:p>
        </w:tc>
        <w:tc>
          <w:tcPr>
            <w:tcW w:w="0" w:type="auto"/>
            <w:vAlign w:val="center"/>
            <w:hideMark/>
            <w:tcPrChange w:id="3655" w:author="Arnob Alam" w:date="2025-02-05T19:52:00Z" w16du:dateUtc="2025-02-06T00:52:00Z">
              <w:tcPr>
                <w:tcW w:w="0" w:type="auto"/>
                <w:vAlign w:val="center"/>
                <w:hideMark/>
              </w:tcPr>
            </w:tcPrChange>
          </w:tcPr>
          <w:p w14:paraId="7764AA2A" w14:textId="77777777" w:rsidR="002651C1" w:rsidRDefault="002651C1">
            <w:pPr>
              <w:jc w:val="center"/>
              <w:rPr>
                <w:rFonts w:eastAsia="Times New Roman"/>
              </w:rPr>
            </w:pPr>
            <w:r>
              <w:rPr>
                <w:rFonts w:eastAsia="Times New Roman"/>
              </w:rPr>
              <w:t>(0.5581)</w:t>
            </w:r>
          </w:p>
        </w:tc>
      </w:tr>
      <w:tr w:rsidR="002651C1" w14:paraId="5A61D0E5" w14:textId="77777777" w:rsidTr="007232EC">
        <w:trPr>
          <w:tblCellSpacing w:w="15" w:type="dxa"/>
          <w:jc w:val="center"/>
          <w:trPrChange w:id="3656" w:author="Arnob Alam" w:date="2025-02-05T19:52:00Z" w16du:dateUtc="2025-02-06T00:52:00Z">
            <w:trPr>
              <w:tblCellSpacing w:w="15" w:type="dxa"/>
            </w:trPr>
          </w:trPrChange>
        </w:trPr>
        <w:tc>
          <w:tcPr>
            <w:tcW w:w="0" w:type="auto"/>
            <w:vAlign w:val="center"/>
            <w:hideMark/>
            <w:tcPrChange w:id="3657" w:author="Arnob Alam" w:date="2025-02-05T19:52:00Z" w16du:dateUtc="2025-02-06T00:52:00Z">
              <w:tcPr>
                <w:tcW w:w="0" w:type="auto"/>
                <w:vAlign w:val="center"/>
                <w:hideMark/>
              </w:tcPr>
            </w:tcPrChange>
          </w:tcPr>
          <w:p w14:paraId="325E4A2B" w14:textId="77777777" w:rsidR="002651C1" w:rsidRDefault="002651C1">
            <w:pPr>
              <w:rPr>
                <w:rFonts w:eastAsia="Times New Roman"/>
              </w:rPr>
            </w:pPr>
            <w:r>
              <w:rPr>
                <w:rFonts w:eastAsia="Times New Roman"/>
              </w:rPr>
              <w:t>Group * Period</w:t>
            </w:r>
          </w:p>
        </w:tc>
        <w:tc>
          <w:tcPr>
            <w:tcW w:w="0" w:type="auto"/>
            <w:vAlign w:val="center"/>
            <w:hideMark/>
            <w:tcPrChange w:id="3658" w:author="Arnob Alam" w:date="2025-02-05T19:52:00Z" w16du:dateUtc="2025-02-06T00:52:00Z">
              <w:tcPr>
                <w:tcW w:w="0" w:type="auto"/>
                <w:vAlign w:val="center"/>
                <w:hideMark/>
              </w:tcPr>
            </w:tcPrChange>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Change w:id="3659" w:author="Arnob Alam" w:date="2025-02-05T19:52:00Z" w16du:dateUtc="2025-02-06T00:52:00Z">
              <w:tcPr>
                <w:tcW w:w="0" w:type="auto"/>
                <w:vAlign w:val="center"/>
                <w:hideMark/>
              </w:tcPr>
            </w:tcPrChange>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7232EC">
        <w:trPr>
          <w:tblCellSpacing w:w="15" w:type="dxa"/>
          <w:jc w:val="center"/>
          <w:trPrChange w:id="3660" w:author="Arnob Alam" w:date="2025-02-05T19:52:00Z" w16du:dateUtc="2025-02-06T00:52:00Z">
            <w:trPr>
              <w:tblCellSpacing w:w="15" w:type="dxa"/>
            </w:trPr>
          </w:trPrChange>
        </w:trPr>
        <w:tc>
          <w:tcPr>
            <w:tcW w:w="0" w:type="auto"/>
            <w:vAlign w:val="center"/>
            <w:hideMark/>
            <w:tcPrChange w:id="3661" w:author="Arnob Alam" w:date="2025-02-05T19:52:00Z" w16du:dateUtc="2025-02-06T00:52:00Z">
              <w:tcPr>
                <w:tcW w:w="0" w:type="auto"/>
                <w:vAlign w:val="center"/>
                <w:hideMark/>
              </w:tcPr>
            </w:tcPrChange>
          </w:tcPr>
          <w:p w14:paraId="7597C6CB" w14:textId="77777777" w:rsidR="002651C1" w:rsidRDefault="002651C1">
            <w:pPr>
              <w:jc w:val="center"/>
              <w:rPr>
                <w:rFonts w:eastAsia="Times New Roman"/>
              </w:rPr>
            </w:pPr>
          </w:p>
        </w:tc>
        <w:tc>
          <w:tcPr>
            <w:tcW w:w="0" w:type="auto"/>
            <w:vAlign w:val="center"/>
            <w:hideMark/>
            <w:tcPrChange w:id="3662" w:author="Arnob Alam" w:date="2025-02-05T19:52:00Z" w16du:dateUtc="2025-02-06T00:52:00Z">
              <w:tcPr>
                <w:tcW w:w="0" w:type="auto"/>
                <w:vAlign w:val="center"/>
                <w:hideMark/>
              </w:tcPr>
            </w:tcPrChange>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Change w:id="3663" w:author="Arnob Alam" w:date="2025-02-05T19:52:00Z" w16du:dateUtc="2025-02-06T00:52:00Z">
              <w:tcPr>
                <w:tcW w:w="0" w:type="auto"/>
                <w:vAlign w:val="center"/>
                <w:hideMark/>
              </w:tcPr>
            </w:tcPrChange>
          </w:tcPr>
          <w:p w14:paraId="03323F11" w14:textId="77777777" w:rsidR="002651C1" w:rsidRDefault="002651C1">
            <w:pPr>
              <w:jc w:val="center"/>
              <w:rPr>
                <w:rFonts w:eastAsia="Times New Roman"/>
              </w:rPr>
            </w:pPr>
            <w:r>
              <w:rPr>
                <w:rFonts w:eastAsia="Times New Roman"/>
              </w:rPr>
              <w:t>(1.7539)</w:t>
            </w:r>
          </w:p>
        </w:tc>
      </w:tr>
      <w:tr w:rsidR="002651C1" w14:paraId="2D8E4955" w14:textId="77777777" w:rsidTr="007232EC">
        <w:trPr>
          <w:tblCellSpacing w:w="15" w:type="dxa"/>
          <w:jc w:val="center"/>
          <w:trPrChange w:id="3664" w:author="Arnob Alam" w:date="2025-02-05T19:52:00Z" w16du:dateUtc="2025-02-06T00:52:00Z">
            <w:trPr>
              <w:tblCellSpacing w:w="15" w:type="dxa"/>
            </w:trPr>
          </w:trPrChange>
        </w:trPr>
        <w:tc>
          <w:tcPr>
            <w:tcW w:w="0" w:type="auto"/>
            <w:vAlign w:val="center"/>
            <w:hideMark/>
            <w:tcPrChange w:id="3665" w:author="Arnob Alam" w:date="2025-02-05T19:52:00Z" w16du:dateUtc="2025-02-06T00:52:00Z">
              <w:tcPr>
                <w:tcW w:w="0" w:type="auto"/>
                <w:vAlign w:val="center"/>
                <w:hideMark/>
              </w:tcPr>
            </w:tcPrChange>
          </w:tcPr>
          <w:p w14:paraId="515EB70E" w14:textId="77777777" w:rsidR="002651C1" w:rsidRDefault="002651C1">
            <w:pPr>
              <w:rPr>
                <w:rFonts w:eastAsia="Times New Roman"/>
              </w:rPr>
            </w:pPr>
            <w:r>
              <w:rPr>
                <w:rFonts w:eastAsia="Times New Roman"/>
              </w:rPr>
              <w:t>Constant</w:t>
            </w:r>
          </w:p>
        </w:tc>
        <w:tc>
          <w:tcPr>
            <w:tcW w:w="0" w:type="auto"/>
            <w:vAlign w:val="center"/>
            <w:hideMark/>
            <w:tcPrChange w:id="3666" w:author="Arnob Alam" w:date="2025-02-05T19:52:00Z" w16du:dateUtc="2025-02-06T00:52:00Z">
              <w:tcPr>
                <w:tcW w:w="0" w:type="auto"/>
                <w:vAlign w:val="center"/>
                <w:hideMark/>
              </w:tcPr>
            </w:tcPrChange>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Change w:id="3667" w:author="Arnob Alam" w:date="2025-02-05T19:52:00Z" w16du:dateUtc="2025-02-06T00:52:00Z">
              <w:tcPr>
                <w:tcW w:w="0" w:type="auto"/>
                <w:vAlign w:val="center"/>
                <w:hideMark/>
              </w:tcPr>
            </w:tcPrChange>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7232EC">
        <w:trPr>
          <w:tblCellSpacing w:w="15" w:type="dxa"/>
          <w:jc w:val="center"/>
          <w:trPrChange w:id="3668" w:author="Arnob Alam" w:date="2025-02-05T19:52:00Z" w16du:dateUtc="2025-02-06T00:52:00Z">
            <w:trPr>
              <w:tblCellSpacing w:w="15" w:type="dxa"/>
            </w:trPr>
          </w:trPrChange>
        </w:trPr>
        <w:tc>
          <w:tcPr>
            <w:tcW w:w="0" w:type="auto"/>
            <w:vAlign w:val="center"/>
            <w:hideMark/>
            <w:tcPrChange w:id="3669" w:author="Arnob Alam" w:date="2025-02-05T19:52:00Z" w16du:dateUtc="2025-02-06T00:52:00Z">
              <w:tcPr>
                <w:tcW w:w="0" w:type="auto"/>
                <w:vAlign w:val="center"/>
                <w:hideMark/>
              </w:tcPr>
            </w:tcPrChange>
          </w:tcPr>
          <w:p w14:paraId="46A0011F" w14:textId="77777777" w:rsidR="002651C1" w:rsidRDefault="002651C1">
            <w:pPr>
              <w:jc w:val="center"/>
              <w:rPr>
                <w:rFonts w:eastAsia="Times New Roman"/>
              </w:rPr>
            </w:pPr>
          </w:p>
        </w:tc>
        <w:tc>
          <w:tcPr>
            <w:tcW w:w="0" w:type="auto"/>
            <w:vAlign w:val="center"/>
            <w:hideMark/>
            <w:tcPrChange w:id="3670" w:author="Arnob Alam" w:date="2025-02-05T19:52:00Z" w16du:dateUtc="2025-02-06T00:52:00Z">
              <w:tcPr>
                <w:tcW w:w="0" w:type="auto"/>
                <w:vAlign w:val="center"/>
                <w:hideMark/>
              </w:tcPr>
            </w:tcPrChange>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Change w:id="3671" w:author="Arnob Alam" w:date="2025-02-05T19:52:00Z" w16du:dateUtc="2025-02-06T00:52:00Z">
              <w:tcPr>
                <w:tcW w:w="0" w:type="auto"/>
                <w:vAlign w:val="center"/>
                <w:hideMark/>
              </w:tcPr>
            </w:tcPrChange>
          </w:tcPr>
          <w:p w14:paraId="5A5D8D58" w14:textId="77777777" w:rsidR="002651C1" w:rsidRDefault="002651C1">
            <w:pPr>
              <w:jc w:val="center"/>
              <w:rPr>
                <w:rFonts w:eastAsia="Times New Roman"/>
              </w:rPr>
            </w:pPr>
            <w:r>
              <w:rPr>
                <w:rFonts w:eastAsia="Times New Roman"/>
              </w:rPr>
              <w:t>(3.1911)</w:t>
            </w:r>
          </w:p>
        </w:tc>
      </w:tr>
      <w:tr w:rsidR="002651C1" w14:paraId="384941CE" w14:textId="77777777" w:rsidTr="007232EC">
        <w:trPr>
          <w:tblCellSpacing w:w="15" w:type="dxa"/>
          <w:jc w:val="center"/>
          <w:trPrChange w:id="3672" w:author="Arnob Alam" w:date="2025-02-05T19:52:00Z" w16du:dateUtc="2025-02-06T00:52:00Z">
            <w:trPr>
              <w:tblCellSpacing w:w="15" w:type="dxa"/>
            </w:trPr>
          </w:trPrChange>
        </w:trPr>
        <w:tc>
          <w:tcPr>
            <w:tcW w:w="0" w:type="auto"/>
            <w:gridSpan w:val="3"/>
            <w:tcBorders>
              <w:bottom w:val="single" w:sz="6" w:space="0" w:color="000000"/>
            </w:tcBorders>
            <w:vAlign w:val="center"/>
            <w:hideMark/>
            <w:tcPrChange w:id="3673" w:author="Arnob Alam" w:date="2025-02-05T19:52:00Z" w16du:dateUtc="2025-02-06T00:52:00Z">
              <w:tcPr>
                <w:tcW w:w="0" w:type="auto"/>
                <w:gridSpan w:val="3"/>
                <w:tcBorders>
                  <w:bottom w:val="single" w:sz="6" w:space="0" w:color="000000"/>
                </w:tcBorders>
                <w:vAlign w:val="center"/>
                <w:hideMark/>
              </w:tcPr>
            </w:tcPrChange>
          </w:tcPr>
          <w:p w14:paraId="078C9BFF" w14:textId="77777777" w:rsidR="002651C1" w:rsidRDefault="002651C1">
            <w:pPr>
              <w:jc w:val="center"/>
              <w:rPr>
                <w:rFonts w:eastAsia="Times New Roman"/>
              </w:rPr>
            </w:pPr>
          </w:p>
        </w:tc>
      </w:tr>
      <w:tr w:rsidR="002651C1" w14:paraId="751B110B" w14:textId="77777777" w:rsidTr="007232EC">
        <w:trPr>
          <w:tblCellSpacing w:w="15" w:type="dxa"/>
          <w:jc w:val="center"/>
          <w:trPrChange w:id="3674" w:author="Arnob Alam" w:date="2025-02-05T19:52:00Z" w16du:dateUtc="2025-02-06T00:52:00Z">
            <w:trPr>
              <w:tblCellSpacing w:w="15" w:type="dxa"/>
            </w:trPr>
          </w:trPrChange>
        </w:trPr>
        <w:tc>
          <w:tcPr>
            <w:tcW w:w="0" w:type="auto"/>
            <w:vAlign w:val="center"/>
            <w:hideMark/>
            <w:tcPrChange w:id="3675" w:author="Arnob Alam" w:date="2025-02-05T19:52:00Z" w16du:dateUtc="2025-02-06T00:52:00Z">
              <w:tcPr>
                <w:tcW w:w="0" w:type="auto"/>
                <w:vAlign w:val="center"/>
                <w:hideMark/>
              </w:tcPr>
            </w:tcPrChange>
          </w:tcPr>
          <w:p w14:paraId="6D6E5034" w14:textId="77777777" w:rsidR="002651C1" w:rsidRDefault="002651C1">
            <w:pPr>
              <w:rPr>
                <w:rFonts w:eastAsia="Times New Roman"/>
              </w:rPr>
            </w:pPr>
            <w:r>
              <w:rPr>
                <w:rFonts w:eastAsia="Times New Roman"/>
              </w:rPr>
              <w:t>Observations</w:t>
            </w:r>
          </w:p>
        </w:tc>
        <w:tc>
          <w:tcPr>
            <w:tcW w:w="0" w:type="auto"/>
            <w:vAlign w:val="center"/>
            <w:hideMark/>
            <w:tcPrChange w:id="3676" w:author="Arnob Alam" w:date="2025-02-05T19:52:00Z" w16du:dateUtc="2025-02-06T00:52:00Z">
              <w:tcPr>
                <w:tcW w:w="0" w:type="auto"/>
                <w:vAlign w:val="center"/>
                <w:hideMark/>
              </w:tcPr>
            </w:tcPrChange>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Change w:id="3677" w:author="Arnob Alam" w:date="2025-02-05T19:52:00Z" w16du:dateUtc="2025-02-06T00:52:00Z">
              <w:tcPr>
                <w:tcW w:w="0" w:type="auto"/>
                <w:vAlign w:val="center"/>
                <w:hideMark/>
              </w:tcPr>
            </w:tcPrChange>
          </w:tcPr>
          <w:p w14:paraId="11B558C4" w14:textId="77777777" w:rsidR="002651C1" w:rsidRDefault="002651C1">
            <w:pPr>
              <w:jc w:val="center"/>
              <w:rPr>
                <w:rFonts w:eastAsia="Times New Roman"/>
              </w:rPr>
            </w:pPr>
            <w:r>
              <w:rPr>
                <w:rFonts w:eastAsia="Times New Roman"/>
              </w:rPr>
              <w:t>28,311</w:t>
            </w:r>
          </w:p>
        </w:tc>
      </w:tr>
      <w:tr w:rsidR="002651C1" w14:paraId="3B21F502" w14:textId="77777777" w:rsidTr="007232EC">
        <w:trPr>
          <w:tblCellSpacing w:w="15" w:type="dxa"/>
          <w:jc w:val="center"/>
          <w:trPrChange w:id="3678" w:author="Arnob Alam" w:date="2025-02-05T19:52:00Z" w16du:dateUtc="2025-02-06T00:52:00Z">
            <w:trPr>
              <w:tblCellSpacing w:w="15" w:type="dxa"/>
            </w:trPr>
          </w:trPrChange>
        </w:trPr>
        <w:tc>
          <w:tcPr>
            <w:tcW w:w="0" w:type="auto"/>
            <w:vAlign w:val="center"/>
            <w:hideMark/>
            <w:tcPrChange w:id="3679" w:author="Arnob Alam" w:date="2025-02-05T19:52:00Z" w16du:dateUtc="2025-02-06T00:52:00Z">
              <w:tcPr>
                <w:tcW w:w="0" w:type="auto"/>
                <w:vAlign w:val="center"/>
                <w:hideMark/>
              </w:tcPr>
            </w:tcPrChange>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Change w:id="3680" w:author="Arnob Alam" w:date="2025-02-05T19:52:00Z" w16du:dateUtc="2025-02-06T00:52:00Z">
              <w:tcPr>
                <w:tcW w:w="0" w:type="auto"/>
                <w:vAlign w:val="center"/>
                <w:hideMark/>
              </w:tcPr>
            </w:tcPrChange>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Change w:id="3681" w:author="Arnob Alam" w:date="2025-02-05T19:52:00Z" w16du:dateUtc="2025-02-06T00:52:00Z">
              <w:tcPr>
                <w:tcW w:w="0" w:type="auto"/>
                <w:vAlign w:val="center"/>
                <w:hideMark/>
              </w:tcPr>
            </w:tcPrChange>
          </w:tcPr>
          <w:p w14:paraId="4DCFE21B" w14:textId="77777777" w:rsidR="002651C1" w:rsidRDefault="002651C1">
            <w:pPr>
              <w:jc w:val="center"/>
              <w:rPr>
                <w:rFonts w:eastAsia="Times New Roman"/>
              </w:rPr>
            </w:pPr>
            <w:r>
              <w:rPr>
                <w:rFonts w:eastAsia="Times New Roman"/>
              </w:rPr>
              <w:t>0.0182</w:t>
            </w:r>
          </w:p>
        </w:tc>
      </w:tr>
      <w:tr w:rsidR="002651C1" w14:paraId="3F7A58D3" w14:textId="77777777" w:rsidTr="007232EC">
        <w:trPr>
          <w:tblCellSpacing w:w="15" w:type="dxa"/>
          <w:jc w:val="center"/>
          <w:trPrChange w:id="3682" w:author="Arnob Alam" w:date="2025-02-05T19:52:00Z" w16du:dateUtc="2025-02-06T00:52:00Z">
            <w:trPr>
              <w:tblCellSpacing w:w="15" w:type="dxa"/>
            </w:trPr>
          </w:trPrChange>
        </w:trPr>
        <w:tc>
          <w:tcPr>
            <w:tcW w:w="0" w:type="auto"/>
            <w:vAlign w:val="center"/>
            <w:hideMark/>
            <w:tcPrChange w:id="3683" w:author="Arnob Alam" w:date="2025-02-05T19:52:00Z" w16du:dateUtc="2025-02-06T00:52:00Z">
              <w:tcPr>
                <w:tcW w:w="0" w:type="auto"/>
                <w:vAlign w:val="center"/>
                <w:hideMark/>
              </w:tcPr>
            </w:tcPrChange>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Change w:id="3684" w:author="Arnob Alam" w:date="2025-02-05T19:52:00Z" w16du:dateUtc="2025-02-06T00:52:00Z">
              <w:tcPr>
                <w:tcW w:w="0" w:type="auto"/>
                <w:vAlign w:val="center"/>
                <w:hideMark/>
              </w:tcPr>
            </w:tcPrChange>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Change w:id="3685" w:author="Arnob Alam" w:date="2025-02-05T19:52:00Z" w16du:dateUtc="2025-02-06T00:52:00Z">
              <w:tcPr>
                <w:tcW w:w="0" w:type="auto"/>
                <w:vAlign w:val="center"/>
                <w:hideMark/>
              </w:tcPr>
            </w:tcPrChange>
          </w:tcPr>
          <w:p w14:paraId="370E6D0D" w14:textId="77777777" w:rsidR="002651C1" w:rsidRDefault="002651C1">
            <w:pPr>
              <w:jc w:val="center"/>
              <w:rPr>
                <w:rFonts w:eastAsia="Times New Roman"/>
              </w:rPr>
            </w:pPr>
            <w:r>
              <w:rPr>
                <w:rFonts w:eastAsia="Times New Roman"/>
              </w:rPr>
              <w:t>0.0177</w:t>
            </w:r>
          </w:p>
        </w:tc>
      </w:tr>
      <w:tr w:rsidR="002651C1" w14:paraId="454F2488" w14:textId="77777777" w:rsidTr="007232EC">
        <w:trPr>
          <w:tblCellSpacing w:w="15" w:type="dxa"/>
          <w:jc w:val="center"/>
          <w:trPrChange w:id="3686" w:author="Arnob Alam" w:date="2025-02-05T19:52:00Z" w16du:dateUtc="2025-02-06T00:52:00Z">
            <w:trPr>
              <w:tblCellSpacing w:w="15" w:type="dxa"/>
            </w:trPr>
          </w:trPrChange>
        </w:trPr>
        <w:tc>
          <w:tcPr>
            <w:tcW w:w="0" w:type="auto"/>
            <w:vAlign w:val="center"/>
            <w:hideMark/>
            <w:tcPrChange w:id="3687" w:author="Arnob Alam" w:date="2025-02-05T19:52:00Z" w16du:dateUtc="2025-02-06T00:52:00Z">
              <w:tcPr>
                <w:tcW w:w="0" w:type="auto"/>
                <w:vAlign w:val="center"/>
                <w:hideMark/>
              </w:tcPr>
            </w:tcPrChange>
          </w:tcPr>
          <w:p w14:paraId="53AE6CF8" w14:textId="77777777" w:rsidR="002651C1" w:rsidRDefault="002651C1">
            <w:pPr>
              <w:rPr>
                <w:rFonts w:eastAsia="Times New Roman"/>
              </w:rPr>
            </w:pPr>
            <w:r>
              <w:rPr>
                <w:rFonts w:eastAsia="Times New Roman"/>
              </w:rPr>
              <w:lastRenderedPageBreak/>
              <w:t>Residual Std. Error</w:t>
            </w:r>
          </w:p>
        </w:tc>
        <w:tc>
          <w:tcPr>
            <w:tcW w:w="0" w:type="auto"/>
            <w:vAlign w:val="center"/>
            <w:hideMark/>
            <w:tcPrChange w:id="3688" w:author="Arnob Alam" w:date="2025-02-05T19:52:00Z" w16du:dateUtc="2025-02-06T00:52:00Z">
              <w:tcPr>
                <w:tcW w:w="0" w:type="auto"/>
                <w:vAlign w:val="center"/>
                <w:hideMark/>
              </w:tcPr>
            </w:tcPrChange>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Change w:id="3689" w:author="Arnob Alam" w:date="2025-02-05T19:52:00Z" w16du:dateUtc="2025-02-06T00:52:00Z">
              <w:tcPr>
                <w:tcW w:w="0" w:type="auto"/>
                <w:vAlign w:val="center"/>
                <w:hideMark/>
              </w:tcPr>
            </w:tcPrChange>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rsidTr="007232EC">
        <w:trPr>
          <w:tblCellSpacing w:w="15" w:type="dxa"/>
          <w:jc w:val="center"/>
          <w:trPrChange w:id="3690" w:author="Arnob Alam" w:date="2025-02-05T19:52:00Z" w16du:dateUtc="2025-02-06T00:52:00Z">
            <w:trPr>
              <w:tblCellSpacing w:w="15" w:type="dxa"/>
            </w:trPr>
          </w:trPrChange>
        </w:trPr>
        <w:tc>
          <w:tcPr>
            <w:tcW w:w="0" w:type="auto"/>
            <w:vAlign w:val="center"/>
            <w:hideMark/>
            <w:tcPrChange w:id="3691" w:author="Arnob Alam" w:date="2025-02-05T19:52:00Z" w16du:dateUtc="2025-02-06T00:52:00Z">
              <w:tcPr>
                <w:tcW w:w="0" w:type="auto"/>
                <w:vAlign w:val="center"/>
                <w:hideMark/>
              </w:tcPr>
            </w:tcPrChange>
          </w:tcPr>
          <w:p w14:paraId="08394D4D" w14:textId="77777777" w:rsidR="002651C1" w:rsidRDefault="002651C1">
            <w:pPr>
              <w:rPr>
                <w:rFonts w:eastAsia="Times New Roman"/>
              </w:rPr>
            </w:pPr>
            <w:r>
              <w:rPr>
                <w:rFonts w:eastAsia="Times New Roman"/>
              </w:rPr>
              <w:t>F Statistic</w:t>
            </w:r>
          </w:p>
        </w:tc>
        <w:tc>
          <w:tcPr>
            <w:tcW w:w="0" w:type="auto"/>
            <w:vAlign w:val="center"/>
            <w:hideMark/>
            <w:tcPrChange w:id="3692" w:author="Arnob Alam" w:date="2025-02-05T19:52:00Z" w16du:dateUtc="2025-02-06T00:52:00Z">
              <w:tcPr>
                <w:tcW w:w="0" w:type="auto"/>
                <w:vAlign w:val="center"/>
                <w:hideMark/>
              </w:tcPr>
            </w:tcPrChange>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Change w:id="3693" w:author="Arnob Alam" w:date="2025-02-05T19:52:00Z" w16du:dateUtc="2025-02-06T00:52:00Z">
              <w:tcPr>
                <w:tcW w:w="0" w:type="auto"/>
                <w:vAlign w:val="center"/>
                <w:hideMark/>
              </w:tcPr>
            </w:tcPrChange>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rsidTr="007232EC">
        <w:trPr>
          <w:tblCellSpacing w:w="15" w:type="dxa"/>
          <w:jc w:val="center"/>
          <w:trPrChange w:id="3694" w:author="Arnob Alam" w:date="2025-02-05T19:52:00Z" w16du:dateUtc="2025-02-06T00:52:00Z">
            <w:trPr>
              <w:tblCellSpacing w:w="15" w:type="dxa"/>
            </w:trPr>
          </w:trPrChange>
        </w:trPr>
        <w:tc>
          <w:tcPr>
            <w:tcW w:w="0" w:type="auto"/>
            <w:gridSpan w:val="3"/>
            <w:tcBorders>
              <w:bottom w:val="single" w:sz="6" w:space="0" w:color="000000"/>
            </w:tcBorders>
            <w:vAlign w:val="center"/>
            <w:hideMark/>
            <w:tcPrChange w:id="3695" w:author="Arnob Alam" w:date="2025-02-05T19:52:00Z" w16du:dateUtc="2025-02-06T00:52:00Z">
              <w:tcPr>
                <w:tcW w:w="0" w:type="auto"/>
                <w:gridSpan w:val="3"/>
                <w:tcBorders>
                  <w:bottom w:val="single" w:sz="6" w:space="0" w:color="000000"/>
                </w:tcBorders>
                <w:vAlign w:val="center"/>
                <w:hideMark/>
              </w:tcPr>
            </w:tcPrChange>
          </w:tcPr>
          <w:p w14:paraId="290A7A8A" w14:textId="77777777" w:rsidR="002651C1" w:rsidRDefault="002651C1">
            <w:pPr>
              <w:jc w:val="center"/>
              <w:rPr>
                <w:rFonts w:eastAsia="Times New Roman"/>
              </w:rPr>
            </w:pPr>
          </w:p>
        </w:tc>
      </w:tr>
      <w:tr w:rsidR="002651C1" w14:paraId="296A6C4E" w14:textId="77777777" w:rsidTr="007232EC">
        <w:trPr>
          <w:tblCellSpacing w:w="15" w:type="dxa"/>
          <w:jc w:val="center"/>
          <w:trPrChange w:id="3696" w:author="Arnob Alam" w:date="2025-02-05T19:52:00Z" w16du:dateUtc="2025-02-06T00:52:00Z">
            <w:trPr>
              <w:tblCellSpacing w:w="15" w:type="dxa"/>
            </w:trPr>
          </w:trPrChange>
        </w:trPr>
        <w:tc>
          <w:tcPr>
            <w:tcW w:w="0" w:type="auto"/>
            <w:vAlign w:val="center"/>
            <w:hideMark/>
            <w:tcPrChange w:id="3697" w:author="Arnob Alam" w:date="2025-02-05T19:52:00Z" w16du:dateUtc="2025-02-06T00:52:00Z">
              <w:tcPr>
                <w:tcW w:w="0" w:type="auto"/>
                <w:vAlign w:val="center"/>
                <w:hideMark/>
              </w:tcPr>
            </w:tcPrChange>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Change w:id="3698" w:author="Arnob Alam" w:date="2025-02-05T19:52:00Z" w16du:dateUtc="2025-02-06T00:52:00Z">
              <w:tcPr>
                <w:tcW w:w="0" w:type="auto"/>
                <w:gridSpan w:val="2"/>
                <w:vAlign w:val="center"/>
                <w:hideMark/>
              </w:tcPr>
            </w:tcPrChange>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p w14:paraId="30C79AE6" w14:textId="1219D150" w:rsidR="00AF0F09" w:rsidRDefault="00AF0F09">
      <w:pPr>
        <w:pStyle w:val="Caption"/>
        <w:keepNext/>
        <w:rPr>
          <w:ins w:id="3699" w:author="Arnob Alam" w:date="2025-02-05T20:57:00Z" w16du:dateUtc="2025-02-06T01:57:00Z"/>
        </w:rPr>
        <w:pPrChange w:id="3700" w:author="Arnob Alam" w:date="2025-02-05T20:57:00Z" w16du:dateUtc="2025-02-06T01:57:00Z">
          <w:pPr/>
        </w:pPrChange>
      </w:pPr>
      <w:ins w:id="3701" w:author="Arnob Alam" w:date="2025-02-05T20:57:00Z" w16du:dateUtc="2025-02-06T01:57:00Z">
        <w:r>
          <w:t xml:space="preserve">Table </w:t>
        </w:r>
        <w:r>
          <w:fldChar w:fldCharType="begin"/>
        </w:r>
        <w:r>
          <w:instrText xml:space="preserve"> SEQ Table \* ARABIC </w:instrText>
        </w:r>
      </w:ins>
      <w:r>
        <w:fldChar w:fldCharType="separate"/>
      </w:r>
      <w:ins w:id="3702" w:author="Arnob Alam" w:date="2025-02-06T14:36:00Z" w16du:dateUtc="2025-02-06T19:36:00Z">
        <w:r w:rsidR="00932F26">
          <w:rPr>
            <w:noProof/>
          </w:rPr>
          <w:t>18</w:t>
        </w:r>
      </w:ins>
      <w:ins w:id="3703" w:author="Arnob Alam" w:date="2025-02-05T20:57:00Z" w16du:dateUtc="2025-02-06T01:57:00Z">
        <w:r>
          <w:fldChar w:fldCharType="end"/>
        </w:r>
        <w:r>
          <w:rPr>
            <w:noProof/>
          </w:rPr>
          <w:t xml:space="preserve"> Difference-in-differnces results after including pricing outliers. By phase analysis.</w:t>
        </w:r>
      </w:ins>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2494D062" w14:textId="77777777" w:rsidR="00117C16" w:rsidRDefault="00117C16" w:rsidP="00AF0F09">
      <w:pPr>
        <w:rPr>
          <w:ins w:id="3704" w:author="Arnob Alam" w:date="2025-02-06T14:12:00Z" w16du:dateUtc="2025-02-06T19:12:00Z"/>
        </w:rPr>
      </w:pPr>
    </w:p>
    <w:p w14:paraId="4B4CF5BD" w14:textId="77777777" w:rsidR="00117C16" w:rsidRDefault="00117C16" w:rsidP="00AF0F09">
      <w:pPr>
        <w:rPr>
          <w:ins w:id="3705" w:author="Arnob Alam" w:date="2025-02-06T14:12:00Z" w16du:dateUtc="2025-02-06T19:12:00Z"/>
        </w:rPr>
      </w:pPr>
    </w:p>
    <w:p w14:paraId="51DBCE4F" w14:textId="77777777" w:rsidR="00117C16" w:rsidRDefault="00117C16" w:rsidP="00AF0F09">
      <w:pPr>
        <w:rPr>
          <w:ins w:id="3706" w:author="Arnob Alam" w:date="2025-02-06T14:12:00Z" w16du:dateUtc="2025-02-06T19:12:00Z"/>
        </w:rPr>
      </w:pPr>
    </w:p>
    <w:p w14:paraId="0F6E61F4" w14:textId="1E8627F3" w:rsidR="007820B7" w:rsidRDefault="00755318" w:rsidP="00AF0F09">
      <w:pPr>
        <w:rPr>
          <w:ins w:id="3707" w:author="Arnob Alam" w:date="2025-02-05T21:00:00Z" w16du:dateUtc="2025-02-06T02:00:00Z"/>
        </w:rPr>
      </w:pPr>
      <w:ins w:id="3708" w:author="Arnob Alam" w:date="2025-02-05T20:58:00Z" w16du:dateUtc="2025-02-06T01:58:00Z">
        <w:r>
          <w:lastRenderedPageBreak/>
          <w:t>Also, as is sometimes done in literature, I dr</w:t>
        </w:r>
      </w:ins>
      <w:ins w:id="3709" w:author="Arnob Alam" w:date="2025-02-05T20:59:00Z" w16du:dateUtc="2025-02-06T01:59:00Z">
        <w:r>
          <w:t xml:space="preserve">op observations on the first trading day </w:t>
        </w:r>
      </w:ins>
      <w:ins w:id="3710" w:author="Arnob Alam" w:date="2025-02-06T14:12:00Z" w16du:dateUtc="2025-02-06T19:12:00Z">
        <w:r w:rsidR="00117C16">
          <w:t xml:space="preserve">of each phase that </w:t>
        </w:r>
      </w:ins>
      <w:ins w:id="3711" w:author="Arnob Alam" w:date="2025-02-05T20:59:00Z" w16du:dateUtc="2025-02-06T01:59:00Z">
        <w:r>
          <w:t xml:space="preserve">the clearing mandate went into </w:t>
        </w:r>
      </w:ins>
      <w:ins w:id="3712" w:author="Arnob Alam" w:date="2025-02-05T21:00:00Z" w16du:dateUtc="2025-02-06T02:00:00Z">
        <w:r w:rsidR="00D31AC5">
          <w:t>force</w:t>
        </w:r>
      </w:ins>
      <w:ins w:id="3713" w:author="Arnob Alam" w:date="2025-02-05T20:59:00Z" w16du:dateUtc="2025-02-06T01:59:00Z">
        <w:r>
          <w:t xml:space="preserve"> (to mitigate the effects </w:t>
        </w:r>
        <w:r w:rsidR="00D31AC5">
          <w:t>of program implementation effects)</w:t>
        </w:r>
      </w:ins>
      <w:ins w:id="3714" w:author="Arnob Alam" w:date="2025-02-05T21:00:00Z" w16du:dateUtc="2025-02-06T02:00:00Z">
        <w:r w:rsidR="00D31AC5">
          <w:t xml:space="preserve">. </w:t>
        </w:r>
        <w:r w:rsidR="007820B7">
          <w:t>Results continu</w:t>
        </w:r>
      </w:ins>
      <w:ins w:id="3715" w:author="Arnob Alam" w:date="2025-02-05T21:01:00Z" w16du:dateUtc="2025-02-06T02:01:00Z">
        <w:r w:rsidR="007820B7">
          <w:t>e to show similar patterns as found in the main body of the dissertation.</w:t>
        </w:r>
        <w:r w:rsidR="000E690D">
          <w:t xml:space="preserve"> The mandate causes a 12-bps rise in premiums for US-contracts after implementation.</w:t>
        </w:r>
        <w:r w:rsidR="00F86F7E">
          <w:t xml:space="preserve"> Control</w:t>
        </w:r>
      </w:ins>
      <w:ins w:id="3716" w:author="Arnob Alam" w:date="2025-02-05T21:02:00Z" w16du:dateUtc="2025-02-06T02:02:00Z">
        <w:r w:rsidR="00F86F7E">
          <w:t xml:space="preserve"> variables show similar sign and magnitude as is discussed in the main body of the paper.</w:t>
        </w:r>
      </w:ins>
    </w:p>
    <w:p w14:paraId="7DBB05BD" w14:textId="1BB56286" w:rsidR="00275B78" w:rsidRDefault="00275B78" w:rsidP="00275B78">
      <w:pPr>
        <w:pStyle w:val="Caption"/>
        <w:keepNext/>
        <w:rPr>
          <w:ins w:id="3717" w:author="Arnob Alam" w:date="2025-02-06T14:12:00Z" w16du:dateUtc="2025-02-06T19:12:00Z"/>
        </w:rPr>
        <w:pPrChange w:id="3718" w:author="Arnob Alam" w:date="2025-02-06T14:12:00Z" w16du:dateUtc="2025-02-06T19:12:00Z">
          <w:pPr/>
        </w:pPrChange>
      </w:pPr>
      <w:ins w:id="3719" w:author="Arnob Alam" w:date="2025-02-06T14:12:00Z" w16du:dateUtc="2025-02-06T19:12:00Z">
        <w:r>
          <w:t xml:space="preserve">Table </w:t>
        </w:r>
        <w:r>
          <w:fldChar w:fldCharType="begin"/>
        </w:r>
        <w:r>
          <w:instrText xml:space="preserve"> SEQ Table \* ARABIC </w:instrText>
        </w:r>
      </w:ins>
      <w:r>
        <w:fldChar w:fldCharType="separate"/>
      </w:r>
      <w:ins w:id="3720" w:author="Arnob Alam" w:date="2025-02-06T14:36:00Z" w16du:dateUtc="2025-02-06T19:36:00Z">
        <w:r w:rsidR="00932F26">
          <w:rPr>
            <w:noProof/>
          </w:rPr>
          <w:t>19</w:t>
        </w:r>
      </w:ins>
      <w:ins w:id="3721" w:author="Arnob Alam" w:date="2025-02-06T14:12:00Z" w16du:dateUtc="2025-02-06T19:12:00Z">
        <w:r>
          <w:fldChar w:fldCharType="end"/>
        </w:r>
        <w:r>
          <w:rPr>
            <w:noProof/>
          </w:rPr>
          <w:t xml:space="preserve"> Difference-in-differences results excluding the first day the treatment went into effect</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3722" w:author="Arnob Alam" w:date="2025-02-06T14:09:00Z" w16du:dateUtc="2025-02-06T19:09: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124"/>
        <w:gridCol w:w="2924"/>
        <w:gridCol w:w="2939"/>
        <w:tblGridChange w:id="3723">
          <w:tblGrid>
            <w:gridCol w:w="2124"/>
            <w:gridCol w:w="2924"/>
            <w:gridCol w:w="2939"/>
          </w:tblGrid>
        </w:tblGridChange>
      </w:tblGrid>
      <w:tr w:rsidR="007820B7" w14:paraId="3F82D6DE" w14:textId="77777777" w:rsidTr="00275B78">
        <w:trPr>
          <w:tblCellSpacing w:w="15" w:type="dxa"/>
          <w:jc w:val="center"/>
          <w:ins w:id="3724" w:author="Arnob Alam" w:date="2025-02-05T21:00:00Z"/>
          <w:trPrChange w:id="3725" w:author="Arnob Alam" w:date="2025-02-06T14:09:00Z" w16du:dateUtc="2025-02-06T19:09:00Z">
            <w:trPr>
              <w:tblCellSpacing w:w="15" w:type="dxa"/>
            </w:trPr>
          </w:trPrChange>
        </w:trPr>
        <w:tc>
          <w:tcPr>
            <w:tcW w:w="0" w:type="auto"/>
            <w:gridSpan w:val="3"/>
            <w:tcBorders>
              <w:top w:val="nil"/>
              <w:left w:val="nil"/>
              <w:bottom w:val="nil"/>
              <w:right w:val="nil"/>
            </w:tcBorders>
            <w:vAlign w:val="center"/>
            <w:hideMark/>
            <w:tcPrChange w:id="3726" w:author="Arnob Alam" w:date="2025-02-06T14:09:00Z" w16du:dateUtc="2025-02-06T19:09:00Z">
              <w:tcPr>
                <w:tcW w:w="0" w:type="auto"/>
                <w:gridSpan w:val="3"/>
                <w:tcBorders>
                  <w:top w:val="nil"/>
                  <w:left w:val="nil"/>
                  <w:bottom w:val="nil"/>
                  <w:right w:val="nil"/>
                </w:tcBorders>
                <w:vAlign w:val="center"/>
                <w:hideMark/>
              </w:tcPr>
            </w:tcPrChange>
          </w:tcPr>
          <w:p w14:paraId="769B5117" w14:textId="77777777" w:rsidR="007820B7" w:rsidRDefault="007820B7" w:rsidP="006B33E3">
            <w:pPr>
              <w:jc w:val="center"/>
              <w:rPr>
                <w:ins w:id="3727" w:author="Arnob Alam" w:date="2025-02-05T21:00:00Z" w16du:dateUtc="2025-02-06T02:00:00Z"/>
                <w:rFonts w:eastAsia="Times New Roman"/>
              </w:rPr>
            </w:pPr>
            <w:ins w:id="3728" w:author="Arnob Alam" w:date="2025-02-05T21:00:00Z" w16du:dateUtc="2025-02-06T02:00:00Z">
              <w:r>
                <w:rPr>
                  <w:rStyle w:val="Strong"/>
                </w:rPr>
                <w:t>Difference-in-Differences Regression Results</w:t>
              </w:r>
            </w:ins>
          </w:p>
        </w:tc>
      </w:tr>
      <w:tr w:rsidR="007820B7" w14:paraId="716E8BB4" w14:textId="77777777" w:rsidTr="00275B78">
        <w:trPr>
          <w:tblCellSpacing w:w="15" w:type="dxa"/>
          <w:jc w:val="center"/>
          <w:ins w:id="3729" w:author="Arnob Alam" w:date="2025-02-05T21:00:00Z"/>
          <w:trPrChange w:id="3730" w:author="Arnob Alam" w:date="2025-02-06T14:09:00Z" w16du:dateUtc="2025-02-06T19:09:00Z">
            <w:trPr>
              <w:tblCellSpacing w:w="15" w:type="dxa"/>
            </w:trPr>
          </w:trPrChange>
        </w:trPr>
        <w:tc>
          <w:tcPr>
            <w:tcW w:w="0" w:type="auto"/>
            <w:gridSpan w:val="3"/>
            <w:tcBorders>
              <w:bottom w:val="single" w:sz="6" w:space="0" w:color="000000"/>
            </w:tcBorders>
            <w:vAlign w:val="center"/>
            <w:hideMark/>
            <w:tcPrChange w:id="3731" w:author="Arnob Alam" w:date="2025-02-06T14:09:00Z" w16du:dateUtc="2025-02-06T19:09:00Z">
              <w:tcPr>
                <w:tcW w:w="0" w:type="auto"/>
                <w:gridSpan w:val="3"/>
                <w:tcBorders>
                  <w:bottom w:val="single" w:sz="6" w:space="0" w:color="000000"/>
                </w:tcBorders>
                <w:vAlign w:val="center"/>
                <w:hideMark/>
              </w:tcPr>
            </w:tcPrChange>
          </w:tcPr>
          <w:p w14:paraId="1979D1B3" w14:textId="77777777" w:rsidR="007820B7" w:rsidRDefault="007820B7" w:rsidP="006B33E3">
            <w:pPr>
              <w:jc w:val="center"/>
              <w:rPr>
                <w:ins w:id="3732" w:author="Arnob Alam" w:date="2025-02-05T21:00:00Z" w16du:dateUtc="2025-02-06T02:00:00Z"/>
                <w:rFonts w:eastAsia="Times New Roman"/>
              </w:rPr>
            </w:pPr>
          </w:p>
        </w:tc>
      </w:tr>
      <w:tr w:rsidR="007820B7" w14:paraId="4031567C" w14:textId="77777777" w:rsidTr="00275B78">
        <w:trPr>
          <w:tblCellSpacing w:w="15" w:type="dxa"/>
          <w:jc w:val="center"/>
          <w:ins w:id="3733" w:author="Arnob Alam" w:date="2025-02-05T21:00:00Z"/>
          <w:trPrChange w:id="3734" w:author="Arnob Alam" w:date="2025-02-06T14:09:00Z" w16du:dateUtc="2025-02-06T19:09:00Z">
            <w:trPr>
              <w:tblCellSpacing w:w="15" w:type="dxa"/>
            </w:trPr>
          </w:trPrChange>
        </w:trPr>
        <w:tc>
          <w:tcPr>
            <w:tcW w:w="0" w:type="auto"/>
            <w:vAlign w:val="center"/>
            <w:hideMark/>
            <w:tcPrChange w:id="3735" w:author="Arnob Alam" w:date="2025-02-06T14:09:00Z" w16du:dateUtc="2025-02-06T19:09:00Z">
              <w:tcPr>
                <w:tcW w:w="0" w:type="auto"/>
                <w:vAlign w:val="center"/>
                <w:hideMark/>
              </w:tcPr>
            </w:tcPrChange>
          </w:tcPr>
          <w:p w14:paraId="38F263C3" w14:textId="77777777" w:rsidR="007820B7" w:rsidRDefault="007820B7" w:rsidP="006B33E3">
            <w:pPr>
              <w:jc w:val="center"/>
              <w:rPr>
                <w:ins w:id="3736" w:author="Arnob Alam" w:date="2025-02-05T21:00:00Z" w16du:dateUtc="2025-02-06T02:00:00Z"/>
                <w:rFonts w:eastAsia="Times New Roman"/>
                <w:sz w:val="20"/>
                <w:szCs w:val="20"/>
              </w:rPr>
            </w:pPr>
          </w:p>
        </w:tc>
        <w:tc>
          <w:tcPr>
            <w:tcW w:w="0" w:type="auto"/>
            <w:gridSpan w:val="2"/>
            <w:vAlign w:val="center"/>
            <w:hideMark/>
            <w:tcPrChange w:id="3737" w:author="Arnob Alam" w:date="2025-02-06T14:09:00Z" w16du:dateUtc="2025-02-06T19:09:00Z">
              <w:tcPr>
                <w:tcW w:w="0" w:type="auto"/>
                <w:gridSpan w:val="2"/>
                <w:vAlign w:val="center"/>
                <w:hideMark/>
              </w:tcPr>
            </w:tcPrChange>
          </w:tcPr>
          <w:p w14:paraId="45EA14EB" w14:textId="77777777" w:rsidR="007820B7" w:rsidRDefault="007820B7" w:rsidP="006B33E3">
            <w:pPr>
              <w:jc w:val="center"/>
              <w:rPr>
                <w:ins w:id="3738" w:author="Arnob Alam" w:date="2025-02-05T21:00:00Z" w16du:dateUtc="2025-02-06T02:00:00Z"/>
                <w:rFonts w:eastAsia="Times New Roman"/>
              </w:rPr>
            </w:pPr>
            <w:ins w:id="3739" w:author="Arnob Alam" w:date="2025-02-05T21:00:00Z" w16du:dateUtc="2025-02-06T02:00:00Z">
              <w:r>
                <w:rPr>
                  <w:rFonts w:eastAsia="Times New Roman"/>
                </w:rPr>
                <w:t>Dependent variable: Premium</w:t>
              </w:r>
            </w:ins>
          </w:p>
        </w:tc>
      </w:tr>
      <w:tr w:rsidR="007820B7" w14:paraId="1D49691B" w14:textId="77777777" w:rsidTr="00275B78">
        <w:trPr>
          <w:tblCellSpacing w:w="15" w:type="dxa"/>
          <w:jc w:val="center"/>
          <w:ins w:id="3740" w:author="Arnob Alam" w:date="2025-02-05T21:00:00Z"/>
          <w:trPrChange w:id="3741" w:author="Arnob Alam" w:date="2025-02-06T14:09:00Z" w16du:dateUtc="2025-02-06T19:09:00Z">
            <w:trPr>
              <w:tblCellSpacing w:w="15" w:type="dxa"/>
            </w:trPr>
          </w:trPrChange>
        </w:trPr>
        <w:tc>
          <w:tcPr>
            <w:tcW w:w="0" w:type="auto"/>
            <w:vAlign w:val="center"/>
            <w:hideMark/>
            <w:tcPrChange w:id="3742" w:author="Arnob Alam" w:date="2025-02-06T14:09:00Z" w16du:dateUtc="2025-02-06T19:09:00Z">
              <w:tcPr>
                <w:tcW w:w="0" w:type="auto"/>
                <w:vAlign w:val="center"/>
                <w:hideMark/>
              </w:tcPr>
            </w:tcPrChange>
          </w:tcPr>
          <w:p w14:paraId="3FCFA817" w14:textId="77777777" w:rsidR="007820B7" w:rsidRDefault="007820B7" w:rsidP="006B33E3">
            <w:pPr>
              <w:jc w:val="center"/>
              <w:rPr>
                <w:ins w:id="3743" w:author="Arnob Alam" w:date="2025-02-05T21:00:00Z" w16du:dateUtc="2025-02-06T02:00:00Z"/>
                <w:rFonts w:eastAsia="Times New Roman"/>
              </w:rPr>
            </w:pPr>
          </w:p>
        </w:tc>
        <w:tc>
          <w:tcPr>
            <w:tcW w:w="0" w:type="auto"/>
            <w:gridSpan w:val="2"/>
            <w:tcBorders>
              <w:bottom w:val="single" w:sz="6" w:space="0" w:color="000000"/>
            </w:tcBorders>
            <w:vAlign w:val="center"/>
            <w:hideMark/>
            <w:tcPrChange w:id="3744" w:author="Arnob Alam" w:date="2025-02-06T14:09:00Z" w16du:dateUtc="2025-02-06T19:09:00Z">
              <w:tcPr>
                <w:tcW w:w="0" w:type="auto"/>
                <w:gridSpan w:val="2"/>
                <w:tcBorders>
                  <w:bottom w:val="single" w:sz="6" w:space="0" w:color="000000"/>
                </w:tcBorders>
                <w:vAlign w:val="center"/>
                <w:hideMark/>
              </w:tcPr>
            </w:tcPrChange>
          </w:tcPr>
          <w:p w14:paraId="1C705A6B" w14:textId="77777777" w:rsidR="007820B7" w:rsidRDefault="007820B7" w:rsidP="006B33E3">
            <w:pPr>
              <w:jc w:val="center"/>
              <w:rPr>
                <w:ins w:id="3745" w:author="Arnob Alam" w:date="2025-02-05T21:00:00Z" w16du:dateUtc="2025-02-06T02:00:00Z"/>
                <w:rFonts w:eastAsia="Times New Roman"/>
                <w:sz w:val="20"/>
                <w:szCs w:val="20"/>
              </w:rPr>
            </w:pPr>
          </w:p>
        </w:tc>
      </w:tr>
      <w:tr w:rsidR="007820B7" w14:paraId="14525088" w14:textId="77777777" w:rsidTr="00275B78">
        <w:trPr>
          <w:tblCellSpacing w:w="15" w:type="dxa"/>
          <w:jc w:val="center"/>
          <w:ins w:id="3746" w:author="Arnob Alam" w:date="2025-02-05T21:00:00Z"/>
          <w:trPrChange w:id="3747" w:author="Arnob Alam" w:date="2025-02-06T14:09:00Z" w16du:dateUtc="2025-02-06T19:09:00Z">
            <w:trPr>
              <w:tblCellSpacing w:w="15" w:type="dxa"/>
            </w:trPr>
          </w:trPrChange>
        </w:trPr>
        <w:tc>
          <w:tcPr>
            <w:tcW w:w="0" w:type="auto"/>
            <w:vAlign w:val="center"/>
            <w:hideMark/>
            <w:tcPrChange w:id="3748" w:author="Arnob Alam" w:date="2025-02-06T14:09:00Z" w16du:dateUtc="2025-02-06T19:09:00Z">
              <w:tcPr>
                <w:tcW w:w="0" w:type="auto"/>
                <w:vAlign w:val="center"/>
                <w:hideMark/>
              </w:tcPr>
            </w:tcPrChange>
          </w:tcPr>
          <w:p w14:paraId="2451E70F" w14:textId="77777777" w:rsidR="007820B7" w:rsidRDefault="007820B7" w:rsidP="006B33E3">
            <w:pPr>
              <w:jc w:val="center"/>
              <w:rPr>
                <w:ins w:id="3749" w:author="Arnob Alam" w:date="2025-02-05T21:00:00Z" w16du:dateUtc="2025-02-06T02:00:00Z"/>
                <w:rFonts w:eastAsia="Times New Roman"/>
                <w:sz w:val="20"/>
                <w:szCs w:val="20"/>
              </w:rPr>
            </w:pPr>
          </w:p>
        </w:tc>
        <w:tc>
          <w:tcPr>
            <w:tcW w:w="0" w:type="auto"/>
            <w:vAlign w:val="center"/>
            <w:hideMark/>
            <w:tcPrChange w:id="3750" w:author="Arnob Alam" w:date="2025-02-06T14:09:00Z" w16du:dateUtc="2025-02-06T19:09:00Z">
              <w:tcPr>
                <w:tcW w:w="0" w:type="auto"/>
                <w:vAlign w:val="center"/>
                <w:hideMark/>
              </w:tcPr>
            </w:tcPrChange>
          </w:tcPr>
          <w:p w14:paraId="7519F167" w14:textId="77777777" w:rsidR="007820B7" w:rsidRDefault="007820B7" w:rsidP="006B33E3">
            <w:pPr>
              <w:jc w:val="center"/>
              <w:rPr>
                <w:ins w:id="3751" w:author="Arnob Alam" w:date="2025-02-05T21:00:00Z" w16du:dateUtc="2025-02-06T02:00:00Z"/>
                <w:rFonts w:eastAsia="Times New Roman"/>
              </w:rPr>
            </w:pPr>
            <w:ins w:id="3752" w:author="Arnob Alam" w:date="2025-02-05T21:00:00Z" w16du:dateUtc="2025-02-06T02:00:00Z">
              <w:r>
                <w:rPr>
                  <w:rFonts w:eastAsia="Times New Roman"/>
                </w:rPr>
                <w:t>Basic Model</w:t>
              </w:r>
            </w:ins>
          </w:p>
        </w:tc>
        <w:tc>
          <w:tcPr>
            <w:tcW w:w="0" w:type="auto"/>
            <w:vAlign w:val="center"/>
            <w:hideMark/>
            <w:tcPrChange w:id="3753" w:author="Arnob Alam" w:date="2025-02-06T14:09:00Z" w16du:dateUtc="2025-02-06T19:09:00Z">
              <w:tcPr>
                <w:tcW w:w="0" w:type="auto"/>
                <w:vAlign w:val="center"/>
                <w:hideMark/>
              </w:tcPr>
            </w:tcPrChange>
          </w:tcPr>
          <w:p w14:paraId="7F4EFD24" w14:textId="77777777" w:rsidR="007820B7" w:rsidRDefault="007820B7" w:rsidP="006B33E3">
            <w:pPr>
              <w:jc w:val="center"/>
              <w:rPr>
                <w:ins w:id="3754" w:author="Arnob Alam" w:date="2025-02-05T21:00:00Z" w16du:dateUtc="2025-02-06T02:00:00Z"/>
                <w:rFonts w:eastAsia="Times New Roman"/>
              </w:rPr>
            </w:pPr>
            <w:ins w:id="3755" w:author="Arnob Alam" w:date="2025-02-05T21:00:00Z" w16du:dateUtc="2025-02-06T02:00:00Z">
              <w:r>
                <w:rPr>
                  <w:rFonts w:eastAsia="Times New Roman"/>
                </w:rPr>
                <w:t>Advanced Model</w:t>
              </w:r>
            </w:ins>
          </w:p>
        </w:tc>
      </w:tr>
      <w:tr w:rsidR="007820B7" w14:paraId="4C2ABCC0" w14:textId="77777777" w:rsidTr="00275B78">
        <w:trPr>
          <w:tblCellSpacing w:w="15" w:type="dxa"/>
          <w:jc w:val="center"/>
          <w:ins w:id="3756" w:author="Arnob Alam" w:date="2025-02-05T21:00:00Z"/>
          <w:trPrChange w:id="3757" w:author="Arnob Alam" w:date="2025-02-06T14:09:00Z" w16du:dateUtc="2025-02-06T19:09:00Z">
            <w:trPr>
              <w:tblCellSpacing w:w="15" w:type="dxa"/>
            </w:trPr>
          </w:trPrChange>
        </w:trPr>
        <w:tc>
          <w:tcPr>
            <w:tcW w:w="0" w:type="auto"/>
            <w:vAlign w:val="center"/>
            <w:hideMark/>
            <w:tcPrChange w:id="3758" w:author="Arnob Alam" w:date="2025-02-06T14:09:00Z" w16du:dateUtc="2025-02-06T19:09:00Z">
              <w:tcPr>
                <w:tcW w:w="0" w:type="auto"/>
                <w:vAlign w:val="center"/>
                <w:hideMark/>
              </w:tcPr>
            </w:tcPrChange>
          </w:tcPr>
          <w:p w14:paraId="34E82E06" w14:textId="77777777" w:rsidR="007820B7" w:rsidRDefault="007820B7" w:rsidP="006B33E3">
            <w:pPr>
              <w:jc w:val="center"/>
              <w:rPr>
                <w:ins w:id="3759" w:author="Arnob Alam" w:date="2025-02-05T21:00:00Z" w16du:dateUtc="2025-02-06T02:00:00Z"/>
                <w:rFonts w:eastAsia="Times New Roman"/>
              </w:rPr>
            </w:pPr>
          </w:p>
        </w:tc>
        <w:tc>
          <w:tcPr>
            <w:tcW w:w="0" w:type="auto"/>
            <w:vAlign w:val="center"/>
            <w:hideMark/>
            <w:tcPrChange w:id="3760" w:author="Arnob Alam" w:date="2025-02-06T14:09:00Z" w16du:dateUtc="2025-02-06T19:09:00Z">
              <w:tcPr>
                <w:tcW w:w="0" w:type="auto"/>
                <w:vAlign w:val="center"/>
                <w:hideMark/>
              </w:tcPr>
            </w:tcPrChange>
          </w:tcPr>
          <w:p w14:paraId="4A3A73FF" w14:textId="77777777" w:rsidR="007820B7" w:rsidRDefault="007820B7" w:rsidP="006B33E3">
            <w:pPr>
              <w:jc w:val="center"/>
              <w:rPr>
                <w:ins w:id="3761" w:author="Arnob Alam" w:date="2025-02-05T21:00:00Z" w16du:dateUtc="2025-02-06T02:00:00Z"/>
                <w:rFonts w:eastAsia="Times New Roman"/>
              </w:rPr>
            </w:pPr>
            <w:ins w:id="3762" w:author="Arnob Alam" w:date="2025-02-05T21:00:00Z" w16du:dateUtc="2025-02-06T02:00:00Z">
              <w:r>
                <w:rPr>
                  <w:rFonts w:eastAsia="Times New Roman"/>
                </w:rPr>
                <w:t>(1)</w:t>
              </w:r>
            </w:ins>
          </w:p>
        </w:tc>
        <w:tc>
          <w:tcPr>
            <w:tcW w:w="0" w:type="auto"/>
            <w:vAlign w:val="center"/>
            <w:hideMark/>
            <w:tcPrChange w:id="3763" w:author="Arnob Alam" w:date="2025-02-06T14:09:00Z" w16du:dateUtc="2025-02-06T19:09:00Z">
              <w:tcPr>
                <w:tcW w:w="0" w:type="auto"/>
                <w:vAlign w:val="center"/>
                <w:hideMark/>
              </w:tcPr>
            </w:tcPrChange>
          </w:tcPr>
          <w:p w14:paraId="3F80D2FB" w14:textId="77777777" w:rsidR="007820B7" w:rsidRDefault="007820B7" w:rsidP="006B33E3">
            <w:pPr>
              <w:jc w:val="center"/>
              <w:rPr>
                <w:ins w:id="3764" w:author="Arnob Alam" w:date="2025-02-05T21:00:00Z" w16du:dateUtc="2025-02-06T02:00:00Z"/>
                <w:rFonts w:eastAsia="Times New Roman"/>
              </w:rPr>
            </w:pPr>
            <w:ins w:id="3765" w:author="Arnob Alam" w:date="2025-02-05T21:00:00Z" w16du:dateUtc="2025-02-06T02:00:00Z">
              <w:r>
                <w:rPr>
                  <w:rFonts w:eastAsia="Times New Roman"/>
                </w:rPr>
                <w:t>(2)</w:t>
              </w:r>
            </w:ins>
          </w:p>
        </w:tc>
      </w:tr>
      <w:tr w:rsidR="007820B7" w14:paraId="47B3F4D1" w14:textId="77777777" w:rsidTr="00275B78">
        <w:trPr>
          <w:tblCellSpacing w:w="15" w:type="dxa"/>
          <w:jc w:val="center"/>
          <w:ins w:id="3766" w:author="Arnob Alam" w:date="2025-02-05T21:00:00Z"/>
          <w:trPrChange w:id="3767" w:author="Arnob Alam" w:date="2025-02-06T14:09:00Z" w16du:dateUtc="2025-02-06T19:09:00Z">
            <w:trPr>
              <w:tblCellSpacing w:w="15" w:type="dxa"/>
            </w:trPr>
          </w:trPrChange>
        </w:trPr>
        <w:tc>
          <w:tcPr>
            <w:tcW w:w="0" w:type="auto"/>
            <w:gridSpan w:val="3"/>
            <w:tcBorders>
              <w:bottom w:val="single" w:sz="6" w:space="0" w:color="000000"/>
            </w:tcBorders>
            <w:vAlign w:val="center"/>
            <w:hideMark/>
            <w:tcPrChange w:id="3768" w:author="Arnob Alam" w:date="2025-02-06T14:09:00Z" w16du:dateUtc="2025-02-06T19:09:00Z">
              <w:tcPr>
                <w:tcW w:w="0" w:type="auto"/>
                <w:gridSpan w:val="3"/>
                <w:tcBorders>
                  <w:bottom w:val="single" w:sz="6" w:space="0" w:color="000000"/>
                </w:tcBorders>
                <w:vAlign w:val="center"/>
                <w:hideMark/>
              </w:tcPr>
            </w:tcPrChange>
          </w:tcPr>
          <w:p w14:paraId="1E97FC3A" w14:textId="77777777" w:rsidR="007820B7" w:rsidRDefault="007820B7" w:rsidP="006B33E3">
            <w:pPr>
              <w:jc w:val="center"/>
              <w:rPr>
                <w:ins w:id="3769" w:author="Arnob Alam" w:date="2025-02-05T21:00:00Z" w16du:dateUtc="2025-02-06T02:00:00Z"/>
                <w:rFonts w:eastAsia="Times New Roman"/>
              </w:rPr>
            </w:pPr>
          </w:p>
        </w:tc>
      </w:tr>
      <w:tr w:rsidR="007820B7" w14:paraId="0153F908" w14:textId="77777777" w:rsidTr="00275B78">
        <w:trPr>
          <w:tblCellSpacing w:w="15" w:type="dxa"/>
          <w:jc w:val="center"/>
          <w:ins w:id="3770" w:author="Arnob Alam" w:date="2025-02-05T21:00:00Z"/>
          <w:trPrChange w:id="3771" w:author="Arnob Alam" w:date="2025-02-06T14:09:00Z" w16du:dateUtc="2025-02-06T19:09:00Z">
            <w:trPr>
              <w:tblCellSpacing w:w="15" w:type="dxa"/>
            </w:trPr>
          </w:trPrChange>
        </w:trPr>
        <w:tc>
          <w:tcPr>
            <w:tcW w:w="0" w:type="auto"/>
            <w:vAlign w:val="center"/>
            <w:hideMark/>
            <w:tcPrChange w:id="3772" w:author="Arnob Alam" w:date="2025-02-06T14:09:00Z" w16du:dateUtc="2025-02-06T19:09:00Z">
              <w:tcPr>
                <w:tcW w:w="0" w:type="auto"/>
                <w:vAlign w:val="center"/>
                <w:hideMark/>
              </w:tcPr>
            </w:tcPrChange>
          </w:tcPr>
          <w:p w14:paraId="5DC3D528" w14:textId="77777777" w:rsidR="007820B7" w:rsidRDefault="007820B7" w:rsidP="006B33E3">
            <w:pPr>
              <w:jc w:val="left"/>
              <w:rPr>
                <w:ins w:id="3773" w:author="Arnob Alam" w:date="2025-02-05T21:00:00Z" w16du:dateUtc="2025-02-06T02:00:00Z"/>
                <w:rFonts w:eastAsia="Times New Roman"/>
              </w:rPr>
            </w:pPr>
            <w:ins w:id="3774" w:author="Arnob Alam" w:date="2025-02-05T21:00:00Z" w16du:dateUtc="2025-02-06T02:00:00Z">
              <w:r>
                <w:rPr>
                  <w:rFonts w:eastAsia="Times New Roman"/>
                </w:rPr>
                <w:t>Group</w:t>
              </w:r>
            </w:ins>
          </w:p>
        </w:tc>
        <w:tc>
          <w:tcPr>
            <w:tcW w:w="0" w:type="auto"/>
            <w:vAlign w:val="center"/>
            <w:hideMark/>
            <w:tcPrChange w:id="3775" w:author="Arnob Alam" w:date="2025-02-06T14:09:00Z" w16du:dateUtc="2025-02-06T19:09:00Z">
              <w:tcPr>
                <w:tcW w:w="0" w:type="auto"/>
                <w:vAlign w:val="center"/>
                <w:hideMark/>
              </w:tcPr>
            </w:tcPrChange>
          </w:tcPr>
          <w:p w14:paraId="3CD55A90" w14:textId="77777777" w:rsidR="007820B7" w:rsidRDefault="007820B7" w:rsidP="006B33E3">
            <w:pPr>
              <w:jc w:val="center"/>
              <w:rPr>
                <w:ins w:id="3776" w:author="Arnob Alam" w:date="2025-02-05T21:00:00Z" w16du:dateUtc="2025-02-06T02:00:00Z"/>
                <w:rFonts w:eastAsia="Times New Roman"/>
              </w:rPr>
            </w:pPr>
            <w:ins w:id="3777" w:author="Arnob Alam" w:date="2025-02-05T21:00:00Z" w16du:dateUtc="2025-02-06T02:00:00Z">
              <w:r>
                <w:rPr>
                  <w:rFonts w:eastAsia="Times New Roman"/>
                </w:rPr>
                <w:t>-0.8889</w:t>
              </w:r>
              <w:r>
                <w:rPr>
                  <w:rFonts w:eastAsia="Times New Roman"/>
                  <w:vertAlign w:val="superscript"/>
                </w:rPr>
                <w:t>*</w:t>
              </w:r>
            </w:ins>
          </w:p>
        </w:tc>
        <w:tc>
          <w:tcPr>
            <w:tcW w:w="0" w:type="auto"/>
            <w:vAlign w:val="center"/>
            <w:hideMark/>
            <w:tcPrChange w:id="3778" w:author="Arnob Alam" w:date="2025-02-06T14:09:00Z" w16du:dateUtc="2025-02-06T19:09:00Z">
              <w:tcPr>
                <w:tcW w:w="0" w:type="auto"/>
                <w:vAlign w:val="center"/>
                <w:hideMark/>
              </w:tcPr>
            </w:tcPrChange>
          </w:tcPr>
          <w:p w14:paraId="600029E4" w14:textId="77777777" w:rsidR="007820B7" w:rsidRDefault="007820B7" w:rsidP="006B33E3">
            <w:pPr>
              <w:jc w:val="center"/>
              <w:rPr>
                <w:ins w:id="3779" w:author="Arnob Alam" w:date="2025-02-05T21:00:00Z" w16du:dateUtc="2025-02-06T02:00:00Z"/>
                <w:rFonts w:eastAsia="Times New Roman"/>
              </w:rPr>
            </w:pPr>
            <w:ins w:id="3780" w:author="Arnob Alam" w:date="2025-02-05T21:00:00Z" w16du:dateUtc="2025-02-06T02:00:00Z">
              <w:r>
                <w:rPr>
                  <w:rFonts w:eastAsia="Times New Roman"/>
                </w:rPr>
                <w:t>-0.7596</w:t>
              </w:r>
            </w:ins>
          </w:p>
        </w:tc>
      </w:tr>
      <w:tr w:rsidR="007820B7" w14:paraId="5C3F9322" w14:textId="77777777" w:rsidTr="00275B78">
        <w:trPr>
          <w:tblCellSpacing w:w="15" w:type="dxa"/>
          <w:jc w:val="center"/>
          <w:ins w:id="3781" w:author="Arnob Alam" w:date="2025-02-05T21:00:00Z"/>
          <w:trPrChange w:id="3782" w:author="Arnob Alam" w:date="2025-02-06T14:09:00Z" w16du:dateUtc="2025-02-06T19:09:00Z">
            <w:trPr>
              <w:tblCellSpacing w:w="15" w:type="dxa"/>
            </w:trPr>
          </w:trPrChange>
        </w:trPr>
        <w:tc>
          <w:tcPr>
            <w:tcW w:w="0" w:type="auto"/>
            <w:vAlign w:val="center"/>
            <w:hideMark/>
            <w:tcPrChange w:id="3783" w:author="Arnob Alam" w:date="2025-02-06T14:09:00Z" w16du:dateUtc="2025-02-06T19:09:00Z">
              <w:tcPr>
                <w:tcW w:w="0" w:type="auto"/>
                <w:vAlign w:val="center"/>
                <w:hideMark/>
              </w:tcPr>
            </w:tcPrChange>
          </w:tcPr>
          <w:p w14:paraId="0D855C49" w14:textId="77777777" w:rsidR="007820B7" w:rsidRDefault="007820B7" w:rsidP="006B33E3">
            <w:pPr>
              <w:jc w:val="center"/>
              <w:rPr>
                <w:ins w:id="3784" w:author="Arnob Alam" w:date="2025-02-05T21:00:00Z" w16du:dateUtc="2025-02-06T02:00:00Z"/>
                <w:rFonts w:eastAsia="Times New Roman"/>
              </w:rPr>
            </w:pPr>
          </w:p>
        </w:tc>
        <w:tc>
          <w:tcPr>
            <w:tcW w:w="0" w:type="auto"/>
            <w:vAlign w:val="center"/>
            <w:hideMark/>
            <w:tcPrChange w:id="3785" w:author="Arnob Alam" w:date="2025-02-06T14:09:00Z" w16du:dateUtc="2025-02-06T19:09:00Z">
              <w:tcPr>
                <w:tcW w:w="0" w:type="auto"/>
                <w:vAlign w:val="center"/>
                <w:hideMark/>
              </w:tcPr>
            </w:tcPrChange>
          </w:tcPr>
          <w:p w14:paraId="50320EB9" w14:textId="77777777" w:rsidR="007820B7" w:rsidRDefault="007820B7" w:rsidP="006B33E3">
            <w:pPr>
              <w:jc w:val="center"/>
              <w:rPr>
                <w:ins w:id="3786" w:author="Arnob Alam" w:date="2025-02-05T21:00:00Z" w16du:dateUtc="2025-02-06T02:00:00Z"/>
                <w:rFonts w:eastAsia="Times New Roman"/>
              </w:rPr>
            </w:pPr>
            <w:ins w:id="3787" w:author="Arnob Alam" w:date="2025-02-05T21:00:00Z" w16du:dateUtc="2025-02-06T02:00:00Z">
              <w:r>
                <w:rPr>
                  <w:rFonts w:eastAsia="Times New Roman"/>
                </w:rPr>
                <w:t>(0.4942)</w:t>
              </w:r>
            </w:ins>
          </w:p>
        </w:tc>
        <w:tc>
          <w:tcPr>
            <w:tcW w:w="0" w:type="auto"/>
            <w:vAlign w:val="center"/>
            <w:hideMark/>
            <w:tcPrChange w:id="3788" w:author="Arnob Alam" w:date="2025-02-06T14:09:00Z" w16du:dateUtc="2025-02-06T19:09:00Z">
              <w:tcPr>
                <w:tcW w:w="0" w:type="auto"/>
                <w:vAlign w:val="center"/>
                <w:hideMark/>
              </w:tcPr>
            </w:tcPrChange>
          </w:tcPr>
          <w:p w14:paraId="2B6BA903" w14:textId="77777777" w:rsidR="007820B7" w:rsidRDefault="007820B7" w:rsidP="006B33E3">
            <w:pPr>
              <w:jc w:val="center"/>
              <w:rPr>
                <w:ins w:id="3789" w:author="Arnob Alam" w:date="2025-02-05T21:00:00Z" w16du:dateUtc="2025-02-06T02:00:00Z"/>
                <w:rFonts w:eastAsia="Times New Roman"/>
              </w:rPr>
            </w:pPr>
            <w:ins w:id="3790" w:author="Arnob Alam" w:date="2025-02-05T21:00:00Z" w16du:dateUtc="2025-02-06T02:00:00Z">
              <w:r>
                <w:rPr>
                  <w:rFonts w:eastAsia="Times New Roman"/>
                </w:rPr>
                <w:t>(0.4928)</w:t>
              </w:r>
            </w:ins>
          </w:p>
        </w:tc>
      </w:tr>
      <w:tr w:rsidR="007820B7" w14:paraId="71718F58" w14:textId="77777777" w:rsidTr="00275B78">
        <w:trPr>
          <w:tblCellSpacing w:w="15" w:type="dxa"/>
          <w:jc w:val="center"/>
          <w:ins w:id="3791" w:author="Arnob Alam" w:date="2025-02-05T21:00:00Z"/>
          <w:trPrChange w:id="3792" w:author="Arnob Alam" w:date="2025-02-06T14:09:00Z" w16du:dateUtc="2025-02-06T19:09:00Z">
            <w:trPr>
              <w:tblCellSpacing w:w="15" w:type="dxa"/>
            </w:trPr>
          </w:trPrChange>
        </w:trPr>
        <w:tc>
          <w:tcPr>
            <w:tcW w:w="0" w:type="auto"/>
            <w:vAlign w:val="center"/>
            <w:hideMark/>
            <w:tcPrChange w:id="3793" w:author="Arnob Alam" w:date="2025-02-06T14:09:00Z" w16du:dateUtc="2025-02-06T19:09:00Z">
              <w:tcPr>
                <w:tcW w:w="0" w:type="auto"/>
                <w:vAlign w:val="center"/>
                <w:hideMark/>
              </w:tcPr>
            </w:tcPrChange>
          </w:tcPr>
          <w:p w14:paraId="0DFC5E4A" w14:textId="77777777" w:rsidR="007820B7" w:rsidRDefault="007820B7" w:rsidP="006B33E3">
            <w:pPr>
              <w:jc w:val="left"/>
              <w:rPr>
                <w:ins w:id="3794" w:author="Arnob Alam" w:date="2025-02-05T21:00:00Z" w16du:dateUtc="2025-02-06T02:00:00Z"/>
                <w:rFonts w:eastAsia="Times New Roman"/>
              </w:rPr>
            </w:pPr>
            <w:ins w:id="3795" w:author="Arnob Alam" w:date="2025-02-05T21:00:00Z" w16du:dateUtc="2025-02-06T02:00:00Z">
              <w:r>
                <w:rPr>
                  <w:rFonts w:eastAsia="Times New Roman"/>
                </w:rPr>
                <w:t>Period</w:t>
              </w:r>
            </w:ins>
          </w:p>
        </w:tc>
        <w:tc>
          <w:tcPr>
            <w:tcW w:w="0" w:type="auto"/>
            <w:vAlign w:val="center"/>
            <w:hideMark/>
            <w:tcPrChange w:id="3796" w:author="Arnob Alam" w:date="2025-02-06T14:09:00Z" w16du:dateUtc="2025-02-06T19:09:00Z">
              <w:tcPr>
                <w:tcW w:w="0" w:type="auto"/>
                <w:vAlign w:val="center"/>
                <w:hideMark/>
              </w:tcPr>
            </w:tcPrChange>
          </w:tcPr>
          <w:p w14:paraId="25B9F5AE" w14:textId="77777777" w:rsidR="007820B7" w:rsidRDefault="007820B7" w:rsidP="006B33E3">
            <w:pPr>
              <w:jc w:val="center"/>
              <w:rPr>
                <w:ins w:id="3797" w:author="Arnob Alam" w:date="2025-02-05T21:00:00Z" w16du:dateUtc="2025-02-06T02:00:00Z"/>
                <w:rFonts w:eastAsia="Times New Roman"/>
              </w:rPr>
            </w:pPr>
            <w:ins w:id="3798" w:author="Arnob Alam" w:date="2025-02-05T21:00:00Z" w16du:dateUtc="2025-02-06T02:00:00Z">
              <w:r>
                <w:rPr>
                  <w:rFonts w:eastAsia="Times New Roman"/>
                </w:rPr>
                <w:t>-11.4254</w:t>
              </w:r>
              <w:r>
                <w:rPr>
                  <w:rFonts w:eastAsia="Times New Roman"/>
                  <w:vertAlign w:val="superscript"/>
                </w:rPr>
                <w:t>***</w:t>
              </w:r>
            </w:ins>
          </w:p>
        </w:tc>
        <w:tc>
          <w:tcPr>
            <w:tcW w:w="0" w:type="auto"/>
            <w:vAlign w:val="center"/>
            <w:hideMark/>
            <w:tcPrChange w:id="3799" w:author="Arnob Alam" w:date="2025-02-06T14:09:00Z" w16du:dateUtc="2025-02-06T19:09:00Z">
              <w:tcPr>
                <w:tcW w:w="0" w:type="auto"/>
                <w:vAlign w:val="center"/>
                <w:hideMark/>
              </w:tcPr>
            </w:tcPrChange>
          </w:tcPr>
          <w:p w14:paraId="6A12E1E9" w14:textId="77777777" w:rsidR="007820B7" w:rsidRDefault="007820B7" w:rsidP="006B33E3">
            <w:pPr>
              <w:jc w:val="center"/>
              <w:rPr>
                <w:ins w:id="3800" w:author="Arnob Alam" w:date="2025-02-05T21:00:00Z" w16du:dateUtc="2025-02-06T02:00:00Z"/>
                <w:rFonts w:eastAsia="Times New Roman"/>
              </w:rPr>
            </w:pPr>
            <w:ins w:id="3801" w:author="Arnob Alam" w:date="2025-02-05T21:00:00Z" w16du:dateUtc="2025-02-06T02:00:00Z">
              <w:r>
                <w:rPr>
                  <w:rFonts w:eastAsia="Times New Roman"/>
                </w:rPr>
                <w:t>-11.1961</w:t>
              </w:r>
              <w:r>
                <w:rPr>
                  <w:rFonts w:eastAsia="Times New Roman"/>
                  <w:vertAlign w:val="superscript"/>
                </w:rPr>
                <w:t>***</w:t>
              </w:r>
            </w:ins>
          </w:p>
        </w:tc>
      </w:tr>
      <w:tr w:rsidR="007820B7" w14:paraId="2F19F617" w14:textId="77777777" w:rsidTr="00275B78">
        <w:trPr>
          <w:tblCellSpacing w:w="15" w:type="dxa"/>
          <w:jc w:val="center"/>
          <w:ins w:id="3802" w:author="Arnob Alam" w:date="2025-02-05T21:00:00Z"/>
          <w:trPrChange w:id="3803" w:author="Arnob Alam" w:date="2025-02-06T14:09:00Z" w16du:dateUtc="2025-02-06T19:09:00Z">
            <w:trPr>
              <w:tblCellSpacing w:w="15" w:type="dxa"/>
            </w:trPr>
          </w:trPrChange>
        </w:trPr>
        <w:tc>
          <w:tcPr>
            <w:tcW w:w="0" w:type="auto"/>
            <w:vAlign w:val="center"/>
            <w:hideMark/>
            <w:tcPrChange w:id="3804" w:author="Arnob Alam" w:date="2025-02-06T14:09:00Z" w16du:dateUtc="2025-02-06T19:09:00Z">
              <w:tcPr>
                <w:tcW w:w="0" w:type="auto"/>
                <w:vAlign w:val="center"/>
                <w:hideMark/>
              </w:tcPr>
            </w:tcPrChange>
          </w:tcPr>
          <w:p w14:paraId="2C950BCC" w14:textId="77777777" w:rsidR="007820B7" w:rsidRDefault="007820B7" w:rsidP="006B33E3">
            <w:pPr>
              <w:jc w:val="center"/>
              <w:rPr>
                <w:ins w:id="3805" w:author="Arnob Alam" w:date="2025-02-05T21:00:00Z" w16du:dateUtc="2025-02-06T02:00:00Z"/>
                <w:rFonts w:eastAsia="Times New Roman"/>
              </w:rPr>
            </w:pPr>
          </w:p>
        </w:tc>
        <w:tc>
          <w:tcPr>
            <w:tcW w:w="0" w:type="auto"/>
            <w:vAlign w:val="center"/>
            <w:hideMark/>
            <w:tcPrChange w:id="3806" w:author="Arnob Alam" w:date="2025-02-06T14:09:00Z" w16du:dateUtc="2025-02-06T19:09:00Z">
              <w:tcPr>
                <w:tcW w:w="0" w:type="auto"/>
                <w:vAlign w:val="center"/>
                <w:hideMark/>
              </w:tcPr>
            </w:tcPrChange>
          </w:tcPr>
          <w:p w14:paraId="6CF24914" w14:textId="77777777" w:rsidR="007820B7" w:rsidRDefault="007820B7" w:rsidP="006B33E3">
            <w:pPr>
              <w:jc w:val="center"/>
              <w:rPr>
                <w:ins w:id="3807" w:author="Arnob Alam" w:date="2025-02-05T21:00:00Z" w16du:dateUtc="2025-02-06T02:00:00Z"/>
                <w:rFonts w:eastAsia="Times New Roman"/>
              </w:rPr>
            </w:pPr>
            <w:ins w:id="3808" w:author="Arnob Alam" w:date="2025-02-05T21:00:00Z" w16du:dateUtc="2025-02-06T02:00:00Z">
              <w:r>
                <w:rPr>
                  <w:rFonts w:eastAsia="Times New Roman"/>
                </w:rPr>
                <w:t>(0.7048)</w:t>
              </w:r>
            </w:ins>
          </w:p>
        </w:tc>
        <w:tc>
          <w:tcPr>
            <w:tcW w:w="0" w:type="auto"/>
            <w:vAlign w:val="center"/>
            <w:hideMark/>
            <w:tcPrChange w:id="3809" w:author="Arnob Alam" w:date="2025-02-06T14:09:00Z" w16du:dateUtc="2025-02-06T19:09:00Z">
              <w:tcPr>
                <w:tcW w:w="0" w:type="auto"/>
                <w:vAlign w:val="center"/>
                <w:hideMark/>
              </w:tcPr>
            </w:tcPrChange>
          </w:tcPr>
          <w:p w14:paraId="25EA7868" w14:textId="77777777" w:rsidR="007820B7" w:rsidRDefault="007820B7" w:rsidP="006B33E3">
            <w:pPr>
              <w:jc w:val="center"/>
              <w:rPr>
                <w:ins w:id="3810" w:author="Arnob Alam" w:date="2025-02-05T21:00:00Z" w16du:dateUtc="2025-02-06T02:00:00Z"/>
                <w:rFonts w:eastAsia="Times New Roman"/>
              </w:rPr>
            </w:pPr>
            <w:ins w:id="3811" w:author="Arnob Alam" w:date="2025-02-05T21:00:00Z" w16du:dateUtc="2025-02-06T02:00:00Z">
              <w:r>
                <w:rPr>
                  <w:rFonts w:eastAsia="Times New Roman"/>
                </w:rPr>
                <w:t>(0.7007)</w:t>
              </w:r>
            </w:ins>
          </w:p>
        </w:tc>
      </w:tr>
      <w:tr w:rsidR="007820B7" w14:paraId="2A00A42A" w14:textId="77777777" w:rsidTr="00275B78">
        <w:trPr>
          <w:tblCellSpacing w:w="15" w:type="dxa"/>
          <w:jc w:val="center"/>
          <w:ins w:id="3812" w:author="Arnob Alam" w:date="2025-02-05T21:00:00Z"/>
          <w:trPrChange w:id="3813" w:author="Arnob Alam" w:date="2025-02-06T14:09:00Z" w16du:dateUtc="2025-02-06T19:09:00Z">
            <w:trPr>
              <w:tblCellSpacing w:w="15" w:type="dxa"/>
            </w:trPr>
          </w:trPrChange>
        </w:trPr>
        <w:tc>
          <w:tcPr>
            <w:tcW w:w="0" w:type="auto"/>
            <w:vAlign w:val="center"/>
            <w:hideMark/>
            <w:tcPrChange w:id="3814" w:author="Arnob Alam" w:date="2025-02-06T14:09:00Z" w16du:dateUtc="2025-02-06T19:09:00Z">
              <w:tcPr>
                <w:tcW w:w="0" w:type="auto"/>
                <w:vAlign w:val="center"/>
                <w:hideMark/>
              </w:tcPr>
            </w:tcPrChange>
          </w:tcPr>
          <w:p w14:paraId="12028EB3" w14:textId="77777777" w:rsidR="007820B7" w:rsidRDefault="007820B7" w:rsidP="006B33E3">
            <w:pPr>
              <w:jc w:val="left"/>
              <w:rPr>
                <w:ins w:id="3815" w:author="Arnob Alam" w:date="2025-02-05T21:00:00Z" w16du:dateUtc="2025-02-06T02:00:00Z"/>
                <w:rFonts w:eastAsia="Times New Roman"/>
              </w:rPr>
            </w:pPr>
            <w:ins w:id="3816" w:author="Arnob Alam" w:date="2025-02-05T21:00:00Z" w16du:dateUtc="2025-02-06T02:00:00Z">
              <w:r>
                <w:rPr>
                  <w:rFonts w:eastAsia="Times New Roman"/>
                </w:rPr>
                <w:t>Tenor</w:t>
              </w:r>
            </w:ins>
          </w:p>
        </w:tc>
        <w:tc>
          <w:tcPr>
            <w:tcW w:w="0" w:type="auto"/>
            <w:vAlign w:val="center"/>
            <w:hideMark/>
            <w:tcPrChange w:id="3817" w:author="Arnob Alam" w:date="2025-02-06T14:09:00Z" w16du:dateUtc="2025-02-06T19:09:00Z">
              <w:tcPr>
                <w:tcW w:w="0" w:type="auto"/>
                <w:vAlign w:val="center"/>
                <w:hideMark/>
              </w:tcPr>
            </w:tcPrChange>
          </w:tcPr>
          <w:p w14:paraId="0729214D" w14:textId="77777777" w:rsidR="007820B7" w:rsidRDefault="007820B7" w:rsidP="006B33E3">
            <w:pPr>
              <w:rPr>
                <w:ins w:id="3818" w:author="Arnob Alam" w:date="2025-02-05T21:00:00Z" w16du:dateUtc="2025-02-06T02:00:00Z"/>
                <w:rFonts w:eastAsia="Times New Roman"/>
              </w:rPr>
            </w:pPr>
          </w:p>
        </w:tc>
        <w:tc>
          <w:tcPr>
            <w:tcW w:w="0" w:type="auto"/>
            <w:vAlign w:val="center"/>
            <w:hideMark/>
            <w:tcPrChange w:id="3819" w:author="Arnob Alam" w:date="2025-02-06T14:09:00Z" w16du:dateUtc="2025-02-06T19:09:00Z">
              <w:tcPr>
                <w:tcW w:w="0" w:type="auto"/>
                <w:vAlign w:val="center"/>
                <w:hideMark/>
              </w:tcPr>
            </w:tcPrChange>
          </w:tcPr>
          <w:p w14:paraId="4FEF4A42" w14:textId="77777777" w:rsidR="007820B7" w:rsidRDefault="007820B7" w:rsidP="006B33E3">
            <w:pPr>
              <w:jc w:val="center"/>
              <w:rPr>
                <w:ins w:id="3820" w:author="Arnob Alam" w:date="2025-02-05T21:00:00Z" w16du:dateUtc="2025-02-06T02:00:00Z"/>
                <w:rFonts w:eastAsia="Times New Roman"/>
              </w:rPr>
            </w:pPr>
            <w:ins w:id="3821" w:author="Arnob Alam" w:date="2025-02-05T21:00:00Z" w16du:dateUtc="2025-02-06T02:00:00Z">
              <w:r>
                <w:rPr>
                  <w:rFonts w:eastAsia="Times New Roman"/>
                </w:rPr>
                <w:t>0.0305</w:t>
              </w:r>
              <w:r>
                <w:rPr>
                  <w:rFonts w:eastAsia="Times New Roman"/>
                  <w:vertAlign w:val="superscript"/>
                </w:rPr>
                <w:t>***</w:t>
              </w:r>
            </w:ins>
          </w:p>
        </w:tc>
      </w:tr>
      <w:tr w:rsidR="007820B7" w14:paraId="26378A9A" w14:textId="77777777" w:rsidTr="00275B78">
        <w:trPr>
          <w:tblCellSpacing w:w="15" w:type="dxa"/>
          <w:jc w:val="center"/>
          <w:ins w:id="3822" w:author="Arnob Alam" w:date="2025-02-05T21:00:00Z"/>
          <w:trPrChange w:id="3823" w:author="Arnob Alam" w:date="2025-02-06T14:09:00Z" w16du:dateUtc="2025-02-06T19:09:00Z">
            <w:trPr>
              <w:tblCellSpacing w:w="15" w:type="dxa"/>
            </w:trPr>
          </w:trPrChange>
        </w:trPr>
        <w:tc>
          <w:tcPr>
            <w:tcW w:w="0" w:type="auto"/>
            <w:vAlign w:val="center"/>
            <w:hideMark/>
            <w:tcPrChange w:id="3824" w:author="Arnob Alam" w:date="2025-02-06T14:09:00Z" w16du:dateUtc="2025-02-06T19:09:00Z">
              <w:tcPr>
                <w:tcW w:w="0" w:type="auto"/>
                <w:vAlign w:val="center"/>
                <w:hideMark/>
              </w:tcPr>
            </w:tcPrChange>
          </w:tcPr>
          <w:p w14:paraId="75A69F18" w14:textId="77777777" w:rsidR="007820B7" w:rsidRDefault="007820B7" w:rsidP="006B33E3">
            <w:pPr>
              <w:jc w:val="center"/>
              <w:rPr>
                <w:ins w:id="3825" w:author="Arnob Alam" w:date="2025-02-05T21:00:00Z" w16du:dateUtc="2025-02-06T02:00:00Z"/>
                <w:rFonts w:eastAsia="Times New Roman"/>
              </w:rPr>
            </w:pPr>
          </w:p>
        </w:tc>
        <w:tc>
          <w:tcPr>
            <w:tcW w:w="0" w:type="auto"/>
            <w:vAlign w:val="center"/>
            <w:hideMark/>
            <w:tcPrChange w:id="3826" w:author="Arnob Alam" w:date="2025-02-06T14:09:00Z" w16du:dateUtc="2025-02-06T19:09:00Z">
              <w:tcPr>
                <w:tcW w:w="0" w:type="auto"/>
                <w:vAlign w:val="center"/>
                <w:hideMark/>
              </w:tcPr>
            </w:tcPrChange>
          </w:tcPr>
          <w:p w14:paraId="143252A2" w14:textId="77777777" w:rsidR="007820B7" w:rsidRDefault="007820B7" w:rsidP="006B33E3">
            <w:pPr>
              <w:rPr>
                <w:ins w:id="3827" w:author="Arnob Alam" w:date="2025-02-05T21:00:00Z" w16du:dateUtc="2025-02-06T02:00:00Z"/>
                <w:rFonts w:eastAsia="Times New Roman"/>
                <w:sz w:val="20"/>
                <w:szCs w:val="20"/>
              </w:rPr>
            </w:pPr>
          </w:p>
        </w:tc>
        <w:tc>
          <w:tcPr>
            <w:tcW w:w="0" w:type="auto"/>
            <w:vAlign w:val="center"/>
            <w:hideMark/>
            <w:tcPrChange w:id="3828" w:author="Arnob Alam" w:date="2025-02-06T14:09:00Z" w16du:dateUtc="2025-02-06T19:09:00Z">
              <w:tcPr>
                <w:tcW w:w="0" w:type="auto"/>
                <w:vAlign w:val="center"/>
                <w:hideMark/>
              </w:tcPr>
            </w:tcPrChange>
          </w:tcPr>
          <w:p w14:paraId="6998CE84" w14:textId="77777777" w:rsidR="007820B7" w:rsidRDefault="007820B7" w:rsidP="006B33E3">
            <w:pPr>
              <w:jc w:val="center"/>
              <w:rPr>
                <w:ins w:id="3829" w:author="Arnob Alam" w:date="2025-02-05T21:00:00Z" w16du:dateUtc="2025-02-06T02:00:00Z"/>
                <w:rFonts w:eastAsia="Times New Roman"/>
              </w:rPr>
            </w:pPr>
            <w:ins w:id="3830" w:author="Arnob Alam" w:date="2025-02-05T21:00:00Z" w16du:dateUtc="2025-02-06T02:00:00Z">
              <w:r>
                <w:rPr>
                  <w:rFonts w:eastAsia="Times New Roman"/>
                </w:rPr>
                <w:t>(0.0089)</w:t>
              </w:r>
            </w:ins>
          </w:p>
        </w:tc>
      </w:tr>
      <w:tr w:rsidR="007820B7" w14:paraId="0B62F20D" w14:textId="77777777" w:rsidTr="00275B78">
        <w:trPr>
          <w:tblCellSpacing w:w="15" w:type="dxa"/>
          <w:jc w:val="center"/>
          <w:ins w:id="3831" w:author="Arnob Alam" w:date="2025-02-05T21:00:00Z"/>
          <w:trPrChange w:id="3832" w:author="Arnob Alam" w:date="2025-02-06T14:09:00Z" w16du:dateUtc="2025-02-06T19:09:00Z">
            <w:trPr>
              <w:tblCellSpacing w:w="15" w:type="dxa"/>
            </w:trPr>
          </w:trPrChange>
        </w:trPr>
        <w:tc>
          <w:tcPr>
            <w:tcW w:w="0" w:type="auto"/>
            <w:vAlign w:val="center"/>
            <w:hideMark/>
            <w:tcPrChange w:id="3833" w:author="Arnob Alam" w:date="2025-02-06T14:09:00Z" w16du:dateUtc="2025-02-06T19:09:00Z">
              <w:tcPr>
                <w:tcW w:w="0" w:type="auto"/>
                <w:vAlign w:val="center"/>
                <w:hideMark/>
              </w:tcPr>
            </w:tcPrChange>
          </w:tcPr>
          <w:p w14:paraId="3BCCF7F5" w14:textId="77777777" w:rsidR="007820B7" w:rsidRDefault="007820B7" w:rsidP="006B33E3">
            <w:pPr>
              <w:jc w:val="left"/>
              <w:rPr>
                <w:ins w:id="3834" w:author="Arnob Alam" w:date="2025-02-05T21:00:00Z" w16du:dateUtc="2025-02-06T02:00:00Z"/>
                <w:rFonts w:eastAsia="Times New Roman"/>
              </w:rPr>
            </w:pPr>
            <w:ins w:id="3835" w:author="Arnob Alam" w:date="2025-02-05T21:00:00Z" w16du:dateUtc="2025-02-06T02:00:00Z">
              <w:r>
                <w:rPr>
                  <w:rFonts w:eastAsia="Times New Roman"/>
                </w:rPr>
                <w:t>Log Notional</w:t>
              </w:r>
            </w:ins>
          </w:p>
        </w:tc>
        <w:tc>
          <w:tcPr>
            <w:tcW w:w="0" w:type="auto"/>
            <w:vAlign w:val="center"/>
            <w:hideMark/>
            <w:tcPrChange w:id="3836" w:author="Arnob Alam" w:date="2025-02-06T14:09:00Z" w16du:dateUtc="2025-02-06T19:09:00Z">
              <w:tcPr>
                <w:tcW w:w="0" w:type="auto"/>
                <w:vAlign w:val="center"/>
                <w:hideMark/>
              </w:tcPr>
            </w:tcPrChange>
          </w:tcPr>
          <w:p w14:paraId="41514CD1" w14:textId="77777777" w:rsidR="007820B7" w:rsidRDefault="007820B7" w:rsidP="006B33E3">
            <w:pPr>
              <w:rPr>
                <w:ins w:id="3837" w:author="Arnob Alam" w:date="2025-02-05T21:00:00Z" w16du:dateUtc="2025-02-06T02:00:00Z"/>
                <w:rFonts w:eastAsia="Times New Roman"/>
              </w:rPr>
            </w:pPr>
          </w:p>
        </w:tc>
        <w:tc>
          <w:tcPr>
            <w:tcW w:w="0" w:type="auto"/>
            <w:vAlign w:val="center"/>
            <w:hideMark/>
            <w:tcPrChange w:id="3838" w:author="Arnob Alam" w:date="2025-02-06T14:09:00Z" w16du:dateUtc="2025-02-06T19:09:00Z">
              <w:tcPr>
                <w:tcW w:w="0" w:type="auto"/>
                <w:vAlign w:val="center"/>
                <w:hideMark/>
              </w:tcPr>
            </w:tcPrChange>
          </w:tcPr>
          <w:p w14:paraId="66FCCD75" w14:textId="77777777" w:rsidR="007820B7" w:rsidRDefault="007820B7" w:rsidP="006B33E3">
            <w:pPr>
              <w:jc w:val="center"/>
              <w:rPr>
                <w:ins w:id="3839" w:author="Arnob Alam" w:date="2025-02-05T21:00:00Z" w16du:dateUtc="2025-02-06T02:00:00Z"/>
                <w:rFonts w:eastAsia="Times New Roman"/>
              </w:rPr>
            </w:pPr>
            <w:ins w:id="3840" w:author="Arnob Alam" w:date="2025-02-05T21:00:00Z" w16du:dateUtc="2025-02-06T02:00:00Z">
              <w:r>
                <w:rPr>
                  <w:rFonts w:eastAsia="Times New Roman"/>
                </w:rPr>
                <w:t>0.6367</w:t>
              </w:r>
              <w:r>
                <w:rPr>
                  <w:rFonts w:eastAsia="Times New Roman"/>
                  <w:vertAlign w:val="superscript"/>
                </w:rPr>
                <w:t>***</w:t>
              </w:r>
            </w:ins>
          </w:p>
        </w:tc>
      </w:tr>
      <w:tr w:rsidR="007820B7" w14:paraId="61A8B258" w14:textId="77777777" w:rsidTr="00275B78">
        <w:trPr>
          <w:tblCellSpacing w:w="15" w:type="dxa"/>
          <w:jc w:val="center"/>
          <w:ins w:id="3841" w:author="Arnob Alam" w:date="2025-02-05T21:00:00Z"/>
          <w:trPrChange w:id="3842" w:author="Arnob Alam" w:date="2025-02-06T14:09:00Z" w16du:dateUtc="2025-02-06T19:09:00Z">
            <w:trPr>
              <w:tblCellSpacing w:w="15" w:type="dxa"/>
            </w:trPr>
          </w:trPrChange>
        </w:trPr>
        <w:tc>
          <w:tcPr>
            <w:tcW w:w="0" w:type="auto"/>
            <w:vAlign w:val="center"/>
            <w:hideMark/>
            <w:tcPrChange w:id="3843" w:author="Arnob Alam" w:date="2025-02-06T14:09:00Z" w16du:dateUtc="2025-02-06T19:09:00Z">
              <w:tcPr>
                <w:tcW w:w="0" w:type="auto"/>
                <w:vAlign w:val="center"/>
                <w:hideMark/>
              </w:tcPr>
            </w:tcPrChange>
          </w:tcPr>
          <w:p w14:paraId="6DEC8974" w14:textId="77777777" w:rsidR="007820B7" w:rsidRDefault="007820B7" w:rsidP="006B33E3">
            <w:pPr>
              <w:jc w:val="center"/>
              <w:rPr>
                <w:ins w:id="3844" w:author="Arnob Alam" w:date="2025-02-05T21:00:00Z" w16du:dateUtc="2025-02-06T02:00:00Z"/>
                <w:rFonts w:eastAsia="Times New Roman"/>
              </w:rPr>
            </w:pPr>
          </w:p>
        </w:tc>
        <w:tc>
          <w:tcPr>
            <w:tcW w:w="0" w:type="auto"/>
            <w:vAlign w:val="center"/>
            <w:hideMark/>
            <w:tcPrChange w:id="3845" w:author="Arnob Alam" w:date="2025-02-06T14:09:00Z" w16du:dateUtc="2025-02-06T19:09:00Z">
              <w:tcPr>
                <w:tcW w:w="0" w:type="auto"/>
                <w:vAlign w:val="center"/>
                <w:hideMark/>
              </w:tcPr>
            </w:tcPrChange>
          </w:tcPr>
          <w:p w14:paraId="266211D7" w14:textId="77777777" w:rsidR="007820B7" w:rsidRDefault="007820B7" w:rsidP="006B33E3">
            <w:pPr>
              <w:rPr>
                <w:ins w:id="3846" w:author="Arnob Alam" w:date="2025-02-05T21:00:00Z" w16du:dateUtc="2025-02-06T02:00:00Z"/>
                <w:rFonts w:eastAsia="Times New Roman"/>
                <w:sz w:val="20"/>
                <w:szCs w:val="20"/>
              </w:rPr>
            </w:pPr>
          </w:p>
        </w:tc>
        <w:tc>
          <w:tcPr>
            <w:tcW w:w="0" w:type="auto"/>
            <w:vAlign w:val="center"/>
            <w:hideMark/>
            <w:tcPrChange w:id="3847" w:author="Arnob Alam" w:date="2025-02-06T14:09:00Z" w16du:dateUtc="2025-02-06T19:09:00Z">
              <w:tcPr>
                <w:tcW w:w="0" w:type="auto"/>
                <w:vAlign w:val="center"/>
                <w:hideMark/>
              </w:tcPr>
            </w:tcPrChange>
          </w:tcPr>
          <w:p w14:paraId="1B5331C2" w14:textId="77777777" w:rsidR="007820B7" w:rsidRDefault="007820B7" w:rsidP="006B33E3">
            <w:pPr>
              <w:jc w:val="center"/>
              <w:rPr>
                <w:ins w:id="3848" w:author="Arnob Alam" w:date="2025-02-05T21:00:00Z" w16du:dateUtc="2025-02-06T02:00:00Z"/>
                <w:rFonts w:eastAsia="Times New Roman"/>
              </w:rPr>
            </w:pPr>
            <w:ins w:id="3849" w:author="Arnob Alam" w:date="2025-02-05T21:00:00Z" w16du:dateUtc="2025-02-06T02:00:00Z">
              <w:r>
                <w:rPr>
                  <w:rFonts w:eastAsia="Times New Roman"/>
                </w:rPr>
                <w:t>(0.0693)</w:t>
              </w:r>
            </w:ins>
          </w:p>
        </w:tc>
      </w:tr>
      <w:tr w:rsidR="007820B7" w14:paraId="3FD4F383" w14:textId="77777777" w:rsidTr="00275B78">
        <w:trPr>
          <w:tblCellSpacing w:w="15" w:type="dxa"/>
          <w:jc w:val="center"/>
          <w:ins w:id="3850" w:author="Arnob Alam" w:date="2025-02-05T21:00:00Z"/>
          <w:trPrChange w:id="3851" w:author="Arnob Alam" w:date="2025-02-06T14:09:00Z" w16du:dateUtc="2025-02-06T19:09:00Z">
            <w:trPr>
              <w:tblCellSpacing w:w="15" w:type="dxa"/>
            </w:trPr>
          </w:trPrChange>
        </w:trPr>
        <w:tc>
          <w:tcPr>
            <w:tcW w:w="0" w:type="auto"/>
            <w:vAlign w:val="center"/>
            <w:hideMark/>
            <w:tcPrChange w:id="3852" w:author="Arnob Alam" w:date="2025-02-06T14:09:00Z" w16du:dateUtc="2025-02-06T19:09:00Z">
              <w:tcPr>
                <w:tcW w:w="0" w:type="auto"/>
                <w:vAlign w:val="center"/>
                <w:hideMark/>
              </w:tcPr>
            </w:tcPrChange>
          </w:tcPr>
          <w:p w14:paraId="1FCED621" w14:textId="77777777" w:rsidR="007820B7" w:rsidRDefault="007820B7" w:rsidP="006B33E3">
            <w:pPr>
              <w:jc w:val="left"/>
              <w:rPr>
                <w:ins w:id="3853" w:author="Arnob Alam" w:date="2025-02-05T21:00:00Z" w16du:dateUtc="2025-02-06T02:00:00Z"/>
                <w:rFonts w:eastAsia="Times New Roman"/>
              </w:rPr>
            </w:pPr>
            <w:ins w:id="3854" w:author="Arnob Alam" w:date="2025-02-05T21:00:00Z" w16du:dateUtc="2025-02-06T02:00:00Z">
              <w:r>
                <w:rPr>
                  <w:rFonts w:eastAsia="Times New Roman"/>
                </w:rPr>
                <w:t>Capped</w:t>
              </w:r>
            </w:ins>
          </w:p>
        </w:tc>
        <w:tc>
          <w:tcPr>
            <w:tcW w:w="0" w:type="auto"/>
            <w:vAlign w:val="center"/>
            <w:hideMark/>
            <w:tcPrChange w:id="3855" w:author="Arnob Alam" w:date="2025-02-06T14:09:00Z" w16du:dateUtc="2025-02-06T19:09:00Z">
              <w:tcPr>
                <w:tcW w:w="0" w:type="auto"/>
                <w:vAlign w:val="center"/>
                <w:hideMark/>
              </w:tcPr>
            </w:tcPrChange>
          </w:tcPr>
          <w:p w14:paraId="5CF962A3" w14:textId="77777777" w:rsidR="007820B7" w:rsidRDefault="007820B7" w:rsidP="006B33E3">
            <w:pPr>
              <w:rPr>
                <w:ins w:id="3856" w:author="Arnob Alam" w:date="2025-02-05T21:00:00Z" w16du:dateUtc="2025-02-06T02:00:00Z"/>
                <w:rFonts w:eastAsia="Times New Roman"/>
              </w:rPr>
            </w:pPr>
          </w:p>
        </w:tc>
        <w:tc>
          <w:tcPr>
            <w:tcW w:w="0" w:type="auto"/>
            <w:vAlign w:val="center"/>
            <w:hideMark/>
            <w:tcPrChange w:id="3857" w:author="Arnob Alam" w:date="2025-02-06T14:09:00Z" w16du:dateUtc="2025-02-06T19:09:00Z">
              <w:tcPr>
                <w:tcW w:w="0" w:type="auto"/>
                <w:vAlign w:val="center"/>
                <w:hideMark/>
              </w:tcPr>
            </w:tcPrChange>
          </w:tcPr>
          <w:p w14:paraId="6649FF53" w14:textId="77777777" w:rsidR="007820B7" w:rsidRDefault="007820B7" w:rsidP="006B33E3">
            <w:pPr>
              <w:jc w:val="center"/>
              <w:rPr>
                <w:ins w:id="3858" w:author="Arnob Alam" w:date="2025-02-05T21:00:00Z" w16du:dateUtc="2025-02-06T02:00:00Z"/>
                <w:rFonts w:eastAsia="Times New Roman"/>
              </w:rPr>
            </w:pPr>
            <w:ins w:id="3859" w:author="Arnob Alam" w:date="2025-02-05T21:00:00Z" w16du:dateUtc="2025-02-06T02:00:00Z">
              <w:r>
                <w:rPr>
                  <w:rFonts w:eastAsia="Times New Roman"/>
                </w:rPr>
                <w:t>-0.7166</w:t>
              </w:r>
              <w:r>
                <w:rPr>
                  <w:rFonts w:eastAsia="Times New Roman"/>
                  <w:vertAlign w:val="superscript"/>
                </w:rPr>
                <w:t>***</w:t>
              </w:r>
            </w:ins>
          </w:p>
        </w:tc>
      </w:tr>
      <w:tr w:rsidR="007820B7" w14:paraId="17ED2D2C" w14:textId="77777777" w:rsidTr="00275B78">
        <w:trPr>
          <w:tblCellSpacing w:w="15" w:type="dxa"/>
          <w:jc w:val="center"/>
          <w:ins w:id="3860" w:author="Arnob Alam" w:date="2025-02-05T21:00:00Z"/>
          <w:trPrChange w:id="3861" w:author="Arnob Alam" w:date="2025-02-06T14:09:00Z" w16du:dateUtc="2025-02-06T19:09:00Z">
            <w:trPr>
              <w:tblCellSpacing w:w="15" w:type="dxa"/>
            </w:trPr>
          </w:trPrChange>
        </w:trPr>
        <w:tc>
          <w:tcPr>
            <w:tcW w:w="0" w:type="auto"/>
            <w:vAlign w:val="center"/>
            <w:hideMark/>
            <w:tcPrChange w:id="3862" w:author="Arnob Alam" w:date="2025-02-06T14:09:00Z" w16du:dateUtc="2025-02-06T19:09:00Z">
              <w:tcPr>
                <w:tcW w:w="0" w:type="auto"/>
                <w:vAlign w:val="center"/>
                <w:hideMark/>
              </w:tcPr>
            </w:tcPrChange>
          </w:tcPr>
          <w:p w14:paraId="678EB2B1" w14:textId="77777777" w:rsidR="007820B7" w:rsidRDefault="007820B7" w:rsidP="006B33E3">
            <w:pPr>
              <w:jc w:val="center"/>
              <w:rPr>
                <w:ins w:id="3863" w:author="Arnob Alam" w:date="2025-02-05T21:00:00Z" w16du:dateUtc="2025-02-06T02:00:00Z"/>
                <w:rFonts w:eastAsia="Times New Roman"/>
              </w:rPr>
            </w:pPr>
          </w:p>
        </w:tc>
        <w:tc>
          <w:tcPr>
            <w:tcW w:w="0" w:type="auto"/>
            <w:vAlign w:val="center"/>
            <w:hideMark/>
            <w:tcPrChange w:id="3864" w:author="Arnob Alam" w:date="2025-02-06T14:09:00Z" w16du:dateUtc="2025-02-06T19:09:00Z">
              <w:tcPr>
                <w:tcW w:w="0" w:type="auto"/>
                <w:vAlign w:val="center"/>
                <w:hideMark/>
              </w:tcPr>
            </w:tcPrChange>
          </w:tcPr>
          <w:p w14:paraId="686A22CA" w14:textId="77777777" w:rsidR="007820B7" w:rsidRDefault="007820B7" w:rsidP="006B33E3">
            <w:pPr>
              <w:rPr>
                <w:ins w:id="3865" w:author="Arnob Alam" w:date="2025-02-05T21:00:00Z" w16du:dateUtc="2025-02-06T02:00:00Z"/>
                <w:rFonts w:eastAsia="Times New Roman"/>
                <w:sz w:val="20"/>
                <w:szCs w:val="20"/>
              </w:rPr>
            </w:pPr>
          </w:p>
        </w:tc>
        <w:tc>
          <w:tcPr>
            <w:tcW w:w="0" w:type="auto"/>
            <w:vAlign w:val="center"/>
            <w:hideMark/>
            <w:tcPrChange w:id="3866" w:author="Arnob Alam" w:date="2025-02-06T14:09:00Z" w16du:dateUtc="2025-02-06T19:09:00Z">
              <w:tcPr>
                <w:tcW w:w="0" w:type="auto"/>
                <w:vAlign w:val="center"/>
                <w:hideMark/>
              </w:tcPr>
            </w:tcPrChange>
          </w:tcPr>
          <w:p w14:paraId="4AC58E34" w14:textId="77777777" w:rsidR="007820B7" w:rsidRDefault="007820B7" w:rsidP="006B33E3">
            <w:pPr>
              <w:jc w:val="center"/>
              <w:rPr>
                <w:ins w:id="3867" w:author="Arnob Alam" w:date="2025-02-05T21:00:00Z" w16du:dateUtc="2025-02-06T02:00:00Z"/>
                <w:rFonts w:eastAsia="Times New Roman"/>
              </w:rPr>
            </w:pPr>
            <w:ins w:id="3868" w:author="Arnob Alam" w:date="2025-02-05T21:00:00Z" w16du:dateUtc="2025-02-06T02:00:00Z">
              <w:r>
                <w:rPr>
                  <w:rFonts w:eastAsia="Times New Roman"/>
                </w:rPr>
                <w:t>(0.1920)</w:t>
              </w:r>
            </w:ins>
          </w:p>
        </w:tc>
      </w:tr>
      <w:tr w:rsidR="007820B7" w14:paraId="28CA440B" w14:textId="77777777" w:rsidTr="00275B78">
        <w:trPr>
          <w:tblCellSpacing w:w="15" w:type="dxa"/>
          <w:jc w:val="center"/>
          <w:ins w:id="3869" w:author="Arnob Alam" w:date="2025-02-05T21:00:00Z"/>
          <w:trPrChange w:id="3870" w:author="Arnob Alam" w:date="2025-02-06T14:09:00Z" w16du:dateUtc="2025-02-06T19:09:00Z">
            <w:trPr>
              <w:tblCellSpacing w:w="15" w:type="dxa"/>
            </w:trPr>
          </w:trPrChange>
        </w:trPr>
        <w:tc>
          <w:tcPr>
            <w:tcW w:w="0" w:type="auto"/>
            <w:vAlign w:val="center"/>
            <w:hideMark/>
            <w:tcPrChange w:id="3871" w:author="Arnob Alam" w:date="2025-02-06T14:09:00Z" w16du:dateUtc="2025-02-06T19:09:00Z">
              <w:tcPr>
                <w:tcW w:w="0" w:type="auto"/>
                <w:vAlign w:val="center"/>
                <w:hideMark/>
              </w:tcPr>
            </w:tcPrChange>
          </w:tcPr>
          <w:p w14:paraId="00EAA105" w14:textId="77777777" w:rsidR="007820B7" w:rsidRDefault="007820B7" w:rsidP="006B33E3">
            <w:pPr>
              <w:jc w:val="left"/>
              <w:rPr>
                <w:ins w:id="3872" w:author="Arnob Alam" w:date="2025-02-05T21:00:00Z" w16du:dateUtc="2025-02-06T02:00:00Z"/>
                <w:rFonts w:eastAsia="Times New Roman"/>
              </w:rPr>
            </w:pPr>
            <w:ins w:id="3873" w:author="Arnob Alam" w:date="2025-02-05T21:00:00Z" w16du:dateUtc="2025-02-06T02:00:00Z">
              <w:r>
                <w:rPr>
                  <w:rFonts w:eastAsia="Times New Roman"/>
                </w:rPr>
                <w:t>SEF</w:t>
              </w:r>
            </w:ins>
          </w:p>
        </w:tc>
        <w:tc>
          <w:tcPr>
            <w:tcW w:w="0" w:type="auto"/>
            <w:vAlign w:val="center"/>
            <w:hideMark/>
            <w:tcPrChange w:id="3874" w:author="Arnob Alam" w:date="2025-02-06T14:09:00Z" w16du:dateUtc="2025-02-06T19:09:00Z">
              <w:tcPr>
                <w:tcW w:w="0" w:type="auto"/>
                <w:vAlign w:val="center"/>
                <w:hideMark/>
              </w:tcPr>
            </w:tcPrChange>
          </w:tcPr>
          <w:p w14:paraId="442FDA7D" w14:textId="77777777" w:rsidR="007820B7" w:rsidRDefault="007820B7" w:rsidP="006B33E3">
            <w:pPr>
              <w:rPr>
                <w:ins w:id="3875" w:author="Arnob Alam" w:date="2025-02-05T21:00:00Z" w16du:dateUtc="2025-02-06T02:00:00Z"/>
                <w:rFonts w:eastAsia="Times New Roman"/>
              </w:rPr>
            </w:pPr>
          </w:p>
        </w:tc>
        <w:tc>
          <w:tcPr>
            <w:tcW w:w="0" w:type="auto"/>
            <w:vAlign w:val="center"/>
            <w:hideMark/>
            <w:tcPrChange w:id="3876" w:author="Arnob Alam" w:date="2025-02-06T14:09:00Z" w16du:dateUtc="2025-02-06T19:09:00Z">
              <w:tcPr>
                <w:tcW w:w="0" w:type="auto"/>
                <w:vAlign w:val="center"/>
                <w:hideMark/>
              </w:tcPr>
            </w:tcPrChange>
          </w:tcPr>
          <w:p w14:paraId="7ADDC48D" w14:textId="77777777" w:rsidR="007820B7" w:rsidRDefault="007820B7" w:rsidP="006B33E3">
            <w:pPr>
              <w:jc w:val="center"/>
              <w:rPr>
                <w:ins w:id="3877" w:author="Arnob Alam" w:date="2025-02-05T21:00:00Z" w16du:dateUtc="2025-02-06T02:00:00Z"/>
                <w:rFonts w:eastAsia="Times New Roman"/>
              </w:rPr>
            </w:pPr>
            <w:ins w:id="3878" w:author="Arnob Alam" w:date="2025-02-05T21:00:00Z" w16du:dateUtc="2025-02-06T02:00:00Z">
              <w:r>
                <w:rPr>
                  <w:rFonts w:eastAsia="Times New Roman"/>
                </w:rPr>
                <w:t>0.4531</w:t>
              </w:r>
            </w:ins>
          </w:p>
        </w:tc>
      </w:tr>
      <w:tr w:rsidR="007820B7" w14:paraId="738C0A47" w14:textId="77777777" w:rsidTr="00275B78">
        <w:trPr>
          <w:tblCellSpacing w:w="15" w:type="dxa"/>
          <w:jc w:val="center"/>
          <w:ins w:id="3879" w:author="Arnob Alam" w:date="2025-02-05T21:00:00Z"/>
          <w:trPrChange w:id="3880" w:author="Arnob Alam" w:date="2025-02-06T14:09:00Z" w16du:dateUtc="2025-02-06T19:09:00Z">
            <w:trPr>
              <w:tblCellSpacing w:w="15" w:type="dxa"/>
            </w:trPr>
          </w:trPrChange>
        </w:trPr>
        <w:tc>
          <w:tcPr>
            <w:tcW w:w="0" w:type="auto"/>
            <w:vAlign w:val="center"/>
            <w:hideMark/>
            <w:tcPrChange w:id="3881" w:author="Arnob Alam" w:date="2025-02-06T14:09:00Z" w16du:dateUtc="2025-02-06T19:09:00Z">
              <w:tcPr>
                <w:tcW w:w="0" w:type="auto"/>
                <w:vAlign w:val="center"/>
                <w:hideMark/>
              </w:tcPr>
            </w:tcPrChange>
          </w:tcPr>
          <w:p w14:paraId="72A12658" w14:textId="77777777" w:rsidR="007820B7" w:rsidRDefault="007820B7" w:rsidP="006B33E3">
            <w:pPr>
              <w:jc w:val="center"/>
              <w:rPr>
                <w:ins w:id="3882" w:author="Arnob Alam" w:date="2025-02-05T21:00:00Z" w16du:dateUtc="2025-02-06T02:00:00Z"/>
                <w:rFonts w:eastAsia="Times New Roman"/>
              </w:rPr>
            </w:pPr>
          </w:p>
        </w:tc>
        <w:tc>
          <w:tcPr>
            <w:tcW w:w="0" w:type="auto"/>
            <w:vAlign w:val="center"/>
            <w:hideMark/>
            <w:tcPrChange w:id="3883" w:author="Arnob Alam" w:date="2025-02-06T14:09:00Z" w16du:dateUtc="2025-02-06T19:09:00Z">
              <w:tcPr>
                <w:tcW w:w="0" w:type="auto"/>
                <w:vAlign w:val="center"/>
                <w:hideMark/>
              </w:tcPr>
            </w:tcPrChange>
          </w:tcPr>
          <w:p w14:paraId="2B4901B2" w14:textId="77777777" w:rsidR="007820B7" w:rsidRDefault="007820B7" w:rsidP="006B33E3">
            <w:pPr>
              <w:rPr>
                <w:ins w:id="3884" w:author="Arnob Alam" w:date="2025-02-05T21:00:00Z" w16du:dateUtc="2025-02-06T02:00:00Z"/>
                <w:rFonts w:eastAsia="Times New Roman"/>
                <w:sz w:val="20"/>
                <w:szCs w:val="20"/>
              </w:rPr>
            </w:pPr>
          </w:p>
        </w:tc>
        <w:tc>
          <w:tcPr>
            <w:tcW w:w="0" w:type="auto"/>
            <w:vAlign w:val="center"/>
            <w:hideMark/>
            <w:tcPrChange w:id="3885" w:author="Arnob Alam" w:date="2025-02-06T14:09:00Z" w16du:dateUtc="2025-02-06T19:09:00Z">
              <w:tcPr>
                <w:tcW w:w="0" w:type="auto"/>
                <w:vAlign w:val="center"/>
                <w:hideMark/>
              </w:tcPr>
            </w:tcPrChange>
          </w:tcPr>
          <w:p w14:paraId="2AD2C994" w14:textId="77777777" w:rsidR="007820B7" w:rsidRDefault="007820B7" w:rsidP="006B33E3">
            <w:pPr>
              <w:jc w:val="center"/>
              <w:rPr>
                <w:ins w:id="3886" w:author="Arnob Alam" w:date="2025-02-05T21:00:00Z" w16du:dateUtc="2025-02-06T02:00:00Z"/>
                <w:rFonts w:eastAsia="Times New Roman"/>
              </w:rPr>
            </w:pPr>
            <w:ins w:id="3887" w:author="Arnob Alam" w:date="2025-02-05T21:00:00Z" w16du:dateUtc="2025-02-06T02:00:00Z">
              <w:r>
                <w:rPr>
                  <w:rFonts w:eastAsia="Times New Roman"/>
                </w:rPr>
                <w:t>(2.5989)</w:t>
              </w:r>
            </w:ins>
          </w:p>
        </w:tc>
      </w:tr>
      <w:tr w:rsidR="007820B7" w14:paraId="58694BB1" w14:textId="77777777" w:rsidTr="00275B78">
        <w:trPr>
          <w:tblCellSpacing w:w="15" w:type="dxa"/>
          <w:jc w:val="center"/>
          <w:ins w:id="3888" w:author="Arnob Alam" w:date="2025-02-05T21:00:00Z"/>
          <w:trPrChange w:id="3889" w:author="Arnob Alam" w:date="2025-02-06T14:09:00Z" w16du:dateUtc="2025-02-06T19:09:00Z">
            <w:trPr>
              <w:tblCellSpacing w:w="15" w:type="dxa"/>
            </w:trPr>
          </w:trPrChange>
        </w:trPr>
        <w:tc>
          <w:tcPr>
            <w:tcW w:w="0" w:type="auto"/>
            <w:vAlign w:val="center"/>
            <w:hideMark/>
            <w:tcPrChange w:id="3890" w:author="Arnob Alam" w:date="2025-02-06T14:09:00Z" w16du:dateUtc="2025-02-06T19:09:00Z">
              <w:tcPr>
                <w:tcW w:w="0" w:type="auto"/>
                <w:vAlign w:val="center"/>
                <w:hideMark/>
              </w:tcPr>
            </w:tcPrChange>
          </w:tcPr>
          <w:p w14:paraId="5E734BFD" w14:textId="77777777" w:rsidR="007820B7" w:rsidRDefault="007820B7" w:rsidP="006B33E3">
            <w:pPr>
              <w:jc w:val="left"/>
              <w:rPr>
                <w:ins w:id="3891" w:author="Arnob Alam" w:date="2025-02-05T21:00:00Z" w16du:dateUtc="2025-02-06T02:00:00Z"/>
                <w:rFonts w:eastAsia="Times New Roman"/>
              </w:rPr>
            </w:pPr>
            <w:ins w:id="3892" w:author="Arnob Alam" w:date="2025-02-05T21:00:00Z" w16du:dateUtc="2025-02-06T02:00:00Z">
              <w:r>
                <w:rPr>
                  <w:rFonts w:eastAsia="Times New Roman"/>
                </w:rPr>
                <w:t>Morning Session</w:t>
              </w:r>
            </w:ins>
          </w:p>
        </w:tc>
        <w:tc>
          <w:tcPr>
            <w:tcW w:w="0" w:type="auto"/>
            <w:vAlign w:val="center"/>
            <w:hideMark/>
            <w:tcPrChange w:id="3893" w:author="Arnob Alam" w:date="2025-02-06T14:09:00Z" w16du:dateUtc="2025-02-06T19:09:00Z">
              <w:tcPr>
                <w:tcW w:w="0" w:type="auto"/>
                <w:vAlign w:val="center"/>
                <w:hideMark/>
              </w:tcPr>
            </w:tcPrChange>
          </w:tcPr>
          <w:p w14:paraId="08370F0B" w14:textId="77777777" w:rsidR="007820B7" w:rsidRDefault="007820B7" w:rsidP="006B33E3">
            <w:pPr>
              <w:rPr>
                <w:ins w:id="3894" w:author="Arnob Alam" w:date="2025-02-05T21:00:00Z" w16du:dateUtc="2025-02-06T02:00:00Z"/>
                <w:rFonts w:eastAsia="Times New Roman"/>
              </w:rPr>
            </w:pPr>
          </w:p>
        </w:tc>
        <w:tc>
          <w:tcPr>
            <w:tcW w:w="0" w:type="auto"/>
            <w:vAlign w:val="center"/>
            <w:hideMark/>
            <w:tcPrChange w:id="3895" w:author="Arnob Alam" w:date="2025-02-06T14:09:00Z" w16du:dateUtc="2025-02-06T19:09:00Z">
              <w:tcPr>
                <w:tcW w:w="0" w:type="auto"/>
                <w:vAlign w:val="center"/>
                <w:hideMark/>
              </w:tcPr>
            </w:tcPrChange>
          </w:tcPr>
          <w:p w14:paraId="4348BC36" w14:textId="77777777" w:rsidR="007820B7" w:rsidRDefault="007820B7" w:rsidP="006B33E3">
            <w:pPr>
              <w:jc w:val="center"/>
              <w:rPr>
                <w:ins w:id="3896" w:author="Arnob Alam" w:date="2025-02-05T21:00:00Z" w16du:dateUtc="2025-02-06T02:00:00Z"/>
                <w:rFonts w:eastAsia="Times New Roman"/>
              </w:rPr>
            </w:pPr>
            <w:ins w:id="3897" w:author="Arnob Alam" w:date="2025-02-05T21:00:00Z" w16du:dateUtc="2025-02-06T02:00:00Z">
              <w:r>
                <w:rPr>
                  <w:rFonts w:eastAsia="Times New Roman"/>
                </w:rPr>
                <w:t>-0.9881</w:t>
              </w:r>
              <w:r>
                <w:rPr>
                  <w:rFonts w:eastAsia="Times New Roman"/>
                  <w:vertAlign w:val="superscript"/>
                </w:rPr>
                <w:t>***</w:t>
              </w:r>
            </w:ins>
          </w:p>
        </w:tc>
      </w:tr>
      <w:tr w:rsidR="007820B7" w14:paraId="72796653" w14:textId="77777777" w:rsidTr="00275B78">
        <w:trPr>
          <w:tblCellSpacing w:w="15" w:type="dxa"/>
          <w:jc w:val="center"/>
          <w:ins w:id="3898" w:author="Arnob Alam" w:date="2025-02-05T21:00:00Z"/>
          <w:trPrChange w:id="3899" w:author="Arnob Alam" w:date="2025-02-06T14:09:00Z" w16du:dateUtc="2025-02-06T19:09:00Z">
            <w:trPr>
              <w:tblCellSpacing w:w="15" w:type="dxa"/>
            </w:trPr>
          </w:trPrChange>
        </w:trPr>
        <w:tc>
          <w:tcPr>
            <w:tcW w:w="0" w:type="auto"/>
            <w:vAlign w:val="center"/>
            <w:hideMark/>
            <w:tcPrChange w:id="3900" w:author="Arnob Alam" w:date="2025-02-06T14:09:00Z" w16du:dateUtc="2025-02-06T19:09:00Z">
              <w:tcPr>
                <w:tcW w:w="0" w:type="auto"/>
                <w:vAlign w:val="center"/>
                <w:hideMark/>
              </w:tcPr>
            </w:tcPrChange>
          </w:tcPr>
          <w:p w14:paraId="5A89AA9A" w14:textId="77777777" w:rsidR="007820B7" w:rsidRDefault="007820B7" w:rsidP="006B33E3">
            <w:pPr>
              <w:jc w:val="center"/>
              <w:rPr>
                <w:ins w:id="3901" w:author="Arnob Alam" w:date="2025-02-05T21:00:00Z" w16du:dateUtc="2025-02-06T02:00:00Z"/>
                <w:rFonts w:eastAsia="Times New Roman"/>
              </w:rPr>
            </w:pPr>
          </w:p>
        </w:tc>
        <w:tc>
          <w:tcPr>
            <w:tcW w:w="0" w:type="auto"/>
            <w:vAlign w:val="center"/>
            <w:hideMark/>
            <w:tcPrChange w:id="3902" w:author="Arnob Alam" w:date="2025-02-06T14:09:00Z" w16du:dateUtc="2025-02-06T19:09:00Z">
              <w:tcPr>
                <w:tcW w:w="0" w:type="auto"/>
                <w:vAlign w:val="center"/>
                <w:hideMark/>
              </w:tcPr>
            </w:tcPrChange>
          </w:tcPr>
          <w:p w14:paraId="6E62C5F6" w14:textId="77777777" w:rsidR="007820B7" w:rsidRDefault="007820B7" w:rsidP="006B33E3">
            <w:pPr>
              <w:rPr>
                <w:ins w:id="3903" w:author="Arnob Alam" w:date="2025-02-05T21:00:00Z" w16du:dateUtc="2025-02-06T02:00:00Z"/>
                <w:rFonts w:eastAsia="Times New Roman"/>
                <w:sz w:val="20"/>
                <w:szCs w:val="20"/>
              </w:rPr>
            </w:pPr>
          </w:p>
        </w:tc>
        <w:tc>
          <w:tcPr>
            <w:tcW w:w="0" w:type="auto"/>
            <w:vAlign w:val="center"/>
            <w:hideMark/>
            <w:tcPrChange w:id="3904" w:author="Arnob Alam" w:date="2025-02-06T14:09:00Z" w16du:dateUtc="2025-02-06T19:09:00Z">
              <w:tcPr>
                <w:tcW w:w="0" w:type="auto"/>
                <w:vAlign w:val="center"/>
                <w:hideMark/>
              </w:tcPr>
            </w:tcPrChange>
          </w:tcPr>
          <w:p w14:paraId="5E515D69" w14:textId="77777777" w:rsidR="007820B7" w:rsidRDefault="007820B7" w:rsidP="006B33E3">
            <w:pPr>
              <w:jc w:val="center"/>
              <w:rPr>
                <w:ins w:id="3905" w:author="Arnob Alam" w:date="2025-02-05T21:00:00Z" w16du:dateUtc="2025-02-06T02:00:00Z"/>
                <w:rFonts w:eastAsia="Times New Roman"/>
              </w:rPr>
            </w:pPr>
            <w:ins w:id="3906" w:author="Arnob Alam" w:date="2025-02-05T21:00:00Z" w16du:dateUtc="2025-02-06T02:00:00Z">
              <w:r>
                <w:rPr>
                  <w:rFonts w:eastAsia="Times New Roman"/>
                </w:rPr>
                <w:t>(0.1916)</w:t>
              </w:r>
            </w:ins>
          </w:p>
        </w:tc>
      </w:tr>
      <w:tr w:rsidR="007820B7" w14:paraId="71B4B097" w14:textId="77777777" w:rsidTr="00275B78">
        <w:trPr>
          <w:tblCellSpacing w:w="15" w:type="dxa"/>
          <w:jc w:val="center"/>
          <w:ins w:id="3907" w:author="Arnob Alam" w:date="2025-02-05T21:00:00Z"/>
          <w:trPrChange w:id="3908" w:author="Arnob Alam" w:date="2025-02-06T14:09:00Z" w16du:dateUtc="2025-02-06T19:09:00Z">
            <w:trPr>
              <w:tblCellSpacing w:w="15" w:type="dxa"/>
            </w:trPr>
          </w:trPrChange>
        </w:trPr>
        <w:tc>
          <w:tcPr>
            <w:tcW w:w="0" w:type="auto"/>
            <w:vAlign w:val="center"/>
            <w:hideMark/>
            <w:tcPrChange w:id="3909" w:author="Arnob Alam" w:date="2025-02-06T14:09:00Z" w16du:dateUtc="2025-02-06T19:09:00Z">
              <w:tcPr>
                <w:tcW w:w="0" w:type="auto"/>
                <w:vAlign w:val="center"/>
                <w:hideMark/>
              </w:tcPr>
            </w:tcPrChange>
          </w:tcPr>
          <w:p w14:paraId="36576E8C" w14:textId="77777777" w:rsidR="007820B7" w:rsidRDefault="007820B7" w:rsidP="006B33E3">
            <w:pPr>
              <w:jc w:val="left"/>
              <w:rPr>
                <w:ins w:id="3910" w:author="Arnob Alam" w:date="2025-02-05T21:00:00Z" w16du:dateUtc="2025-02-06T02:00:00Z"/>
                <w:rFonts w:eastAsia="Times New Roman"/>
              </w:rPr>
            </w:pPr>
            <w:ins w:id="3911" w:author="Arnob Alam" w:date="2025-02-05T21:00:00Z" w16du:dateUtc="2025-02-06T02:00:00Z">
              <w:r>
                <w:rPr>
                  <w:rFonts w:eastAsia="Times New Roman"/>
                </w:rPr>
                <w:t>Afternoon Session</w:t>
              </w:r>
            </w:ins>
          </w:p>
        </w:tc>
        <w:tc>
          <w:tcPr>
            <w:tcW w:w="0" w:type="auto"/>
            <w:vAlign w:val="center"/>
            <w:hideMark/>
            <w:tcPrChange w:id="3912" w:author="Arnob Alam" w:date="2025-02-06T14:09:00Z" w16du:dateUtc="2025-02-06T19:09:00Z">
              <w:tcPr>
                <w:tcW w:w="0" w:type="auto"/>
                <w:vAlign w:val="center"/>
                <w:hideMark/>
              </w:tcPr>
            </w:tcPrChange>
          </w:tcPr>
          <w:p w14:paraId="5338B604" w14:textId="77777777" w:rsidR="007820B7" w:rsidRDefault="007820B7" w:rsidP="006B33E3">
            <w:pPr>
              <w:rPr>
                <w:ins w:id="3913" w:author="Arnob Alam" w:date="2025-02-05T21:00:00Z" w16du:dateUtc="2025-02-06T02:00:00Z"/>
                <w:rFonts w:eastAsia="Times New Roman"/>
              </w:rPr>
            </w:pPr>
          </w:p>
        </w:tc>
        <w:tc>
          <w:tcPr>
            <w:tcW w:w="0" w:type="auto"/>
            <w:vAlign w:val="center"/>
            <w:hideMark/>
            <w:tcPrChange w:id="3914" w:author="Arnob Alam" w:date="2025-02-06T14:09:00Z" w16du:dateUtc="2025-02-06T19:09:00Z">
              <w:tcPr>
                <w:tcW w:w="0" w:type="auto"/>
                <w:vAlign w:val="center"/>
                <w:hideMark/>
              </w:tcPr>
            </w:tcPrChange>
          </w:tcPr>
          <w:p w14:paraId="41ABAA65" w14:textId="77777777" w:rsidR="007820B7" w:rsidRDefault="007820B7" w:rsidP="006B33E3">
            <w:pPr>
              <w:jc w:val="center"/>
              <w:rPr>
                <w:ins w:id="3915" w:author="Arnob Alam" w:date="2025-02-05T21:00:00Z" w16du:dateUtc="2025-02-06T02:00:00Z"/>
                <w:rFonts w:eastAsia="Times New Roman"/>
              </w:rPr>
            </w:pPr>
            <w:ins w:id="3916" w:author="Arnob Alam" w:date="2025-02-05T21:00:00Z" w16du:dateUtc="2025-02-06T02:00:00Z">
              <w:r>
                <w:rPr>
                  <w:rFonts w:eastAsia="Times New Roman"/>
                </w:rPr>
                <w:t>-1.1930</w:t>
              </w:r>
              <w:r>
                <w:rPr>
                  <w:rFonts w:eastAsia="Times New Roman"/>
                  <w:vertAlign w:val="superscript"/>
                </w:rPr>
                <w:t>***</w:t>
              </w:r>
            </w:ins>
          </w:p>
        </w:tc>
      </w:tr>
      <w:tr w:rsidR="007820B7" w14:paraId="31B01919" w14:textId="77777777" w:rsidTr="00275B78">
        <w:trPr>
          <w:tblCellSpacing w:w="15" w:type="dxa"/>
          <w:jc w:val="center"/>
          <w:ins w:id="3917" w:author="Arnob Alam" w:date="2025-02-05T21:00:00Z"/>
          <w:trPrChange w:id="3918" w:author="Arnob Alam" w:date="2025-02-06T14:09:00Z" w16du:dateUtc="2025-02-06T19:09:00Z">
            <w:trPr>
              <w:tblCellSpacing w:w="15" w:type="dxa"/>
            </w:trPr>
          </w:trPrChange>
        </w:trPr>
        <w:tc>
          <w:tcPr>
            <w:tcW w:w="0" w:type="auto"/>
            <w:vAlign w:val="center"/>
            <w:hideMark/>
            <w:tcPrChange w:id="3919" w:author="Arnob Alam" w:date="2025-02-06T14:09:00Z" w16du:dateUtc="2025-02-06T19:09:00Z">
              <w:tcPr>
                <w:tcW w:w="0" w:type="auto"/>
                <w:vAlign w:val="center"/>
                <w:hideMark/>
              </w:tcPr>
            </w:tcPrChange>
          </w:tcPr>
          <w:p w14:paraId="3BE79122" w14:textId="77777777" w:rsidR="007820B7" w:rsidRDefault="007820B7" w:rsidP="006B33E3">
            <w:pPr>
              <w:jc w:val="center"/>
              <w:rPr>
                <w:ins w:id="3920" w:author="Arnob Alam" w:date="2025-02-05T21:00:00Z" w16du:dateUtc="2025-02-06T02:00:00Z"/>
                <w:rFonts w:eastAsia="Times New Roman"/>
              </w:rPr>
            </w:pPr>
          </w:p>
        </w:tc>
        <w:tc>
          <w:tcPr>
            <w:tcW w:w="0" w:type="auto"/>
            <w:vAlign w:val="center"/>
            <w:hideMark/>
            <w:tcPrChange w:id="3921" w:author="Arnob Alam" w:date="2025-02-06T14:09:00Z" w16du:dateUtc="2025-02-06T19:09:00Z">
              <w:tcPr>
                <w:tcW w:w="0" w:type="auto"/>
                <w:vAlign w:val="center"/>
                <w:hideMark/>
              </w:tcPr>
            </w:tcPrChange>
          </w:tcPr>
          <w:p w14:paraId="3DB79DFE" w14:textId="77777777" w:rsidR="007820B7" w:rsidRDefault="007820B7" w:rsidP="006B33E3">
            <w:pPr>
              <w:rPr>
                <w:ins w:id="3922" w:author="Arnob Alam" w:date="2025-02-05T21:00:00Z" w16du:dateUtc="2025-02-06T02:00:00Z"/>
                <w:rFonts w:eastAsia="Times New Roman"/>
                <w:sz w:val="20"/>
                <w:szCs w:val="20"/>
              </w:rPr>
            </w:pPr>
          </w:p>
        </w:tc>
        <w:tc>
          <w:tcPr>
            <w:tcW w:w="0" w:type="auto"/>
            <w:vAlign w:val="center"/>
            <w:hideMark/>
            <w:tcPrChange w:id="3923" w:author="Arnob Alam" w:date="2025-02-06T14:09:00Z" w16du:dateUtc="2025-02-06T19:09:00Z">
              <w:tcPr>
                <w:tcW w:w="0" w:type="auto"/>
                <w:vAlign w:val="center"/>
                <w:hideMark/>
              </w:tcPr>
            </w:tcPrChange>
          </w:tcPr>
          <w:p w14:paraId="4834EE8B" w14:textId="77777777" w:rsidR="007820B7" w:rsidRDefault="007820B7" w:rsidP="006B33E3">
            <w:pPr>
              <w:jc w:val="center"/>
              <w:rPr>
                <w:ins w:id="3924" w:author="Arnob Alam" w:date="2025-02-05T21:00:00Z" w16du:dateUtc="2025-02-06T02:00:00Z"/>
                <w:rFonts w:eastAsia="Times New Roman"/>
              </w:rPr>
            </w:pPr>
            <w:ins w:id="3925" w:author="Arnob Alam" w:date="2025-02-05T21:00:00Z" w16du:dateUtc="2025-02-06T02:00:00Z">
              <w:r>
                <w:rPr>
                  <w:rFonts w:eastAsia="Times New Roman"/>
                </w:rPr>
                <w:t>(0.1877)</w:t>
              </w:r>
            </w:ins>
          </w:p>
        </w:tc>
      </w:tr>
      <w:tr w:rsidR="007820B7" w14:paraId="7342618E" w14:textId="77777777" w:rsidTr="00275B78">
        <w:trPr>
          <w:tblCellSpacing w:w="15" w:type="dxa"/>
          <w:jc w:val="center"/>
          <w:ins w:id="3926" w:author="Arnob Alam" w:date="2025-02-05T21:00:00Z"/>
          <w:trPrChange w:id="3927" w:author="Arnob Alam" w:date="2025-02-06T14:09:00Z" w16du:dateUtc="2025-02-06T19:09:00Z">
            <w:trPr>
              <w:tblCellSpacing w:w="15" w:type="dxa"/>
            </w:trPr>
          </w:trPrChange>
        </w:trPr>
        <w:tc>
          <w:tcPr>
            <w:tcW w:w="0" w:type="auto"/>
            <w:vAlign w:val="center"/>
            <w:hideMark/>
            <w:tcPrChange w:id="3928" w:author="Arnob Alam" w:date="2025-02-06T14:09:00Z" w16du:dateUtc="2025-02-06T19:09:00Z">
              <w:tcPr>
                <w:tcW w:w="0" w:type="auto"/>
                <w:vAlign w:val="center"/>
                <w:hideMark/>
              </w:tcPr>
            </w:tcPrChange>
          </w:tcPr>
          <w:p w14:paraId="4BBF9C50" w14:textId="77777777" w:rsidR="007820B7" w:rsidRDefault="007820B7" w:rsidP="006B33E3">
            <w:pPr>
              <w:jc w:val="left"/>
              <w:rPr>
                <w:ins w:id="3929" w:author="Arnob Alam" w:date="2025-02-05T21:00:00Z" w16du:dateUtc="2025-02-06T02:00:00Z"/>
                <w:rFonts w:eastAsia="Times New Roman"/>
              </w:rPr>
            </w:pPr>
            <w:ins w:id="3930" w:author="Arnob Alam" w:date="2025-02-05T21:00:00Z" w16du:dateUtc="2025-02-06T02:00:00Z">
              <w:r>
                <w:rPr>
                  <w:rFonts w:eastAsia="Times New Roman"/>
                </w:rPr>
                <w:t>Off Hours</w:t>
              </w:r>
            </w:ins>
          </w:p>
        </w:tc>
        <w:tc>
          <w:tcPr>
            <w:tcW w:w="0" w:type="auto"/>
            <w:vAlign w:val="center"/>
            <w:hideMark/>
            <w:tcPrChange w:id="3931" w:author="Arnob Alam" w:date="2025-02-06T14:09:00Z" w16du:dateUtc="2025-02-06T19:09:00Z">
              <w:tcPr>
                <w:tcW w:w="0" w:type="auto"/>
                <w:vAlign w:val="center"/>
                <w:hideMark/>
              </w:tcPr>
            </w:tcPrChange>
          </w:tcPr>
          <w:p w14:paraId="10DC86CD" w14:textId="77777777" w:rsidR="007820B7" w:rsidRDefault="007820B7" w:rsidP="006B33E3">
            <w:pPr>
              <w:rPr>
                <w:ins w:id="3932" w:author="Arnob Alam" w:date="2025-02-05T21:00:00Z" w16du:dateUtc="2025-02-06T02:00:00Z"/>
                <w:rFonts w:eastAsia="Times New Roman"/>
              </w:rPr>
            </w:pPr>
          </w:p>
        </w:tc>
        <w:tc>
          <w:tcPr>
            <w:tcW w:w="0" w:type="auto"/>
            <w:vAlign w:val="center"/>
            <w:hideMark/>
            <w:tcPrChange w:id="3933" w:author="Arnob Alam" w:date="2025-02-06T14:09:00Z" w16du:dateUtc="2025-02-06T19:09:00Z">
              <w:tcPr>
                <w:tcW w:w="0" w:type="auto"/>
                <w:vAlign w:val="center"/>
                <w:hideMark/>
              </w:tcPr>
            </w:tcPrChange>
          </w:tcPr>
          <w:p w14:paraId="772C22DD" w14:textId="77777777" w:rsidR="007820B7" w:rsidRDefault="007820B7" w:rsidP="006B33E3">
            <w:pPr>
              <w:jc w:val="center"/>
              <w:rPr>
                <w:ins w:id="3934" w:author="Arnob Alam" w:date="2025-02-05T21:00:00Z" w16du:dateUtc="2025-02-06T02:00:00Z"/>
                <w:rFonts w:eastAsia="Times New Roman"/>
              </w:rPr>
            </w:pPr>
            <w:ins w:id="3935" w:author="Arnob Alam" w:date="2025-02-05T21:00:00Z" w16du:dateUtc="2025-02-06T02:00:00Z">
              <w:r>
                <w:rPr>
                  <w:rFonts w:eastAsia="Times New Roman"/>
                </w:rPr>
                <w:t>-1.2874</w:t>
              </w:r>
              <w:r>
                <w:rPr>
                  <w:rFonts w:eastAsia="Times New Roman"/>
                  <w:vertAlign w:val="superscript"/>
                </w:rPr>
                <w:t>***</w:t>
              </w:r>
            </w:ins>
          </w:p>
        </w:tc>
      </w:tr>
      <w:tr w:rsidR="007820B7" w14:paraId="038442EF" w14:textId="77777777" w:rsidTr="00275B78">
        <w:trPr>
          <w:tblCellSpacing w:w="15" w:type="dxa"/>
          <w:jc w:val="center"/>
          <w:ins w:id="3936" w:author="Arnob Alam" w:date="2025-02-05T21:00:00Z"/>
          <w:trPrChange w:id="3937" w:author="Arnob Alam" w:date="2025-02-06T14:09:00Z" w16du:dateUtc="2025-02-06T19:09:00Z">
            <w:trPr>
              <w:tblCellSpacing w:w="15" w:type="dxa"/>
            </w:trPr>
          </w:trPrChange>
        </w:trPr>
        <w:tc>
          <w:tcPr>
            <w:tcW w:w="0" w:type="auto"/>
            <w:vAlign w:val="center"/>
            <w:hideMark/>
            <w:tcPrChange w:id="3938" w:author="Arnob Alam" w:date="2025-02-06T14:09:00Z" w16du:dateUtc="2025-02-06T19:09:00Z">
              <w:tcPr>
                <w:tcW w:w="0" w:type="auto"/>
                <w:vAlign w:val="center"/>
                <w:hideMark/>
              </w:tcPr>
            </w:tcPrChange>
          </w:tcPr>
          <w:p w14:paraId="54A58CBB" w14:textId="77777777" w:rsidR="007820B7" w:rsidRDefault="007820B7" w:rsidP="006B33E3">
            <w:pPr>
              <w:jc w:val="center"/>
              <w:rPr>
                <w:ins w:id="3939" w:author="Arnob Alam" w:date="2025-02-05T21:00:00Z" w16du:dateUtc="2025-02-06T02:00:00Z"/>
                <w:rFonts w:eastAsia="Times New Roman"/>
              </w:rPr>
            </w:pPr>
          </w:p>
        </w:tc>
        <w:tc>
          <w:tcPr>
            <w:tcW w:w="0" w:type="auto"/>
            <w:vAlign w:val="center"/>
            <w:hideMark/>
            <w:tcPrChange w:id="3940" w:author="Arnob Alam" w:date="2025-02-06T14:09:00Z" w16du:dateUtc="2025-02-06T19:09:00Z">
              <w:tcPr>
                <w:tcW w:w="0" w:type="auto"/>
                <w:vAlign w:val="center"/>
                <w:hideMark/>
              </w:tcPr>
            </w:tcPrChange>
          </w:tcPr>
          <w:p w14:paraId="6E14BD6B" w14:textId="77777777" w:rsidR="007820B7" w:rsidRDefault="007820B7" w:rsidP="006B33E3">
            <w:pPr>
              <w:rPr>
                <w:ins w:id="3941" w:author="Arnob Alam" w:date="2025-02-05T21:00:00Z" w16du:dateUtc="2025-02-06T02:00:00Z"/>
                <w:rFonts w:eastAsia="Times New Roman"/>
                <w:sz w:val="20"/>
                <w:szCs w:val="20"/>
              </w:rPr>
            </w:pPr>
          </w:p>
        </w:tc>
        <w:tc>
          <w:tcPr>
            <w:tcW w:w="0" w:type="auto"/>
            <w:vAlign w:val="center"/>
            <w:hideMark/>
            <w:tcPrChange w:id="3942" w:author="Arnob Alam" w:date="2025-02-06T14:09:00Z" w16du:dateUtc="2025-02-06T19:09:00Z">
              <w:tcPr>
                <w:tcW w:w="0" w:type="auto"/>
                <w:vAlign w:val="center"/>
                <w:hideMark/>
              </w:tcPr>
            </w:tcPrChange>
          </w:tcPr>
          <w:p w14:paraId="2CB3A9C2" w14:textId="77777777" w:rsidR="007820B7" w:rsidRDefault="007820B7" w:rsidP="006B33E3">
            <w:pPr>
              <w:jc w:val="center"/>
              <w:rPr>
                <w:ins w:id="3943" w:author="Arnob Alam" w:date="2025-02-05T21:00:00Z" w16du:dateUtc="2025-02-06T02:00:00Z"/>
                <w:rFonts w:eastAsia="Times New Roman"/>
              </w:rPr>
            </w:pPr>
            <w:ins w:id="3944" w:author="Arnob Alam" w:date="2025-02-05T21:00:00Z" w16du:dateUtc="2025-02-06T02:00:00Z">
              <w:r>
                <w:rPr>
                  <w:rFonts w:eastAsia="Times New Roman"/>
                </w:rPr>
                <w:t>(0.2193)</w:t>
              </w:r>
            </w:ins>
          </w:p>
        </w:tc>
      </w:tr>
      <w:tr w:rsidR="007820B7" w14:paraId="2E10C1FB" w14:textId="77777777" w:rsidTr="00275B78">
        <w:trPr>
          <w:tblCellSpacing w:w="15" w:type="dxa"/>
          <w:jc w:val="center"/>
          <w:ins w:id="3945" w:author="Arnob Alam" w:date="2025-02-05T21:00:00Z"/>
          <w:trPrChange w:id="3946" w:author="Arnob Alam" w:date="2025-02-06T14:09:00Z" w16du:dateUtc="2025-02-06T19:09:00Z">
            <w:trPr>
              <w:tblCellSpacing w:w="15" w:type="dxa"/>
            </w:trPr>
          </w:trPrChange>
        </w:trPr>
        <w:tc>
          <w:tcPr>
            <w:tcW w:w="0" w:type="auto"/>
            <w:vAlign w:val="center"/>
            <w:hideMark/>
            <w:tcPrChange w:id="3947" w:author="Arnob Alam" w:date="2025-02-06T14:09:00Z" w16du:dateUtc="2025-02-06T19:09:00Z">
              <w:tcPr>
                <w:tcW w:w="0" w:type="auto"/>
                <w:vAlign w:val="center"/>
                <w:hideMark/>
              </w:tcPr>
            </w:tcPrChange>
          </w:tcPr>
          <w:p w14:paraId="04087AEF" w14:textId="77777777" w:rsidR="007820B7" w:rsidRDefault="007820B7" w:rsidP="006B33E3">
            <w:pPr>
              <w:jc w:val="left"/>
              <w:rPr>
                <w:ins w:id="3948" w:author="Arnob Alam" w:date="2025-02-05T21:00:00Z" w16du:dateUtc="2025-02-06T02:00:00Z"/>
                <w:rFonts w:eastAsia="Times New Roman"/>
              </w:rPr>
            </w:pPr>
            <w:ins w:id="3949" w:author="Arnob Alam" w:date="2025-02-05T21:00:00Z" w16du:dateUtc="2025-02-06T02:00:00Z">
              <w:r>
                <w:rPr>
                  <w:rFonts w:eastAsia="Times New Roman"/>
                </w:rPr>
                <w:t>Monday</w:t>
              </w:r>
            </w:ins>
          </w:p>
        </w:tc>
        <w:tc>
          <w:tcPr>
            <w:tcW w:w="0" w:type="auto"/>
            <w:vAlign w:val="center"/>
            <w:hideMark/>
            <w:tcPrChange w:id="3950" w:author="Arnob Alam" w:date="2025-02-06T14:09:00Z" w16du:dateUtc="2025-02-06T19:09:00Z">
              <w:tcPr>
                <w:tcW w:w="0" w:type="auto"/>
                <w:vAlign w:val="center"/>
                <w:hideMark/>
              </w:tcPr>
            </w:tcPrChange>
          </w:tcPr>
          <w:p w14:paraId="5460C777" w14:textId="77777777" w:rsidR="007820B7" w:rsidRDefault="007820B7" w:rsidP="006B33E3">
            <w:pPr>
              <w:rPr>
                <w:ins w:id="3951" w:author="Arnob Alam" w:date="2025-02-05T21:00:00Z" w16du:dateUtc="2025-02-06T02:00:00Z"/>
                <w:rFonts w:eastAsia="Times New Roman"/>
              </w:rPr>
            </w:pPr>
          </w:p>
        </w:tc>
        <w:tc>
          <w:tcPr>
            <w:tcW w:w="0" w:type="auto"/>
            <w:vAlign w:val="center"/>
            <w:hideMark/>
            <w:tcPrChange w:id="3952" w:author="Arnob Alam" w:date="2025-02-06T14:09:00Z" w16du:dateUtc="2025-02-06T19:09:00Z">
              <w:tcPr>
                <w:tcW w:w="0" w:type="auto"/>
                <w:vAlign w:val="center"/>
                <w:hideMark/>
              </w:tcPr>
            </w:tcPrChange>
          </w:tcPr>
          <w:p w14:paraId="1FD0F341" w14:textId="77777777" w:rsidR="007820B7" w:rsidRDefault="007820B7" w:rsidP="006B33E3">
            <w:pPr>
              <w:jc w:val="center"/>
              <w:rPr>
                <w:ins w:id="3953" w:author="Arnob Alam" w:date="2025-02-05T21:00:00Z" w16du:dateUtc="2025-02-06T02:00:00Z"/>
                <w:rFonts w:eastAsia="Times New Roman"/>
              </w:rPr>
            </w:pPr>
            <w:ins w:id="3954" w:author="Arnob Alam" w:date="2025-02-05T21:00:00Z" w16du:dateUtc="2025-02-06T02:00:00Z">
              <w:r>
                <w:rPr>
                  <w:rFonts w:eastAsia="Times New Roman"/>
                </w:rPr>
                <w:t>2.6462</w:t>
              </w:r>
              <w:r>
                <w:rPr>
                  <w:rFonts w:eastAsia="Times New Roman"/>
                  <w:vertAlign w:val="superscript"/>
                </w:rPr>
                <w:t>***</w:t>
              </w:r>
            </w:ins>
          </w:p>
        </w:tc>
      </w:tr>
      <w:tr w:rsidR="007820B7" w14:paraId="175AE730" w14:textId="77777777" w:rsidTr="00275B78">
        <w:trPr>
          <w:tblCellSpacing w:w="15" w:type="dxa"/>
          <w:jc w:val="center"/>
          <w:ins w:id="3955" w:author="Arnob Alam" w:date="2025-02-05T21:00:00Z"/>
          <w:trPrChange w:id="3956" w:author="Arnob Alam" w:date="2025-02-06T14:09:00Z" w16du:dateUtc="2025-02-06T19:09:00Z">
            <w:trPr>
              <w:tblCellSpacing w:w="15" w:type="dxa"/>
            </w:trPr>
          </w:trPrChange>
        </w:trPr>
        <w:tc>
          <w:tcPr>
            <w:tcW w:w="0" w:type="auto"/>
            <w:vAlign w:val="center"/>
            <w:hideMark/>
            <w:tcPrChange w:id="3957" w:author="Arnob Alam" w:date="2025-02-06T14:09:00Z" w16du:dateUtc="2025-02-06T19:09:00Z">
              <w:tcPr>
                <w:tcW w:w="0" w:type="auto"/>
                <w:vAlign w:val="center"/>
                <w:hideMark/>
              </w:tcPr>
            </w:tcPrChange>
          </w:tcPr>
          <w:p w14:paraId="53EE8AF5" w14:textId="77777777" w:rsidR="007820B7" w:rsidRDefault="007820B7" w:rsidP="006B33E3">
            <w:pPr>
              <w:jc w:val="center"/>
              <w:rPr>
                <w:ins w:id="3958" w:author="Arnob Alam" w:date="2025-02-05T21:00:00Z" w16du:dateUtc="2025-02-06T02:00:00Z"/>
                <w:rFonts w:eastAsia="Times New Roman"/>
              </w:rPr>
            </w:pPr>
          </w:p>
        </w:tc>
        <w:tc>
          <w:tcPr>
            <w:tcW w:w="0" w:type="auto"/>
            <w:vAlign w:val="center"/>
            <w:hideMark/>
            <w:tcPrChange w:id="3959" w:author="Arnob Alam" w:date="2025-02-06T14:09:00Z" w16du:dateUtc="2025-02-06T19:09:00Z">
              <w:tcPr>
                <w:tcW w:w="0" w:type="auto"/>
                <w:vAlign w:val="center"/>
                <w:hideMark/>
              </w:tcPr>
            </w:tcPrChange>
          </w:tcPr>
          <w:p w14:paraId="0155AB81" w14:textId="77777777" w:rsidR="007820B7" w:rsidRDefault="007820B7" w:rsidP="006B33E3">
            <w:pPr>
              <w:rPr>
                <w:ins w:id="3960" w:author="Arnob Alam" w:date="2025-02-05T21:00:00Z" w16du:dateUtc="2025-02-06T02:00:00Z"/>
                <w:rFonts w:eastAsia="Times New Roman"/>
                <w:sz w:val="20"/>
                <w:szCs w:val="20"/>
              </w:rPr>
            </w:pPr>
          </w:p>
        </w:tc>
        <w:tc>
          <w:tcPr>
            <w:tcW w:w="0" w:type="auto"/>
            <w:vAlign w:val="center"/>
            <w:hideMark/>
            <w:tcPrChange w:id="3961" w:author="Arnob Alam" w:date="2025-02-06T14:09:00Z" w16du:dateUtc="2025-02-06T19:09:00Z">
              <w:tcPr>
                <w:tcW w:w="0" w:type="auto"/>
                <w:vAlign w:val="center"/>
                <w:hideMark/>
              </w:tcPr>
            </w:tcPrChange>
          </w:tcPr>
          <w:p w14:paraId="4EA126D0" w14:textId="77777777" w:rsidR="007820B7" w:rsidRDefault="007820B7" w:rsidP="006B33E3">
            <w:pPr>
              <w:jc w:val="center"/>
              <w:rPr>
                <w:ins w:id="3962" w:author="Arnob Alam" w:date="2025-02-05T21:00:00Z" w16du:dateUtc="2025-02-06T02:00:00Z"/>
                <w:rFonts w:eastAsia="Times New Roman"/>
              </w:rPr>
            </w:pPr>
            <w:ins w:id="3963" w:author="Arnob Alam" w:date="2025-02-05T21:00:00Z" w16du:dateUtc="2025-02-06T02:00:00Z">
              <w:r>
                <w:rPr>
                  <w:rFonts w:eastAsia="Times New Roman"/>
                </w:rPr>
                <w:t>(0.2662)</w:t>
              </w:r>
            </w:ins>
          </w:p>
        </w:tc>
      </w:tr>
      <w:tr w:rsidR="007820B7" w14:paraId="53635F3A" w14:textId="77777777" w:rsidTr="00275B78">
        <w:trPr>
          <w:tblCellSpacing w:w="15" w:type="dxa"/>
          <w:jc w:val="center"/>
          <w:ins w:id="3964" w:author="Arnob Alam" w:date="2025-02-05T21:00:00Z"/>
          <w:trPrChange w:id="3965" w:author="Arnob Alam" w:date="2025-02-06T14:09:00Z" w16du:dateUtc="2025-02-06T19:09:00Z">
            <w:trPr>
              <w:tblCellSpacing w:w="15" w:type="dxa"/>
            </w:trPr>
          </w:trPrChange>
        </w:trPr>
        <w:tc>
          <w:tcPr>
            <w:tcW w:w="0" w:type="auto"/>
            <w:vAlign w:val="center"/>
            <w:hideMark/>
            <w:tcPrChange w:id="3966" w:author="Arnob Alam" w:date="2025-02-06T14:09:00Z" w16du:dateUtc="2025-02-06T19:09:00Z">
              <w:tcPr>
                <w:tcW w:w="0" w:type="auto"/>
                <w:vAlign w:val="center"/>
                <w:hideMark/>
              </w:tcPr>
            </w:tcPrChange>
          </w:tcPr>
          <w:p w14:paraId="1563D16A" w14:textId="77777777" w:rsidR="007820B7" w:rsidRDefault="007820B7" w:rsidP="006B33E3">
            <w:pPr>
              <w:jc w:val="left"/>
              <w:rPr>
                <w:ins w:id="3967" w:author="Arnob Alam" w:date="2025-02-05T21:00:00Z" w16du:dateUtc="2025-02-06T02:00:00Z"/>
                <w:rFonts w:eastAsia="Times New Roman"/>
              </w:rPr>
            </w:pPr>
            <w:ins w:id="3968" w:author="Arnob Alam" w:date="2025-02-05T21:00:00Z" w16du:dateUtc="2025-02-06T02:00:00Z">
              <w:r>
                <w:rPr>
                  <w:rFonts w:eastAsia="Times New Roman"/>
                </w:rPr>
                <w:t>Tuesday</w:t>
              </w:r>
            </w:ins>
          </w:p>
        </w:tc>
        <w:tc>
          <w:tcPr>
            <w:tcW w:w="0" w:type="auto"/>
            <w:vAlign w:val="center"/>
            <w:hideMark/>
            <w:tcPrChange w:id="3969" w:author="Arnob Alam" w:date="2025-02-06T14:09:00Z" w16du:dateUtc="2025-02-06T19:09:00Z">
              <w:tcPr>
                <w:tcW w:w="0" w:type="auto"/>
                <w:vAlign w:val="center"/>
                <w:hideMark/>
              </w:tcPr>
            </w:tcPrChange>
          </w:tcPr>
          <w:p w14:paraId="31659318" w14:textId="77777777" w:rsidR="007820B7" w:rsidRDefault="007820B7" w:rsidP="006B33E3">
            <w:pPr>
              <w:rPr>
                <w:ins w:id="3970" w:author="Arnob Alam" w:date="2025-02-05T21:00:00Z" w16du:dateUtc="2025-02-06T02:00:00Z"/>
                <w:rFonts w:eastAsia="Times New Roman"/>
              </w:rPr>
            </w:pPr>
          </w:p>
        </w:tc>
        <w:tc>
          <w:tcPr>
            <w:tcW w:w="0" w:type="auto"/>
            <w:vAlign w:val="center"/>
            <w:hideMark/>
            <w:tcPrChange w:id="3971" w:author="Arnob Alam" w:date="2025-02-06T14:09:00Z" w16du:dateUtc="2025-02-06T19:09:00Z">
              <w:tcPr>
                <w:tcW w:w="0" w:type="auto"/>
                <w:vAlign w:val="center"/>
                <w:hideMark/>
              </w:tcPr>
            </w:tcPrChange>
          </w:tcPr>
          <w:p w14:paraId="20C8D36A" w14:textId="77777777" w:rsidR="007820B7" w:rsidRDefault="007820B7" w:rsidP="006B33E3">
            <w:pPr>
              <w:jc w:val="center"/>
              <w:rPr>
                <w:ins w:id="3972" w:author="Arnob Alam" w:date="2025-02-05T21:00:00Z" w16du:dateUtc="2025-02-06T02:00:00Z"/>
                <w:rFonts w:eastAsia="Times New Roman"/>
              </w:rPr>
            </w:pPr>
            <w:ins w:id="3973" w:author="Arnob Alam" w:date="2025-02-05T21:00:00Z" w16du:dateUtc="2025-02-06T02:00:00Z">
              <w:r>
                <w:rPr>
                  <w:rFonts w:eastAsia="Times New Roman"/>
                </w:rPr>
                <w:t>2.3934</w:t>
              </w:r>
              <w:r>
                <w:rPr>
                  <w:rFonts w:eastAsia="Times New Roman"/>
                  <w:vertAlign w:val="superscript"/>
                </w:rPr>
                <w:t>***</w:t>
              </w:r>
            </w:ins>
          </w:p>
        </w:tc>
      </w:tr>
      <w:tr w:rsidR="007820B7" w14:paraId="3482F410" w14:textId="77777777" w:rsidTr="00275B78">
        <w:trPr>
          <w:tblCellSpacing w:w="15" w:type="dxa"/>
          <w:jc w:val="center"/>
          <w:ins w:id="3974" w:author="Arnob Alam" w:date="2025-02-05T21:00:00Z"/>
          <w:trPrChange w:id="3975" w:author="Arnob Alam" w:date="2025-02-06T14:09:00Z" w16du:dateUtc="2025-02-06T19:09:00Z">
            <w:trPr>
              <w:tblCellSpacing w:w="15" w:type="dxa"/>
            </w:trPr>
          </w:trPrChange>
        </w:trPr>
        <w:tc>
          <w:tcPr>
            <w:tcW w:w="0" w:type="auto"/>
            <w:vAlign w:val="center"/>
            <w:hideMark/>
            <w:tcPrChange w:id="3976" w:author="Arnob Alam" w:date="2025-02-06T14:09:00Z" w16du:dateUtc="2025-02-06T19:09:00Z">
              <w:tcPr>
                <w:tcW w:w="0" w:type="auto"/>
                <w:vAlign w:val="center"/>
                <w:hideMark/>
              </w:tcPr>
            </w:tcPrChange>
          </w:tcPr>
          <w:p w14:paraId="2649061E" w14:textId="77777777" w:rsidR="007820B7" w:rsidRDefault="007820B7" w:rsidP="006B33E3">
            <w:pPr>
              <w:jc w:val="center"/>
              <w:rPr>
                <w:ins w:id="3977" w:author="Arnob Alam" w:date="2025-02-05T21:00:00Z" w16du:dateUtc="2025-02-06T02:00:00Z"/>
                <w:rFonts w:eastAsia="Times New Roman"/>
              </w:rPr>
            </w:pPr>
          </w:p>
        </w:tc>
        <w:tc>
          <w:tcPr>
            <w:tcW w:w="0" w:type="auto"/>
            <w:vAlign w:val="center"/>
            <w:hideMark/>
            <w:tcPrChange w:id="3978" w:author="Arnob Alam" w:date="2025-02-06T14:09:00Z" w16du:dateUtc="2025-02-06T19:09:00Z">
              <w:tcPr>
                <w:tcW w:w="0" w:type="auto"/>
                <w:vAlign w:val="center"/>
                <w:hideMark/>
              </w:tcPr>
            </w:tcPrChange>
          </w:tcPr>
          <w:p w14:paraId="5A7C82C4" w14:textId="77777777" w:rsidR="007820B7" w:rsidRDefault="007820B7" w:rsidP="006B33E3">
            <w:pPr>
              <w:rPr>
                <w:ins w:id="3979" w:author="Arnob Alam" w:date="2025-02-05T21:00:00Z" w16du:dateUtc="2025-02-06T02:00:00Z"/>
                <w:rFonts w:eastAsia="Times New Roman"/>
                <w:sz w:val="20"/>
                <w:szCs w:val="20"/>
              </w:rPr>
            </w:pPr>
          </w:p>
        </w:tc>
        <w:tc>
          <w:tcPr>
            <w:tcW w:w="0" w:type="auto"/>
            <w:vAlign w:val="center"/>
            <w:hideMark/>
            <w:tcPrChange w:id="3980" w:author="Arnob Alam" w:date="2025-02-06T14:09:00Z" w16du:dateUtc="2025-02-06T19:09:00Z">
              <w:tcPr>
                <w:tcW w:w="0" w:type="auto"/>
                <w:vAlign w:val="center"/>
                <w:hideMark/>
              </w:tcPr>
            </w:tcPrChange>
          </w:tcPr>
          <w:p w14:paraId="75B1792F" w14:textId="77777777" w:rsidR="007820B7" w:rsidRDefault="007820B7" w:rsidP="006B33E3">
            <w:pPr>
              <w:jc w:val="center"/>
              <w:rPr>
                <w:ins w:id="3981" w:author="Arnob Alam" w:date="2025-02-05T21:00:00Z" w16du:dateUtc="2025-02-06T02:00:00Z"/>
                <w:rFonts w:eastAsia="Times New Roman"/>
              </w:rPr>
            </w:pPr>
            <w:ins w:id="3982" w:author="Arnob Alam" w:date="2025-02-05T21:00:00Z" w16du:dateUtc="2025-02-06T02:00:00Z">
              <w:r>
                <w:rPr>
                  <w:rFonts w:eastAsia="Times New Roman"/>
                </w:rPr>
                <w:t>(0.2081)</w:t>
              </w:r>
            </w:ins>
          </w:p>
        </w:tc>
      </w:tr>
      <w:tr w:rsidR="007820B7" w14:paraId="505AF884" w14:textId="77777777" w:rsidTr="00275B78">
        <w:trPr>
          <w:tblCellSpacing w:w="15" w:type="dxa"/>
          <w:jc w:val="center"/>
          <w:ins w:id="3983" w:author="Arnob Alam" w:date="2025-02-05T21:00:00Z"/>
          <w:trPrChange w:id="3984" w:author="Arnob Alam" w:date="2025-02-06T14:09:00Z" w16du:dateUtc="2025-02-06T19:09:00Z">
            <w:trPr>
              <w:tblCellSpacing w:w="15" w:type="dxa"/>
            </w:trPr>
          </w:trPrChange>
        </w:trPr>
        <w:tc>
          <w:tcPr>
            <w:tcW w:w="0" w:type="auto"/>
            <w:vAlign w:val="center"/>
            <w:hideMark/>
            <w:tcPrChange w:id="3985" w:author="Arnob Alam" w:date="2025-02-06T14:09:00Z" w16du:dateUtc="2025-02-06T19:09:00Z">
              <w:tcPr>
                <w:tcW w:w="0" w:type="auto"/>
                <w:vAlign w:val="center"/>
                <w:hideMark/>
              </w:tcPr>
            </w:tcPrChange>
          </w:tcPr>
          <w:p w14:paraId="1ED9EA8C" w14:textId="77777777" w:rsidR="007820B7" w:rsidRDefault="007820B7" w:rsidP="006B33E3">
            <w:pPr>
              <w:jc w:val="left"/>
              <w:rPr>
                <w:ins w:id="3986" w:author="Arnob Alam" w:date="2025-02-05T21:00:00Z" w16du:dateUtc="2025-02-06T02:00:00Z"/>
                <w:rFonts w:eastAsia="Times New Roman"/>
              </w:rPr>
            </w:pPr>
            <w:ins w:id="3987" w:author="Arnob Alam" w:date="2025-02-05T21:00:00Z" w16du:dateUtc="2025-02-06T02:00:00Z">
              <w:r>
                <w:rPr>
                  <w:rFonts w:eastAsia="Times New Roman"/>
                </w:rPr>
                <w:t>Thursday</w:t>
              </w:r>
            </w:ins>
          </w:p>
        </w:tc>
        <w:tc>
          <w:tcPr>
            <w:tcW w:w="0" w:type="auto"/>
            <w:vAlign w:val="center"/>
            <w:hideMark/>
            <w:tcPrChange w:id="3988" w:author="Arnob Alam" w:date="2025-02-06T14:09:00Z" w16du:dateUtc="2025-02-06T19:09:00Z">
              <w:tcPr>
                <w:tcW w:w="0" w:type="auto"/>
                <w:vAlign w:val="center"/>
                <w:hideMark/>
              </w:tcPr>
            </w:tcPrChange>
          </w:tcPr>
          <w:p w14:paraId="2907C372" w14:textId="77777777" w:rsidR="007820B7" w:rsidRDefault="007820B7" w:rsidP="006B33E3">
            <w:pPr>
              <w:rPr>
                <w:ins w:id="3989" w:author="Arnob Alam" w:date="2025-02-05T21:00:00Z" w16du:dateUtc="2025-02-06T02:00:00Z"/>
                <w:rFonts w:eastAsia="Times New Roman"/>
              </w:rPr>
            </w:pPr>
          </w:p>
        </w:tc>
        <w:tc>
          <w:tcPr>
            <w:tcW w:w="0" w:type="auto"/>
            <w:vAlign w:val="center"/>
            <w:hideMark/>
            <w:tcPrChange w:id="3990" w:author="Arnob Alam" w:date="2025-02-06T14:09:00Z" w16du:dateUtc="2025-02-06T19:09:00Z">
              <w:tcPr>
                <w:tcW w:w="0" w:type="auto"/>
                <w:vAlign w:val="center"/>
                <w:hideMark/>
              </w:tcPr>
            </w:tcPrChange>
          </w:tcPr>
          <w:p w14:paraId="29E1A3F0" w14:textId="77777777" w:rsidR="007820B7" w:rsidRDefault="007820B7" w:rsidP="006B33E3">
            <w:pPr>
              <w:jc w:val="center"/>
              <w:rPr>
                <w:ins w:id="3991" w:author="Arnob Alam" w:date="2025-02-05T21:00:00Z" w16du:dateUtc="2025-02-06T02:00:00Z"/>
                <w:rFonts w:eastAsia="Times New Roman"/>
              </w:rPr>
            </w:pPr>
            <w:ins w:id="3992" w:author="Arnob Alam" w:date="2025-02-05T21:00:00Z" w16du:dateUtc="2025-02-06T02:00:00Z">
              <w:r>
                <w:rPr>
                  <w:rFonts w:eastAsia="Times New Roman"/>
                </w:rPr>
                <w:t>2.7678</w:t>
              </w:r>
              <w:r>
                <w:rPr>
                  <w:rFonts w:eastAsia="Times New Roman"/>
                  <w:vertAlign w:val="superscript"/>
                </w:rPr>
                <w:t>***</w:t>
              </w:r>
            </w:ins>
          </w:p>
        </w:tc>
      </w:tr>
      <w:tr w:rsidR="007820B7" w14:paraId="2B328808" w14:textId="77777777" w:rsidTr="00275B78">
        <w:trPr>
          <w:tblCellSpacing w:w="15" w:type="dxa"/>
          <w:jc w:val="center"/>
          <w:ins w:id="3993" w:author="Arnob Alam" w:date="2025-02-05T21:00:00Z"/>
          <w:trPrChange w:id="3994" w:author="Arnob Alam" w:date="2025-02-06T14:09:00Z" w16du:dateUtc="2025-02-06T19:09:00Z">
            <w:trPr>
              <w:tblCellSpacing w:w="15" w:type="dxa"/>
            </w:trPr>
          </w:trPrChange>
        </w:trPr>
        <w:tc>
          <w:tcPr>
            <w:tcW w:w="0" w:type="auto"/>
            <w:vAlign w:val="center"/>
            <w:hideMark/>
            <w:tcPrChange w:id="3995" w:author="Arnob Alam" w:date="2025-02-06T14:09:00Z" w16du:dateUtc="2025-02-06T19:09:00Z">
              <w:tcPr>
                <w:tcW w:w="0" w:type="auto"/>
                <w:vAlign w:val="center"/>
                <w:hideMark/>
              </w:tcPr>
            </w:tcPrChange>
          </w:tcPr>
          <w:p w14:paraId="4CFCC0FC" w14:textId="77777777" w:rsidR="007820B7" w:rsidRDefault="007820B7" w:rsidP="006B33E3">
            <w:pPr>
              <w:jc w:val="center"/>
              <w:rPr>
                <w:ins w:id="3996" w:author="Arnob Alam" w:date="2025-02-05T21:00:00Z" w16du:dateUtc="2025-02-06T02:00:00Z"/>
                <w:rFonts w:eastAsia="Times New Roman"/>
              </w:rPr>
            </w:pPr>
          </w:p>
        </w:tc>
        <w:tc>
          <w:tcPr>
            <w:tcW w:w="0" w:type="auto"/>
            <w:vAlign w:val="center"/>
            <w:hideMark/>
            <w:tcPrChange w:id="3997" w:author="Arnob Alam" w:date="2025-02-06T14:09:00Z" w16du:dateUtc="2025-02-06T19:09:00Z">
              <w:tcPr>
                <w:tcW w:w="0" w:type="auto"/>
                <w:vAlign w:val="center"/>
                <w:hideMark/>
              </w:tcPr>
            </w:tcPrChange>
          </w:tcPr>
          <w:p w14:paraId="17846601" w14:textId="77777777" w:rsidR="007820B7" w:rsidRDefault="007820B7" w:rsidP="006B33E3">
            <w:pPr>
              <w:rPr>
                <w:ins w:id="3998" w:author="Arnob Alam" w:date="2025-02-05T21:00:00Z" w16du:dateUtc="2025-02-06T02:00:00Z"/>
                <w:rFonts w:eastAsia="Times New Roman"/>
                <w:sz w:val="20"/>
                <w:szCs w:val="20"/>
              </w:rPr>
            </w:pPr>
          </w:p>
        </w:tc>
        <w:tc>
          <w:tcPr>
            <w:tcW w:w="0" w:type="auto"/>
            <w:vAlign w:val="center"/>
            <w:hideMark/>
            <w:tcPrChange w:id="3999" w:author="Arnob Alam" w:date="2025-02-06T14:09:00Z" w16du:dateUtc="2025-02-06T19:09:00Z">
              <w:tcPr>
                <w:tcW w:w="0" w:type="auto"/>
                <w:vAlign w:val="center"/>
                <w:hideMark/>
              </w:tcPr>
            </w:tcPrChange>
          </w:tcPr>
          <w:p w14:paraId="4D4A01C4" w14:textId="77777777" w:rsidR="007820B7" w:rsidRDefault="007820B7" w:rsidP="006B33E3">
            <w:pPr>
              <w:jc w:val="center"/>
              <w:rPr>
                <w:ins w:id="4000" w:author="Arnob Alam" w:date="2025-02-05T21:00:00Z" w16du:dateUtc="2025-02-06T02:00:00Z"/>
                <w:rFonts w:eastAsia="Times New Roman"/>
              </w:rPr>
            </w:pPr>
            <w:ins w:id="4001" w:author="Arnob Alam" w:date="2025-02-05T21:00:00Z" w16du:dateUtc="2025-02-06T02:00:00Z">
              <w:r>
                <w:rPr>
                  <w:rFonts w:eastAsia="Times New Roman"/>
                </w:rPr>
                <w:t>(0.2016)</w:t>
              </w:r>
            </w:ins>
          </w:p>
        </w:tc>
      </w:tr>
      <w:tr w:rsidR="007820B7" w14:paraId="3661E8AD" w14:textId="77777777" w:rsidTr="00275B78">
        <w:trPr>
          <w:tblCellSpacing w:w="15" w:type="dxa"/>
          <w:jc w:val="center"/>
          <w:ins w:id="4002" w:author="Arnob Alam" w:date="2025-02-05T21:00:00Z"/>
          <w:trPrChange w:id="4003" w:author="Arnob Alam" w:date="2025-02-06T14:09:00Z" w16du:dateUtc="2025-02-06T19:09:00Z">
            <w:trPr>
              <w:tblCellSpacing w:w="15" w:type="dxa"/>
            </w:trPr>
          </w:trPrChange>
        </w:trPr>
        <w:tc>
          <w:tcPr>
            <w:tcW w:w="0" w:type="auto"/>
            <w:vAlign w:val="center"/>
            <w:hideMark/>
            <w:tcPrChange w:id="4004" w:author="Arnob Alam" w:date="2025-02-06T14:09:00Z" w16du:dateUtc="2025-02-06T19:09:00Z">
              <w:tcPr>
                <w:tcW w:w="0" w:type="auto"/>
                <w:vAlign w:val="center"/>
                <w:hideMark/>
              </w:tcPr>
            </w:tcPrChange>
          </w:tcPr>
          <w:p w14:paraId="4C996DDA" w14:textId="77777777" w:rsidR="007820B7" w:rsidRDefault="007820B7" w:rsidP="006B33E3">
            <w:pPr>
              <w:jc w:val="left"/>
              <w:rPr>
                <w:ins w:id="4005" w:author="Arnob Alam" w:date="2025-02-05T21:00:00Z" w16du:dateUtc="2025-02-06T02:00:00Z"/>
                <w:rFonts w:eastAsia="Times New Roman"/>
              </w:rPr>
            </w:pPr>
            <w:ins w:id="4006" w:author="Arnob Alam" w:date="2025-02-05T21:00:00Z" w16du:dateUtc="2025-02-06T02:00:00Z">
              <w:r>
                <w:rPr>
                  <w:rFonts w:eastAsia="Times New Roman"/>
                </w:rPr>
                <w:t>Friday</w:t>
              </w:r>
            </w:ins>
          </w:p>
        </w:tc>
        <w:tc>
          <w:tcPr>
            <w:tcW w:w="0" w:type="auto"/>
            <w:vAlign w:val="center"/>
            <w:hideMark/>
            <w:tcPrChange w:id="4007" w:author="Arnob Alam" w:date="2025-02-06T14:09:00Z" w16du:dateUtc="2025-02-06T19:09:00Z">
              <w:tcPr>
                <w:tcW w:w="0" w:type="auto"/>
                <w:vAlign w:val="center"/>
                <w:hideMark/>
              </w:tcPr>
            </w:tcPrChange>
          </w:tcPr>
          <w:p w14:paraId="351820F5" w14:textId="77777777" w:rsidR="007820B7" w:rsidRDefault="007820B7" w:rsidP="006B33E3">
            <w:pPr>
              <w:rPr>
                <w:ins w:id="4008" w:author="Arnob Alam" w:date="2025-02-05T21:00:00Z" w16du:dateUtc="2025-02-06T02:00:00Z"/>
                <w:rFonts w:eastAsia="Times New Roman"/>
              </w:rPr>
            </w:pPr>
          </w:p>
        </w:tc>
        <w:tc>
          <w:tcPr>
            <w:tcW w:w="0" w:type="auto"/>
            <w:vAlign w:val="center"/>
            <w:hideMark/>
            <w:tcPrChange w:id="4009" w:author="Arnob Alam" w:date="2025-02-06T14:09:00Z" w16du:dateUtc="2025-02-06T19:09:00Z">
              <w:tcPr>
                <w:tcW w:w="0" w:type="auto"/>
                <w:vAlign w:val="center"/>
                <w:hideMark/>
              </w:tcPr>
            </w:tcPrChange>
          </w:tcPr>
          <w:p w14:paraId="79B52BE5" w14:textId="77777777" w:rsidR="007820B7" w:rsidRDefault="007820B7" w:rsidP="006B33E3">
            <w:pPr>
              <w:jc w:val="center"/>
              <w:rPr>
                <w:ins w:id="4010" w:author="Arnob Alam" w:date="2025-02-05T21:00:00Z" w16du:dateUtc="2025-02-06T02:00:00Z"/>
                <w:rFonts w:eastAsia="Times New Roman"/>
              </w:rPr>
            </w:pPr>
            <w:ins w:id="4011" w:author="Arnob Alam" w:date="2025-02-05T21:00:00Z" w16du:dateUtc="2025-02-06T02:00:00Z">
              <w:r>
                <w:rPr>
                  <w:rFonts w:eastAsia="Times New Roman"/>
                </w:rPr>
                <w:t>0.9347</w:t>
              </w:r>
              <w:r>
                <w:rPr>
                  <w:rFonts w:eastAsia="Times New Roman"/>
                  <w:vertAlign w:val="superscript"/>
                </w:rPr>
                <w:t>***</w:t>
              </w:r>
            </w:ins>
          </w:p>
        </w:tc>
      </w:tr>
      <w:tr w:rsidR="007820B7" w14:paraId="7A6B8D25" w14:textId="77777777" w:rsidTr="00275B78">
        <w:trPr>
          <w:tblCellSpacing w:w="15" w:type="dxa"/>
          <w:jc w:val="center"/>
          <w:ins w:id="4012" w:author="Arnob Alam" w:date="2025-02-05T21:00:00Z"/>
          <w:trPrChange w:id="4013" w:author="Arnob Alam" w:date="2025-02-06T14:09:00Z" w16du:dateUtc="2025-02-06T19:09:00Z">
            <w:trPr>
              <w:tblCellSpacing w:w="15" w:type="dxa"/>
            </w:trPr>
          </w:trPrChange>
        </w:trPr>
        <w:tc>
          <w:tcPr>
            <w:tcW w:w="0" w:type="auto"/>
            <w:vAlign w:val="center"/>
            <w:hideMark/>
            <w:tcPrChange w:id="4014" w:author="Arnob Alam" w:date="2025-02-06T14:09:00Z" w16du:dateUtc="2025-02-06T19:09:00Z">
              <w:tcPr>
                <w:tcW w:w="0" w:type="auto"/>
                <w:vAlign w:val="center"/>
                <w:hideMark/>
              </w:tcPr>
            </w:tcPrChange>
          </w:tcPr>
          <w:p w14:paraId="652811AF" w14:textId="77777777" w:rsidR="007820B7" w:rsidRDefault="007820B7" w:rsidP="006B33E3">
            <w:pPr>
              <w:jc w:val="center"/>
              <w:rPr>
                <w:ins w:id="4015" w:author="Arnob Alam" w:date="2025-02-05T21:00:00Z" w16du:dateUtc="2025-02-06T02:00:00Z"/>
                <w:rFonts w:eastAsia="Times New Roman"/>
              </w:rPr>
            </w:pPr>
          </w:p>
        </w:tc>
        <w:tc>
          <w:tcPr>
            <w:tcW w:w="0" w:type="auto"/>
            <w:vAlign w:val="center"/>
            <w:hideMark/>
            <w:tcPrChange w:id="4016" w:author="Arnob Alam" w:date="2025-02-06T14:09:00Z" w16du:dateUtc="2025-02-06T19:09:00Z">
              <w:tcPr>
                <w:tcW w:w="0" w:type="auto"/>
                <w:vAlign w:val="center"/>
                <w:hideMark/>
              </w:tcPr>
            </w:tcPrChange>
          </w:tcPr>
          <w:p w14:paraId="4D3B4270" w14:textId="77777777" w:rsidR="007820B7" w:rsidRDefault="007820B7" w:rsidP="006B33E3">
            <w:pPr>
              <w:rPr>
                <w:ins w:id="4017" w:author="Arnob Alam" w:date="2025-02-05T21:00:00Z" w16du:dateUtc="2025-02-06T02:00:00Z"/>
                <w:rFonts w:eastAsia="Times New Roman"/>
                <w:sz w:val="20"/>
                <w:szCs w:val="20"/>
              </w:rPr>
            </w:pPr>
          </w:p>
        </w:tc>
        <w:tc>
          <w:tcPr>
            <w:tcW w:w="0" w:type="auto"/>
            <w:vAlign w:val="center"/>
            <w:hideMark/>
            <w:tcPrChange w:id="4018" w:author="Arnob Alam" w:date="2025-02-06T14:09:00Z" w16du:dateUtc="2025-02-06T19:09:00Z">
              <w:tcPr>
                <w:tcW w:w="0" w:type="auto"/>
                <w:vAlign w:val="center"/>
                <w:hideMark/>
              </w:tcPr>
            </w:tcPrChange>
          </w:tcPr>
          <w:p w14:paraId="757090AF" w14:textId="77777777" w:rsidR="007820B7" w:rsidRDefault="007820B7" w:rsidP="006B33E3">
            <w:pPr>
              <w:jc w:val="center"/>
              <w:rPr>
                <w:ins w:id="4019" w:author="Arnob Alam" w:date="2025-02-05T21:00:00Z" w16du:dateUtc="2025-02-06T02:00:00Z"/>
                <w:rFonts w:eastAsia="Times New Roman"/>
              </w:rPr>
            </w:pPr>
            <w:ins w:id="4020" w:author="Arnob Alam" w:date="2025-02-05T21:00:00Z" w16du:dateUtc="2025-02-06T02:00:00Z">
              <w:r>
                <w:rPr>
                  <w:rFonts w:eastAsia="Times New Roman"/>
                </w:rPr>
                <w:t>(0.2137)</w:t>
              </w:r>
            </w:ins>
          </w:p>
        </w:tc>
      </w:tr>
      <w:tr w:rsidR="007820B7" w14:paraId="337B20A9" w14:textId="77777777" w:rsidTr="00275B78">
        <w:trPr>
          <w:tblCellSpacing w:w="15" w:type="dxa"/>
          <w:jc w:val="center"/>
          <w:ins w:id="4021" w:author="Arnob Alam" w:date="2025-02-05T21:00:00Z"/>
          <w:trPrChange w:id="4022" w:author="Arnob Alam" w:date="2025-02-06T14:09:00Z" w16du:dateUtc="2025-02-06T19:09:00Z">
            <w:trPr>
              <w:tblCellSpacing w:w="15" w:type="dxa"/>
            </w:trPr>
          </w:trPrChange>
        </w:trPr>
        <w:tc>
          <w:tcPr>
            <w:tcW w:w="0" w:type="auto"/>
            <w:vAlign w:val="center"/>
            <w:hideMark/>
            <w:tcPrChange w:id="4023" w:author="Arnob Alam" w:date="2025-02-06T14:09:00Z" w16du:dateUtc="2025-02-06T19:09:00Z">
              <w:tcPr>
                <w:tcW w:w="0" w:type="auto"/>
                <w:vAlign w:val="center"/>
                <w:hideMark/>
              </w:tcPr>
            </w:tcPrChange>
          </w:tcPr>
          <w:p w14:paraId="0B12C326" w14:textId="77777777" w:rsidR="007820B7" w:rsidRDefault="007820B7" w:rsidP="006B33E3">
            <w:pPr>
              <w:jc w:val="left"/>
              <w:rPr>
                <w:ins w:id="4024" w:author="Arnob Alam" w:date="2025-02-05T21:00:00Z" w16du:dateUtc="2025-02-06T02:00:00Z"/>
                <w:rFonts w:eastAsia="Times New Roman"/>
              </w:rPr>
            </w:pPr>
            <w:ins w:id="4025" w:author="Arnob Alam" w:date="2025-02-05T21:00:00Z" w16du:dateUtc="2025-02-06T02:00:00Z">
              <w:r>
                <w:rPr>
                  <w:rFonts w:eastAsia="Times New Roman"/>
                </w:rPr>
                <w:t>Group * Period</w:t>
              </w:r>
            </w:ins>
          </w:p>
        </w:tc>
        <w:tc>
          <w:tcPr>
            <w:tcW w:w="0" w:type="auto"/>
            <w:vAlign w:val="center"/>
            <w:hideMark/>
            <w:tcPrChange w:id="4026" w:author="Arnob Alam" w:date="2025-02-06T14:09:00Z" w16du:dateUtc="2025-02-06T19:09:00Z">
              <w:tcPr>
                <w:tcW w:w="0" w:type="auto"/>
                <w:vAlign w:val="center"/>
                <w:hideMark/>
              </w:tcPr>
            </w:tcPrChange>
          </w:tcPr>
          <w:p w14:paraId="69D54246" w14:textId="77777777" w:rsidR="007820B7" w:rsidRDefault="007820B7" w:rsidP="006B33E3">
            <w:pPr>
              <w:jc w:val="center"/>
              <w:rPr>
                <w:ins w:id="4027" w:author="Arnob Alam" w:date="2025-02-05T21:00:00Z" w16du:dateUtc="2025-02-06T02:00:00Z"/>
                <w:rFonts w:eastAsia="Times New Roman"/>
              </w:rPr>
            </w:pPr>
            <w:ins w:id="4028" w:author="Arnob Alam" w:date="2025-02-05T21:00:00Z" w16du:dateUtc="2025-02-06T02:00:00Z">
              <w:r>
                <w:rPr>
                  <w:rFonts w:eastAsia="Times New Roman"/>
                </w:rPr>
                <w:t>12.0888</w:t>
              </w:r>
              <w:r>
                <w:rPr>
                  <w:rFonts w:eastAsia="Times New Roman"/>
                  <w:vertAlign w:val="superscript"/>
                </w:rPr>
                <w:t>***</w:t>
              </w:r>
            </w:ins>
          </w:p>
        </w:tc>
        <w:tc>
          <w:tcPr>
            <w:tcW w:w="0" w:type="auto"/>
            <w:vAlign w:val="center"/>
            <w:hideMark/>
            <w:tcPrChange w:id="4029" w:author="Arnob Alam" w:date="2025-02-06T14:09:00Z" w16du:dateUtc="2025-02-06T19:09:00Z">
              <w:tcPr>
                <w:tcW w:w="0" w:type="auto"/>
                <w:vAlign w:val="center"/>
                <w:hideMark/>
              </w:tcPr>
            </w:tcPrChange>
          </w:tcPr>
          <w:p w14:paraId="355C5D7C" w14:textId="77777777" w:rsidR="007820B7" w:rsidRDefault="007820B7" w:rsidP="006B33E3">
            <w:pPr>
              <w:jc w:val="center"/>
              <w:rPr>
                <w:ins w:id="4030" w:author="Arnob Alam" w:date="2025-02-05T21:00:00Z" w16du:dateUtc="2025-02-06T02:00:00Z"/>
                <w:rFonts w:eastAsia="Times New Roman"/>
              </w:rPr>
            </w:pPr>
            <w:ins w:id="4031" w:author="Arnob Alam" w:date="2025-02-05T21:00:00Z" w16du:dateUtc="2025-02-06T02:00:00Z">
              <w:r>
                <w:rPr>
                  <w:rFonts w:eastAsia="Times New Roman"/>
                </w:rPr>
                <w:t>11.5072</w:t>
              </w:r>
              <w:r>
                <w:rPr>
                  <w:rFonts w:eastAsia="Times New Roman"/>
                  <w:vertAlign w:val="superscript"/>
                </w:rPr>
                <w:t>***</w:t>
              </w:r>
            </w:ins>
          </w:p>
        </w:tc>
      </w:tr>
      <w:tr w:rsidR="007820B7" w14:paraId="6A8477A2" w14:textId="77777777" w:rsidTr="00275B78">
        <w:trPr>
          <w:tblCellSpacing w:w="15" w:type="dxa"/>
          <w:jc w:val="center"/>
          <w:ins w:id="4032" w:author="Arnob Alam" w:date="2025-02-05T21:00:00Z"/>
          <w:trPrChange w:id="4033" w:author="Arnob Alam" w:date="2025-02-06T14:09:00Z" w16du:dateUtc="2025-02-06T19:09:00Z">
            <w:trPr>
              <w:tblCellSpacing w:w="15" w:type="dxa"/>
            </w:trPr>
          </w:trPrChange>
        </w:trPr>
        <w:tc>
          <w:tcPr>
            <w:tcW w:w="0" w:type="auto"/>
            <w:vAlign w:val="center"/>
            <w:hideMark/>
            <w:tcPrChange w:id="4034" w:author="Arnob Alam" w:date="2025-02-06T14:09:00Z" w16du:dateUtc="2025-02-06T19:09:00Z">
              <w:tcPr>
                <w:tcW w:w="0" w:type="auto"/>
                <w:vAlign w:val="center"/>
                <w:hideMark/>
              </w:tcPr>
            </w:tcPrChange>
          </w:tcPr>
          <w:p w14:paraId="15A0B93B" w14:textId="77777777" w:rsidR="007820B7" w:rsidRDefault="007820B7" w:rsidP="006B33E3">
            <w:pPr>
              <w:jc w:val="center"/>
              <w:rPr>
                <w:ins w:id="4035" w:author="Arnob Alam" w:date="2025-02-05T21:00:00Z" w16du:dateUtc="2025-02-06T02:00:00Z"/>
                <w:rFonts w:eastAsia="Times New Roman"/>
              </w:rPr>
            </w:pPr>
          </w:p>
        </w:tc>
        <w:tc>
          <w:tcPr>
            <w:tcW w:w="0" w:type="auto"/>
            <w:vAlign w:val="center"/>
            <w:hideMark/>
            <w:tcPrChange w:id="4036" w:author="Arnob Alam" w:date="2025-02-06T14:09:00Z" w16du:dateUtc="2025-02-06T19:09:00Z">
              <w:tcPr>
                <w:tcW w:w="0" w:type="auto"/>
                <w:vAlign w:val="center"/>
                <w:hideMark/>
              </w:tcPr>
            </w:tcPrChange>
          </w:tcPr>
          <w:p w14:paraId="51EECAFF" w14:textId="77777777" w:rsidR="007820B7" w:rsidRDefault="007820B7" w:rsidP="006B33E3">
            <w:pPr>
              <w:jc w:val="center"/>
              <w:rPr>
                <w:ins w:id="4037" w:author="Arnob Alam" w:date="2025-02-05T21:00:00Z" w16du:dateUtc="2025-02-06T02:00:00Z"/>
                <w:rFonts w:eastAsia="Times New Roman"/>
              </w:rPr>
            </w:pPr>
            <w:ins w:id="4038" w:author="Arnob Alam" w:date="2025-02-05T21:00:00Z" w16du:dateUtc="2025-02-06T02:00:00Z">
              <w:r>
                <w:rPr>
                  <w:rFonts w:eastAsia="Times New Roman"/>
                </w:rPr>
                <w:t>(0.7234)</w:t>
              </w:r>
            </w:ins>
          </w:p>
        </w:tc>
        <w:tc>
          <w:tcPr>
            <w:tcW w:w="0" w:type="auto"/>
            <w:vAlign w:val="center"/>
            <w:hideMark/>
            <w:tcPrChange w:id="4039" w:author="Arnob Alam" w:date="2025-02-06T14:09:00Z" w16du:dateUtc="2025-02-06T19:09:00Z">
              <w:tcPr>
                <w:tcW w:w="0" w:type="auto"/>
                <w:vAlign w:val="center"/>
                <w:hideMark/>
              </w:tcPr>
            </w:tcPrChange>
          </w:tcPr>
          <w:p w14:paraId="50EE8C2D" w14:textId="77777777" w:rsidR="007820B7" w:rsidRDefault="007820B7" w:rsidP="006B33E3">
            <w:pPr>
              <w:jc w:val="center"/>
              <w:rPr>
                <w:ins w:id="4040" w:author="Arnob Alam" w:date="2025-02-05T21:00:00Z" w16du:dateUtc="2025-02-06T02:00:00Z"/>
                <w:rFonts w:eastAsia="Times New Roman"/>
              </w:rPr>
            </w:pPr>
            <w:ins w:id="4041" w:author="Arnob Alam" w:date="2025-02-05T21:00:00Z" w16du:dateUtc="2025-02-06T02:00:00Z">
              <w:r>
                <w:rPr>
                  <w:rFonts w:eastAsia="Times New Roman"/>
                </w:rPr>
                <w:t>(0.7226)</w:t>
              </w:r>
            </w:ins>
          </w:p>
        </w:tc>
      </w:tr>
      <w:tr w:rsidR="007820B7" w14:paraId="30200CBB" w14:textId="77777777" w:rsidTr="00275B78">
        <w:trPr>
          <w:tblCellSpacing w:w="15" w:type="dxa"/>
          <w:jc w:val="center"/>
          <w:ins w:id="4042" w:author="Arnob Alam" w:date="2025-02-05T21:00:00Z"/>
          <w:trPrChange w:id="4043" w:author="Arnob Alam" w:date="2025-02-06T14:09:00Z" w16du:dateUtc="2025-02-06T19:09:00Z">
            <w:trPr>
              <w:tblCellSpacing w:w="15" w:type="dxa"/>
            </w:trPr>
          </w:trPrChange>
        </w:trPr>
        <w:tc>
          <w:tcPr>
            <w:tcW w:w="0" w:type="auto"/>
            <w:vAlign w:val="center"/>
            <w:hideMark/>
            <w:tcPrChange w:id="4044" w:author="Arnob Alam" w:date="2025-02-06T14:09:00Z" w16du:dateUtc="2025-02-06T19:09:00Z">
              <w:tcPr>
                <w:tcW w:w="0" w:type="auto"/>
                <w:vAlign w:val="center"/>
                <w:hideMark/>
              </w:tcPr>
            </w:tcPrChange>
          </w:tcPr>
          <w:p w14:paraId="76EE6128" w14:textId="77777777" w:rsidR="007820B7" w:rsidRDefault="007820B7" w:rsidP="006B33E3">
            <w:pPr>
              <w:jc w:val="left"/>
              <w:rPr>
                <w:ins w:id="4045" w:author="Arnob Alam" w:date="2025-02-05T21:00:00Z" w16du:dateUtc="2025-02-06T02:00:00Z"/>
                <w:rFonts w:eastAsia="Times New Roman"/>
              </w:rPr>
            </w:pPr>
            <w:ins w:id="4046" w:author="Arnob Alam" w:date="2025-02-05T21:00:00Z" w16du:dateUtc="2025-02-06T02:00:00Z">
              <w:r>
                <w:rPr>
                  <w:rFonts w:eastAsia="Times New Roman"/>
                </w:rPr>
                <w:t>Constant</w:t>
              </w:r>
            </w:ins>
          </w:p>
        </w:tc>
        <w:tc>
          <w:tcPr>
            <w:tcW w:w="0" w:type="auto"/>
            <w:vAlign w:val="center"/>
            <w:hideMark/>
            <w:tcPrChange w:id="4047" w:author="Arnob Alam" w:date="2025-02-06T14:09:00Z" w16du:dateUtc="2025-02-06T19:09:00Z">
              <w:tcPr>
                <w:tcW w:w="0" w:type="auto"/>
                <w:vAlign w:val="center"/>
                <w:hideMark/>
              </w:tcPr>
            </w:tcPrChange>
          </w:tcPr>
          <w:p w14:paraId="32123D88" w14:textId="77777777" w:rsidR="007820B7" w:rsidRDefault="007820B7" w:rsidP="006B33E3">
            <w:pPr>
              <w:jc w:val="center"/>
              <w:rPr>
                <w:ins w:id="4048" w:author="Arnob Alam" w:date="2025-02-05T21:00:00Z" w16du:dateUtc="2025-02-06T02:00:00Z"/>
                <w:rFonts w:eastAsia="Times New Roman"/>
              </w:rPr>
            </w:pPr>
            <w:ins w:id="4049" w:author="Arnob Alam" w:date="2025-02-05T21:00:00Z" w16du:dateUtc="2025-02-06T02:00:00Z">
              <w:r>
                <w:rPr>
                  <w:rFonts w:eastAsia="Times New Roman"/>
                </w:rPr>
                <w:t>-0.2415</w:t>
              </w:r>
            </w:ins>
          </w:p>
        </w:tc>
        <w:tc>
          <w:tcPr>
            <w:tcW w:w="0" w:type="auto"/>
            <w:vAlign w:val="center"/>
            <w:hideMark/>
            <w:tcPrChange w:id="4050" w:author="Arnob Alam" w:date="2025-02-06T14:09:00Z" w16du:dateUtc="2025-02-06T19:09:00Z">
              <w:tcPr>
                <w:tcW w:w="0" w:type="auto"/>
                <w:vAlign w:val="center"/>
                <w:hideMark/>
              </w:tcPr>
            </w:tcPrChange>
          </w:tcPr>
          <w:p w14:paraId="00CF69F2" w14:textId="77777777" w:rsidR="007820B7" w:rsidRDefault="007820B7" w:rsidP="006B33E3">
            <w:pPr>
              <w:jc w:val="center"/>
              <w:rPr>
                <w:ins w:id="4051" w:author="Arnob Alam" w:date="2025-02-05T21:00:00Z" w16du:dateUtc="2025-02-06T02:00:00Z"/>
                <w:rFonts w:eastAsia="Times New Roman"/>
              </w:rPr>
            </w:pPr>
            <w:ins w:id="4052" w:author="Arnob Alam" w:date="2025-02-05T21:00:00Z" w16du:dateUtc="2025-02-06T02:00:00Z">
              <w:r>
                <w:rPr>
                  <w:rFonts w:eastAsia="Times New Roman"/>
                </w:rPr>
                <w:t>-11.9859</w:t>
              </w:r>
              <w:r>
                <w:rPr>
                  <w:rFonts w:eastAsia="Times New Roman"/>
                  <w:vertAlign w:val="superscript"/>
                </w:rPr>
                <w:t>***</w:t>
              </w:r>
            </w:ins>
          </w:p>
        </w:tc>
      </w:tr>
      <w:tr w:rsidR="007820B7" w14:paraId="2A61D272" w14:textId="77777777" w:rsidTr="00275B78">
        <w:trPr>
          <w:tblCellSpacing w:w="15" w:type="dxa"/>
          <w:jc w:val="center"/>
          <w:ins w:id="4053" w:author="Arnob Alam" w:date="2025-02-05T21:00:00Z"/>
          <w:trPrChange w:id="4054" w:author="Arnob Alam" w:date="2025-02-06T14:09:00Z" w16du:dateUtc="2025-02-06T19:09:00Z">
            <w:trPr>
              <w:tblCellSpacing w:w="15" w:type="dxa"/>
            </w:trPr>
          </w:trPrChange>
        </w:trPr>
        <w:tc>
          <w:tcPr>
            <w:tcW w:w="0" w:type="auto"/>
            <w:vAlign w:val="center"/>
            <w:hideMark/>
            <w:tcPrChange w:id="4055" w:author="Arnob Alam" w:date="2025-02-06T14:09:00Z" w16du:dateUtc="2025-02-06T19:09:00Z">
              <w:tcPr>
                <w:tcW w:w="0" w:type="auto"/>
                <w:vAlign w:val="center"/>
                <w:hideMark/>
              </w:tcPr>
            </w:tcPrChange>
          </w:tcPr>
          <w:p w14:paraId="58953507" w14:textId="77777777" w:rsidR="007820B7" w:rsidRDefault="007820B7" w:rsidP="006B33E3">
            <w:pPr>
              <w:jc w:val="center"/>
              <w:rPr>
                <w:ins w:id="4056" w:author="Arnob Alam" w:date="2025-02-05T21:00:00Z" w16du:dateUtc="2025-02-06T02:00:00Z"/>
                <w:rFonts w:eastAsia="Times New Roman"/>
              </w:rPr>
            </w:pPr>
          </w:p>
        </w:tc>
        <w:tc>
          <w:tcPr>
            <w:tcW w:w="0" w:type="auto"/>
            <w:vAlign w:val="center"/>
            <w:hideMark/>
            <w:tcPrChange w:id="4057" w:author="Arnob Alam" w:date="2025-02-06T14:09:00Z" w16du:dateUtc="2025-02-06T19:09:00Z">
              <w:tcPr>
                <w:tcW w:w="0" w:type="auto"/>
                <w:vAlign w:val="center"/>
                <w:hideMark/>
              </w:tcPr>
            </w:tcPrChange>
          </w:tcPr>
          <w:p w14:paraId="6F2043BD" w14:textId="77777777" w:rsidR="007820B7" w:rsidRDefault="007820B7" w:rsidP="006B33E3">
            <w:pPr>
              <w:jc w:val="center"/>
              <w:rPr>
                <w:ins w:id="4058" w:author="Arnob Alam" w:date="2025-02-05T21:00:00Z" w16du:dateUtc="2025-02-06T02:00:00Z"/>
                <w:rFonts w:eastAsia="Times New Roman"/>
              </w:rPr>
            </w:pPr>
            <w:ins w:id="4059" w:author="Arnob Alam" w:date="2025-02-05T21:00:00Z" w16du:dateUtc="2025-02-06T02:00:00Z">
              <w:r>
                <w:rPr>
                  <w:rFonts w:eastAsia="Times New Roman"/>
                </w:rPr>
                <w:t>(0.4742)</w:t>
              </w:r>
            </w:ins>
          </w:p>
        </w:tc>
        <w:tc>
          <w:tcPr>
            <w:tcW w:w="0" w:type="auto"/>
            <w:vAlign w:val="center"/>
            <w:hideMark/>
            <w:tcPrChange w:id="4060" w:author="Arnob Alam" w:date="2025-02-06T14:09:00Z" w16du:dateUtc="2025-02-06T19:09:00Z">
              <w:tcPr>
                <w:tcW w:w="0" w:type="auto"/>
                <w:vAlign w:val="center"/>
                <w:hideMark/>
              </w:tcPr>
            </w:tcPrChange>
          </w:tcPr>
          <w:p w14:paraId="43D3AB5C" w14:textId="77777777" w:rsidR="007820B7" w:rsidRDefault="007820B7" w:rsidP="006B33E3">
            <w:pPr>
              <w:jc w:val="center"/>
              <w:rPr>
                <w:ins w:id="4061" w:author="Arnob Alam" w:date="2025-02-05T21:00:00Z" w16du:dateUtc="2025-02-06T02:00:00Z"/>
                <w:rFonts w:eastAsia="Times New Roman"/>
              </w:rPr>
            </w:pPr>
            <w:ins w:id="4062" w:author="Arnob Alam" w:date="2025-02-05T21:00:00Z" w16du:dateUtc="2025-02-06T02:00:00Z">
              <w:r>
                <w:rPr>
                  <w:rFonts w:eastAsia="Times New Roman"/>
                </w:rPr>
                <w:t>(1.2767)</w:t>
              </w:r>
            </w:ins>
          </w:p>
        </w:tc>
      </w:tr>
      <w:tr w:rsidR="007820B7" w14:paraId="1367E2DE" w14:textId="77777777" w:rsidTr="00275B78">
        <w:trPr>
          <w:tblCellSpacing w:w="15" w:type="dxa"/>
          <w:jc w:val="center"/>
          <w:ins w:id="4063" w:author="Arnob Alam" w:date="2025-02-05T21:00:00Z"/>
          <w:trPrChange w:id="4064" w:author="Arnob Alam" w:date="2025-02-06T14:09:00Z" w16du:dateUtc="2025-02-06T19:09:00Z">
            <w:trPr>
              <w:tblCellSpacing w:w="15" w:type="dxa"/>
            </w:trPr>
          </w:trPrChange>
        </w:trPr>
        <w:tc>
          <w:tcPr>
            <w:tcW w:w="0" w:type="auto"/>
            <w:gridSpan w:val="3"/>
            <w:tcBorders>
              <w:bottom w:val="single" w:sz="6" w:space="0" w:color="000000"/>
            </w:tcBorders>
            <w:vAlign w:val="center"/>
            <w:hideMark/>
            <w:tcPrChange w:id="4065" w:author="Arnob Alam" w:date="2025-02-06T14:09:00Z" w16du:dateUtc="2025-02-06T19:09:00Z">
              <w:tcPr>
                <w:tcW w:w="0" w:type="auto"/>
                <w:gridSpan w:val="3"/>
                <w:tcBorders>
                  <w:bottom w:val="single" w:sz="6" w:space="0" w:color="000000"/>
                </w:tcBorders>
                <w:vAlign w:val="center"/>
                <w:hideMark/>
              </w:tcPr>
            </w:tcPrChange>
          </w:tcPr>
          <w:p w14:paraId="05D33A15" w14:textId="77777777" w:rsidR="007820B7" w:rsidRDefault="007820B7" w:rsidP="006B33E3">
            <w:pPr>
              <w:jc w:val="center"/>
              <w:rPr>
                <w:ins w:id="4066" w:author="Arnob Alam" w:date="2025-02-05T21:00:00Z" w16du:dateUtc="2025-02-06T02:00:00Z"/>
                <w:rFonts w:eastAsia="Times New Roman"/>
              </w:rPr>
            </w:pPr>
          </w:p>
        </w:tc>
      </w:tr>
      <w:tr w:rsidR="007820B7" w14:paraId="67869226" w14:textId="77777777" w:rsidTr="00275B78">
        <w:trPr>
          <w:tblCellSpacing w:w="15" w:type="dxa"/>
          <w:jc w:val="center"/>
          <w:ins w:id="4067" w:author="Arnob Alam" w:date="2025-02-05T21:00:00Z"/>
          <w:trPrChange w:id="4068" w:author="Arnob Alam" w:date="2025-02-06T14:09:00Z" w16du:dateUtc="2025-02-06T19:09:00Z">
            <w:trPr>
              <w:tblCellSpacing w:w="15" w:type="dxa"/>
            </w:trPr>
          </w:trPrChange>
        </w:trPr>
        <w:tc>
          <w:tcPr>
            <w:tcW w:w="0" w:type="auto"/>
            <w:vAlign w:val="center"/>
            <w:hideMark/>
            <w:tcPrChange w:id="4069" w:author="Arnob Alam" w:date="2025-02-06T14:09:00Z" w16du:dateUtc="2025-02-06T19:09:00Z">
              <w:tcPr>
                <w:tcW w:w="0" w:type="auto"/>
                <w:vAlign w:val="center"/>
                <w:hideMark/>
              </w:tcPr>
            </w:tcPrChange>
          </w:tcPr>
          <w:p w14:paraId="13770AB6" w14:textId="77777777" w:rsidR="007820B7" w:rsidRDefault="007820B7" w:rsidP="006B33E3">
            <w:pPr>
              <w:jc w:val="left"/>
              <w:rPr>
                <w:ins w:id="4070" w:author="Arnob Alam" w:date="2025-02-05T21:00:00Z" w16du:dateUtc="2025-02-06T02:00:00Z"/>
                <w:rFonts w:eastAsia="Times New Roman"/>
              </w:rPr>
            </w:pPr>
            <w:ins w:id="4071" w:author="Arnob Alam" w:date="2025-02-05T21:00:00Z" w16du:dateUtc="2025-02-06T02:00:00Z">
              <w:r>
                <w:rPr>
                  <w:rFonts w:eastAsia="Times New Roman"/>
                </w:rPr>
                <w:t>Observations</w:t>
              </w:r>
            </w:ins>
          </w:p>
        </w:tc>
        <w:tc>
          <w:tcPr>
            <w:tcW w:w="0" w:type="auto"/>
            <w:vAlign w:val="center"/>
            <w:hideMark/>
            <w:tcPrChange w:id="4072" w:author="Arnob Alam" w:date="2025-02-06T14:09:00Z" w16du:dateUtc="2025-02-06T19:09:00Z">
              <w:tcPr>
                <w:tcW w:w="0" w:type="auto"/>
                <w:vAlign w:val="center"/>
                <w:hideMark/>
              </w:tcPr>
            </w:tcPrChange>
          </w:tcPr>
          <w:p w14:paraId="58E29419" w14:textId="77777777" w:rsidR="007820B7" w:rsidRDefault="007820B7" w:rsidP="006B33E3">
            <w:pPr>
              <w:jc w:val="center"/>
              <w:rPr>
                <w:ins w:id="4073" w:author="Arnob Alam" w:date="2025-02-05T21:00:00Z" w16du:dateUtc="2025-02-06T02:00:00Z"/>
                <w:rFonts w:eastAsia="Times New Roman"/>
              </w:rPr>
            </w:pPr>
            <w:ins w:id="4074" w:author="Arnob Alam" w:date="2025-02-05T21:00:00Z" w16du:dateUtc="2025-02-06T02:00:00Z">
              <w:r>
                <w:rPr>
                  <w:rFonts w:eastAsia="Times New Roman"/>
                </w:rPr>
                <w:t>25,613</w:t>
              </w:r>
            </w:ins>
          </w:p>
        </w:tc>
        <w:tc>
          <w:tcPr>
            <w:tcW w:w="0" w:type="auto"/>
            <w:vAlign w:val="center"/>
            <w:hideMark/>
            <w:tcPrChange w:id="4075" w:author="Arnob Alam" w:date="2025-02-06T14:09:00Z" w16du:dateUtc="2025-02-06T19:09:00Z">
              <w:tcPr>
                <w:tcW w:w="0" w:type="auto"/>
                <w:vAlign w:val="center"/>
                <w:hideMark/>
              </w:tcPr>
            </w:tcPrChange>
          </w:tcPr>
          <w:p w14:paraId="075874D4" w14:textId="77777777" w:rsidR="007820B7" w:rsidRDefault="007820B7" w:rsidP="006B33E3">
            <w:pPr>
              <w:jc w:val="center"/>
              <w:rPr>
                <w:ins w:id="4076" w:author="Arnob Alam" w:date="2025-02-05T21:00:00Z" w16du:dateUtc="2025-02-06T02:00:00Z"/>
                <w:rFonts w:eastAsia="Times New Roman"/>
              </w:rPr>
            </w:pPr>
            <w:ins w:id="4077" w:author="Arnob Alam" w:date="2025-02-05T21:00:00Z" w16du:dateUtc="2025-02-06T02:00:00Z">
              <w:r>
                <w:rPr>
                  <w:rFonts w:eastAsia="Times New Roman"/>
                </w:rPr>
                <w:t>25,613</w:t>
              </w:r>
            </w:ins>
          </w:p>
        </w:tc>
      </w:tr>
      <w:tr w:rsidR="007820B7" w14:paraId="5A3CAAA4" w14:textId="77777777" w:rsidTr="00275B78">
        <w:trPr>
          <w:tblCellSpacing w:w="15" w:type="dxa"/>
          <w:jc w:val="center"/>
          <w:ins w:id="4078" w:author="Arnob Alam" w:date="2025-02-05T21:00:00Z"/>
          <w:trPrChange w:id="4079" w:author="Arnob Alam" w:date="2025-02-06T14:09:00Z" w16du:dateUtc="2025-02-06T19:09:00Z">
            <w:trPr>
              <w:tblCellSpacing w:w="15" w:type="dxa"/>
            </w:trPr>
          </w:trPrChange>
        </w:trPr>
        <w:tc>
          <w:tcPr>
            <w:tcW w:w="0" w:type="auto"/>
            <w:vAlign w:val="center"/>
            <w:hideMark/>
            <w:tcPrChange w:id="4080" w:author="Arnob Alam" w:date="2025-02-06T14:09:00Z" w16du:dateUtc="2025-02-06T19:09:00Z">
              <w:tcPr>
                <w:tcW w:w="0" w:type="auto"/>
                <w:vAlign w:val="center"/>
                <w:hideMark/>
              </w:tcPr>
            </w:tcPrChange>
          </w:tcPr>
          <w:p w14:paraId="30A1B14B" w14:textId="77777777" w:rsidR="007820B7" w:rsidRDefault="007820B7" w:rsidP="006B33E3">
            <w:pPr>
              <w:jc w:val="left"/>
              <w:rPr>
                <w:ins w:id="4081" w:author="Arnob Alam" w:date="2025-02-05T21:00:00Z" w16du:dateUtc="2025-02-06T02:00:00Z"/>
                <w:rFonts w:eastAsia="Times New Roman"/>
              </w:rPr>
            </w:pPr>
            <w:ins w:id="4082" w:author="Arnob Alam" w:date="2025-02-05T21:00:00Z" w16du:dateUtc="2025-02-06T02:00:00Z">
              <w:r>
                <w:rPr>
                  <w:rFonts w:eastAsia="Times New Roman"/>
                </w:rPr>
                <w:t>R</w:t>
              </w:r>
              <w:r>
                <w:rPr>
                  <w:rFonts w:eastAsia="Times New Roman"/>
                  <w:vertAlign w:val="superscript"/>
                </w:rPr>
                <w:t>2</w:t>
              </w:r>
            </w:ins>
          </w:p>
        </w:tc>
        <w:tc>
          <w:tcPr>
            <w:tcW w:w="0" w:type="auto"/>
            <w:vAlign w:val="center"/>
            <w:hideMark/>
            <w:tcPrChange w:id="4083" w:author="Arnob Alam" w:date="2025-02-06T14:09:00Z" w16du:dateUtc="2025-02-06T19:09:00Z">
              <w:tcPr>
                <w:tcW w:w="0" w:type="auto"/>
                <w:vAlign w:val="center"/>
                <w:hideMark/>
              </w:tcPr>
            </w:tcPrChange>
          </w:tcPr>
          <w:p w14:paraId="461B5CE4" w14:textId="77777777" w:rsidR="007820B7" w:rsidRDefault="007820B7" w:rsidP="006B33E3">
            <w:pPr>
              <w:jc w:val="center"/>
              <w:rPr>
                <w:ins w:id="4084" w:author="Arnob Alam" w:date="2025-02-05T21:00:00Z" w16du:dateUtc="2025-02-06T02:00:00Z"/>
                <w:rFonts w:eastAsia="Times New Roman"/>
              </w:rPr>
            </w:pPr>
            <w:ins w:id="4085" w:author="Arnob Alam" w:date="2025-02-05T21:00:00Z" w16du:dateUtc="2025-02-06T02:00:00Z">
              <w:r>
                <w:rPr>
                  <w:rFonts w:eastAsia="Times New Roman"/>
                </w:rPr>
                <w:t>0.0175</w:t>
              </w:r>
            </w:ins>
          </w:p>
        </w:tc>
        <w:tc>
          <w:tcPr>
            <w:tcW w:w="0" w:type="auto"/>
            <w:vAlign w:val="center"/>
            <w:hideMark/>
            <w:tcPrChange w:id="4086" w:author="Arnob Alam" w:date="2025-02-06T14:09:00Z" w16du:dateUtc="2025-02-06T19:09:00Z">
              <w:tcPr>
                <w:tcW w:w="0" w:type="auto"/>
                <w:vAlign w:val="center"/>
                <w:hideMark/>
              </w:tcPr>
            </w:tcPrChange>
          </w:tcPr>
          <w:p w14:paraId="22C77E15" w14:textId="77777777" w:rsidR="007820B7" w:rsidRDefault="007820B7" w:rsidP="006B33E3">
            <w:pPr>
              <w:jc w:val="center"/>
              <w:rPr>
                <w:ins w:id="4087" w:author="Arnob Alam" w:date="2025-02-05T21:00:00Z" w16du:dateUtc="2025-02-06T02:00:00Z"/>
                <w:rFonts w:eastAsia="Times New Roman"/>
              </w:rPr>
            </w:pPr>
            <w:ins w:id="4088" w:author="Arnob Alam" w:date="2025-02-05T21:00:00Z" w16du:dateUtc="2025-02-06T02:00:00Z">
              <w:r>
                <w:rPr>
                  <w:rFonts w:eastAsia="Times New Roman"/>
                </w:rPr>
                <w:t>0.0335</w:t>
              </w:r>
            </w:ins>
          </w:p>
        </w:tc>
      </w:tr>
      <w:tr w:rsidR="007820B7" w14:paraId="25779F91" w14:textId="77777777" w:rsidTr="00275B78">
        <w:trPr>
          <w:tblCellSpacing w:w="15" w:type="dxa"/>
          <w:jc w:val="center"/>
          <w:ins w:id="4089" w:author="Arnob Alam" w:date="2025-02-05T21:00:00Z"/>
          <w:trPrChange w:id="4090" w:author="Arnob Alam" w:date="2025-02-06T14:09:00Z" w16du:dateUtc="2025-02-06T19:09:00Z">
            <w:trPr>
              <w:tblCellSpacing w:w="15" w:type="dxa"/>
            </w:trPr>
          </w:trPrChange>
        </w:trPr>
        <w:tc>
          <w:tcPr>
            <w:tcW w:w="0" w:type="auto"/>
            <w:vAlign w:val="center"/>
            <w:hideMark/>
            <w:tcPrChange w:id="4091" w:author="Arnob Alam" w:date="2025-02-06T14:09:00Z" w16du:dateUtc="2025-02-06T19:09:00Z">
              <w:tcPr>
                <w:tcW w:w="0" w:type="auto"/>
                <w:vAlign w:val="center"/>
                <w:hideMark/>
              </w:tcPr>
            </w:tcPrChange>
          </w:tcPr>
          <w:p w14:paraId="646B4C90" w14:textId="77777777" w:rsidR="007820B7" w:rsidRDefault="007820B7" w:rsidP="006B33E3">
            <w:pPr>
              <w:jc w:val="left"/>
              <w:rPr>
                <w:ins w:id="4092" w:author="Arnob Alam" w:date="2025-02-05T21:00:00Z" w16du:dateUtc="2025-02-06T02:00:00Z"/>
                <w:rFonts w:eastAsia="Times New Roman"/>
              </w:rPr>
            </w:pPr>
            <w:ins w:id="4093" w:author="Arnob Alam" w:date="2025-02-05T21:00:00Z" w16du:dateUtc="2025-02-06T02:00:00Z">
              <w:r>
                <w:rPr>
                  <w:rFonts w:eastAsia="Times New Roman"/>
                </w:rPr>
                <w:t>Adjusted R</w:t>
              </w:r>
              <w:r>
                <w:rPr>
                  <w:rFonts w:eastAsia="Times New Roman"/>
                  <w:vertAlign w:val="superscript"/>
                </w:rPr>
                <w:t>2</w:t>
              </w:r>
            </w:ins>
          </w:p>
        </w:tc>
        <w:tc>
          <w:tcPr>
            <w:tcW w:w="0" w:type="auto"/>
            <w:vAlign w:val="center"/>
            <w:hideMark/>
            <w:tcPrChange w:id="4094" w:author="Arnob Alam" w:date="2025-02-06T14:09:00Z" w16du:dateUtc="2025-02-06T19:09:00Z">
              <w:tcPr>
                <w:tcW w:w="0" w:type="auto"/>
                <w:vAlign w:val="center"/>
                <w:hideMark/>
              </w:tcPr>
            </w:tcPrChange>
          </w:tcPr>
          <w:p w14:paraId="03651B3D" w14:textId="77777777" w:rsidR="007820B7" w:rsidRDefault="007820B7" w:rsidP="006B33E3">
            <w:pPr>
              <w:jc w:val="center"/>
              <w:rPr>
                <w:ins w:id="4095" w:author="Arnob Alam" w:date="2025-02-05T21:00:00Z" w16du:dateUtc="2025-02-06T02:00:00Z"/>
                <w:rFonts w:eastAsia="Times New Roman"/>
              </w:rPr>
            </w:pPr>
            <w:ins w:id="4096" w:author="Arnob Alam" w:date="2025-02-05T21:00:00Z" w16du:dateUtc="2025-02-06T02:00:00Z">
              <w:r>
                <w:rPr>
                  <w:rFonts w:eastAsia="Times New Roman"/>
                </w:rPr>
                <w:t>0.0174</w:t>
              </w:r>
            </w:ins>
          </w:p>
        </w:tc>
        <w:tc>
          <w:tcPr>
            <w:tcW w:w="0" w:type="auto"/>
            <w:vAlign w:val="center"/>
            <w:hideMark/>
            <w:tcPrChange w:id="4097" w:author="Arnob Alam" w:date="2025-02-06T14:09:00Z" w16du:dateUtc="2025-02-06T19:09:00Z">
              <w:tcPr>
                <w:tcW w:w="0" w:type="auto"/>
                <w:vAlign w:val="center"/>
                <w:hideMark/>
              </w:tcPr>
            </w:tcPrChange>
          </w:tcPr>
          <w:p w14:paraId="58D2AE5A" w14:textId="77777777" w:rsidR="007820B7" w:rsidRDefault="007820B7" w:rsidP="006B33E3">
            <w:pPr>
              <w:jc w:val="center"/>
              <w:rPr>
                <w:ins w:id="4098" w:author="Arnob Alam" w:date="2025-02-05T21:00:00Z" w16du:dateUtc="2025-02-06T02:00:00Z"/>
                <w:rFonts w:eastAsia="Times New Roman"/>
              </w:rPr>
            </w:pPr>
            <w:ins w:id="4099" w:author="Arnob Alam" w:date="2025-02-05T21:00:00Z" w16du:dateUtc="2025-02-06T02:00:00Z">
              <w:r>
                <w:rPr>
                  <w:rFonts w:eastAsia="Times New Roman"/>
                </w:rPr>
                <w:t>0.0330</w:t>
              </w:r>
            </w:ins>
          </w:p>
        </w:tc>
      </w:tr>
      <w:tr w:rsidR="007820B7" w14:paraId="11B1B938" w14:textId="77777777" w:rsidTr="00275B78">
        <w:trPr>
          <w:tblCellSpacing w:w="15" w:type="dxa"/>
          <w:jc w:val="center"/>
          <w:ins w:id="4100" w:author="Arnob Alam" w:date="2025-02-05T21:00:00Z"/>
          <w:trPrChange w:id="4101" w:author="Arnob Alam" w:date="2025-02-06T14:09:00Z" w16du:dateUtc="2025-02-06T19:09:00Z">
            <w:trPr>
              <w:tblCellSpacing w:w="15" w:type="dxa"/>
            </w:trPr>
          </w:trPrChange>
        </w:trPr>
        <w:tc>
          <w:tcPr>
            <w:tcW w:w="0" w:type="auto"/>
            <w:vAlign w:val="center"/>
            <w:hideMark/>
            <w:tcPrChange w:id="4102" w:author="Arnob Alam" w:date="2025-02-06T14:09:00Z" w16du:dateUtc="2025-02-06T19:09:00Z">
              <w:tcPr>
                <w:tcW w:w="0" w:type="auto"/>
                <w:vAlign w:val="center"/>
                <w:hideMark/>
              </w:tcPr>
            </w:tcPrChange>
          </w:tcPr>
          <w:p w14:paraId="79315497" w14:textId="77777777" w:rsidR="007820B7" w:rsidRDefault="007820B7" w:rsidP="006B33E3">
            <w:pPr>
              <w:jc w:val="left"/>
              <w:rPr>
                <w:ins w:id="4103" w:author="Arnob Alam" w:date="2025-02-05T21:00:00Z" w16du:dateUtc="2025-02-06T02:00:00Z"/>
                <w:rFonts w:eastAsia="Times New Roman"/>
              </w:rPr>
            </w:pPr>
            <w:ins w:id="4104" w:author="Arnob Alam" w:date="2025-02-05T21:00:00Z" w16du:dateUtc="2025-02-06T02:00:00Z">
              <w:r>
                <w:rPr>
                  <w:rFonts w:eastAsia="Times New Roman"/>
                </w:rPr>
                <w:t>Residual Std. Error</w:t>
              </w:r>
            </w:ins>
          </w:p>
        </w:tc>
        <w:tc>
          <w:tcPr>
            <w:tcW w:w="0" w:type="auto"/>
            <w:vAlign w:val="center"/>
            <w:hideMark/>
            <w:tcPrChange w:id="4105" w:author="Arnob Alam" w:date="2025-02-06T14:09:00Z" w16du:dateUtc="2025-02-06T19:09:00Z">
              <w:tcPr>
                <w:tcW w:w="0" w:type="auto"/>
                <w:vAlign w:val="center"/>
                <w:hideMark/>
              </w:tcPr>
            </w:tcPrChange>
          </w:tcPr>
          <w:p w14:paraId="748719AA" w14:textId="77777777" w:rsidR="007820B7" w:rsidRDefault="007820B7" w:rsidP="006B33E3">
            <w:pPr>
              <w:jc w:val="center"/>
              <w:rPr>
                <w:ins w:id="4106" w:author="Arnob Alam" w:date="2025-02-05T21:00:00Z" w16du:dateUtc="2025-02-06T02:00:00Z"/>
                <w:rFonts w:eastAsia="Times New Roman"/>
              </w:rPr>
            </w:pPr>
            <w:ins w:id="4107" w:author="Arnob Alam" w:date="2025-02-05T21:00:00Z" w16du:dateUtc="2025-02-06T02:00:00Z">
              <w:r>
                <w:rPr>
                  <w:rFonts w:eastAsia="Times New Roman"/>
                </w:rPr>
                <w:t>11.4106 (</w:t>
              </w:r>
              <w:proofErr w:type="spellStart"/>
              <w:r>
                <w:rPr>
                  <w:rFonts w:eastAsia="Times New Roman"/>
                </w:rPr>
                <w:t>df</w:t>
              </w:r>
              <w:proofErr w:type="spellEnd"/>
              <w:r>
                <w:rPr>
                  <w:rFonts w:eastAsia="Times New Roman"/>
                </w:rPr>
                <w:t xml:space="preserve"> = 25609)</w:t>
              </w:r>
            </w:ins>
          </w:p>
        </w:tc>
        <w:tc>
          <w:tcPr>
            <w:tcW w:w="0" w:type="auto"/>
            <w:vAlign w:val="center"/>
            <w:hideMark/>
            <w:tcPrChange w:id="4108" w:author="Arnob Alam" w:date="2025-02-06T14:09:00Z" w16du:dateUtc="2025-02-06T19:09:00Z">
              <w:tcPr>
                <w:tcW w:w="0" w:type="auto"/>
                <w:vAlign w:val="center"/>
                <w:hideMark/>
              </w:tcPr>
            </w:tcPrChange>
          </w:tcPr>
          <w:p w14:paraId="7DF095DA" w14:textId="77777777" w:rsidR="007820B7" w:rsidRDefault="007820B7" w:rsidP="006B33E3">
            <w:pPr>
              <w:jc w:val="center"/>
              <w:rPr>
                <w:ins w:id="4109" w:author="Arnob Alam" w:date="2025-02-05T21:00:00Z" w16du:dateUtc="2025-02-06T02:00:00Z"/>
                <w:rFonts w:eastAsia="Times New Roman"/>
              </w:rPr>
            </w:pPr>
            <w:ins w:id="4110" w:author="Arnob Alam" w:date="2025-02-05T21:00:00Z" w16du:dateUtc="2025-02-06T02:00:00Z">
              <w:r>
                <w:rPr>
                  <w:rFonts w:eastAsia="Times New Roman"/>
                </w:rPr>
                <w:t>11.3196 (</w:t>
              </w:r>
              <w:proofErr w:type="spellStart"/>
              <w:r>
                <w:rPr>
                  <w:rFonts w:eastAsia="Times New Roman"/>
                </w:rPr>
                <w:t>df</w:t>
              </w:r>
              <w:proofErr w:type="spellEnd"/>
              <w:r>
                <w:rPr>
                  <w:rFonts w:eastAsia="Times New Roman"/>
                </w:rPr>
                <w:t xml:space="preserve"> = 25598)</w:t>
              </w:r>
            </w:ins>
          </w:p>
        </w:tc>
      </w:tr>
      <w:tr w:rsidR="007820B7" w14:paraId="4DEE29B6" w14:textId="77777777" w:rsidTr="00275B78">
        <w:trPr>
          <w:tblCellSpacing w:w="15" w:type="dxa"/>
          <w:jc w:val="center"/>
          <w:ins w:id="4111" w:author="Arnob Alam" w:date="2025-02-05T21:00:00Z"/>
          <w:trPrChange w:id="4112" w:author="Arnob Alam" w:date="2025-02-06T14:09:00Z" w16du:dateUtc="2025-02-06T19:09:00Z">
            <w:trPr>
              <w:tblCellSpacing w:w="15" w:type="dxa"/>
            </w:trPr>
          </w:trPrChange>
        </w:trPr>
        <w:tc>
          <w:tcPr>
            <w:tcW w:w="0" w:type="auto"/>
            <w:vAlign w:val="center"/>
            <w:hideMark/>
            <w:tcPrChange w:id="4113" w:author="Arnob Alam" w:date="2025-02-06T14:09:00Z" w16du:dateUtc="2025-02-06T19:09:00Z">
              <w:tcPr>
                <w:tcW w:w="0" w:type="auto"/>
                <w:vAlign w:val="center"/>
                <w:hideMark/>
              </w:tcPr>
            </w:tcPrChange>
          </w:tcPr>
          <w:p w14:paraId="6A1B57E8" w14:textId="77777777" w:rsidR="007820B7" w:rsidRDefault="007820B7" w:rsidP="006B33E3">
            <w:pPr>
              <w:jc w:val="left"/>
              <w:rPr>
                <w:ins w:id="4114" w:author="Arnob Alam" w:date="2025-02-05T21:00:00Z" w16du:dateUtc="2025-02-06T02:00:00Z"/>
                <w:rFonts w:eastAsia="Times New Roman"/>
              </w:rPr>
            </w:pPr>
            <w:ins w:id="4115" w:author="Arnob Alam" w:date="2025-02-05T21:00:00Z" w16du:dateUtc="2025-02-06T02:00:00Z">
              <w:r>
                <w:rPr>
                  <w:rFonts w:eastAsia="Times New Roman"/>
                </w:rPr>
                <w:t>F Statistic</w:t>
              </w:r>
            </w:ins>
          </w:p>
        </w:tc>
        <w:tc>
          <w:tcPr>
            <w:tcW w:w="0" w:type="auto"/>
            <w:vAlign w:val="center"/>
            <w:hideMark/>
            <w:tcPrChange w:id="4116" w:author="Arnob Alam" w:date="2025-02-06T14:09:00Z" w16du:dateUtc="2025-02-06T19:09:00Z">
              <w:tcPr>
                <w:tcW w:w="0" w:type="auto"/>
                <w:vAlign w:val="center"/>
                <w:hideMark/>
              </w:tcPr>
            </w:tcPrChange>
          </w:tcPr>
          <w:p w14:paraId="360852D2" w14:textId="77777777" w:rsidR="007820B7" w:rsidRDefault="007820B7" w:rsidP="006B33E3">
            <w:pPr>
              <w:jc w:val="center"/>
              <w:rPr>
                <w:ins w:id="4117" w:author="Arnob Alam" w:date="2025-02-05T21:00:00Z" w16du:dateUtc="2025-02-06T02:00:00Z"/>
                <w:rFonts w:eastAsia="Times New Roman"/>
              </w:rPr>
            </w:pPr>
            <w:ins w:id="4118" w:author="Arnob Alam" w:date="2025-02-05T21:00:00Z" w16du:dateUtc="2025-02-06T02:00:00Z">
              <w:r>
                <w:rPr>
                  <w:rFonts w:eastAsia="Times New Roman"/>
                </w:rPr>
                <w:t>152.0776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25609)</w:t>
              </w:r>
            </w:ins>
          </w:p>
        </w:tc>
        <w:tc>
          <w:tcPr>
            <w:tcW w:w="0" w:type="auto"/>
            <w:vAlign w:val="center"/>
            <w:hideMark/>
            <w:tcPrChange w:id="4119" w:author="Arnob Alam" w:date="2025-02-06T14:09:00Z" w16du:dateUtc="2025-02-06T19:09:00Z">
              <w:tcPr>
                <w:tcW w:w="0" w:type="auto"/>
                <w:vAlign w:val="center"/>
                <w:hideMark/>
              </w:tcPr>
            </w:tcPrChange>
          </w:tcPr>
          <w:p w14:paraId="785E1F92" w14:textId="77777777" w:rsidR="007820B7" w:rsidRDefault="007820B7" w:rsidP="006B33E3">
            <w:pPr>
              <w:jc w:val="center"/>
              <w:rPr>
                <w:ins w:id="4120" w:author="Arnob Alam" w:date="2025-02-05T21:00:00Z" w16du:dateUtc="2025-02-06T02:00:00Z"/>
                <w:rFonts w:eastAsia="Times New Roman"/>
              </w:rPr>
            </w:pPr>
            <w:ins w:id="4121" w:author="Arnob Alam" w:date="2025-02-05T21:00:00Z" w16du:dateUtc="2025-02-06T02:00:00Z">
              <w:r>
                <w:rPr>
                  <w:rFonts w:eastAsia="Times New Roman"/>
                </w:rPr>
                <w:t>63.4120</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25598)</w:t>
              </w:r>
            </w:ins>
          </w:p>
        </w:tc>
      </w:tr>
      <w:tr w:rsidR="007820B7" w14:paraId="08E6F993" w14:textId="77777777" w:rsidTr="00275B78">
        <w:trPr>
          <w:tblCellSpacing w:w="15" w:type="dxa"/>
          <w:jc w:val="center"/>
          <w:ins w:id="4122" w:author="Arnob Alam" w:date="2025-02-05T21:00:00Z"/>
          <w:trPrChange w:id="4123" w:author="Arnob Alam" w:date="2025-02-06T14:09:00Z" w16du:dateUtc="2025-02-06T19:09:00Z">
            <w:trPr>
              <w:tblCellSpacing w:w="15" w:type="dxa"/>
            </w:trPr>
          </w:trPrChange>
        </w:trPr>
        <w:tc>
          <w:tcPr>
            <w:tcW w:w="0" w:type="auto"/>
            <w:gridSpan w:val="3"/>
            <w:tcBorders>
              <w:bottom w:val="single" w:sz="6" w:space="0" w:color="000000"/>
            </w:tcBorders>
            <w:vAlign w:val="center"/>
            <w:hideMark/>
            <w:tcPrChange w:id="4124" w:author="Arnob Alam" w:date="2025-02-06T14:09:00Z" w16du:dateUtc="2025-02-06T19:09:00Z">
              <w:tcPr>
                <w:tcW w:w="0" w:type="auto"/>
                <w:gridSpan w:val="3"/>
                <w:tcBorders>
                  <w:bottom w:val="single" w:sz="6" w:space="0" w:color="000000"/>
                </w:tcBorders>
                <w:vAlign w:val="center"/>
                <w:hideMark/>
              </w:tcPr>
            </w:tcPrChange>
          </w:tcPr>
          <w:p w14:paraId="44C306C1" w14:textId="77777777" w:rsidR="007820B7" w:rsidRDefault="007820B7" w:rsidP="006B33E3">
            <w:pPr>
              <w:jc w:val="center"/>
              <w:rPr>
                <w:ins w:id="4125" w:author="Arnob Alam" w:date="2025-02-05T21:00:00Z" w16du:dateUtc="2025-02-06T02:00:00Z"/>
                <w:rFonts w:eastAsia="Times New Roman"/>
              </w:rPr>
            </w:pPr>
          </w:p>
        </w:tc>
      </w:tr>
      <w:tr w:rsidR="007820B7" w14:paraId="6ABE1E92" w14:textId="77777777" w:rsidTr="00275B78">
        <w:trPr>
          <w:tblCellSpacing w:w="15" w:type="dxa"/>
          <w:jc w:val="center"/>
          <w:ins w:id="4126" w:author="Arnob Alam" w:date="2025-02-05T21:00:00Z"/>
          <w:trPrChange w:id="4127" w:author="Arnob Alam" w:date="2025-02-06T14:09:00Z" w16du:dateUtc="2025-02-06T19:09:00Z">
            <w:trPr>
              <w:tblCellSpacing w:w="15" w:type="dxa"/>
            </w:trPr>
          </w:trPrChange>
        </w:trPr>
        <w:tc>
          <w:tcPr>
            <w:tcW w:w="0" w:type="auto"/>
            <w:vAlign w:val="center"/>
            <w:hideMark/>
            <w:tcPrChange w:id="4128" w:author="Arnob Alam" w:date="2025-02-06T14:09:00Z" w16du:dateUtc="2025-02-06T19:09:00Z">
              <w:tcPr>
                <w:tcW w:w="0" w:type="auto"/>
                <w:vAlign w:val="center"/>
                <w:hideMark/>
              </w:tcPr>
            </w:tcPrChange>
          </w:tcPr>
          <w:p w14:paraId="20013F9E" w14:textId="77777777" w:rsidR="007820B7" w:rsidRDefault="007820B7" w:rsidP="006B33E3">
            <w:pPr>
              <w:jc w:val="left"/>
              <w:rPr>
                <w:ins w:id="4129" w:author="Arnob Alam" w:date="2025-02-05T21:00:00Z" w16du:dateUtc="2025-02-06T02:00:00Z"/>
                <w:rFonts w:eastAsia="Times New Roman"/>
              </w:rPr>
            </w:pPr>
            <w:ins w:id="4130" w:author="Arnob Alam" w:date="2025-02-05T21:00:00Z" w16du:dateUtc="2025-02-06T02:00:00Z">
              <w:r>
                <w:rPr>
                  <w:rStyle w:val="Emphasis"/>
                </w:rPr>
                <w:t>Note:</w:t>
              </w:r>
            </w:ins>
          </w:p>
        </w:tc>
        <w:tc>
          <w:tcPr>
            <w:tcW w:w="0" w:type="auto"/>
            <w:gridSpan w:val="2"/>
            <w:vAlign w:val="center"/>
            <w:hideMark/>
            <w:tcPrChange w:id="4131" w:author="Arnob Alam" w:date="2025-02-06T14:09:00Z" w16du:dateUtc="2025-02-06T19:09:00Z">
              <w:tcPr>
                <w:tcW w:w="0" w:type="auto"/>
                <w:gridSpan w:val="2"/>
                <w:vAlign w:val="center"/>
                <w:hideMark/>
              </w:tcPr>
            </w:tcPrChange>
          </w:tcPr>
          <w:p w14:paraId="6AF24140" w14:textId="77777777" w:rsidR="007820B7" w:rsidRDefault="007820B7" w:rsidP="006B33E3">
            <w:pPr>
              <w:jc w:val="right"/>
              <w:rPr>
                <w:ins w:id="4132" w:author="Arnob Alam" w:date="2025-02-05T21:00:00Z" w16du:dateUtc="2025-02-06T02:00:00Z"/>
                <w:rFonts w:eastAsia="Times New Roman"/>
              </w:rPr>
            </w:pPr>
            <w:ins w:id="4133" w:author="Arnob Alam" w:date="2025-02-05T21:00:00Z" w16du:dateUtc="2025-02-06T02:00: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1AA7BDA7" w14:textId="2940E870" w:rsidR="007820B7" w:rsidRDefault="00117C16" w:rsidP="004D7155">
      <w:pPr>
        <w:rPr>
          <w:ins w:id="4134" w:author="Arnob Alam" w:date="2025-02-06T14:25:00Z" w16du:dateUtc="2025-02-06T19:25:00Z"/>
        </w:rPr>
      </w:pPr>
      <w:ins w:id="4135" w:author="Arnob Alam" w:date="2025-02-06T14:12:00Z" w16du:dateUtc="2025-02-06T19:12:00Z">
        <w:r>
          <w:t xml:space="preserve">Finally, </w:t>
        </w:r>
        <w:r w:rsidR="00016015">
          <w:t>given the lo</w:t>
        </w:r>
      </w:ins>
      <w:ins w:id="4136" w:author="Arnob Alam" w:date="2025-02-06T14:13:00Z" w16du:dateUtc="2025-02-06T19:13:00Z">
        <w:r w:rsidR="00016015">
          <w:t xml:space="preserve">w </w:t>
        </w:r>
      </w:ins>
      <m:oMath>
        <m:sSup>
          <m:sSupPr>
            <m:ctrlPr>
              <w:ins w:id="4137" w:author="Arnob Alam" w:date="2025-02-06T14:13:00Z" w16du:dateUtc="2025-02-06T19:13:00Z">
                <w:rPr>
                  <w:rFonts w:ascii="Cambria Math" w:hAnsi="Cambria Math"/>
                  <w:i/>
                </w:rPr>
              </w:ins>
            </m:ctrlPr>
          </m:sSupPr>
          <m:e>
            <m:r>
              <w:ins w:id="4138" w:author="Arnob Alam" w:date="2025-02-06T14:13:00Z" w16du:dateUtc="2025-02-06T19:13:00Z">
                <w:rPr>
                  <w:rFonts w:ascii="Cambria Math" w:hAnsi="Cambria Math"/>
                </w:rPr>
                <m:t>R</m:t>
              </w:ins>
            </m:r>
          </m:e>
          <m:sup>
            <m:r>
              <w:ins w:id="4139" w:author="Arnob Alam" w:date="2025-02-06T14:13:00Z" w16du:dateUtc="2025-02-06T19:13:00Z">
                <w:rPr>
                  <w:rFonts w:ascii="Cambria Math" w:hAnsi="Cambria Math"/>
                </w:rPr>
                <m:t>2</m:t>
              </w:ins>
            </m:r>
          </m:sup>
        </m:sSup>
      </m:oMath>
      <w:ins w:id="4140" w:author="Arnob Alam" w:date="2025-02-06T14:13:00Z" w16du:dateUtc="2025-02-06T19:13:00Z">
        <w:r w:rsidR="00016015">
          <w:t xml:space="preserve"> values of some of the regression resu</w:t>
        </w:r>
        <w:proofErr w:type="spellStart"/>
        <w:r w:rsidR="00016015">
          <w:t>lts</w:t>
        </w:r>
        <w:proofErr w:type="spellEnd"/>
        <w:r w:rsidR="00016015">
          <w:t xml:space="preserve">, I </w:t>
        </w:r>
        <w:r w:rsidR="005520FA">
          <w:t>try alternative regression specifications.</w:t>
        </w:r>
      </w:ins>
      <w:ins w:id="4141" w:author="Arnob Alam" w:date="2025-02-06T14:15:00Z" w16du:dateUtc="2025-02-06T19:15:00Z">
        <w:r w:rsidR="00627D20">
          <w:t xml:space="preserve"> </w:t>
        </w:r>
      </w:ins>
      <w:ins w:id="4142" w:author="Arnob Alam" w:date="2025-02-06T14:31:00Z" w16du:dateUtc="2025-02-06T19:31:00Z">
        <w:r w:rsidR="00977B6B">
          <w:fldChar w:fldCharType="begin"/>
        </w:r>
        <w:r w:rsidR="00977B6B">
          <w:instrText xml:space="preserve"> REF _Ref189744722 \h </w:instrText>
        </w:r>
        <w:r w:rsidR="00977B6B">
          <w:fldChar w:fldCharType="separate"/>
        </w:r>
      </w:ins>
      <w:ins w:id="4143" w:author="Arnob Alam" w:date="2025-02-06T14:36:00Z" w16du:dateUtc="2025-02-06T19:36:00Z">
        <w:r w:rsidR="00932F26">
          <w:t xml:space="preserve">Table </w:t>
        </w:r>
        <w:r w:rsidR="00932F26">
          <w:rPr>
            <w:noProof/>
          </w:rPr>
          <w:t>20</w:t>
        </w:r>
      </w:ins>
      <w:ins w:id="4144" w:author="Arnob Alam" w:date="2025-02-06T14:31:00Z" w16du:dateUtc="2025-02-06T19:31:00Z">
        <w:r w:rsidR="00977B6B">
          <w:fldChar w:fldCharType="end"/>
        </w:r>
        <w:r w:rsidR="00977B6B">
          <w:t xml:space="preserve"> </w:t>
        </w:r>
      </w:ins>
      <w:ins w:id="4145" w:author="Arnob Alam" w:date="2025-02-06T14:15:00Z" w16du:dateUtc="2025-02-06T19:15:00Z">
        <w:r w:rsidR="00627D20">
          <w:t>shows the results of a model with second</w:t>
        </w:r>
      </w:ins>
      <w:ins w:id="4146" w:author="Arnob Alam" w:date="2025-02-06T14:16:00Z" w16du:dateUtc="2025-02-06T19:16:00Z">
        <w:r w:rsidR="00627D20">
          <w:t>-</w:t>
        </w:r>
      </w:ins>
      <w:ins w:id="4147" w:author="Arnob Alam" w:date="2025-02-06T14:15:00Z" w16du:dateUtc="2025-02-06T19:15:00Z">
        <w:r w:rsidR="00627D20">
          <w:t xml:space="preserve">order terms </w:t>
        </w:r>
      </w:ins>
      <w:ins w:id="4148" w:author="Arnob Alam" w:date="2025-02-06T14:17:00Z" w16du:dateUtc="2025-02-06T19:17:00Z">
        <w:r w:rsidR="001666DB">
          <w:t>for the continuous control variables tenor and notional.</w:t>
        </w:r>
        <w:r w:rsidR="0049365F">
          <w:t xml:space="preserve"> </w:t>
        </w:r>
      </w:ins>
      <w:ins w:id="4149" w:author="Arnob Alam" w:date="2025-02-06T14:29:00Z" w16du:dateUtc="2025-02-06T19:29:00Z">
        <w:r w:rsidR="004D7155">
          <w:t xml:space="preserve">Although these higher order terms are statistically significant, </w:t>
        </w:r>
        <w:r w:rsidR="004D7155">
          <w:t xml:space="preserve">the </w:t>
        </w:r>
      </w:ins>
      <w:ins w:id="4150" w:author="Arnob Alam" w:date="2025-02-06T14:17:00Z" w16du:dateUtc="2025-02-06T19:17:00Z">
        <w:r w:rsidR="0049365F">
          <w:t>model</w:t>
        </w:r>
      </w:ins>
      <w:ins w:id="4151" w:author="Arnob Alam" w:date="2025-02-06T14:18:00Z" w16du:dateUtc="2025-02-06T19:18:00Z">
        <w:r w:rsidR="0049365F">
          <w:t xml:space="preserve"> still suffers from the same low </w:t>
        </w:r>
      </w:ins>
      <m:oMath>
        <m:sSup>
          <m:sSupPr>
            <m:ctrlPr>
              <w:ins w:id="4152" w:author="Arnob Alam" w:date="2025-02-06T14:18:00Z" w16du:dateUtc="2025-02-06T19:18:00Z">
                <w:rPr>
                  <w:rFonts w:ascii="Cambria Math" w:hAnsi="Cambria Math"/>
                  <w:i/>
                </w:rPr>
              </w:ins>
            </m:ctrlPr>
          </m:sSupPr>
          <m:e>
            <m:r>
              <w:ins w:id="4153" w:author="Arnob Alam" w:date="2025-02-06T14:18:00Z" w16du:dateUtc="2025-02-06T19:18:00Z">
                <w:rPr>
                  <w:rFonts w:ascii="Cambria Math" w:hAnsi="Cambria Math"/>
                </w:rPr>
                <m:t>R</m:t>
              </w:ins>
            </m:r>
          </m:e>
          <m:sup>
            <m:r>
              <w:ins w:id="4154" w:author="Arnob Alam" w:date="2025-02-06T14:18:00Z" w16du:dateUtc="2025-02-06T19:18:00Z">
                <w:rPr>
                  <w:rFonts w:ascii="Cambria Math" w:hAnsi="Cambria Math"/>
                </w:rPr>
                <m:t>2</m:t>
              </w:ins>
            </m:r>
          </m:sup>
        </m:sSup>
      </m:oMath>
      <w:ins w:id="4155" w:author="Arnob Alam" w:date="2025-02-06T14:18:00Z" w16du:dateUtc="2025-02-06T19:18:00Z">
        <w:r w:rsidR="0049365F">
          <w:t xml:space="preserve"> </w:t>
        </w:r>
      </w:ins>
      <w:ins w:id="4156" w:author="Arnob Alam" w:date="2025-02-06T14:21:00Z" w16du:dateUtc="2025-02-06T19:21:00Z">
        <w:r w:rsidR="00163395">
          <w:t xml:space="preserve">as the model used in the main body of the dissertation. </w:t>
        </w:r>
      </w:ins>
      <w:ins w:id="4157" w:author="Arnob Alam" w:date="2025-02-06T14:29:00Z" w16du:dateUtc="2025-02-06T19:29:00Z">
        <w:r w:rsidR="004D7155">
          <w:t>The overall conclusion remains the same (</w:t>
        </w:r>
      </w:ins>
      <w:ins w:id="4158" w:author="Arnob Alam" w:date="2025-02-06T14:30:00Z" w16du:dateUtc="2025-02-06T19:30:00Z">
        <w:r w:rsidR="008F0AB0">
          <w:t>clearing causes a 13-bps increase in premium for USD contracts).</w:t>
        </w:r>
      </w:ins>
      <w:ins w:id="4159" w:author="Arnob Alam" w:date="2025-02-06T14:39:00Z" w16du:dateUtc="2025-02-06T19:39:00Z">
        <w:r w:rsidR="002458BB">
          <w:t xml:space="preserve"> Control variables also show</w:t>
        </w:r>
      </w:ins>
      <w:ins w:id="4160" w:author="Arnob Alam" w:date="2025-02-06T14:41:00Z" w16du:dateUtc="2025-02-06T19:41:00Z">
        <w:r w:rsidR="000D3CA4">
          <w:t xml:space="preserve"> similar signs and magnitudes as in the main body of the dissertation.</w:t>
        </w:r>
      </w:ins>
    </w:p>
    <w:p w14:paraId="72C37394" w14:textId="6B2A2191" w:rsidR="00EB19F9" w:rsidRDefault="00EB19F9" w:rsidP="00EB19F9">
      <w:pPr>
        <w:pStyle w:val="Caption"/>
        <w:keepNext/>
        <w:rPr>
          <w:ins w:id="4161" w:author="Arnob Alam" w:date="2025-02-06T14:26:00Z" w16du:dateUtc="2025-02-06T19:26:00Z"/>
        </w:rPr>
        <w:pPrChange w:id="4162" w:author="Arnob Alam" w:date="2025-02-06T14:26:00Z" w16du:dateUtc="2025-02-06T19:26:00Z">
          <w:pPr/>
        </w:pPrChange>
      </w:pPr>
      <w:bookmarkStart w:id="4163" w:name="_Ref189744722"/>
      <w:ins w:id="4164" w:author="Arnob Alam" w:date="2025-02-06T14:26:00Z" w16du:dateUtc="2025-02-06T19:26:00Z">
        <w:r>
          <w:lastRenderedPageBreak/>
          <w:t xml:space="preserve">Table </w:t>
        </w:r>
        <w:r>
          <w:fldChar w:fldCharType="begin"/>
        </w:r>
        <w:r>
          <w:instrText xml:space="preserve"> SEQ Table \* ARABIC </w:instrText>
        </w:r>
      </w:ins>
      <w:r>
        <w:fldChar w:fldCharType="separate"/>
      </w:r>
      <w:ins w:id="4165" w:author="Arnob Alam" w:date="2025-02-06T14:36:00Z" w16du:dateUtc="2025-02-06T19:36:00Z">
        <w:r w:rsidR="00932F26">
          <w:rPr>
            <w:noProof/>
          </w:rPr>
          <w:t>20</w:t>
        </w:r>
      </w:ins>
      <w:ins w:id="4166" w:author="Arnob Alam" w:date="2025-02-06T14:26:00Z" w16du:dateUtc="2025-02-06T19:26:00Z">
        <w:r>
          <w:fldChar w:fldCharType="end"/>
        </w:r>
        <w:bookmarkEnd w:id="4163"/>
        <w:r>
          <w:rPr>
            <w:noProof/>
          </w:rPr>
          <w:t xml:space="preserve"> Difference-in-differences with alternative model specifications</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4167" w:author="Arnob Alam" w:date="2025-02-06T14:25:00Z" w16du:dateUtc="2025-02-06T19:2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124"/>
        <w:gridCol w:w="3157"/>
        <w:tblGridChange w:id="4168">
          <w:tblGrid>
            <w:gridCol w:w="2124"/>
            <w:gridCol w:w="3157"/>
          </w:tblGrid>
        </w:tblGridChange>
      </w:tblGrid>
      <w:tr w:rsidR="00A51D1C" w14:paraId="57337F98" w14:textId="77777777" w:rsidTr="00A51D1C">
        <w:trPr>
          <w:tblCellSpacing w:w="15" w:type="dxa"/>
          <w:jc w:val="center"/>
          <w:ins w:id="4169" w:author="Arnob Alam" w:date="2025-02-06T14:25:00Z" w16du:dateUtc="2025-02-06T19:25:00Z"/>
          <w:trPrChange w:id="4170" w:author="Arnob Alam" w:date="2025-02-06T14:25:00Z" w16du:dateUtc="2025-02-06T19:25:00Z">
            <w:trPr>
              <w:tblCellSpacing w:w="15" w:type="dxa"/>
            </w:trPr>
          </w:trPrChange>
        </w:trPr>
        <w:tc>
          <w:tcPr>
            <w:tcW w:w="0" w:type="auto"/>
            <w:gridSpan w:val="2"/>
            <w:tcBorders>
              <w:top w:val="nil"/>
              <w:left w:val="nil"/>
              <w:bottom w:val="nil"/>
              <w:right w:val="nil"/>
            </w:tcBorders>
            <w:vAlign w:val="center"/>
            <w:hideMark/>
            <w:tcPrChange w:id="4171" w:author="Arnob Alam" w:date="2025-02-06T14:25:00Z" w16du:dateUtc="2025-02-06T19:25:00Z">
              <w:tcPr>
                <w:tcW w:w="0" w:type="auto"/>
                <w:gridSpan w:val="2"/>
                <w:tcBorders>
                  <w:top w:val="nil"/>
                  <w:left w:val="nil"/>
                  <w:bottom w:val="nil"/>
                  <w:right w:val="nil"/>
                </w:tcBorders>
                <w:vAlign w:val="center"/>
                <w:hideMark/>
              </w:tcPr>
            </w:tcPrChange>
          </w:tcPr>
          <w:p w14:paraId="72F5B527" w14:textId="77777777" w:rsidR="00A51D1C" w:rsidRDefault="00A51D1C" w:rsidP="006B33E3">
            <w:pPr>
              <w:jc w:val="center"/>
              <w:rPr>
                <w:ins w:id="4172" w:author="Arnob Alam" w:date="2025-02-06T14:25:00Z" w16du:dateUtc="2025-02-06T19:25:00Z"/>
                <w:rFonts w:eastAsia="Times New Roman"/>
              </w:rPr>
            </w:pPr>
            <w:ins w:id="4173" w:author="Arnob Alam" w:date="2025-02-06T14:25:00Z" w16du:dateUtc="2025-02-06T19:25:00Z">
              <w:r>
                <w:rPr>
                  <w:rStyle w:val="Strong"/>
                </w:rPr>
                <w:t>Difference-in-Differences Regression Results</w:t>
              </w:r>
            </w:ins>
          </w:p>
        </w:tc>
      </w:tr>
      <w:tr w:rsidR="00A51D1C" w14:paraId="7FD8B0F1" w14:textId="77777777" w:rsidTr="00A51D1C">
        <w:trPr>
          <w:tblCellSpacing w:w="15" w:type="dxa"/>
          <w:jc w:val="center"/>
          <w:ins w:id="4174" w:author="Arnob Alam" w:date="2025-02-06T14:25:00Z" w16du:dateUtc="2025-02-06T19:25:00Z"/>
          <w:trPrChange w:id="4175" w:author="Arnob Alam" w:date="2025-02-06T14:25:00Z" w16du:dateUtc="2025-02-06T19:25:00Z">
            <w:trPr>
              <w:tblCellSpacing w:w="15" w:type="dxa"/>
            </w:trPr>
          </w:trPrChange>
        </w:trPr>
        <w:tc>
          <w:tcPr>
            <w:tcW w:w="0" w:type="auto"/>
            <w:gridSpan w:val="2"/>
            <w:tcBorders>
              <w:bottom w:val="single" w:sz="6" w:space="0" w:color="000000"/>
            </w:tcBorders>
            <w:vAlign w:val="center"/>
            <w:hideMark/>
            <w:tcPrChange w:id="4176" w:author="Arnob Alam" w:date="2025-02-06T14:25:00Z" w16du:dateUtc="2025-02-06T19:25:00Z">
              <w:tcPr>
                <w:tcW w:w="0" w:type="auto"/>
                <w:gridSpan w:val="2"/>
                <w:tcBorders>
                  <w:bottom w:val="single" w:sz="6" w:space="0" w:color="000000"/>
                </w:tcBorders>
                <w:vAlign w:val="center"/>
                <w:hideMark/>
              </w:tcPr>
            </w:tcPrChange>
          </w:tcPr>
          <w:p w14:paraId="6DB2CFBE" w14:textId="77777777" w:rsidR="00A51D1C" w:rsidRDefault="00A51D1C" w:rsidP="006B33E3">
            <w:pPr>
              <w:jc w:val="center"/>
              <w:rPr>
                <w:ins w:id="4177" w:author="Arnob Alam" w:date="2025-02-06T14:25:00Z" w16du:dateUtc="2025-02-06T19:25:00Z"/>
                <w:rFonts w:eastAsia="Times New Roman"/>
              </w:rPr>
            </w:pPr>
          </w:p>
        </w:tc>
      </w:tr>
      <w:tr w:rsidR="00A51D1C" w14:paraId="178E8561" w14:textId="77777777" w:rsidTr="00A51D1C">
        <w:trPr>
          <w:tblCellSpacing w:w="15" w:type="dxa"/>
          <w:jc w:val="center"/>
          <w:ins w:id="4178" w:author="Arnob Alam" w:date="2025-02-06T14:25:00Z" w16du:dateUtc="2025-02-06T19:25:00Z"/>
          <w:trPrChange w:id="4179" w:author="Arnob Alam" w:date="2025-02-06T14:25:00Z" w16du:dateUtc="2025-02-06T19:25:00Z">
            <w:trPr>
              <w:tblCellSpacing w:w="15" w:type="dxa"/>
            </w:trPr>
          </w:trPrChange>
        </w:trPr>
        <w:tc>
          <w:tcPr>
            <w:tcW w:w="0" w:type="auto"/>
            <w:vAlign w:val="center"/>
            <w:hideMark/>
            <w:tcPrChange w:id="4180" w:author="Arnob Alam" w:date="2025-02-06T14:25:00Z" w16du:dateUtc="2025-02-06T19:25:00Z">
              <w:tcPr>
                <w:tcW w:w="0" w:type="auto"/>
                <w:vAlign w:val="center"/>
                <w:hideMark/>
              </w:tcPr>
            </w:tcPrChange>
          </w:tcPr>
          <w:p w14:paraId="37091698" w14:textId="77777777" w:rsidR="00A51D1C" w:rsidRDefault="00A51D1C" w:rsidP="006B33E3">
            <w:pPr>
              <w:jc w:val="center"/>
              <w:rPr>
                <w:ins w:id="4181" w:author="Arnob Alam" w:date="2025-02-06T14:25:00Z" w16du:dateUtc="2025-02-06T19:25:00Z"/>
                <w:rFonts w:eastAsia="Times New Roman"/>
                <w:sz w:val="20"/>
                <w:szCs w:val="20"/>
              </w:rPr>
            </w:pPr>
          </w:p>
        </w:tc>
        <w:tc>
          <w:tcPr>
            <w:tcW w:w="0" w:type="auto"/>
            <w:vAlign w:val="center"/>
            <w:hideMark/>
            <w:tcPrChange w:id="4182" w:author="Arnob Alam" w:date="2025-02-06T14:25:00Z" w16du:dateUtc="2025-02-06T19:25:00Z">
              <w:tcPr>
                <w:tcW w:w="0" w:type="auto"/>
                <w:vAlign w:val="center"/>
                <w:hideMark/>
              </w:tcPr>
            </w:tcPrChange>
          </w:tcPr>
          <w:p w14:paraId="72B4A799" w14:textId="77777777" w:rsidR="00A51D1C" w:rsidRDefault="00A51D1C" w:rsidP="006B33E3">
            <w:pPr>
              <w:jc w:val="center"/>
              <w:rPr>
                <w:ins w:id="4183" w:author="Arnob Alam" w:date="2025-02-06T14:25:00Z" w16du:dateUtc="2025-02-06T19:25:00Z"/>
                <w:rFonts w:eastAsia="Times New Roman"/>
              </w:rPr>
            </w:pPr>
            <w:ins w:id="4184" w:author="Arnob Alam" w:date="2025-02-06T14:25:00Z" w16du:dateUtc="2025-02-06T19:25:00Z">
              <w:r>
                <w:rPr>
                  <w:rFonts w:eastAsia="Times New Roman"/>
                </w:rPr>
                <w:t>Dependent variable: Premium</w:t>
              </w:r>
            </w:ins>
          </w:p>
        </w:tc>
      </w:tr>
      <w:tr w:rsidR="00A51D1C" w14:paraId="36C91B03" w14:textId="77777777" w:rsidTr="00A51D1C">
        <w:trPr>
          <w:tblCellSpacing w:w="15" w:type="dxa"/>
          <w:jc w:val="center"/>
          <w:ins w:id="4185" w:author="Arnob Alam" w:date="2025-02-06T14:25:00Z" w16du:dateUtc="2025-02-06T19:25:00Z"/>
          <w:trPrChange w:id="4186" w:author="Arnob Alam" w:date="2025-02-06T14:25:00Z" w16du:dateUtc="2025-02-06T19:25:00Z">
            <w:trPr>
              <w:tblCellSpacing w:w="15" w:type="dxa"/>
            </w:trPr>
          </w:trPrChange>
        </w:trPr>
        <w:tc>
          <w:tcPr>
            <w:tcW w:w="0" w:type="auto"/>
            <w:vAlign w:val="center"/>
            <w:hideMark/>
            <w:tcPrChange w:id="4187" w:author="Arnob Alam" w:date="2025-02-06T14:25:00Z" w16du:dateUtc="2025-02-06T19:25:00Z">
              <w:tcPr>
                <w:tcW w:w="0" w:type="auto"/>
                <w:vAlign w:val="center"/>
                <w:hideMark/>
              </w:tcPr>
            </w:tcPrChange>
          </w:tcPr>
          <w:p w14:paraId="519FAA30" w14:textId="77777777" w:rsidR="00A51D1C" w:rsidRDefault="00A51D1C" w:rsidP="006B33E3">
            <w:pPr>
              <w:jc w:val="center"/>
              <w:rPr>
                <w:ins w:id="4188" w:author="Arnob Alam" w:date="2025-02-06T14:25:00Z" w16du:dateUtc="2025-02-06T19:25:00Z"/>
                <w:rFonts w:eastAsia="Times New Roman"/>
              </w:rPr>
            </w:pPr>
          </w:p>
        </w:tc>
        <w:tc>
          <w:tcPr>
            <w:tcW w:w="0" w:type="auto"/>
            <w:tcBorders>
              <w:bottom w:val="single" w:sz="6" w:space="0" w:color="000000"/>
            </w:tcBorders>
            <w:vAlign w:val="center"/>
            <w:hideMark/>
            <w:tcPrChange w:id="4189" w:author="Arnob Alam" w:date="2025-02-06T14:25:00Z" w16du:dateUtc="2025-02-06T19:25:00Z">
              <w:tcPr>
                <w:tcW w:w="0" w:type="auto"/>
                <w:tcBorders>
                  <w:bottom w:val="single" w:sz="6" w:space="0" w:color="000000"/>
                </w:tcBorders>
                <w:vAlign w:val="center"/>
                <w:hideMark/>
              </w:tcPr>
            </w:tcPrChange>
          </w:tcPr>
          <w:p w14:paraId="7550C601" w14:textId="77777777" w:rsidR="00A51D1C" w:rsidRDefault="00A51D1C" w:rsidP="006B33E3">
            <w:pPr>
              <w:jc w:val="center"/>
              <w:rPr>
                <w:ins w:id="4190" w:author="Arnob Alam" w:date="2025-02-06T14:25:00Z" w16du:dateUtc="2025-02-06T19:25:00Z"/>
                <w:rFonts w:eastAsia="Times New Roman"/>
                <w:sz w:val="20"/>
                <w:szCs w:val="20"/>
              </w:rPr>
            </w:pPr>
          </w:p>
        </w:tc>
      </w:tr>
      <w:tr w:rsidR="00A51D1C" w14:paraId="499845C3" w14:textId="77777777" w:rsidTr="00A51D1C">
        <w:trPr>
          <w:tblCellSpacing w:w="15" w:type="dxa"/>
          <w:jc w:val="center"/>
          <w:ins w:id="4191" w:author="Arnob Alam" w:date="2025-02-06T14:25:00Z" w16du:dateUtc="2025-02-06T19:25:00Z"/>
          <w:trPrChange w:id="4192" w:author="Arnob Alam" w:date="2025-02-06T14:25:00Z" w16du:dateUtc="2025-02-06T19:25:00Z">
            <w:trPr>
              <w:tblCellSpacing w:w="15" w:type="dxa"/>
            </w:trPr>
          </w:trPrChange>
        </w:trPr>
        <w:tc>
          <w:tcPr>
            <w:tcW w:w="0" w:type="auto"/>
            <w:vAlign w:val="center"/>
            <w:hideMark/>
            <w:tcPrChange w:id="4193" w:author="Arnob Alam" w:date="2025-02-06T14:25:00Z" w16du:dateUtc="2025-02-06T19:25:00Z">
              <w:tcPr>
                <w:tcW w:w="0" w:type="auto"/>
                <w:vAlign w:val="center"/>
                <w:hideMark/>
              </w:tcPr>
            </w:tcPrChange>
          </w:tcPr>
          <w:p w14:paraId="5C1E054D" w14:textId="77777777" w:rsidR="00A51D1C" w:rsidRDefault="00A51D1C" w:rsidP="006B33E3">
            <w:pPr>
              <w:jc w:val="center"/>
              <w:rPr>
                <w:ins w:id="4194" w:author="Arnob Alam" w:date="2025-02-06T14:25:00Z" w16du:dateUtc="2025-02-06T19:25:00Z"/>
                <w:rFonts w:eastAsia="Times New Roman"/>
                <w:sz w:val="20"/>
                <w:szCs w:val="20"/>
              </w:rPr>
            </w:pPr>
          </w:p>
        </w:tc>
        <w:tc>
          <w:tcPr>
            <w:tcW w:w="0" w:type="auto"/>
            <w:vAlign w:val="center"/>
            <w:hideMark/>
            <w:tcPrChange w:id="4195" w:author="Arnob Alam" w:date="2025-02-06T14:25:00Z" w16du:dateUtc="2025-02-06T19:25:00Z">
              <w:tcPr>
                <w:tcW w:w="0" w:type="auto"/>
                <w:vAlign w:val="center"/>
                <w:hideMark/>
              </w:tcPr>
            </w:tcPrChange>
          </w:tcPr>
          <w:p w14:paraId="06BE3231" w14:textId="77777777" w:rsidR="00A51D1C" w:rsidRDefault="00A51D1C" w:rsidP="006B33E3">
            <w:pPr>
              <w:jc w:val="center"/>
              <w:rPr>
                <w:ins w:id="4196" w:author="Arnob Alam" w:date="2025-02-06T14:25:00Z" w16du:dateUtc="2025-02-06T19:25:00Z"/>
                <w:rFonts w:eastAsia="Times New Roman"/>
              </w:rPr>
            </w:pPr>
            <w:ins w:id="4197" w:author="Arnob Alam" w:date="2025-02-06T14:25:00Z" w16du:dateUtc="2025-02-06T19:25:00Z">
              <w:r>
                <w:rPr>
                  <w:rFonts w:eastAsia="Times New Roman"/>
                </w:rPr>
                <w:t>Advanced Model</w:t>
              </w:r>
            </w:ins>
          </w:p>
        </w:tc>
      </w:tr>
      <w:tr w:rsidR="00A51D1C" w14:paraId="6527CC90" w14:textId="77777777" w:rsidTr="00A51D1C">
        <w:trPr>
          <w:tblCellSpacing w:w="15" w:type="dxa"/>
          <w:jc w:val="center"/>
          <w:ins w:id="4198" w:author="Arnob Alam" w:date="2025-02-06T14:25:00Z" w16du:dateUtc="2025-02-06T19:25:00Z"/>
          <w:trPrChange w:id="4199" w:author="Arnob Alam" w:date="2025-02-06T14:25:00Z" w16du:dateUtc="2025-02-06T19:25:00Z">
            <w:trPr>
              <w:tblCellSpacing w:w="15" w:type="dxa"/>
            </w:trPr>
          </w:trPrChange>
        </w:trPr>
        <w:tc>
          <w:tcPr>
            <w:tcW w:w="0" w:type="auto"/>
            <w:gridSpan w:val="2"/>
            <w:tcBorders>
              <w:bottom w:val="single" w:sz="6" w:space="0" w:color="000000"/>
            </w:tcBorders>
            <w:vAlign w:val="center"/>
            <w:hideMark/>
            <w:tcPrChange w:id="4200" w:author="Arnob Alam" w:date="2025-02-06T14:25:00Z" w16du:dateUtc="2025-02-06T19:25:00Z">
              <w:tcPr>
                <w:tcW w:w="0" w:type="auto"/>
                <w:gridSpan w:val="2"/>
                <w:tcBorders>
                  <w:bottom w:val="single" w:sz="6" w:space="0" w:color="000000"/>
                </w:tcBorders>
                <w:vAlign w:val="center"/>
                <w:hideMark/>
              </w:tcPr>
            </w:tcPrChange>
          </w:tcPr>
          <w:p w14:paraId="71B91A03" w14:textId="77777777" w:rsidR="00A51D1C" w:rsidRDefault="00A51D1C" w:rsidP="006B33E3">
            <w:pPr>
              <w:jc w:val="center"/>
              <w:rPr>
                <w:ins w:id="4201" w:author="Arnob Alam" w:date="2025-02-06T14:25:00Z" w16du:dateUtc="2025-02-06T19:25:00Z"/>
                <w:rFonts w:eastAsia="Times New Roman"/>
              </w:rPr>
            </w:pPr>
          </w:p>
        </w:tc>
      </w:tr>
      <w:tr w:rsidR="00A51D1C" w14:paraId="29CF550B" w14:textId="77777777" w:rsidTr="00A51D1C">
        <w:trPr>
          <w:tblCellSpacing w:w="15" w:type="dxa"/>
          <w:jc w:val="center"/>
          <w:ins w:id="4202" w:author="Arnob Alam" w:date="2025-02-06T14:25:00Z" w16du:dateUtc="2025-02-06T19:25:00Z"/>
          <w:trPrChange w:id="4203" w:author="Arnob Alam" w:date="2025-02-06T14:25:00Z" w16du:dateUtc="2025-02-06T19:25:00Z">
            <w:trPr>
              <w:tblCellSpacing w:w="15" w:type="dxa"/>
            </w:trPr>
          </w:trPrChange>
        </w:trPr>
        <w:tc>
          <w:tcPr>
            <w:tcW w:w="0" w:type="auto"/>
            <w:vAlign w:val="center"/>
            <w:hideMark/>
            <w:tcPrChange w:id="4204" w:author="Arnob Alam" w:date="2025-02-06T14:25:00Z" w16du:dateUtc="2025-02-06T19:25:00Z">
              <w:tcPr>
                <w:tcW w:w="0" w:type="auto"/>
                <w:vAlign w:val="center"/>
                <w:hideMark/>
              </w:tcPr>
            </w:tcPrChange>
          </w:tcPr>
          <w:p w14:paraId="42DFAAAC" w14:textId="77777777" w:rsidR="00A51D1C" w:rsidRDefault="00A51D1C" w:rsidP="006B33E3">
            <w:pPr>
              <w:jc w:val="left"/>
              <w:rPr>
                <w:ins w:id="4205" w:author="Arnob Alam" w:date="2025-02-06T14:25:00Z" w16du:dateUtc="2025-02-06T19:25:00Z"/>
                <w:rFonts w:eastAsia="Times New Roman"/>
              </w:rPr>
            </w:pPr>
            <w:ins w:id="4206" w:author="Arnob Alam" w:date="2025-02-06T14:25:00Z" w16du:dateUtc="2025-02-06T19:25:00Z">
              <w:r>
                <w:rPr>
                  <w:rFonts w:eastAsia="Times New Roman"/>
                </w:rPr>
                <w:t>Group</w:t>
              </w:r>
            </w:ins>
          </w:p>
        </w:tc>
        <w:tc>
          <w:tcPr>
            <w:tcW w:w="0" w:type="auto"/>
            <w:vAlign w:val="center"/>
            <w:hideMark/>
            <w:tcPrChange w:id="4207" w:author="Arnob Alam" w:date="2025-02-06T14:25:00Z" w16du:dateUtc="2025-02-06T19:25:00Z">
              <w:tcPr>
                <w:tcW w:w="0" w:type="auto"/>
                <w:vAlign w:val="center"/>
                <w:hideMark/>
              </w:tcPr>
            </w:tcPrChange>
          </w:tcPr>
          <w:p w14:paraId="19A353B7" w14:textId="77777777" w:rsidR="00A51D1C" w:rsidRDefault="00A51D1C" w:rsidP="006B33E3">
            <w:pPr>
              <w:jc w:val="center"/>
              <w:rPr>
                <w:ins w:id="4208" w:author="Arnob Alam" w:date="2025-02-06T14:25:00Z" w16du:dateUtc="2025-02-06T19:25:00Z"/>
                <w:rFonts w:eastAsia="Times New Roman"/>
              </w:rPr>
            </w:pPr>
            <w:ins w:id="4209" w:author="Arnob Alam" w:date="2025-02-06T14:25:00Z" w16du:dateUtc="2025-02-06T19:25:00Z">
              <w:r>
                <w:rPr>
                  <w:rFonts w:eastAsia="Times New Roman"/>
                </w:rPr>
                <w:t>-0.6567</w:t>
              </w:r>
            </w:ins>
          </w:p>
        </w:tc>
      </w:tr>
      <w:tr w:rsidR="00A51D1C" w14:paraId="7AA2EC81" w14:textId="77777777" w:rsidTr="00A51D1C">
        <w:trPr>
          <w:tblCellSpacing w:w="15" w:type="dxa"/>
          <w:jc w:val="center"/>
          <w:ins w:id="4210" w:author="Arnob Alam" w:date="2025-02-06T14:25:00Z" w16du:dateUtc="2025-02-06T19:25:00Z"/>
          <w:trPrChange w:id="4211" w:author="Arnob Alam" w:date="2025-02-06T14:25:00Z" w16du:dateUtc="2025-02-06T19:25:00Z">
            <w:trPr>
              <w:tblCellSpacing w:w="15" w:type="dxa"/>
            </w:trPr>
          </w:trPrChange>
        </w:trPr>
        <w:tc>
          <w:tcPr>
            <w:tcW w:w="0" w:type="auto"/>
            <w:vAlign w:val="center"/>
            <w:hideMark/>
            <w:tcPrChange w:id="4212" w:author="Arnob Alam" w:date="2025-02-06T14:25:00Z" w16du:dateUtc="2025-02-06T19:25:00Z">
              <w:tcPr>
                <w:tcW w:w="0" w:type="auto"/>
                <w:vAlign w:val="center"/>
                <w:hideMark/>
              </w:tcPr>
            </w:tcPrChange>
          </w:tcPr>
          <w:p w14:paraId="11FE5E5E" w14:textId="77777777" w:rsidR="00A51D1C" w:rsidRDefault="00A51D1C" w:rsidP="006B33E3">
            <w:pPr>
              <w:jc w:val="center"/>
              <w:rPr>
                <w:ins w:id="4213" w:author="Arnob Alam" w:date="2025-02-06T14:25:00Z" w16du:dateUtc="2025-02-06T19:25:00Z"/>
                <w:rFonts w:eastAsia="Times New Roman"/>
              </w:rPr>
            </w:pPr>
          </w:p>
        </w:tc>
        <w:tc>
          <w:tcPr>
            <w:tcW w:w="0" w:type="auto"/>
            <w:vAlign w:val="center"/>
            <w:hideMark/>
            <w:tcPrChange w:id="4214" w:author="Arnob Alam" w:date="2025-02-06T14:25:00Z" w16du:dateUtc="2025-02-06T19:25:00Z">
              <w:tcPr>
                <w:tcW w:w="0" w:type="auto"/>
                <w:vAlign w:val="center"/>
                <w:hideMark/>
              </w:tcPr>
            </w:tcPrChange>
          </w:tcPr>
          <w:p w14:paraId="6676E7AE" w14:textId="77777777" w:rsidR="00A51D1C" w:rsidRDefault="00A51D1C" w:rsidP="006B33E3">
            <w:pPr>
              <w:jc w:val="center"/>
              <w:rPr>
                <w:ins w:id="4215" w:author="Arnob Alam" w:date="2025-02-06T14:25:00Z" w16du:dateUtc="2025-02-06T19:25:00Z"/>
                <w:rFonts w:eastAsia="Times New Roman"/>
              </w:rPr>
            </w:pPr>
            <w:ins w:id="4216" w:author="Arnob Alam" w:date="2025-02-06T14:25:00Z" w16du:dateUtc="2025-02-06T19:25:00Z">
              <w:r>
                <w:rPr>
                  <w:rFonts w:eastAsia="Times New Roman"/>
                </w:rPr>
                <w:t>(0.4897)</w:t>
              </w:r>
            </w:ins>
          </w:p>
        </w:tc>
      </w:tr>
      <w:tr w:rsidR="00A51D1C" w14:paraId="27410315" w14:textId="77777777" w:rsidTr="00A51D1C">
        <w:trPr>
          <w:tblCellSpacing w:w="15" w:type="dxa"/>
          <w:jc w:val="center"/>
          <w:ins w:id="4217" w:author="Arnob Alam" w:date="2025-02-06T14:25:00Z" w16du:dateUtc="2025-02-06T19:25:00Z"/>
          <w:trPrChange w:id="4218" w:author="Arnob Alam" w:date="2025-02-06T14:25:00Z" w16du:dateUtc="2025-02-06T19:25:00Z">
            <w:trPr>
              <w:tblCellSpacing w:w="15" w:type="dxa"/>
            </w:trPr>
          </w:trPrChange>
        </w:trPr>
        <w:tc>
          <w:tcPr>
            <w:tcW w:w="0" w:type="auto"/>
            <w:vAlign w:val="center"/>
            <w:hideMark/>
            <w:tcPrChange w:id="4219" w:author="Arnob Alam" w:date="2025-02-06T14:25:00Z" w16du:dateUtc="2025-02-06T19:25:00Z">
              <w:tcPr>
                <w:tcW w:w="0" w:type="auto"/>
                <w:vAlign w:val="center"/>
                <w:hideMark/>
              </w:tcPr>
            </w:tcPrChange>
          </w:tcPr>
          <w:p w14:paraId="5757F916" w14:textId="77777777" w:rsidR="00A51D1C" w:rsidRDefault="00A51D1C" w:rsidP="006B33E3">
            <w:pPr>
              <w:jc w:val="left"/>
              <w:rPr>
                <w:ins w:id="4220" w:author="Arnob Alam" w:date="2025-02-06T14:25:00Z" w16du:dateUtc="2025-02-06T19:25:00Z"/>
                <w:rFonts w:eastAsia="Times New Roman"/>
              </w:rPr>
            </w:pPr>
            <w:ins w:id="4221" w:author="Arnob Alam" w:date="2025-02-06T14:25:00Z" w16du:dateUtc="2025-02-06T19:25:00Z">
              <w:r>
                <w:rPr>
                  <w:rFonts w:eastAsia="Times New Roman"/>
                </w:rPr>
                <w:t>Period</w:t>
              </w:r>
            </w:ins>
          </w:p>
        </w:tc>
        <w:tc>
          <w:tcPr>
            <w:tcW w:w="0" w:type="auto"/>
            <w:vAlign w:val="center"/>
            <w:hideMark/>
            <w:tcPrChange w:id="4222" w:author="Arnob Alam" w:date="2025-02-06T14:25:00Z" w16du:dateUtc="2025-02-06T19:25:00Z">
              <w:tcPr>
                <w:tcW w:w="0" w:type="auto"/>
                <w:vAlign w:val="center"/>
                <w:hideMark/>
              </w:tcPr>
            </w:tcPrChange>
          </w:tcPr>
          <w:p w14:paraId="64FBB44E" w14:textId="77777777" w:rsidR="00A51D1C" w:rsidRDefault="00A51D1C" w:rsidP="006B33E3">
            <w:pPr>
              <w:jc w:val="center"/>
              <w:rPr>
                <w:ins w:id="4223" w:author="Arnob Alam" w:date="2025-02-06T14:25:00Z" w16du:dateUtc="2025-02-06T19:25:00Z"/>
                <w:rFonts w:eastAsia="Times New Roman"/>
              </w:rPr>
            </w:pPr>
            <w:ins w:id="4224" w:author="Arnob Alam" w:date="2025-02-06T14:25:00Z" w16du:dateUtc="2025-02-06T19:25:00Z">
              <w:r>
                <w:rPr>
                  <w:rFonts w:eastAsia="Times New Roman"/>
                </w:rPr>
                <w:t>-13.3189</w:t>
              </w:r>
              <w:r>
                <w:rPr>
                  <w:rFonts w:eastAsia="Times New Roman"/>
                  <w:vertAlign w:val="superscript"/>
                </w:rPr>
                <w:t>***</w:t>
              </w:r>
            </w:ins>
          </w:p>
        </w:tc>
      </w:tr>
      <w:tr w:rsidR="00A51D1C" w14:paraId="57C7730D" w14:textId="77777777" w:rsidTr="00A51D1C">
        <w:trPr>
          <w:tblCellSpacing w:w="15" w:type="dxa"/>
          <w:jc w:val="center"/>
          <w:ins w:id="4225" w:author="Arnob Alam" w:date="2025-02-06T14:25:00Z" w16du:dateUtc="2025-02-06T19:25:00Z"/>
          <w:trPrChange w:id="4226" w:author="Arnob Alam" w:date="2025-02-06T14:25:00Z" w16du:dateUtc="2025-02-06T19:25:00Z">
            <w:trPr>
              <w:tblCellSpacing w:w="15" w:type="dxa"/>
            </w:trPr>
          </w:trPrChange>
        </w:trPr>
        <w:tc>
          <w:tcPr>
            <w:tcW w:w="0" w:type="auto"/>
            <w:vAlign w:val="center"/>
            <w:hideMark/>
            <w:tcPrChange w:id="4227" w:author="Arnob Alam" w:date="2025-02-06T14:25:00Z" w16du:dateUtc="2025-02-06T19:25:00Z">
              <w:tcPr>
                <w:tcW w:w="0" w:type="auto"/>
                <w:vAlign w:val="center"/>
                <w:hideMark/>
              </w:tcPr>
            </w:tcPrChange>
          </w:tcPr>
          <w:p w14:paraId="042001F1" w14:textId="77777777" w:rsidR="00A51D1C" w:rsidRDefault="00A51D1C" w:rsidP="006B33E3">
            <w:pPr>
              <w:jc w:val="center"/>
              <w:rPr>
                <w:ins w:id="4228" w:author="Arnob Alam" w:date="2025-02-06T14:25:00Z" w16du:dateUtc="2025-02-06T19:25:00Z"/>
                <w:rFonts w:eastAsia="Times New Roman"/>
              </w:rPr>
            </w:pPr>
          </w:p>
        </w:tc>
        <w:tc>
          <w:tcPr>
            <w:tcW w:w="0" w:type="auto"/>
            <w:vAlign w:val="center"/>
            <w:hideMark/>
            <w:tcPrChange w:id="4229" w:author="Arnob Alam" w:date="2025-02-06T14:25:00Z" w16du:dateUtc="2025-02-06T19:25:00Z">
              <w:tcPr>
                <w:tcW w:w="0" w:type="auto"/>
                <w:vAlign w:val="center"/>
                <w:hideMark/>
              </w:tcPr>
            </w:tcPrChange>
          </w:tcPr>
          <w:p w14:paraId="5AF72EB3" w14:textId="77777777" w:rsidR="00A51D1C" w:rsidRDefault="00A51D1C" w:rsidP="006B33E3">
            <w:pPr>
              <w:jc w:val="center"/>
              <w:rPr>
                <w:ins w:id="4230" w:author="Arnob Alam" w:date="2025-02-06T14:25:00Z" w16du:dateUtc="2025-02-06T19:25:00Z"/>
                <w:rFonts w:eastAsia="Times New Roman"/>
              </w:rPr>
            </w:pPr>
            <w:ins w:id="4231" w:author="Arnob Alam" w:date="2025-02-06T14:25:00Z" w16du:dateUtc="2025-02-06T19:25:00Z">
              <w:r>
                <w:rPr>
                  <w:rFonts w:eastAsia="Times New Roman"/>
                </w:rPr>
                <w:t>(0.6611)</w:t>
              </w:r>
            </w:ins>
          </w:p>
        </w:tc>
      </w:tr>
      <w:tr w:rsidR="00A51D1C" w14:paraId="7FAD45BB" w14:textId="77777777" w:rsidTr="00A51D1C">
        <w:trPr>
          <w:tblCellSpacing w:w="15" w:type="dxa"/>
          <w:jc w:val="center"/>
          <w:ins w:id="4232" w:author="Arnob Alam" w:date="2025-02-06T14:25:00Z" w16du:dateUtc="2025-02-06T19:25:00Z"/>
          <w:trPrChange w:id="4233" w:author="Arnob Alam" w:date="2025-02-06T14:25:00Z" w16du:dateUtc="2025-02-06T19:25:00Z">
            <w:trPr>
              <w:tblCellSpacing w:w="15" w:type="dxa"/>
            </w:trPr>
          </w:trPrChange>
        </w:trPr>
        <w:tc>
          <w:tcPr>
            <w:tcW w:w="0" w:type="auto"/>
            <w:vAlign w:val="center"/>
            <w:hideMark/>
            <w:tcPrChange w:id="4234" w:author="Arnob Alam" w:date="2025-02-06T14:25:00Z" w16du:dateUtc="2025-02-06T19:25:00Z">
              <w:tcPr>
                <w:tcW w:w="0" w:type="auto"/>
                <w:vAlign w:val="center"/>
                <w:hideMark/>
              </w:tcPr>
            </w:tcPrChange>
          </w:tcPr>
          <w:p w14:paraId="19959463" w14:textId="77777777" w:rsidR="00A51D1C" w:rsidRDefault="00A51D1C" w:rsidP="006B33E3">
            <w:pPr>
              <w:jc w:val="left"/>
              <w:rPr>
                <w:ins w:id="4235" w:author="Arnob Alam" w:date="2025-02-06T14:25:00Z" w16du:dateUtc="2025-02-06T19:25:00Z"/>
                <w:rFonts w:eastAsia="Times New Roman"/>
              </w:rPr>
            </w:pPr>
            <w:ins w:id="4236" w:author="Arnob Alam" w:date="2025-02-06T14:25:00Z" w16du:dateUtc="2025-02-06T19:25:00Z">
              <w:r>
                <w:rPr>
                  <w:rFonts w:eastAsia="Times New Roman"/>
                </w:rPr>
                <w:t>Tenure</w:t>
              </w:r>
              <w:r w:rsidRPr="00FE6884">
                <w:rPr>
                  <w:rFonts w:eastAsia="Times New Roman"/>
                  <w:vertAlign w:val="superscript"/>
                </w:rPr>
                <w:t>2</w:t>
              </w:r>
            </w:ins>
          </w:p>
        </w:tc>
        <w:tc>
          <w:tcPr>
            <w:tcW w:w="0" w:type="auto"/>
            <w:vAlign w:val="center"/>
            <w:hideMark/>
            <w:tcPrChange w:id="4237" w:author="Arnob Alam" w:date="2025-02-06T14:25:00Z" w16du:dateUtc="2025-02-06T19:25:00Z">
              <w:tcPr>
                <w:tcW w:w="0" w:type="auto"/>
                <w:vAlign w:val="center"/>
                <w:hideMark/>
              </w:tcPr>
            </w:tcPrChange>
          </w:tcPr>
          <w:p w14:paraId="1A6A6B90" w14:textId="77777777" w:rsidR="00A51D1C" w:rsidRDefault="00A51D1C" w:rsidP="006B33E3">
            <w:pPr>
              <w:jc w:val="center"/>
              <w:rPr>
                <w:ins w:id="4238" w:author="Arnob Alam" w:date="2025-02-06T14:25:00Z" w16du:dateUtc="2025-02-06T19:25:00Z"/>
                <w:rFonts w:eastAsia="Times New Roman"/>
              </w:rPr>
            </w:pPr>
            <w:ins w:id="4239" w:author="Arnob Alam" w:date="2025-02-06T14:25:00Z" w16du:dateUtc="2025-02-06T19:25:00Z">
              <w:r>
                <w:rPr>
                  <w:rFonts w:eastAsia="Times New Roman"/>
                </w:rPr>
                <w:t>0.0007</w:t>
              </w:r>
              <w:r>
                <w:rPr>
                  <w:rFonts w:eastAsia="Times New Roman"/>
                  <w:vertAlign w:val="superscript"/>
                </w:rPr>
                <w:t>***</w:t>
              </w:r>
            </w:ins>
          </w:p>
        </w:tc>
      </w:tr>
      <w:tr w:rsidR="00A51D1C" w14:paraId="5D7B1128" w14:textId="77777777" w:rsidTr="00A51D1C">
        <w:trPr>
          <w:tblCellSpacing w:w="15" w:type="dxa"/>
          <w:jc w:val="center"/>
          <w:ins w:id="4240" w:author="Arnob Alam" w:date="2025-02-06T14:25:00Z" w16du:dateUtc="2025-02-06T19:25:00Z"/>
          <w:trPrChange w:id="4241" w:author="Arnob Alam" w:date="2025-02-06T14:25:00Z" w16du:dateUtc="2025-02-06T19:25:00Z">
            <w:trPr>
              <w:tblCellSpacing w:w="15" w:type="dxa"/>
            </w:trPr>
          </w:trPrChange>
        </w:trPr>
        <w:tc>
          <w:tcPr>
            <w:tcW w:w="0" w:type="auto"/>
            <w:vAlign w:val="center"/>
            <w:hideMark/>
            <w:tcPrChange w:id="4242" w:author="Arnob Alam" w:date="2025-02-06T14:25:00Z" w16du:dateUtc="2025-02-06T19:25:00Z">
              <w:tcPr>
                <w:tcW w:w="0" w:type="auto"/>
                <w:vAlign w:val="center"/>
                <w:hideMark/>
              </w:tcPr>
            </w:tcPrChange>
          </w:tcPr>
          <w:p w14:paraId="35590FA5" w14:textId="77777777" w:rsidR="00A51D1C" w:rsidRDefault="00A51D1C" w:rsidP="006B33E3">
            <w:pPr>
              <w:jc w:val="center"/>
              <w:rPr>
                <w:ins w:id="4243" w:author="Arnob Alam" w:date="2025-02-06T14:25:00Z" w16du:dateUtc="2025-02-06T19:25:00Z"/>
                <w:rFonts w:eastAsia="Times New Roman"/>
              </w:rPr>
            </w:pPr>
          </w:p>
        </w:tc>
        <w:tc>
          <w:tcPr>
            <w:tcW w:w="0" w:type="auto"/>
            <w:vAlign w:val="center"/>
            <w:hideMark/>
            <w:tcPrChange w:id="4244" w:author="Arnob Alam" w:date="2025-02-06T14:25:00Z" w16du:dateUtc="2025-02-06T19:25:00Z">
              <w:tcPr>
                <w:tcW w:w="0" w:type="auto"/>
                <w:vAlign w:val="center"/>
                <w:hideMark/>
              </w:tcPr>
            </w:tcPrChange>
          </w:tcPr>
          <w:p w14:paraId="34B9F865" w14:textId="77777777" w:rsidR="00A51D1C" w:rsidRDefault="00A51D1C" w:rsidP="006B33E3">
            <w:pPr>
              <w:jc w:val="center"/>
              <w:rPr>
                <w:ins w:id="4245" w:author="Arnob Alam" w:date="2025-02-06T14:25:00Z" w16du:dateUtc="2025-02-06T19:25:00Z"/>
                <w:rFonts w:eastAsia="Times New Roman"/>
              </w:rPr>
            </w:pPr>
            <w:ins w:id="4246" w:author="Arnob Alam" w:date="2025-02-06T14:25:00Z" w16du:dateUtc="2025-02-06T19:25:00Z">
              <w:r>
                <w:rPr>
                  <w:rFonts w:eastAsia="Times New Roman"/>
                </w:rPr>
                <w:t>(0.0003)</w:t>
              </w:r>
            </w:ins>
          </w:p>
        </w:tc>
      </w:tr>
      <w:tr w:rsidR="00A51D1C" w14:paraId="094CC923" w14:textId="77777777" w:rsidTr="00A51D1C">
        <w:trPr>
          <w:tblCellSpacing w:w="15" w:type="dxa"/>
          <w:jc w:val="center"/>
          <w:ins w:id="4247" w:author="Arnob Alam" w:date="2025-02-06T14:25:00Z" w16du:dateUtc="2025-02-06T19:25:00Z"/>
          <w:trPrChange w:id="4248" w:author="Arnob Alam" w:date="2025-02-06T14:25:00Z" w16du:dateUtc="2025-02-06T19:25:00Z">
            <w:trPr>
              <w:tblCellSpacing w:w="15" w:type="dxa"/>
            </w:trPr>
          </w:trPrChange>
        </w:trPr>
        <w:tc>
          <w:tcPr>
            <w:tcW w:w="0" w:type="auto"/>
            <w:vAlign w:val="center"/>
            <w:hideMark/>
            <w:tcPrChange w:id="4249" w:author="Arnob Alam" w:date="2025-02-06T14:25:00Z" w16du:dateUtc="2025-02-06T19:25:00Z">
              <w:tcPr>
                <w:tcW w:w="0" w:type="auto"/>
                <w:vAlign w:val="center"/>
                <w:hideMark/>
              </w:tcPr>
            </w:tcPrChange>
          </w:tcPr>
          <w:p w14:paraId="554E1CE6" w14:textId="77777777" w:rsidR="00A51D1C" w:rsidRDefault="00A51D1C" w:rsidP="006B33E3">
            <w:pPr>
              <w:jc w:val="left"/>
              <w:rPr>
                <w:ins w:id="4250" w:author="Arnob Alam" w:date="2025-02-06T14:25:00Z" w16du:dateUtc="2025-02-06T19:25:00Z"/>
                <w:rFonts w:eastAsia="Times New Roman"/>
              </w:rPr>
            </w:pPr>
            <w:ins w:id="4251" w:author="Arnob Alam" w:date="2025-02-06T14:25:00Z" w16du:dateUtc="2025-02-06T19:25:00Z">
              <w:r>
                <w:rPr>
                  <w:rFonts w:eastAsia="Times New Roman"/>
                </w:rPr>
                <w:t>(Ln notional)</w:t>
              </w:r>
              <w:r w:rsidRPr="00FE6884">
                <w:rPr>
                  <w:rFonts w:eastAsia="Times New Roman"/>
                  <w:vertAlign w:val="superscript"/>
                </w:rPr>
                <w:t>2</w:t>
              </w:r>
            </w:ins>
          </w:p>
        </w:tc>
        <w:tc>
          <w:tcPr>
            <w:tcW w:w="0" w:type="auto"/>
            <w:vAlign w:val="center"/>
            <w:hideMark/>
            <w:tcPrChange w:id="4252" w:author="Arnob Alam" w:date="2025-02-06T14:25:00Z" w16du:dateUtc="2025-02-06T19:25:00Z">
              <w:tcPr>
                <w:tcW w:w="0" w:type="auto"/>
                <w:vAlign w:val="center"/>
                <w:hideMark/>
              </w:tcPr>
            </w:tcPrChange>
          </w:tcPr>
          <w:p w14:paraId="30B77694" w14:textId="77777777" w:rsidR="00A51D1C" w:rsidRDefault="00A51D1C" w:rsidP="006B33E3">
            <w:pPr>
              <w:jc w:val="center"/>
              <w:rPr>
                <w:ins w:id="4253" w:author="Arnob Alam" w:date="2025-02-06T14:25:00Z" w16du:dateUtc="2025-02-06T19:25:00Z"/>
                <w:rFonts w:eastAsia="Times New Roman"/>
              </w:rPr>
            </w:pPr>
            <w:ins w:id="4254" w:author="Arnob Alam" w:date="2025-02-06T14:25:00Z" w16du:dateUtc="2025-02-06T19:25:00Z">
              <w:r>
                <w:rPr>
                  <w:rFonts w:eastAsia="Times New Roman"/>
                </w:rPr>
                <w:t>0.0235</w:t>
              </w:r>
              <w:r>
                <w:rPr>
                  <w:rFonts w:eastAsia="Times New Roman"/>
                  <w:vertAlign w:val="superscript"/>
                </w:rPr>
                <w:t>***</w:t>
              </w:r>
            </w:ins>
          </w:p>
        </w:tc>
      </w:tr>
      <w:tr w:rsidR="00A51D1C" w14:paraId="3588C294" w14:textId="77777777" w:rsidTr="00A51D1C">
        <w:trPr>
          <w:tblCellSpacing w:w="15" w:type="dxa"/>
          <w:jc w:val="center"/>
          <w:ins w:id="4255" w:author="Arnob Alam" w:date="2025-02-06T14:25:00Z" w16du:dateUtc="2025-02-06T19:25:00Z"/>
          <w:trPrChange w:id="4256" w:author="Arnob Alam" w:date="2025-02-06T14:25:00Z" w16du:dateUtc="2025-02-06T19:25:00Z">
            <w:trPr>
              <w:tblCellSpacing w:w="15" w:type="dxa"/>
            </w:trPr>
          </w:trPrChange>
        </w:trPr>
        <w:tc>
          <w:tcPr>
            <w:tcW w:w="0" w:type="auto"/>
            <w:vAlign w:val="center"/>
            <w:hideMark/>
            <w:tcPrChange w:id="4257" w:author="Arnob Alam" w:date="2025-02-06T14:25:00Z" w16du:dateUtc="2025-02-06T19:25:00Z">
              <w:tcPr>
                <w:tcW w:w="0" w:type="auto"/>
                <w:vAlign w:val="center"/>
                <w:hideMark/>
              </w:tcPr>
            </w:tcPrChange>
          </w:tcPr>
          <w:p w14:paraId="61CCEE1F" w14:textId="77777777" w:rsidR="00A51D1C" w:rsidRDefault="00A51D1C" w:rsidP="006B33E3">
            <w:pPr>
              <w:jc w:val="center"/>
              <w:rPr>
                <w:ins w:id="4258" w:author="Arnob Alam" w:date="2025-02-06T14:25:00Z" w16du:dateUtc="2025-02-06T19:25:00Z"/>
                <w:rFonts w:eastAsia="Times New Roman"/>
              </w:rPr>
            </w:pPr>
          </w:p>
        </w:tc>
        <w:tc>
          <w:tcPr>
            <w:tcW w:w="0" w:type="auto"/>
            <w:vAlign w:val="center"/>
            <w:hideMark/>
            <w:tcPrChange w:id="4259" w:author="Arnob Alam" w:date="2025-02-06T14:25:00Z" w16du:dateUtc="2025-02-06T19:25:00Z">
              <w:tcPr>
                <w:tcW w:w="0" w:type="auto"/>
                <w:vAlign w:val="center"/>
                <w:hideMark/>
              </w:tcPr>
            </w:tcPrChange>
          </w:tcPr>
          <w:p w14:paraId="0DD81420" w14:textId="77777777" w:rsidR="00A51D1C" w:rsidRDefault="00A51D1C" w:rsidP="006B33E3">
            <w:pPr>
              <w:jc w:val="center"/>
              <w:rPr>
                <w:ins w:id="4260" w:author="Arnob Alam" w:date="2025-02-06T14:25:00Z" w16du:dateUtc="2025-02-06T19:25:00Z"/>
                <w:rFonts w:eastAsia="Times New Roman"/>
              </w:rPr>
            </w:pPr>
            <w:ins w:id="4261" w:author="Arnob Alam" w:date="2025-02-06T14:25:00Z" w16du:dateUtc="2025-02-06T19:25:00Z">
              <w:r>
                <w:rPr>
                  <w:rFonts w:eastAsia="Times New Roman"/>
                </w:rPr>
                <w:t>(0.0021)</w:t>
              </w:r>
            </w:ins>
          </w:p>
        </w:tc>
      </w:tr>
      <w:tr w:rsidR="00A51D1C" w14:paraId="299D29B1" w14:textId="77777777" w:rsidTr="00A51D1C">
        <w:trPr>
          <w:tblCellSpacing w:w="15" w:type="dxa"/>
          <w:jc w:val="center"/>
          <w:ins w:id="4262" w:author="Arnob Alam" w:date="2025-02-06T14:25:00Z" w16du:dateUtc="2025-02-06T19:25:00Z"/>
          <w:trPrChange w:id="4263" w:author="Arnob Alam" w:date="2025-02-06T14:25:00Z" w16du:dateUtc="2025-02-06T19:25:00Z">
            <w:trPr>
              <w:tblCellSpacing w:w="15" w:type="dxa"/>
            </w:trPr>
          </w:trPrChange>
        </w:trPr>
        <w:tc>
          <w:tcPr>
            <w:tcW w:w="0" w:type="auto"/>
            <w:vAlign w:val="center"/>
            <w:hideMark/>
            <w:tcPrChange w:id="4264" w:author="Arnob Alam" w:date="2025-02-06T14:25:00Z" w16du:dateUtc="2025-02-06T19:25:00Z">
              <w:tcPr>
                <w:tcW w:w="0" w:type="auto"/>
                <w:vAlign w:val="center"/>
                <w:hideMark/>
              </w:tcPr>
            </w:tcPrChange>
          </w:tcPr>
          <w:p w14:paraId="5A9D6F05" w14:textId="77777777" w:rsidR="00A51D1C" w:rsidRDefault="00A51D1C" w:rsidP="006B33E3">
            <w:pPr>
              <w:jc w:val="left"/>
              <w:rPr>
                <w:ins w:id="4265" w:author="Arnob Alam" w:date="2025-02-06T14:25:00Z" w16du:dateUtc="2025-02-06T19:25:00Z"/>
                <w:rFonts w:eastAsia="Times New Roman"/>
              </w:rPr>
            </w:pPr>
            <w:ins w:id="4266" w:author="Arnob Alam" w:date="2025-02-06T14:25:00Z" w16du:dateUtc="2025-02-06T19:25:00Z">
              <w:r>
                <w:rPr>
                  <w:rFonts w:eastAsia="Times New Roman"/>
                </w:rPr>
                <w:t>Capped</w:t>
              </w:r>
            </w:ins>
          </w:p>
        </w:tc>
        <w:tc>
          <w:tcPr>
            <w:tcW w:w="0" w:type="auto"/>
            <w:vAlign w:val="center"/>
            <w:hideMark/>
            <w:tcPrChange w:id="4267" w:author="Arnob Alam" w:date="2025-02-06T14:25:00Z" w16du:dateUtc="2025-02-06T19:25:00Z">
              <w:tcPr>
                <w:tcW w:w="0" w:type="auto"/>
                <w:vAlign w:val="center"/>
                <w:hideMark/>
              </w:tcPr>
            </w:tcPrChange>
          </w:tcPr>
          <w:p w14:paraId="64B9090D" w14:textId="77777777" w:rsidR="00A51D1C" w:rsidRDefault="00A51D1C" w:rsidP="006B33E3">
            <w:pPr>
              <w:jc w:val="center"/>
              <w:rPr>
                <w:ins w:id="4268" w:author="Arnob Alam" w:date="2025-02-06T14:25:00Z" w16du:dateUtc="2025-02-06T19:25:00Z"/>
                <w:rFonts w:eastAsia="Times New Roman"/>
              </w:rPr>
            </w:pPr>
            <w:ins w:id="4269" w:author="Arnob Alam" w:date="2025-02-06T14:25:00Z" w16du:dateUtc="2025-02-06T19:25:00Z">
              <w:r>
                <w:rPr>
                  <w:rFonts w:eastAsia="Times New Roman"/>
                </w:rPr>
                <w:t>-1.0574</w:t>
              </w:r>
              <w:r>
                <w:rPr>
                  <w:rFonts w:eastAsia="Times New Roman"/>
                  <w:vertAlign w:val="superscript"/>
                </w:rPr>
                <w:t>***</w:t>
              </w:r>
            </w:ins>
          </w:p>
        </w:tc>
      </w:tr>
      <w:tr w:rsidR="00A51D1C" w14:paraId="3BA3F4B4" w14:textId="77777777" w:rsidTr="00A51D1C">
        <w:trPr>
          <w:tblCellSpacing w:w="15" w:type="dxa"/>
          <w:jc w:val="center"/>
          <w:ins w:id="4270" w:author="Arnob Alam" w:date="2025-02-06T14:25:00Z" w16du:dateUtc="2025-02-06T19:25:00Z"/>
          <w:trPrChange w:id="4271" w:author="Arnob Alam" w:date="2025-02-06T14:25:00Z" w16du:dateUtc="2025-02-06T19:25:00Z">
            <w:trPr>
              <w:tblCellSpacing w:w="15" w:type="dxa"/>
            </w:trPr>
          </w:trPrChange>
        </w:trPr>
        <w:tc>
          <w:tcPr>
            <w:tcW w:w="0" w:type="auto"/>
            <w:vAlign w:val="center"/>
            <w:hideMark/>
            <w:tcPrChange w:id="4272" w:author="Arnob Alam" w:date="2025-02-06T14:25:00Z" w16du:dateUtc="2025-02-06T19:25:00Z">
              <w:tcPr>
                <w:tcW w:w="0" w:type="auto"/>
                <w:vAlign w:val="center"/>
                <w:hideMark/>
              </w:tcPr>
            </w:tcPrChange>
          </w:tcPr>
          <w:p w14:paraId="0D552958" w14:textId="77777777" w:rsidR="00A51D1C" w:rsidRDefault="00A51D1C" w:rsidP="006B33E3">
            <w:pPr>
              <w:jc w:val="center"/>
              <w:rPr>
                <w:ins w:id="4273" w:author="Arnob Alam" w:date="2025-02-06T14:25:00Z" w16du:dateUtc="2025-02-06T19:25:00Z"/>
                <w:rFonts w:eastAsia="Times New Roman"/>
              </w:rPr>
            </w:pPr>
          </w:p>
        </w:tc>
        <w:tc>
          <w:tcPr>
            <w:tcW w:w="0" w:type="auto"/>
            <w:vAlign w:val="center"/>
            <w:hideMark/>
            <w:tcPrChange w:id="4274" w:author="Arnob Alam" w:date="2025-02-06T14:25:00Z" w16du:dateUtc="2025-02-06T19:25:00Z">
              <w:tcPr>
                <w:tcW w:w="0" w:type="auto"/>
                <w:vAlign w:val="center"/>
                <w:hideMark/>
              </w:tcPr>
            </w:tcPrChange>
          </w:tcPr>
          <w:p w14:paraId="171FD7BC" w14:textId="77777777" w:rsidR="00A51D1C" w:rsidRDefault="00A51D1C" w:rsidP="006B33E3">
            <w:pPr>
              <w:jc w:val="center"/>
              <w:rPr>
                <w:ins w:id="4275" w:author="Arnob Alam" w:date="2025-02-06T14:25:00Z" w16du:dateUtc="2025-02-06T19:25:00Z"/>
                <w:rFonts w:eastAsia="Times New Roman"/>
              </w:rPr>
            </w:pPr>
            <w:ins w:id="4276" w:author="Arnob Alam" w:date="2025-02-06T14:25:00Z" w16du:dateUtc="2025-02-06T19:25:00Z">
              <w:r>
                <w:rPr>
                  <w:rFonts w:eastAsia="Times New Roman"/>
                </w:rPr>
                <w:t>(0.1883)</w:t>
              </w:r>
            </w:ins>
          </w:p>
        </w:tc>
      </w:tr>
      <w:tr w:rsidR="00A51D1C" w14:paraId="0A58710C" w14:textId="77777777" w:rsidTr="00A51D1C">
        <w:trPr>
          <w:tblCellSpacing w:w="15" w:type="dxa"/>
          <w:jc w:val="center"/>
          <w:ins w:id="4277" w:author="Arnob Alam" w:date="2025-02-06T14:25:00Z" w16du:dateUtc="2025-02-06T19:25:00Z"/>
          <w:trPrChange w:id="4278" w:author="Arnob Alam" w:date="2025-02-06T14:25:00Z" w16du:dateUtc="2025-02-06T19:25:00Z">
            <w:trPr>
              <w:tblCellSpacing w:w="15" w:type="dxa"/>
            </w:trPr>
          </w:trPrChange>
        </w:trPr>
        <w:tc>
          <w:tcPr>
            <w:tcW w:w="0" w:type="auto"/>
            <w:vAlign w:val="center"/>
            <w:hideMark/>
            <w:tcPrChange w:id="4279" w:author="Arnob Alam" w:date="2025-02-06T14:25:00Z" w16du:dateUtc="2025-02-06T19:25:00Z">
              <w:tcPr>
                <w:tcW w:w="0" w:type="auto"/>
                <w:vAlign w:val="center"/>
                <w:hideMark/>
              </w:tcPr>
            </w:tcPrChange>
          </w:tcPr>
          <w:p w14:paraId="1BEF7A14" w14:textId="77777777" w:rsidR="00A51D1C" w:rsidRDefault="00A51D1C" w:rsidP="006B33E3">
            <w:pPr>
              <w:jc w:val="left"/>
              <w:rPr>
                <w:ins w:id="4280" w:author="Arnob Alam" w:date="2025-02-06T14:25:00Z" w16du:dateUtc="2025-02-06T19:25:00Z"/>
                <w:rFonts w:eastAsia="Times New Roman"/>
              </w:rPr>
            </w:pPr>
            <w:ins w:id="4281" w:author="Arnob Alam" w:date="2025-02-06T14:25:00Z" w16du:dateUtc="2025-02-06T19:25:00Z">
              <w:r>
                <w:rPr>
                  <w:rFonts w:eastAsia="Times New Roman"/>
                </w:rPr>
                <w:t>SEF</w:t>
              </w:r>
            </w:ins>
          </w:p>
        </w:tc>
        <w:tc>
          <w:tcPr>
            <w:tcW w:w="0" w:type="auto"/>
            <w:vAlign w:val="center"/>
            <w:hideMark/>
            <w:tcPrChange w:id="4282" w:author="Arnob Alam" w:date="2025-02-06T14:25:00Z" w16du:dateUtc="2025-02-06T19:25:00Z">
              <w:tcPr>
                <w:tcW w:w="0" w:type="auto"/>
                <w:vAlign w:val="center"/>
                <w:hideMark/>
              </w:tcPr>
            </w:tcPrChange>
          </w:tcPr>
          <w:p w14:paraId="4D2B1F31" w14:textId="77777777" w:rsidR="00A51D1C" w:rsidRDefault="00A51D1C" w:rsidP="006B33E3">
            <w:pPr>
              <w:jc w:val="center"/>
              <w:rPr>
                <w:ins w:id="4283" w:author="Arnob Alam" w:date="2025-02-06T14:25:00Z" w16du:dateUtc="2025-02-06T19:25:00Z"/>
                <w:rFonts w:eastAsia="Times New Roman"/>
              </w:rPr>
            </w:pPr>
            <w:ins w:id="4284" w:author="Arnob Alam" w:date="2025-02-06T14:25:00Z" w16du:dateUtc="2025-02-06T19:25:00Z">
              <w:r>
                <w:rPr>
                  <w:rFonts w:eastAsia="Times New Roman"/>
                </w:rPr>
                <w:t>0.7100</w:t>
              </w:r>
            </w:ins>
          </w:p>
        </w:tc>
      </w:tr>
      <w:tr w:rsidR="00A51D1C" w14:paraId="59E49925" w14:textId="77777777" w:rsidTr="00A51D1C">
        <w:trPr>
          <w:tblCellSpacing w:w="15" w:type="dxa"/>
          <w:jc w:val="center"/>
          <w:ins w:id="4285" w:author="Arnob Alam" w:date="2025-02-06T14:25:00Z" w16du:dateUtc="2025-02-06T19:25:00Z"/>
          <w:trPrChange w:id="4286" w:author="Arnob Alam" w:date="2025-02-06T14:25:00Z" w16du:dateUtc="2025-02-06T19:25:00Z">
            <w:trPr>
              <w:tblCellSpacing w:w="15" w:type="dxa"/>
            </w:trPr>
          </w:trPrChange>
        </w:trPr>
        <w:tc>
          <w:tcPr>
            <w:tcW w:w="0" w:type="auto"/>
            <w:vAlign w:val="center"/>
            <w:hideMark/>
            <w:tcPrChange w:id="4287" w:author="Arnob Alam" w:date="2025-02-06T14:25:00Z" w16du:dateUtc="2025-02-06T19:25:00Z">
              <w:tcPr>
                <w:tcW w:w="0" w:type="auto"/>
                <w:vAlign w:val="center"/>
                <w:hideMark/>
              </w:tcPr>
            </w:tcPrChange>
          </w:tcPr>
          <w:p w14:paraId="7DF58F74" w14:textId="77777777" w:rsidR="00A51D1C" w:rsidRDefault="00A51D1C" w:rsidP="006B33E3">
            <w:pPr>
              <w:jc w:val="center"/>
              <w:rPr>
                <w:ins w:id="4288" w:author="Arnob Alam" w:date="2025-02-06T14:25:00Z" w16du:dateUtc="2025-02-06T19:25:00Z"/>
                <w:rFonts w:eastAsia="Times New Roman"/>
              </w:rPr>
            </w:pPr>
          </w:p>
        </w:tc>
        <w:tc>
          <w:tcPr>
            <w:tcW w:w="0" w:type="auto"/>
            <w:vAlign w:val="center"/>
            <w:hideMark/>
            <w:tcPrChange w:id="4289" w:author="Arnob Alam" w:date="2025-02-06T14:25:00Z" w16du:dateUtc="2025-02-06T19:25:00Z">
              <w:tcPr>
                <w:tcW w:w="0" w:type="auto"/>
                <w:vAlign w:val="center"/>
                <w:hideMark/>
              </w:tcPr>
            </w:tcPrChange>
          </w:tcPr>
          <w:p w14:paraId="508D5AE3" w14:textId="77777777" w:rsidR="00A51D1C" w:rsidRDefault="00A51D1C" w:rsidP="006B33E3">
            <w:pPr>
              <w:jc w:val="center"/>
              <w:rPr>
                <w:ins w:id="4290" w:author="Arnob Alam" w:date="2025-02-06T14:25:00Z" w16du:dateUtc="2025-02-06T19:25:00Z"/>
                <w:rFonts w:eastAsia="Times New Roman"/>
              </w:rPr>
            </w:pPr>
            <w:ins w:id="4291" w:author="Arnob Alam" w:date="2025-02-06T14:25:00Z" w16du:dateUtc="2025-02-06T19:25:00Z">
              <w:r>
                <w:rPr>
                  <w:rFonts w:eastAsia="Times New Roman"/>
                </w:rPr>
                <w:t>(2.5202)</w:t>
              </w:r>
            </w:ins>
          </w:p>
        </w:tc>
      </w:tr>
      <w:tr w:rsidR="00A51D1C" w14:paraId="45D7F50D" w14:textId="77777777" w:rsidTr="00A51D1C">
        <w:trPr>
          <w:tblCellSpacing w:w="15" w:type="dxa"/>
          <w:jc w:val="center"/>
          <w:ins w:id="4292" w:author="Arnob Alam" w:date="2025-02-06T14:25:00Z" w16du:dateUtc="2025-02-06T19:25:00Z"/>
          <w:trPrChange w:id="4293" w:author="Arnob Alam" w:date="2025-02-06T14:25:00Z" w16du:dateUtc="2025-02-06T19:25:00Z">
            <w:trPr>
              <w:tblCellSpacing w:w="15" w:type="dxa"/>
            </w:trPr>
          </w:trPrChange>
        </w:trPr>
        <w:tc>
          <w:tcPr>
            <w:tcW w:w="0" w:type="auto"/>
            <w:vAlign w:val="center"/>
            <w:hideMark/>
            <w:tcPrChange w:id="4294" w:author="Arnob Alam" w:date="2025-02-06T14:25:00Z" w16du:dateUtc="2025-02-06T19:25:00Z">
              <w:tcPr>
                <w:tcW w:w="0" w:type="auto"/>
                <w:vAlign w:val="center"/>
                <w:hideMark/>
              </w:tcPr>
            </w:tcPrChange>
          </w:tcPr>
          <w:p w14:paraId="31D402C0" w14:textId="77777777" w:rsidR="00A51D1C" w:rsidRDefault="00A51D1C" w:rsidP="006B33E3">
            <w:pPr>
              <w:jc w:val="left"/>
              <w:rPr>
                <w:ins w:id="4295" w:author="Arnob Alam" w:date="2025-02-06T14:25:00Z" w16du:dateUtc="2025-02-06T19:25:00Z"/>
                <w:rFonts w:eastAsia="Times New Roman"/>
              </w:rPr>
            </w:pPr>
            <w:ins w:id="4296" w:author="Arnob Alam" w:date="2025-02-06T14:25:00Z" w16du:dateUtc="2025-02-06T19:25:00Z">
              <w:r>
                <w:rPr>
                  <w:rFonts w:eastAsia="Times New Roman"/>
                </w:rPr>
                <w:t>Morning</w:t>
              </w:r>
            </w:ins>
          </w:p>
        </w:tc>
        <w:tc>
          <w:tcPr>
            <w:tcW w:w="0" w:type="auto"/>
            <w:vAlign w:val="center"/>
            <w:hideMark/>
            <w:tcPrChange w:id="4297" w:author="Arnob Alam" w:date="2025-02-06T14:25:00Z" w16du:dateUtc="2025-02-06T19:25:00Z">
              <w:tcPr>
                <w:tcW w:w="0" w:type="auto"/>
                <w:vAlign w:val="center"/>
                <w:hideMark/>
              </w:tcPr>
            </w:tcPrChange>
          </w:tcPr>
          <w:p w14:paraId="2D7A3F37" w14:textId="77777777" w:rsidR="00A51D1C" w:rsidRDefault="00A51D1C" w:rsidP="006B33E3">
            <w:pPr>
              <w:jc w:val="center"/>
              <w:rPr>
                <w:ins w:id="4298" w:author="Arnob Alam" w:date="2025-02-06T14:25:00Z" w16du:dateUtc="2025-02-06T19:25:00Z"/>
                <w:rFonts w:eastAsia="Times New Roman"/>
              </w:rPr>
            </w:pPr>
            <w:ins w:id="4299" w:author="Arnob Alam" w:date="2025-02-06T14:25:00Z" w16du:dateUtc="2025-02-06T19:25:00Z">
              <w:r>
                <w:rPr>
                  <w:rFonts w:eastAsia="Times New Roman"/>
                </w:rPr>
                <w:t>-1.0268</w:t>
              </w:r>
              <w:r>
                <w:rPr>
                  <w:rFonts w:eastAsia="Times New Roman"/>
                  <w:vertAlign w:val="superscript"/>
                </w:rPr>
                <w:t>***</w:t>
              </w:r>
            </w:ins>
          </w:p>
        </w:tc>
      </w:tr>
      <w:tr w:rsidR="00A51D1C" w14:paraId="047B1218" w14:textId="77777777" w:rsidTr="00A51D1C">
        <w:trPr>
          <w:tblCellSpacing w:w="15" w:type="dxa"/>
          <w:jc w:val="center"/>
          <w:ins w:id="4300" w:author="Arnob Alam" w:date="2025-02-06T14:25:00Z" w16du:dateUtc="2025-02-06T19:25:00Z"/>
          <w:trPrChange w:id="4301" w:author="Arnob Alam" w:date="2025-02-06T14:25:00Z" w16du:dateUtc="2025-02-06T19:25:00Z">
            <w:trPr>
              <w:tblCellSpacing w:w="15" w:type="dxa"/>
            </w:trPr>
          </w:trPrChange>
        </w:trPr>
        <w:tc>
          <w:tcPr>
            <w:tcW w:w="0" w:type="auto"/>
            <w:vAlign w:val="center"/>
            <w:hideMark/>
            <w:tcPrChange w:id="4302" w:author="Arnob Alam" w:date="2025-02-06T14:25:00Z" w16du:dateUtc="2025-02-06T19:25:00Z">
              <w:tcPr>
                <w:tcW w:w="0" w:type="auto"/>
                <w:vAlign w:val="center"/>
                <w:hideMark/>
              </w:tcPr>
            </w:tcPrChange>
          </w:tcPr>
          <w:p w14:paraId="08E0C5EC" w14:textId="77777777" w:rsidR="00A51D1C" w:rsidRDefault="00A51D1C" w:rsidP="006B33E3">
            <w:pPr>
              <w:jc w:val="center"/>
              <w:rPr>
                <w:ins w:id="4303" w:author="Arnob Alam" w:date="2025-02-06T14:25:00Z" w16du:dateUtc="2025-02-06T19:25:00Z"/>
                <w:rFonts w:eastAsia="Times New Roman"/>
              </w:rPr>
            </w:pPr>
          </w:p>
        </w:tc>
        <w:tc>
          <w:tcPr>
            <w:tcW w:w="0" w:type="auto"/>
            <w:vAlign w:val="center"/>
            <w:hideMark/>
            <w:tcPrChange w:id="4304" w:author="Arnob Alam" w:date="2025-02-06T14:25:00Z" w16du:dateUtc="2025-02-06T19:25:00Z">
              <w:tcPr>
                <w:tcW w:w="0" w:type="auto"/>
                <w:vAlign w:val="center"/>
                <w:hideMark/>
              </w:tcPr>
            </w:tcPrChange>
          </w:tcPr>
          <w:p w14:paraId="3215AC2D" w14:textId="77777777" w:rsidR="00A51D1C" w:rsidRDefault="00A51D1C" w:rsidP="006B33E3">
            <w:pPr>
              <w:jc w:val="center"/>
              <w:rPr>
                <w:ins w:id="4305" w:author="Arnob Alam" w:date="2025-02-06T14:25:00Z" w16du:dateUtc="2025-02-06T19:25:00Z"/>
                <w:rFonts w:eastAsia="Times New Roman"/>
              </w:rPr>
            </w:pPr>
            <w:ins w:id="4306" w:author="Arnob Alam" w:date="2025-02-06T14:25:00Z" w16du:dateUtc="2025-02-06T19:25:00Z">
              <w:r>
                <w:rPr>
                  <w:rFonts w:eastAsia="Times New Roman"/>
                </w:rPr>
                <w:t>(0.1843)</w:t>
              </w:r>
            </w:ins>
          </w:p>
        </w:tc>
      </w:tr>
      <w:tr w:rsidR="00A51D1C" w14:paraId="1B915ADD" w14:textId="77777777" w:rsidTr="00A51D1C">
        <w:trPr>
          <w:tblCellSpacing w:w="15" w:type="dxa"/>
          <w:jc w:val="center"/>
          <w:ins w:id="4307" w:author="Arnob Alam" w:date="2025-02-06T14:25:00Z" w16du:dateUtc="2025-02-06T19:25:00Z"/>
          <w:trPrChange w:id="4308" w:author="Arnob Alam" w:date="2025-02-06T14:25:00Z" w16du:dateUtc="2025-02-06T19:25:00Z">
            <w:trPr>
              <w:tblCellSpacing w:w="15" w:type="dxa"/>
            </w:trPr>
          </w:trPrChange>
        </w:trPr>
        <w:tc>
          <w:tcPr>
            <w:tcW w:w="0" w:type="auto"/>
            <w:vAlign w:val="center"/>
            <w:hideMark/>
            <w:tcPrChange w:id="4309" w:author="Arnob Alam" w:date="2025-02-06T14:25:00Z" w16du:dateUtc="2025-02-06T19:25:00Z">
              <w:tcPr>
                <w:tcW w:w="0" w:type="auto"/>
                <w:vAlign w:val="center"/>
                <w:hideMark/>
              </w:tcPr>
            </w:tcPrChange>
          </w:tcPr>
          <w:p w14:paraId="0071CABC" w14:textId="77777777" w:rsidR="00A51D1C" w:rsidRDefault="00A51D1C" w:rsidP="006B33E3">
            <w:pPr>
              <w:jc w:val="left"/>
              <w:rPr>
                <w:ins w:id="4310" w:author="Arnob Alam" w:date="2025-02-06T14:25:00Z" w16du:dateUtc="2025-02-06T19:25:00Z"/>
                <w:rFonts w:eastAsia="Times New Roman"/>
              </w:rPr>
            </w:pPr>
            <w:ins w:id="4311" w:author="Arnob Alam" w:date="2025-02-06T14:25:00Z" w16du:dateUtc="2025-02-06T19:25:00Z">
              <w:r>
                <w:rPr>
                  <w:rFonts w:eastAsia="Times New Roman"/>
                </w:rPr>
                <w:t>Afternoon</w:t>
              </w:r>
            </w:ins>
          </w:p>
        </w:tc>
        <w:tc>
          <w:tcPr>
            <w:tcW w:w="0" w:type="auto"/>
            <w:vAlign w:val="center"/>
            <w:hideMark/>
            <w:tcPrChange w:id="4312" w:author="Arnob Alam" w:date="2025-02-06T14:25:00Z" w16du:dateUtc="2025-02-06T19:25:00Z">
              <w:tcPr>
                <w:tcW w:w="0" w:type="auto"/>
                <w:vAlign w:val="center"/>
                <w:hideMark/>
              </w:tcPr>
            </w:tcPrChange>
          </w:tcPr>
          <w:p w14:paraId="287B41A0" w14:textId="77777777" w:rsidR="00A51D1C" w:rsidRDefault="00A51D1C" w:rsidP="006B33E3">
            <w:pPr>
              <w:jc w:val="center"/>
              <w:rPr>
                <w:ins w:id="4313" w:author="Arnob Alam" w:date="2025-02-06T14:25:00Z" w16du:dateUtc="2025-02-06T19:25:00Z"/>
                <w:rFonts w:eastAsia="Times New Roman"/>
              </w:rPr>
            </w:pPr>
            <w:ins w:id="4314" w:author="Arnob Alam" w:date="2025-02-06T14:25:00Z" w16du:dateUtc="2025-02-06T19:25:00Z">
              <w:r>
                <w:rPr>
                  <w:rFonts w:eastAsia="Times New Roman"/>
                </w:rPr>
                <w:t>-1.2300</w:t>
              </w:r>
              <w:r>
                <w:rPr>
                  <w:rFonts w:eastAsia="Times New Roman"/>
                  <w:vertAlign w:val="superscript"/>
                </w:rPr>
                <w:t>***</w:t>
              </w:r>
            </w:ins>
          </w:p>
        </w:tc>
      </w:tr>
      <w:tr w:rsidR="00A51D1C" w14:paraId="02227AD4" w14:textId="77777777" w:rsidTr="00A51D1C">
        <w:trPr>
          <w:tblCellSpacing w:w="15" w:type="dxa"/>
          <w:jc w:val="center"/>
          <w:ins w:id="4315" w:author="Arnob Alam" w:date="2025-02-06T14:25:00Z" w16du:dateUtc="2025-02-06T19:25:00Z"/>
          <w:trPrChange w:id="4316" w:author="Arnob Alam" w:date="2025-02-06T14:25:00Z" w16du:dateUtc="2025-02-06T19:25:00Z">
            <w:trPr>
              <w:tblCellSpacing w:w="15" w:type="dxa"/>
            </w:trPr>
          </w:trPrChange>
        </w:trPr>
        <w:tc>
          <w:tcPr>
            <w:tcW w:w="0" w:type="auto"/>
            <w:vAlign w:val="center"/>
            <w:hideMark/>
            <w:tcPrChange w:id="4317" w:author="Arnob Alam" w:date="2025-02-06T14:25:00Z" w16du:dateUtc="2025-02-06T19:25:00Z">
              <w:tcPr>
                <w:tcW w:w="0" w:type="auto"/>
                <w:vAlign w:val="center"/>
                <w:hideMark/>
              </w:tcPr>
            </w:tcPrChange>
          </w:tcPr>
          <w:p w14:paraId="3257970E" w14:textId="77777777" w:rsidR="00A51D1C" w:rsidRDefault="00A51D1C" w:rsidP="006B33E3">
            <w:pPr>
              <w:jc w:val="center"/>
              <w:rPr>
                <w:ins w:id="4318" w:author="Arnob Alam" w:date="2025-02-06T14:25:00Z" w16du:dateUtc="2025-02-06T19:25:00Z"/>
                <w:rFonts w:eastAsia="Times New Roman"/>
              </w:rPr>
            </w:pPr>
          </w:p>
        </w:tc>
        <w:tc>
          <w:tcPr>
            <w:tcW w:w="0" w:type="auto"/>
            <w:vAlign w:val="center"/>
            <w:hideMark/>
            <w:tcPrChange w:id="4319" w:author="Arnob Alam" w:date="2025-02-06T14:25:00Z" w16du:dateUtc="2025-02-06T19:25:00Z">
              <w:tcPr>
                <w:tcW w:w="0" w:type="auto"/>
                <w:vAlign w:val="center"/>
                <w:hideMark/>
              </w:tcPr>
            </w:tcPrChange>
          </w:tcPr>
          <w:p w14:paraId="654AD035" w14:textId="77777777" w:rsidR="00A51D1C" w:rsidRDefault="00A51D1C" w:rsidP="006B33E3">
            <w:pPr>
              <w:jc w:val="center"/>
              <w:rPr>
                <w:ins w:id="4320" w:author="Arnob Alam" w:date="2025-02-06T14:25:00Z" w16du:dateUtc="2025-02-06T19:25:00Z"/>
                <w:rFonts w:eastAsia="Times New Roman"/>
              </w:rPr>
            </w:pPr>
            <w:ins w:id="4321" w:author="Arnob Alam" w:date="2025-02-06T14:25:00Z" w16du:dateUtc="2025-02-06T19:25:00Z">
              <w:r>
                <w:rPr>
                  <w:rFonts w:eastAsia="Times New Roman"/>
                </w:rPr>
                <w:t>(0.1814)</w:t>
              </w:r>
            </w:ins>
          </w:p>
        </w:tc>
      </w:tr>
      <w:tr w:rsidR="00A51D1C" w14:paraId="58ADBCE3" w14:textId="77777777" w:rsidTr="00A51D1C">
        <w:trPr>
          <w:tblCellSpacing w:w="15" w:type="dxa"/>
          <w:jc w:val="center"/>
          <w:ins w:id="4322" w:author="Arnob Alam" w:date="2025-02-06T14:25:00Z" w16du:dateUtc="2025-02-06T19:25:00Z"/>
          <w:trPrChange w:id="4323" w:author="Arnob Alam" w:date="2025-02-06T14:25:00Z" w16du:dateUtc="2025-02-06T19:25:00Z">
            <w:trPr>
              <w:tblCellSpacing w:w="15" w:type="dxa"/>
            </w:trPr>
          </w:trPrChange>
        </w:trPr>
        <w:tc>
          <w:tcPr>
            <w:tcW w:w="0" w:type="auto"/>
            <w:vAlign w:val="center"/>
            <w:hideMark/>
            <w:tcPrChange w:id="4324" w:author="Arnob Alam" w:date="2025-02-06T14:25:00Z" w16du:dateUtc="2025-02-06T19:25:00Z">
              <w:tcPr>
                <w:tcW w:w="0" w:type="auto"/>
                <w:vAlign w:val="center"/>
                <w:hideMark/>
              </w:tcPr>
            </w:tcPrChange>
          </w:tcPr>
          <w:p w14:paraId="7FCED2A8" w14:textId="77777777" w:rsidR="00A51D1C" w:rsidRDefault="00A51D1C" w:rsidP="006B33E3">
            <w:pPr>
              <w:jc w:val="left"/>
              <w:rPr>
                <w:ins w:id="4325" w:author="Arnob Alam" w:date="2025-02-06T14:25:00Z" w16du:dateUtc="2025-02-06T19:25:00Z"/>
                <w:rFonts w:eastAsia="Times New Roman"/>
              </w:rPr>
            </w:pPr>
            <w:ins w:id="4326" w:author="Arnob Alam" w:date="2025-02-06T14:25:00Z" w16du:dateUtc="2025-02-06T19:25:00Z">
              <w:r>
                <w:rPr>
                  <w:rFonts w:eastAsia="Times New Roman"/>
                </w:rPr>
                <w:t>Off Hours</w:t>
              </w:r>
            </w:ins>
          </w:p>
        </w:tc>
        <w:tc>
          <w:tcPr>
            <w:tcW w:w="0" w:type="auto"/>
            <w:vAlign w:val="center"/>
            <w:hideMark/>
            <w:tcPrChange w:id="4327" w:author="Arnob Alam" w:date="2025-02-06T14:25:00Z" w16du:dateUtc="2025-02-06T19:25:00Z">
              <w:tcPr>
                <w:tcW w:w="0" w:type="auto"/>
                <w:vAlign w:val="center"/>
                <w:hideMark/>
              </w:tcPr>
            </w:tcPrChange>
          </w:tcPr>
          <w:p w14:paraId="3C74675A" w14:textId="77777777" w:rsidR="00A51D1C" w:rsidRDefault="00A51D1C" w:rsidP="006B33E3">
            <w:pPr>
              <w:jc w:val="center"/>
              <w:rPr>
                <w:ins w:id="4328" w:author="Arnob Alam" w:date="2025-02-06T14:25:00Z" w16du:dateUtc="2025-02-06T19:25:00Z"/>
                <w:rFonts w:eastAsia="Times New Roman"/>
              </w:rPr>
            </w:pPr>
            <w:ins w:id="4329" w:author="Arnob Alam" w:date="2025-02-06T14:25:00Z" w16du:dateUtc="2025-02-06T19:25:00Z">
              <w:r>
                <w:rPr>
                  <w:rFonts w:eastAsia="Times New Roman"/>
                </w:rPr>
                <w:t>-1.3042</w:t>
              </w:r>
              <w:r>
                <w:rPr>
                  <w:rFonts w:eastAsia="Times New Roman"/>
                  <w:vertAlign w:val="superscript"/>
                </w:rPr>
                <w:t>***</w:t>
              </w:r>
            </w:ins>
          </w:p>
        </w:tc>
      </w:tr>
      <w:tr w:rsidR="00A51D1C" w14:paraId="74349EB4" w14:textId="77777777" w:rsidTr="00A51D1C">
        <w:trPr>
          <w:tblCellSpacing w:w="15" w:type="dxa"/>
          <w:jc w:val="center"/>
          <w:ins w:id="4330" w:author="Arnob Alam" w:date="2025-02-06T14:25:00Z" w16du:dateUtc="2025-02-06T19:25:00Z"/>
          <w:trPrChange w:id="4331" w:author="Arnob Alam" w:date="2025-02-06T14:25:00Z" w16du:dateUtc="2025-02-06T19:25:00Z">
            <w:trPr>
              <w:tblCellSpacing w:w="15" w:type="dxa"/>
            </w:trPr>
          </w:trPrChange>
        </w:trPr>
        <w:tc>
          <w:tcPr>
            <w:tcW w:w="0" w:type="auto"/>
            <w:vAlign w:val="center"/>
            <w:hideMark/>
            <w:tcPrChange w:id="4332" w:author="Arnob Alam" w:date="2025-02-06T14:25:00Z" w16du:dateUtc="2025-02-06T19:25:00Z">
              <w:tcPr>
                <w:tcW w:w="0" w:type="auto"/>
                <w:vAlign w:val="center"/>
                <w:hideMark/>
              </w:tcPr>
            </w:tcPrChange>
          </w:tcPr>
          <w:p w14:paraId="1C343E76" w14:textId="77777777" w:rsidR="00A51D1C" w:rsidRDefault="00A51D1C" w:rsidP="006B33E3">
            <w:pPr>
              <w:jc w:val="center"/>
              <w:rPr>
                <w:ins w:id="4333" w:author="Arnob Alam" w:date="2025-02-06T14:25:00Z" w16du:dateUtc="2025-02-06T19:25:00Z"/>
                <w:rFonts w:eastAsia="Times New Roman"/>
              </w:rPr>
            </w:pPr>
          </w:p>
        </w:tc>
        <w:tc>
          <w:tcPr>
            <w:tcW w:w="0" w:type="auto"/>
            <w:vAlign w:val="center"/>
            <w:hideMark/>
            <w:tcPrChange w:id="4334" w:author="Arnob Alam" w:date="2025-02-06T14:25:00Z" w16du:dateUtc="2025-02-06T19:25:00Z">
              <w:tcPr>
                <w:tcW w:w="0" w:type="auto"/>
                <w:vAlign w:val="center"/>
                <w:hideMark/>
              </w:tcPr>
            </w:tcPrChange>
          </w:tcPr>
          <w:p w14:paraId="1B4D0139" w14:textId="77777777" w:rsidR="00A51D1C" w:rsidRDefault="00A51D1C" w:rsidP="006B33E3">
            <w:pPr>
              <w:jc w:val="center"/>
              <w:rPr>
                <w:ins w:id="4335" w:author="Arnob Alam" w:date="2025-02-06T14:25:00Z" w16du:dateUtc="2025-02-06T19:25:00Z"/>
                <w:rFonts w:eastAsia="Times New Roman"/>
              </w:rPr>
            </w:pPr>
            <w:ins w:id="4336" w:author="Arnob Alam" w:date="2025-02-06T14:25:00Z" w16du:dateUtc="2025-02-06T19:25:00Z">
              <w:r>
                <w:rPr>
                  <w:rFonts w:eastAsia="Times New Roman"/>
                </w:rPr>
                <w:t>(0.2125)</w:t>
              </w:r>
            </w:ins>
          </w:p>
        </w:tc>
      </w:tr>
      <w:tr w:rsidR="00A51D1C" w14:paraId="6B3394EB" w14:textId="77777777" w:rsidTr="00A51D1C">
        <w:trPr>
          <w:tblCellSpacing w:w="15" w:type="dxa"/>
          <w:jc w:val="center"/>
          <w:ins w:id="4337" w:author="Arnob Alam" w:date="2025-02-06T14:25:00Z" w16du:dateUtc="2025-02-06T19:25:00Z"/>
          <w:trPrChange w:id="4338" w:author="Arnob Alam" w:date="2025-02-06T14:25:00Z" w16du:dateUtc="2025-02-06T19:25:00Z">
            <w:trPr>
              <w:tblCellSpacing w:w="15" w:type="dxa"/>
            </w:trPr>
          </w:trPrChange>
        </w:trPr>
        <w:tc>
          <w:tcPr>
            <w:tcW w:w="0" w:type="auto"/>
            <w:vAlign w:val="center"/>
            <w:hideMark/>
            <w:tcPrChange w:id="4339" w:author="Arnob Alam" w:date="2025-02-06T14:25:00Z" w16du:dateUtc="2025-02-06T19:25:00Z">
              <w:tcPr>
                <w:tcW w:w="0" w:type="auto"/>
                <w:vAlign w:val="center"/>
                <w:hideMark/>
              </w:tcPr>
            </w:tcPrChange>
          </w:tcPr>
          <w:p w14:paraId="21B945AC" w14:textId="77777777" w:rsidR="00A51D1C" w:rsidRDefault="00A51D1C" w:rsidP="006B33E3">
            <w:pPr>
              <w:jc w:val="left"/>
              <w:rPr>
                <w:ins w:id="4340" w:author="Arnob Alam" w:date="2025-02-06T14:25:00Z" w16du:dateUtc="2025-02-06T19:25:00Z"/>
                <w:rFonts w:eastAsia="Times New Roman"/>
              </w:rPr>
            </w:pPr>
            <w:ins w:id="4341" w:author="Arnob Alam" w:date="2025-02-06T14:25:00Z" w16du:dateUtc="2025-02-06T19:25:00Z">
              <w:r>
                <w:rPr>
                  <w:rFonts w:eastAsia="Times New Roman"/>
                </w:rPr>
                <w:t>Monday</w:t>
              </w:r>
            </w:ins>
          </w:p>
        </w:tc>
        <w:tc>
          <w:tcPr>
            <w:tcW w:w="0" w:type="auto"/>
            <w:vAlign w:val="center"/>
            <w:hideMark/>
            <w:tcPrChange w:id="4342" w:author="Arnob Alam" w:date="2025-02-06T14:25:00Z" w16du:dateUtc="2025-02-06T19:25:00Z">
              <w:tcPr>
                <w:tcW w:w="0" w:type="auto"/>
                <w:vAlign w:val="center"/>
                <w:hideMark/>
              </w:tcPr>
            </w:tcPrChange>
          </w:tcPr>
          <w:p w14:paraId="5BB288B6" w14:textId="77777777" w:rsidR="00A51D1C" w:rsidRDefault="00A51D1C" w:rsidP="006B33E3">
            <w:pPr>
              <w:jc w:val="center"/>
              <w:rPr>
                <w:ins w:id="4343" w:author="Arnob Alam" w:date="2025-02-06T14:25:00Z" w16du:dateUtc="2025-02-06T19:25:00Z"/>
                <w:rFonts w:eastAsia="Times New Roman"/>
              </w:rPr>
            </w:pPr>
            <w:ins w:id="4344" w:author="Arnob Alam" w:date="2025-02-06T14:25:00Z" w16du:dateUtc="2025-02-06T19:25:00Z">
              <w:r>
                <w:rPr>
                  <w:rFonts w:eastAsia="Times New Roman"/>
                </w:rPr>
                <w:t>1.5552</w:t>
              </w:r>
              <w:r>
                <w:rPr>
                  <w:rFonts w:eastAsia="Times New Roman"/>
                  <w:vertAlign w:val="superscript"/>
                </w:rPr>
                <w:t>***</w:t>
              </w:r>
            </w:ins>
          </w:p>
        </w:tc>
      </w:tr>
      <w:tr w:rsidR="00A51D1C" w14:paraId="75EA5E55" w14:textId="77777777" w:rsidTr="00A51D1C">
        <w:trPr>
          <w:tblCellSpacing w:w="15" w:type="dxa"/>
          <w:jc w:val="center"/>
          <w:ins w:id="4345" w:author="Arnob Alam" w:date="2025-02-06T14:25:00Z" w16du:dateUtc="2025-02-06T19:25:00Z"/>
          <w:trPrChange w:id="4346" w:author="Arnob Alam" w:date="2025-02-06T14:25:00Z" w16du:dateUtc="2025-02-06T19:25:00Z">
            <w:trPr>
              <w:tblCellSpacing w:w="15" w:type="dxa"/>
            </w:trPr>
          </w:trPrChange>
        </w:trPr>
        <w:tc>
          <w:tcPr>
            <w:tcW w:w="0" w:type="auto"/>
            <w:vAlign w:val="center"/>
            <w:hideMark/>
            <w:tcPrChange w:id="4347" w:author="Arnob Alam" w:date="2025-02-06T14:25:00Z" w16du:dateUtc="2025-02-06T19:25:00Z">
              <w:tcPr>
                <w:tcW w:w="0" w:type="auto"/>
                <w:vAlign w:val="center"/>
                <w:hideMark/>
              </w:tcPr>
            </w:tcPrChange>
          </w:tcPr>
          <w:p w14:paraId="34E4DD4E" w14:textId="77777777" w:rsidR="00A51D1C" w:rsidRDefault="00A51D1C" w:rsidP="006B33E3">
            <w:pPr>
              <w:jc w:val="center"/>
              <w:rPr>
                <w:ins w:id="4348" w:author="Arnob Alam" w:date="2025-02-06T14:25:00Z" w16du:dateUtc="2025-02-06T19:25:00Z"/>
                <w:rFonts w:eastAsia="Times New Roman"/>
              </w:rPr>
            </w:pPr>
          </w:p>
        </w:tc>
        <w:tc>
          <w:tcPr>
            <w:tcW w:w="0" w:type="auto"/>
            <w:vAlign w:val="center"/>
            <w:hideMark/>
            <w:tcPrChange w:id="4349" w:author="Arnob Alam" w:date="2025-02-06T14:25:00Z" w16du:dateUtc="2025-02-06T19:25:00Z">
              <w:tcPr>
                <w:tcW w:w="0" w:type="auto"/>
                <w:vAlign w:val="center"/>
                <w:hideMark/>
              </w:tcPr>
            </w:tcPrChange>
          </w:tcPr>
          <w:p w14:paraId="4B0ABC65" w14:textId="77777777" w:rsidR="00A51D1C" w:rsidRDefault="00A51D1C" w:rsidP="006B33E3">
            <w:pPr>
              <w:jc w:val="center"/>
              <w:rPr>
                <w:ins w:id="4350" w:author="Arnob Alam" w:date="2025-02-06T14:25:00Z" w16du:dateUtc="2025-02-06T19:25:00Z"/>
                <w:rFonts w:eastAsia="Times New Roman"/>
              </w:rPr>
            </w:pPr>
            <w:ins w:id="4351" w:author="Arnob Alam" w:date="2025-02-06T14:25:00Z" w16du:dateUtc="2025-02-06T19:25:00Z">
              <w:r>
                <w:rPr>
                  <w:rFonts w:eastAsia="Times New Roman"/>
                </w:rPr>
                <w:t>(0.2245)</w:t>
              </w:r>
            </w:ins>
          </w:p>
        </w:tc>
      </w:tr>
      <w:tr w:rsidR="00A51D1C" w14:paraId="1444F123" w14:textId="77777777" w:rsidTr="00A51D1C">
        <w:trPr>
          <w:tblCellSpacing w:w="15" w:type="dxa"/>
          <w:jc w:val="center"/>
          <w:ins w:id="4352" w:author="Arnob Alam" w:date="2025-02-06T14:25:00Z" w16du:dateUtc="2025-02-06T19:25:00Z"/>
          <w:trPrChange w:id="4353" w:author="Arnob Alam" w:date="2025-02-06T14:25:00Z" w16du:dateUtc="2025-02-06T19:25:00Z">
            <w:trPr>
              <w:tblCellSpacing w:w="15" w:type="dxa"/>
            </w:trPr>
          </w:trPrChange>
        </w:trPr>
        <w:tc>
          <w:tcPr>
            <w:tcW w:w="0" w:type="auto"/>
            <w:vAlign w:val="center"/>
            <w:hideMark/>
            <w:tcPrChange w:id="4354" w:author="Arnob Alam" w:date="2025-02-06T14:25:00Z" w16du:dateUtc="2025-02-06T19:25:00Z">
              <w:tcPr>
                <w:tcW w:w="0" w:type="auto"/>
                <w:vAlign w:val="center"/>
                <w:hideMark/>
              </w:tcPr>
            </w:tcPrChange>
          </w:tcPr>
          <w:p w14:paraId="3B31D572" w14:textId="77777777" w:rsidR="00A51D1C" w:rsidRDefault="00A51D1C" w:rsidP="006B33E3">
            <w:pPr>
              <w:jc w:val="left"/>
              <w:rPr>
                <w:ins w:id="4355" w:author="Arnob Alam" w:date="2025-02-06T14:25:00Z" w16du:dateUtc="2025-02-06T19:25:00Z"/>
                <w:rFonts w:eastAsia="Times New Roman"/>
              </w:rPr>
            </w:pPr>
            <w:ins w:id="4356" w:author="Arnob Alam" w:date="2025-02-06T14:25:00Z" w16du:dateUtc="2025-02-06T19:25:00Z">
              <w:r>
                <w:rPr>
                  <w:rFonts w:eastAsia="Times New Roman"/>
                </w:rPr>
                <w:t xml:space="preserve"> Tuesday</w:t>
              </w:r>
            </w:ins>
          </w:p>
        </w:tc>
        <w:tc>
          <w:tcPr>
            <w:tcW w:w="0" w:type="auto"/>
            <w:vAlign w:val="center"/>
            <w:hideMark/>
            <w:tcPrChange w:id="4357" w:author="Arnob Alam" w:date="2025-02-06T14:25:00Z" w16du:dateUtc="2025-02-06T19:25:00Z">
              <w:tcPr>
                <w:tcW w:w="0" w:type="auto"/>
                <w:vAlign w:val="center"/>
                <w:hideMark/>
              </w:tcPr>
            </w:tcPrChange>
          </w:tcPr>
          <w:p w14:paraId="01D645EB" w14:textId="77777777" w:rsidR="00A51D1C" w:rsidRDefault="00A51D1C" w:rsidP="006B33E3">
            <w:pPr>
              <w:jc w:val="center"/>
              <w:rPr>
                <w:ins w:id="4358" w:author="Arnob Alam" w:date="2025-02-06T14:25:00Z" w16du:dateUtc="2025-02-06T19:25:00Z"/>
                <w:rFonts w:eastAsia="Times New Roman"/>
              </w:rPr>
            </w:pPr>
            <w:ins w:id="4359" w:author="Arnob Alam" w:date="2025-02-06T14:25:00Z" w16du:dateUtc="2025-02-06T19:25:00Z">
              <w:r>
                <w:rPr>
                  <w:rFonts w:eastAsia="Times New Roman"/>
                </w:rPr>
                <w:t>2.3847</w:t>
              </w:r>
              <w:r>
                <w:rPr>
                  <w:rFonts w:eastAsia="Times New Roman"/>
                  <w:vertAlign w:val="superscript"/>
                </w:rPr>
                <w:t>***</w:t>
              </w:r>
            </w:ins>
          </w:p>
        </w:tc>
      </w:tr>
      <w:tr w:rsidR="00A51D1C" w14:paraId="0BF45A25" w14:textId="77777777" w:rsidTr="00A51D1C">
        <w:trPr>
          <w:tblCellSpacing w:w="15" w:type="dxa"/>
          <w:jc w:val="center"/>
          <w:ins w:id="4360" w:author="Arnob Alam" w:date="2025-02-06T14:25:00Z" w16du:dateUtc="2025-02-06T19:25:00Z"/>
          <w:trPrChange w:id="4361" w:author="Arnob Alam" w:date="2025-02-06T14:25:00Z" w16du:dateUtc="2025-02-06T19:25:00Z">
            <w:trPr>
              <w:tblCellSpacing w:w="15" w:type="dxa"/>
            </w:trPr>
          </w:trPrChange>
        </w:trPr>
        <w:tc>
          <w:tcPr>
            <w:tcW w:w="0" w:type="auto"/>
            <w:vAlign w:val="center"/>
            <w:hideMark/>
            <w:tcPrChange w:id="4362" w:author="Arnob Alam" w:date="2025-02-06T14:25:00Z" w16du:dateUtc="2025-02-06T19:25:00Z">
              <w:tcPr>
                <w:tcW w:w="0" w:type="auto"/>
                <w:vAlign w:val="center"/>
                <w:hideMark/>
              </w:tcPr>
            </w:tcPrChange>
          </w:tcPr>
          <w:p w14:paraId="33E37800" w14:textId="77777777" w:rsidR="00A51D1C" w:rsidRDefault="00A51D1C" w:rsidP="006B33E3">
            <w:pPr>
              <w:jc w:val="center"/>
              <w:rPr>
                <w:ins w:id="4363" w:author="Arnob Alam" w:date="2025-02-06T14:25:00Z" w16du:dateUtc="2025-02-06T19:25:00Z"/>
                <w:rFonts w:eastAsia="Times New Roman"/>
              </w:rPr>
            </w:pPr>
          </w:p>
        </w:tc>
        <w:tc>
          <w:tcPr>
            <w:tcW w:w="0" w:type="auto"/>
            <w:vAlign w:val="center"/>
            <w:hideMark/>
            <w:tcPrChange w:id="4364" w:author="Arnob Alam" w:date="2025-02-06T14:25:00Z" w16du:dateUtc="2025-02-06T19:25:00Z">
              <w:tcPr>
                <w:tcW w:w="0" w:type="auto"/>
                <w:vAlign w:val="center"/>
                <w:hideMark/>
              </w:tcPr>
            </w:tcPrChange>
          </w:tcPr>
          <w:p w14:paraId="387F6FE4" w14:textId="77777777" w:rsidR="00A51D1C" w:rsidRDefault="00A51D1C" w:rsidP="006B33E3">
            <w:pPr>
              <w:jc w:val="center"/>
              <w:rPr>
                <w:ins w:id="4365" w:author="Arnob Alam" w:date="2025-02-06T14:25:00Z" w16du:dateUtc="2025-02-06T19:25:00Z"/>
                <w:rFonts w:eastAsia="Times New Roman"/>
              </w:rPr>
            </w:pPr>
            <w:ins w:id="4366" w:author="Arnob Alam" w:date="2025-02-06T14:25:00Z" w16du:dateUtc="2025-02-06T19:25:00Z">
              <w:r>
                <w:rPr>
                  <w:rFonts w:eastAsia="Times New Roman"/>
                </w:rPr>
                <w:t>(0.2071)</w:t>
              </w:r>
            </w:ins>
          </w:p>
        </w:tc>
      </w:tr>
      <w:tr w:rsidR="00A51D1C" w14:paraId="2937E0A2" w14:textId="77777777" w:rsidTr="00A51D1C">
        <w:trPr>
          <w:tblCellSpacing w:w="15" w:type="dxa"/>
          <w:jc w:val="center"/>
          <w:ins w:id="4367" w:author="Arnob Alam" w:date="2025-02-06T14:25:00Z" w16du:dateUtc="2025-02-06T19:25:00Z"/>
          <w:trPrChange w:id="4368" w:author="Arnob Alam" w:date="2025-02-06T14:25:00Z" w16du:dateUtc="2025-02-06T19:25:00Z">
            <w:trPr>
              <w:tblCellSpacing w:w="15" w:type="dxa"/>
            </w:trPr>
          </w:trPrChange>
        </w:trPr>
        <w:tc>
          <w:tcPr>
            <w:tcW w:w="0" w:type="auto"/>
            <w:vAlign w:val="center"/>
            <w:hideMark/>
            <w:tcPrChange w:id="4369" w:author="Arnob Alam" w:date="2025-02-06T14:25:00Z" w16du:dateUtc="2025-02-06T19:25:00Z">
              <w:tcPr>
                <w:tcW w:w="0" w:type="auto"/>
                <w:vAlign w:val="center"/>
                <w:hideMark/>
              </w:tcPr>
            </w:tcPrChange>
          </w:tcPr>
          <w:p w14:paraId="3832E887" w14:textId="77777777" w:rsidR="00A51D1C" w:rsidRDefault="00A51D1C" w:rsidP="006B33E3">
            <w:pPr>
              <w:jc w:val="left"/>
              <w:rPr>
                <w:ins w:id="4370" w:author="Arnob Alam" w:date="2025-02-06T14:25:00Z" w16du:dateUtc="2025-02-06T19:25:00Z"/>
                <w:rFonts w:eastAsia="Times New Roman"/>
              </w:rPr>
            </w:pPr>
            <w:ins w:id="4371" w:author="Arnob Alam" w:date="2025-02-06T14:25:00Z" w16du:dateUtc="2025-02-06T19:25:00Z">
              <w:r>
                <w:rPr>
                  <w:rFonts w:eastAsia="Times New Roman"/>
                </w:rPr>
                <w:lastRenderedPageBreak/>
                <w:t>Thursday</w:t>
              </w:r>
            </w:ins>
          </w:p>
        </w:tc>
        <w:tc>
          <w:tcPr>
            <w:tcW w:w="0" w:type="auto"/>
            <w:vAlign w:val="center"/>
            <w:hideMark/>
            <w:tcPrChange w:id="4372" w:author="Arnob Alam" w:date="2025-02-06T14:25:00Z" w16du:dateUtc="2025-02-06T19:25:00Z">
              <w:tcPr>
                <w:tcW w:w="0" w:type="auto"/>
                <w:vAlign w:val="center"/>
                <w:hideMark/>
              </w:tcPr>
            </w:tcPrChange>
          </w:tcPr>
          <w:p w14:paraId="140F4788" w14:textId="77777777" w:rsidR="00A51D1C" w:rsidRDefault="00A51D1C" w:rsidP="006B33E3">
            <w:pPr>
              <w:jc w:val="center"/>
              <w:rPr>
                <w:ins w:id="4373" w:author="Arnob Alam" w:date="2025-02-06T14:25:00Z" w16du:dateUtc="2025-02-06T19:25:00Z"/>
                <w:rFonts w:eastAsia="Times New Roman"/>
              </w:rPr>
            </w:pPr>
            <w:ins w:id="4374" w:author="Arnob Alam" w:date="2025-02-06T14:25:00Z" w16du:dateUtc="2025-02-06T19:25:00Z">
              <w:r>
                <w:rPr>
                  <w:rFonts w:eastAsia="Times New Roman"/>
                </w:rPr>
                <w:t>2.7650</w:t>
              </w:r>
              <w:r>
                <w:rPr>
                  <w:rFonts w:eastAsia="Times New Roman"/>
                  <w:vertAlign w:val="superscript"/>
                </w:rPr>
                <w:t>***</w:t>
              </w:r>
            </w:ins>
          </w:p>
        </w:tc>
      </w:tr>
      <w:tr w:rsidR="00A51D1C" w14:paraId="0B6E4D0C" w14:textId="77777777" w:rsidTr="00A51D1C">
        <w:trPr>
          <w:tblCellSpacing w:w="15" w:type="dxa"/>
          <w:jc w:val="center"/>
          <w:ins w:id="4375" w:author="Arnob Alam" w:date="2025-02-06T14:25:00Z" w16du:dateUtc="2025-02-06T19:25:00Z"/>
          <w:trPrChange w:id="4376" w:author="Arnob Alam" w:date="2025-02-06T14:25:00Z" w16du:dateUtc="2025-02-06T19:25:00Z">
            <w:trPr>
              <w:tblCellSpacing w:w="15" w:type="dxa"/>
            </w:trPr>
          </w:trPrChange>
        </w:trPr>
        <w:tc>
          <w:tcPr>
            <w:tcW w:w="0" w:type="auto"/>
            <w:vAlign w:val="center"/>
            <w:hideMark/>
            <w:tcPrChange w:id="4377" w:author="Arnob Alam" w:date="2025-02-06T14:25:00Z" w16du:dateUtc="2025-02-06T19:25:00Z">
              <w:tcPr>
                <w:tcW w:w="0" w:type="auto"/>
                <w:vAlign w:val="center"/>
                <w:hideMark/>
              </w:tcPr>
            </w:tcPrChange>
          </w:tcPr>
          <w:p w14:paraId="5FB1717B" w14:textId="77777777" w:rsidR="00A51D1C" w:rsidRDefault="00A51D1C" w:rsidP="006B33E3">
            <w:pPr>
              <w:jc w:val="center"/>
              <w:rPr>
                <w:ins w:id="4378" w:author="Arnob Alam" w:date="2025-02-06T14:25:00Z" w16du:dateUtc="2025-02-06T19:25:00Z"/>
                <w:rFonts w:eastAsia="Times New Roman"/>
              </w:rPr>
            </w:pPr>
          </w:p>
        </w:tc>
        <w:tc>
          <w:tcPr>
            <w:tcW w:w="0" w:type="auto"/>
            <w:vAlign w:val="center"/>
            <w:hideMark/>
            <w:tcPrChange w:id="4379" w:author="Arnob Alam" w:date="2025-02-06T14:25:00Z" w16du:dateUtc="2025-02-06T19:25:00Z">
              <w:tcPr>
                <w:tcW w:w="0" w:type="auto"/>
                <w:vAlign w:val="center"/>
                <w:hideMark/>
              </w:tcPr>
            </w:tcPrChange>
          </w:tcPr>
          <w:p w14:paraId="355B523A" w14:textId="77777777" w:rsidR="00A51D1C" w:rsidRDefault="00A51D1C" w:rsidP="006B33E3">
            <w:pPr>
              <w:jc w:val="center"/>
              <w:rPr>
                <w:ins w:id="4380" w:author="Arnob Alam" w:date="2025-02-06T14:25:00Z" w16du:dateUtc="2025-02-06T19:25:00Z"/>
                <w:rFonts w:eastAsia="Times New Roman"/>
              </w:rPr>
            </w:pPr>
            <w:ins w:id="4381" w:author="Arnob Alam" w:date="2025-02-06T14:25:00Z" w16du:dateUtc="2025-02-06T19:25:00Z">
              <w:r>
                <w:rPr>
                  <w:rFonts w:eastAsia="Times New Roman"/>
                </w:rPr>
                <w:t>(0.2006)</w:t>
              </w:r>
            </w:ins>
          </w:p>
        </w:tc>
      </w:tr>
      <w:tr w:rsidR="00A51D1C" w14:paraId="4F6906DC" w14:textId="77777777" w:rsidTr="00A51D1C">
        <w:trPr>
          <w:tblCellSpacing w:w="15" w:type="dxa"/>
          <w:jc w:val="center"/>
          <w:ins w:id="4382" w:author="Arnob Alam" w:date="2025-02-06T14:25:00Z" w16du:dateUtc="2025-02-06T19:25:00Z"/>
          <w:trPrChange w:id="4383" w:author="Arnob Alam" w:date="2025-02-06T14:25:00Z" w16du:dateUtc="2025-02-06T19:25:00Z">
            <w:trPr>
              <w:tblCellSpacing w:w="15" w:type="dxa"/>
            </w:trPr>
          </w:trPrChange>
        </w:trPr>
        <w:tc>
          <w:tcPr>
            <w:tcW w:w="0" w:type="auto"/>
            <w:vAlign w:val="center"/>
            <w:hideMark/>
            <w:tcPrChange w:id="4384" w:author="Arnob Alam" w:date="2025-02-06T14:25:00Z" w16du:dateUtc="2025-02-06T19:25:00Z">
              <w:tcPr>
                <w:tcW w:w="0" w:type="auto"/>
                <w:vAlign w:val="center"/>
                <w:hideMark/>
              </w:tcPr>
            </w:tcPrChange>
          </w:tcPr>
          <w:p w14:paraId="218E6DE6" w14:textId="77777777" w:rsidR="00A51D1C" w:rsidRDefault="00A51D1C" w:rsidP="006B33E3">
            <w:pPr>
              <w:jc w:val="left"/>
              <w:rPr>
                <w:ins w:id="4385" w:author="Arnob Alam" w:date="2025-02-06T14:25:00Z" w16du:dateUtc="2025-02-06T19:25:00Z"/>
                <w:rFonts w:eastAsia="Times New Roman"/>
              </w:rPr>
            </w:pPr>
            <w:ins w:id="4386" w:author="Arnob Alam" w:date="2025-02-06T14:25:00Z" w16du:dateUtc="2025-02-06T19:25:00Z">
              <w:r>
                <w:rPr>
                  <w:rFonts w:eastAsia="Times New Roman"/>
                </w:rPr>
                <w:t>Friday</w:t>
              </w:r>
            </w:ins>
          </w:p>
        </w:tc>
        <w:tc>
          <w:tcPr>
            <w:tcW w:w="0" w:type="auto"/>
            <w:vAlign w:val="center"/>
            <w:hideMark/>
            <w:tcPrChange w:id="4387" w:author="Arnob Alam" w:date="2025-02-06T14:25:00Z" w16du:dateUtc="2025-02-06T19:25:00Z">
              <w:tcPr>
                <w:tcW w:w="0" w:type="auto"/>
                <w:vAlign w:val="center"/>
                <w:hideMark/>
              </w:tcPr>
            </w:tcPrChange>
          </w:tcPr>
          <w:p w14:paraId="701ACE4B" w14:textId="77777777" w:rsidR="00A51D1C" w:rsidRDefault="00A51D1C" w:rsidP="006B33E3">
            <w:pPr>
              <w:jc w:val="center"/>
              <w:rPr>
                <w:ins w:id="4388" w:author="Arnob Alam" w:date="2025-02-06T14:25:00Z" w16du:dateUtc="2025-02-06T19:25:00Z"/>
                <w:rFonts w:eastAsia="Times New Roman"/>
              </w:rPr>
            </w:pPr>
            <w:ins w:id="4389" w:author="Arnob Alam" w:date="2025-02-06T14:25:00Z" w16du:dateUtc="2025-02-06T19:25:00Z">
              <w:r>
                <w:rPr>
                  <w:rFonts w:eastAsia="Times New Roman"/>
                </w:rPr>
                <w:t>0.9402</w:t>
              </w:r>
              <w:r>
                <w:rPr>
                  <w:rFonts w:eastAsia="Times New Roman"/>
                  <w:vertAlign w:val="superscript"/>
                </w:rPr>
                <w:t>***</w:t>
              </w:r>
            </w:ins>
          </w:p>
        </w:tc>
      </w:tr>
      <w:tr w:rsidR="00A51D1C" w14:paraId="2A673CAC" w14:textId="77777777" w:rsidTr="00A51D1C">
        <w:trPr>
          <w:tblCellSpacing w:w="15" w:type="dxa"/>
          <w:jc w:val="center"/>
          <w:ins w:id="4390" w:author="Arnob Alam" w:date="2025-02-06T14:25:00Z" w16du:dateUtc="2025-02-06T19:25:00Z"/>
          <w:trPrChange w:id="4391" w:author="Arnob Alam" w:date="2025-02-06T14:25:00Z" w16du:dateUtc="2025-02-06T19:25:00Z">
            <w:trPr>
              <w:tblCellSpacing w:w="15" w:type="dxa"/>
            </w:trPr>
          </w:trPrChange>
        </w:trPr>
        <w:tc>
          <w:tcPr>
            <w:tcW w:w="0" w:type="auto"/>
            <w:vAlign w:val="center"/>
            <w:hideMark/>
            <w:tcPrChange w:id="4392" w:author="Arnob Alam" w:date="2025-02-06T14:25:00Z" w16du:dateUtc="2025-02-06T19:25:00Z">
              <w:tcPr>
                <w:tcW w:w="0" w:type="auto"/>
                <w:vAlign w:val="center"/>
                <w:hideMark/>
              </w:tcPr>
            </w:tcPrChange>
          </w:tcPr>
          <w:p w14:paraId="0B390A41" w14:textId="77777777" w:rsidR="00A51D1C" w:rsidRDefault="00A51D1C" w:rsidP="006B33E3">
            <w:pPr>
              <w:jc w:val="center"/>
              <w:rPr>
                <w:ins w:id="4393" w:author="Arnob Alam" w:date="2025-02-06T14:25:00Z" w16du:dateUtc="2025-02-06T19:25:00Z"/>
                <w:rFonts w:eastAsia="Times New Roman"/>
              </w:rPr>
            </w:pPr>
          </w:p>
        </w:tc>
        <w:tc>
          <w:tcPr>
            <w:tcW w:w="0" w:type="auto"/>
            <w:vAlign w:val="center"/>
            <w:hideMark/>
            <w:tcPrChange w:id="4394" w:author="Arnob Alam" w:date="2025-02-06T14:25:00Z" w16du:dateUtc="2025-02-06T19:25:00Z">
              <w:tcPr>
                <w:tcW w:w="0" w:type="auto"/>
                <w:vAlign w:val="center"/>
                <w:hideMark/>
              </w:tcPr>
            </w:tcPrChange>
          </w:tcPr>
          <w:p w14:paraId="264B1B68" w14:textId="77777777" w:rsidR="00A51D1C" w:rsidRDefault="00A51D1C" w:rsidP="006B33E3">
            <w:pPr>
              <w:jc w:val="center"/>
              <w:rPr>
                <w:ins w:id="4395" w:author="Arnob Alam" w:date="2025-02-06T14:25:00Z" w16du:dateUtc="2025-02-06T19:25:00Z"/>
                <w:rFonts w:eastAsia="Times New Roman"/>
              </w:rPr>
            </w:pPr>
            <w:ins w:id="4396" w:author="Arnob Alam" w:date="2025-02-06T14:25:00Z" w16du:dateUtc="2025-02-06T19:25:00Z">
              <w:r>
                <w:rPr>
                  <w:rFonts w:eastAsia="Times New Roman"/>
                </w:rPr>
                <w:t>(0.2125)</w:t>
              </w:r>
            </w:ins>
          </w:p>
        </w:tc>
      </w:tr>
      <w:tr w:rsidR="00A51D1C" w14:paraId="0E6A8770" w14:textId="77777777" w:rsidTr="00A51D1C">
        <w:trPr>
          <w:tblCellSpacing w:w="15" w:type="dxa"/>
          <w:jc w:val="center"/>
          <w:ins w:id="4397" w:author="Arnob Alam" w:date="2025-02-06T14:25:00Z" w16du:dateUtc="2025-02-06T19:25:00Z"/>
          <w:trPrChange w:id="4398" w:author="Arnob Alam" w:date="2025-02-06T14:25:00Z" w16du:dateUtc="2025-02-06T19:25:00Z">
            <w:trPr>
              <w:tblCellSpacing w:w="15" w:type="dxa"/>
            </w:trPr>
          </w:trPrChange>
        </w:trPr>
        <w:tc>
          <w:tcPr>
            <w:tcW w:w="0" w:type="auto"/>
            <w:vAlign w:val="center"/>
            <w:hideMark/>
            <w:tcPrChange w:id="4399" w:author="Arnob Alam" w:date="2025-02-06T14:25:00Z" w16du:dateUtc="2025-02-06T19:25:00Z">
              <w:tcPr>
                <w:tcW w:w="0" w:type="auto"/>
                <w:vAlign w:val="center"/>
                <w:hideMark/>
              </w:tcPr>
            </w:tcPrChange>
          </w:tcPr>
          <w:p w14:paraId="558F6ECC" w14:textId="77777777" w:rsidR="00A51D1C" w:rsidRDefault="00A51D1C" w:rsidP="006B33E3">
            <w:pPr>
              <w:jc w:val="left"/>
              <w:rPr>
                <w:ins w:id="4400" w:author="Arnob Alam" w:date="2025-02-06T14:25:00Z" w16du:dateUtc="2025-02-06T19:25:00Z"/>
                <w:rFonts w:eastAsia="Times New Roman"/>
              </w:rPr>
            </w:pPr>
            <w:ins w:id="4401" w:author="Arnob Alam" w:date="2025-02-06T14:25:00Z" w16du:dateUtc="2025-02-06T19:25:00Z">
              <w:r>
                <w:rPr>
                  <w:rFonts w:eastAsia="Times New Roman"/>
                </w:rPr>
                <w:t>Group * Period</w:t>
              </w:r>
            </w:ins>
          </w:p>
        </w:tc>
        <w:tc>
          <w:tcPr>
            <w:tcW w:w="0" w:type="auto"/>
            <w:vAlign w:val="center"/>
            <w:hideMark/>
            <w:tcPrChange w:id="4402" w:author="Arnob Alam" w:date="2025-02-06T14:25:00Z" w16du:dateUtc="2025-02-06T19:25:00Z">
              <w:tcPr>
                <w:tcW w:w="0" w:type="auto"/>
                <w:vAlign w:val="center"/>
                <w:hideMark/>
              </w:tcPr>
            </w:tcPrChange>
          </w:tcPr>
          <w:p w14:paraId="7A9A598E" w14:textId="77777777" w:rsidR="00A51D1C" w:rsidRDefault="00A51D1C" w:rsidP="006B33E3">
            <w:pPr>
              <w:jc w:val="center"/>
              <w:rPr>
                <w:ins w:id="4403" w:author="Arnob Alam" w:date="2025-02-06T14:25:00Z" w16du:dateUtc="2025-02-06T19:25:00Z"/>
                <w:rFonts w:eastAsia="Times New Roman"/>
              </w:rPr>
            </w:pPr>
            <w:ins w:id="4404" w:author="Arnob Alam" w:date="2025-02-06T14:25:00Z" w16du:dateUtc="2025-02-06T19:25:00Z">
              <w:r>
                <w:rPr>
                  <w:rFonts w:eastAsia="Times New Roman"/>
                </w:rPr>
                <w:t>13.4560</w:t>
              </w:r>
              <w:r>
                <w:rPr>
                  <w:rFonts w:eastAsia="Times New Roman"/>
                  <w:vertAlign w:val="superscript"/>
                </w:rPr>
                <w:t>***</w:t>
              </w:r>
            </w:ins>
          </w:p>
        </w:tc>
      </w:tr>
      <w:tr w:rsidR="00A51D1C" w14:paraId="6F48D1C1" w14:textId="77777777" w:rsidTr="00A51D1C">
        <w:trPr>
          <w:tblCellSpacing w:w="15" w:type="dxa"/>
          <w:jc w:val="center"/>
          <w:ins w:id="4405" w:author="Arnob Alam" w:date="2025-02-06T14:25:00Z" w16du:dateUtc="2025-02-06T19:25:00Z"/>
          <w:trPrChange w:id="4406" w:author="Arnob Alam" w:date="2025-02-06T14:25:00Z" w16du:dateUtc="2025-02-06T19:25:00Z">
            <w:trPr>
              <w:tblCellSpacing w:w="15" w:type="dxa"/>
            </w:trPr>
          </w:trPrChange>
        </w:trPr>
        <w:tc>
          <w:tcPr>
            <w:tcW w:w="0" w:type="auto"/>
            <w:vAlign w:val="center"/>
            <w:hideMark/>
            <w:tcPrChange w:id="4407" w:author="Arnob Alam" w:date="2025-02-06T14:25:00Z" w16du:dateUtc="2025-02-06T19:25:00Z">
              <w:tcPr>
                <w:tcW w:w="0" w:type="auto"/>
                <w:vAlign w:val="center"/>
                <w:hideMark/>
              </w:tcPr>
            </w:tcPrChange>
          </w:tcPr>
          <w:p w14:paraId="27DA87EA" w14:textId="77777777" w:rsidR="00A51D1C" w:rsidRDefault="00A51D1C" w:rsidP="006B33E3">
            <w:pPr>
              <w:jc w:val="center"/>
              <w:rPr>
                <w:ins w:id="4408" w:author="Arnob Alam" w:date="2025-02-06T14:25:00Z" w16du:dateUtc="2025-02-06T19:25:00Z"/>
                <w:rFonts w:eastAsia="Times New Roman"/>
              </w:rPr>
            </w:pPr>
          </w:p>
        </w:tc>
        <w:tc>
          <w:tcPr>
            <w:tcW w:w="0" w:type="auto"/>
            <w:vAlign w:val="center"/>
            <w:hideMark/>
            <w:tcPrChange w:id="4409" w:author="Arnob Alam" w:date="2025-02-06T14:25:00Z" w16du:dateUtc="2025-02-06T19:25:00Z">
              <w:tcPr>
                <w:tcW w:w="0" w:type="auto"/>
                <w:vAlign w:val="center"/>
                <w:hideMark/>
              </w:tcPr>
            </w:tcPrChange>
          </w:tcPr>
          <w:p w14:paraId="059CE6A4" w14:textId="77777777" w:rsidR="00A51D1C" w:rsidRDefault="00A51D1C" w:rsidP="006B33E3">
            <w:pPr>
              <w:jc w:val="center"/>
              <w:rPr>
                <w:ins w:id="4410" w:author="Arnob Alam" w:date="2025-02-06T14:25:00Z" w16du:dateUtc="2025-02-06T19:25:00Z"/>
                <w:rFonts w:eastAsia="Times New Roman"/>
              </w:rPr>
            </w:pPr>
            <w:ins w:id="4411" w:author="Arnob Alam" w:date="2025-02-06T14:25:00Z" w16du:dateUtc="2025-02-06T19:25:00Z">
              <w:r>
                <w:rPr>
                  <w:rFonts w:eastAsia="Times New Roman"/>
                </w:rPr>
                <w:t>(0.6840)</w:t>
              </w:r>
            </w:ins>
          </w:p>
        </w:tc>
      </w:tr>
      <w:tr w:rsidR="00A51D1C" w14:paraId="1A788BF4" w14:textId="77777777" w:rsidTr="00A51D1C">
        <w:trPr>
          <w:tblCellSpacing w:w="15" w:type="dxa"/>
          <w:jc w:val="center"/>
          <w:ins w:id="4412" w:author="Arnob Alam" w:date="2025-02-06T14:25:00Z" w16du:dateUtc="2025-02-06T19:25:00Z"/>
          <w:trPrChange w:id="4413" w:author="Arnob Alam" w:date="2025-02-06T14:25:00Z" w16du:dateUtc="2025-02-06T19:25:00Z">
            <w:trPr>
              <w:tblCellSpacing w:w="15" w:type="dxa"/>
            </w:trPr>
          </w:trPrChange>
        </w:trPr>
        <w:tc>
          <w:tcPr>
            <w:tcW w:w="0" w:type="auto"/>
            <w:vAlign w:val="center"/>
            <w:hideMark/>
            <w:tcPrChange w:id="4414" w:author="Arnob Alam" w:date="2025-02-06T14:25:00Z" w16du:dateUtc="2025-02-06T19:25:00Z">
              <w:tcPr>
                <w:tcW w:w="0" w:type="auto"/>
                <w:vAlign w:val="center"/>
                <w:hideMark/>
              </w:tcPr>
            </w:tcPrChange>
          </w:tcPr>
          <w:p w14:paraId="57A3D172" w14:textId="77777777" w:rsidR="00A51D1C" w:rsidRDefault="00A51D1C" w:rsidP="006B33E3">
            <w:pPr>
              <w:jc w:val="left"/>
              <w:rPr>
                <w:ins w:id="4415" w:author="Arnob Alam" w:date="2025-02-06T14:25:00Z" w16du:dateUtc="2025-02-06T19:25:00Z"/>
                <w:rFonts w:eastAsia="Times New Roman"/>
              </w:rPr>
            </w:pPr>
            <w:ins w:id="4416" w:author="Arnob Alam" w:date="2025-02-06T14:25:00Z" w16du:dateUtc="2025-02-06T19:25:00Z">
              <w:r>
                <w:rPr>
                  <w:rFonts w:eastAsia="Times New Roman"/>
                </w:rPr>
                <w:t>Constant</w:t>
              </w:r>
            </w:ins>
          </w:p>
        </w:tc>
        <w:tc>
          <w:tcPr>
            <w:tcW w:w="0" w:type="auto"/>
            <w:vAlign w:val="center"/>
            <w:hideMark/>
            <w:tcPrChange w:id="4417" w:author="Arnob Alam" w:date="2025-02-06T14:25:00Z" w16du:dateUtc="2025-02-06T19:25:00Z">
              <w:tcPr>
                <w:tcW w:w="0" w:type="auto"/>
                <w:vAlign w:val="center"/>
                <w:hideMark/>
              </w:tcPr>
            </w:tcPrChange>
          </w:tcPr>
          <w:p w14:paraId="42A6F7AD" w14:textId="77777777" w:rsidR="00A51D1C" w:rsidRDefault="00A51D1C" w:rsidP="006B33E3">
            <w:pPr>
              <w:jc w:val="center"/>
              <w:rPr>
                <w:ins w:id="4418" w:author="Arnob Alam" w:date="2025-02-06T14:25:00Z" w16du:dateUtc="2025-02-06T19:25:00Z"/>
                <w:rFonts w:eastAsia="Times New Roman"/>
              </w:rPr>
            </w:pPr>
            <w:ins w:id="4419" w:author="Arnob Alam" w:date="2025-02-06T14:25:00Z" w16du:dateUtc="2025-02-06T19:25:00Z">
              <w:r>
                <w:rPr>
                  <w:rFonts w:eastAsia="Times New Roman"/>
                </w:rPr>
                <w:t>-7.6601</w:t>
              </w:r>
              <w:r>
                <w:rPr>
                  <w:rFonts w:eastAsia="Times New Roman"/>
                  <w:vertAlign w:val="superscript"/>
                </w:rPr>
                <w:t>***</w:t>
              </w:r>
            </w:ins>
          </w:p>
        </w:tc>
      </w:tr>
      <w:tr w:rsidR="00A51D1C" w14:paraId="67C02FD1" w14:textId="77777777" w:rsidTr="00A51D1C">
        <w:trPr>
          <w:tblCellSpacing w:w="15" w:type="dxa"/>
          <w:jc w:val="center"/>
          <w:ins w:id="4420" w:author="Arnob Alam" w:date="2025-02-06T14:25:00Z" w16du:dateUtc="2025-02-06T19:25:00Z"/>
          <w:trPrChange w:id="4421" w:author="Arnob Alam" w:date="2025-02-06T14:25:00Z" w16du:dateUtc="2025-02-06T19:25:00Z">
            <w:trPr>
              <w:tblCellSpacing w:w="15" w:type="dxa"/>
            </w:trPr>
          </w:trPrChange>
        </w:trPr>
        <w:tc>
          <w:tcPr>
            <w:tcW w:w="0" w:type="auto"/>
            <w:vAlign w:val="center"/>
            <w:hideMark/>
            <w:tcPrChange w:id="4422" w:author="Arnob Alam" w:date="2025-02-06T14:25:00Z" w16du:dateUtc="2025-02-06T19:25:00Z">
              <w:tcPr>
                <w:tcW w:w="0" w:type="auto"/>
                <w:vAlign w:val="center"/>
                <w:hideMark/>
              </w:tcPr>
            </w:tcPrChange>
          </w:tcPr>
          <w:p w14:paraId="1D9DDCE5" w14:textId="77777777" w:rsidR="00A51D1C" w:rsidRDefault="00A51D1C" w:rsidP="006B33E3">
            <w:pPr>
              <w:jc w:val="center"/>
              <w:rPr>
                <w:ins w:id="4423" w:author="Arnob Alam" w:date="2025-02-06T14:25:00Z" w16du:dateUtc="2025-02-06T19:25:00Z"/>
                <w:rFonts w:eastAsia="Times New Roman"/>
              </w:rPr>
            </w:pPr>
          </w:p>
        </w:tc>
        <w:tc>
          <w:tcPr>
            <w:tcW w:w="0" w:type="auto"/>
            <w:vAlign w:val="center"/>
            <w:hideMark/>
            <w:tcPrChange w:id="4424" w:author="Arnob Alam" w:date="2025-02-06T14:25:00Z" w16du:dateUtc="2025-02-06T19:25:00Z">
              <w:tcPr>
                <w:tcW w:w="0" w:type="auto"/>
                <w:vAlign w:val="center"/>
                <w:hideMark/>
              </w:tcPr>
            </w:tcPrChange>
          </w:tcPr>
          <w:p w14:paraId="4C2FFB15" w14:textId="77777777" w:rsidR="00A51D1C" w:rsidRDefault="00A51D1C" w:rsidP="006B33E3">
            <w:pPr>
              <w:jc w:val="center"/>
              <w:rPr>
                <w:ins w:id="4425" w:author="Arnob Alam" w:date="2025-02-06T14:25:00Z" w16du:dateUtc="2025-02-06T19:25:00Z"/>
                <w:rFonts w:eastAsia="Times New Roman"/>
              </w:rPr>
            </w:pPr>
            <w:ins w:id="4426" w:author="Arnob Alam" w:date="2025-02-06T14:25:00Z" w16du:dateUtc="2025-02-06T19:25:00Z">
              <w:r>
                <w:rPr>
                  <w:rFonts w:eastAsia="Times New Roman"/>
                </w:rPr>
                <w:t>(0.7760)</w:t>
              </w:r>
            </w:ins>
          </w:p>
        </w:tc>
      </w:tr>
      <w:tr w:rsidR="00A51D1C" w14:paraId="7283131F" w14:textId="77777777" w:rsidTr="00A51D1C">
        <w:trPr>
          <w:tblCellSpacing w:w="15" w:type="dxa"/>
          <w:jc w:val="center"/>
          <w:ins w:id="4427" w:author="Arnob Alam" w:date="2025-02-06T14:25:00Z" w16du:dateUtc="2025-02-06T19:25:00Z"/>
          <w:trPrChange w:id="4428" w:author="Arnob Alam" w:date="2025-02-06T14:25:00Z" w16du:dateUtc="2025-02-06T19:25:00Z">
            <w:trPr>
              <w:tblCellSpacing w:w="15" w:type="dxa"/>
            </w:trPr>
          </w:trPrChange>
        </w:trPr>
        <w:tc>
          <w:tcPr>
            <w:tcW w:w="0" w:type="auto"/>
            <w:gridSpan w:val="2"/>
            <w:tcBorders>
              <w:bottom w:val="single" w:sz="6" w:space="0" w:color="000000"/>
            </w:tcBorders>
            <w:vAlign w:val="center"/>
            <w:hideMark/>
            <w:tcPrChange w:id="4429" w:author="Arnob Alam" w:date="2025-02-06T14:25:00Z" w16du:dateUtc="2025-02-06T19:25:00Z">
              <w:tcPr>
                <w:tcW w:w="0" w:type="auto"/>
                <w:gridSpan w:val="2"/>
                <w:tcBorders>
                  <w:bottom w:val="single" w:sz="6" w:space="0" w:color="000000"/>
                </w:tcBorders>
                <w:vAlign w:val="center"/>
                <w:hideMark/>
              </w:tcPr>
            </w:tcPrChange>
          </w:tcPr>
          <w:p w14:paraId="52F740F0" w14:textId="77777777" w:rsidR="00A51D1C" w:rsidRDefault="00A51D1C" w:rsidP="006B33E3">
            <w:pPr>
              <w:jc w:val="center"/>
              <w:rPr>
                <w:ins w:id="4430" w:author="Arnob Alam" w:date="2025-02-06T14:25:00Z" w16du:dateUtc="2025-02-06T19:25:00Z"/>
                <w:rFonts w:eastAsia="Times New Roman"/>
              </w:rPr>
            </w:pPr>
          </w:p>
        </w:tc>
      </w:tr>
      <w:tr w:rsidR="00A51D1C" w14:paraId="3127CE6A" w14:textId="77777777" w:rsidTr="00A51D1C">
        <w:trPr>
          <w:tblCellSpacing w:w="15" w:type="dxa"/>
          <w:jc w:val="center"/>
          <w:ins w:id="4431" w:author="Arnob Alam" w:date="2025-02-06T14:25:00Z" w16du:dateUtc="2025-02-06T19:25:00Z"/>
          <w:trPrChange w:id="4432" w:author="Arnob Alam" w:date="2025-02-06T14:25:00Z" w16du:dateUtc="2025-02-06T19:25:00Z">
            <w:trPr>
              <w:tblCellSpacing w:w="15" w:type="dxa"/>
            </w:trPr>
          </w:trPrChange>
        </w:trPr>
        <w:tc>
          <w:tcPr>
            <w:tcW w:w="0" w:type="auto"/>
            <w:vAlign w:val="center"/>
            <w:hideMark/>
            <w:tcPrChange w:id="4433" w:author="Arnob Alam" w:date="2025-02-06T14:25:00Z" w16du:dateUtc="2025-02-06T19:25:00Z">
              <w:tcPr>
                <w:tcW w:w="0" w:type="auto"/>
                <w:vAlign w:val="center"/>
                <w:hideMark/>
              </w:tcPr>
            </w:tcPrChange>
          </w:tcPr>
          <w:p w14:paraId="29818798" w14:textId="77777777" w:rsidR="00A51D1C" w:rsidRDefault="00A51D1C" w:rsidP="006B33E3">
            <w:pPr>
              <w:jc w:val="left"/>
              <w:rPr>
                <w:ins w:id="4434" w:author="Arnob Alam" w:date="2025-02-06T14:25:00Z" w16du:dateUtc="2025-02-06T19:25:00Z"/>
                <w:rFonts w:eastAsia="Times New Roman"/>
              </w:rPr>
            </w:pPr>
            <w:ins w:id="4435" w:author="Arnob Alam" w:date="2025-02-06T14:25:00Z" w16du:dateUtc="2025-02-06T19:25:00Z">
              <w:r>
                <w:rPr>
                  <w:rFonts w:eastAsia="Times New Roman"/>
                </w:rPr>
                <w:t>Observations</w:t>
              </w:r>
            </w:ins>
          </w:p>
        </w:tc>
        <w:tc>
          <w:tcPr>
            <w:tcW w:w="0" w:type="auto"/>
            <w:vAlign w:val="center"/>
            <w:hideMark/>
            <w:tcPrChange w:id="4436" w:author="Arnob Alam" w:date="2025-02-06T14:25:00Z" w16du:dateUtc="2025-02-06T19:25:00Z">
              <w:tcPr>
                <w:tcW w:w="0" w:type="auto"/>
                <w:vAlign w:val="center"/>
                <w:hideMark/>
              </w:tcPr>
            </w:tcPrChange>
          </w:tcPr>
          <w:p w14:paraId="693BAB4E" w14:textId="77777777" w:rsidR="00A51D1C" w:rsidRDefault="00A51D1C" w:rsidP="006B33E3">
            <w:pPr>
              <w:jc w:val="center"/>
              <w:rPr>
                <w:ins w:id="4437" w:author="Arnob Alam" w:date="2025-02-06T14:25:00Z" w16du:dateUtc="2025-02-06T19:25:00Z"/>
                <w:rFonts w:eastAsia="Times New Roman"/>
              </w:rPr>
            </w:pPr>
            <w:ins w:id="4438" w:author="Arnob Alam" w:date="2025-02-06T14:25:00Z" w16du:dateUtc="2025-02-06T19:25:00Z">
              <w:r>
                <w:rPr>
                  <w:rFonts w:eastAsia="Times New Roman"/>
                </w:rPr>
                <w:t>27,210</w:t>
              </w:r>
            </w:ins>
          </w:p>
        </w:tc>
      </w:tr>
      <w:tr w:rsidR="00A51D1C" w14:paraId="3B5D6641" w14:textId="77777777" w:rsidTr="00A51D1C">
        <w:trPr>
          <w:tblCellSpacing w:w="15" w:type="dxa"/>
          <w:jc w:val="center"/>
          <w:ins w:id="4439" w:author="Arnob Alam" w:date="2025-02-06T14:25:00Z" w16du:dateUtc="2025-02-06T19:25:00Z"/>
          <w:trPrChange w:id="4440" w:author="Arnob Alam" w:date="2025-02-06T14:25:00Z" w16du:dateUtc="2025-02-06T19:25:00Z">
            <w:trPr>
              <w:tblCellSpacing w:w="15" w:type="dxa"/>
            </w:trPr>
          </w:trPrChange>
        </w:trPr>
        <w:tc>
          <w:tcPr>
            <w:tcW w:w="0" w:type="auto"/>
            <w:vAlign w:val="center"/>
            <w:hideMark/>
            <w:tcPrChange w:id="4441" w:author="Arnob Alam" w:date="2025-02-06T14:25:00Z" w16du:dateUtc="2025-02-06T19:25:00Z">
              <w:tcPr>
                <w:tcW w:w="0" w:type="auto"/>
                <w:vAlign w:val="center"/>
                <w:hideMark/>
              </w:tcPr>
            </w:tcPrChange>
          </w:tcPr>
          <w:p w14:paraId="5F2694BE" w14:textId="77777777" w:rsidR="00A51D1C" w:rsidRDefault="00A51D1C" w:rsidP="006B33E3">
            <w:pPr>
              <w:jc w:val="left"/>
              <w:rPr>
                <w:ins w:id="4442" w:author="Arnob Alam" w:date="2025-02-06T14:25:00Z" w16du:dateUtc="2025-02-06T19:25:00Z"/>
                <w:rFonts w:eastAsia="Times New Roman"/>
              </w:rPr>
            </w:pPr>
            <w:ins w:id="4443" w:author="Arnob Alam" w:date="2025-02-06T14:25:00Z" w16du:dateUtc="2025-02-06T19:25:00Z">
              <w:r>
                <w:rPr>
                  <w:rFonts w:eastAsia="Times New Roman"/>
                </w:rPr>
                <w:t>R</w:t>
              </w:r>
              <w:r>
                <w:rPr>
                  <w:rFonts w:eastAsia="Times New Roman"/>
                  <w:vertAlign w:val="superscript"/>
                </w:rPr>
                <w:t>2</w:t>
              </w:r>
            </w:ins>
          </w:p>
        </w:tc>
        <w:tc>
          <w:tcPr>
            <w:tcW w:w="0" w:type="auto"/>
            <w:vAlign w:val="center"/>
            <w:hideMark/>
            <w:tcPrChange w:id="4444" w:author="Arnob Alam" w:date="2025-02-06T14:25:00Z" w16du:dateUtc="2025-02-06T19:25:00Z">
              <w:tcPr>
                <w:tcW w:w="0" w:type="auto"/>
                <w:vAlign w:val="center"/>
                <w:hideMark/>
              </w:tcPr>
            </w:tcPrChange>
          </w:tcPr>
          <w:p w14:paraId="66252DDD" w14:textId="77777777" w:rsidR="00A51D1C" w:rsidRDefault="00A51D1C" w:rsidP="006B33E3">
            <w:pPr>
              <w:jc w:val="center"/>
              <w:rPr>
                <w:ins w:id="4445" w:author="Arnob Alam" w:date="2025-02-06T14:25:00Z" w16du:dateUtc="2025-02-06T19:25:00Z"/>
                <w:rFonts w:eastAsia="Times New Roman"/>
              </w:rPr>
            </w:pPr>
            <w:ins w:id="4446" w:author="Arnob Alam" w:date="2025-02-06T14:25:00Z" w16du:dateUtc="2025-02-06T19:25:00Z">
              <w:r>
                <w:rPr>
                  <w:rFonts w:eastAsia="Times New Roman"/>
                </w:rPr>
                <w:t>0.0441</w:t>
              </w:r>
            </w:ins>
          </w:p>
        </w:tc>
      </w:tr>
      <w:tr w:rsidR="00A51D1C" w14:paraId="65D12A67" w14:textId="77777777" w:rsidTr="00A51D1C">
        <w:trPr>
          <w:tblCellSpacing w:w="15" w:type="dxa"/>
          <w:jc w:val="center"/>
          <w:ins w:id="4447" w:author="Arnob Alam" w:date="2025-02-06T14:25:00Z" w16du:dateUtc="2025-02-06T19:25:00Z"/>
          <w:trPrChange w:id="4448" w:author="Arnob Alam" w:date="2025-02-06T14:25:00Z" w16du:dateUtc="2025-02-06T19:25:00Z">
            <w:trPr>
              <w:tblCellSpacing w:w="15" w:type="dxa"/>
            </w:trPr>
          </w:trPrChange>
        </w:trPr>
        <w:tc>
          <w:tcPr>
            <w:tcW w:w="0" w:type="auto"/>
            <w:vAlign w:val="center"/>
            <w:hideMark/>
            <w:tcPrChange w:id="4449" w:author="Arnob Alam" w:date="2025-02-06T14:25:00Z" w16du:dateUtc="2025-02-06T19:25:00Z">
              <w:tcPr>
                <w:tcW w:w="0" w:type="auto"/>
                <w:vAlign w:val="center"/>
                <w:hideMark/>
              </w:tcPr>
            </w:tcPrChange>
          </w:tcPr>
          <w:p w14:paraId="0928A5D5" w14:textId="77777777" w:rsidR="00A51D1C" w:rsidRDefault="00A51D1C" w:rsidP="006B33E3">
            <w:pPr>
              <w:jc w:val="left"/>
              <w:rPr>
                <w:ins w:id="4450" w:author="Arnob Alam" w:date="2025-02-06T14:25:00Z" w16du:dateUtc="2025-02-06T19:25:00Z"/>
                <w:rFonts w:eastAsia="Times New Roman"/>
              </w:rPr>
            </w:pPr>
            <w:ins w:id="4451" w:author="Arnob Alam" w:date="2025-02-06T14:25:00Z" w16du:dateUtc="2025-02-06T19:25:00Z">
              <w:r>
                <w:rPr>
                  <w:rFonts w:eastAsia="Times New Roman"/>
                </w:rPr>
                <w:t>Adjusted R</w:t>
              </w:r>
              <w:r>
                <w:rPr>
                  <w:rFonts w:eastAsia="Times New Roman"/>
                  <w:vertAlign w:val="superscript"/>
                </w:rPr>
                <w:t>2</w:t>
              </w:r>
            </w:ins>
          </w:p>
        </w:tc>
        <w:tc>
          <w:tcPr>
            <w:tcW w:w="0" w:type="auto"/>
            <w:vAlign w:val="center"/>
            <w:hideMark/>
            <w:tcPrChange w:id="4452" w:author="Arnob Alam" w:date="2025-02-06T14:25:00Z" w16du:dateUtc="2025-02-06T19:25:00Z">
              <w:tcPr>
                <w:tcW w:w="0" w:type="auto"/>
                <w:vAlign w:val="center"/>
                <w:hideMark/>
              </w:tcPr>
            </w:tcPrChange>
          </w:tcPr>
          <w:p w14:paraId="776E842A" w14:textId="77777777" w:rsidR="00A51D1C" w:rsidRDefault="00A51D1C" w:rsidP="006B33E3">
            <w:pPr>
              <w:jc w:val="center"/>
              <w:rPr>
                <w:ins w:id="4453" w:author="Arnob Alam" w:date="2025-02-06T14:25:00Z" w16du:dateUtc="2025-02-06T19:25:00Z"/>
                <w:rFonts w:eastAsia="Times New Roman"/>
              </w:rPr>
            </w:pPr>
            <w:ins w:id="4454" w:author="Arnob Alam" w:date="2025-02-06T14:25:00Z" w16du:dateUtc="2025-02-06T19:25:00Z">
              <w:r>
                <w:rPr>
                  <w:rFonts w:eastAsia="Times New Roman"/>
                </w:rPr>
                <w:t>0.0436</w:t>
              </w:r>
            </w:ins>
          </w:p>
        </w:tc>
      </w:tr>
      <w:tr w:rsidR="00A51D1C" w14:paraId="04559FEE" w14:textId="77777777" w:rsidTr="00A51D1C">
        <w:trPr>
          <w:tblCellSpacing w:w="15" w:type="dxa"/>
          <w:jc w:val="center"/>
          <w:ins w:id="4455" w:author="Arnob Alam" w:date="2025-02-06T14:25:00Z" w16du:dateUtc="2025-02-06T19:25:00Z"/>
          <w:trPrChange w:id="4456" w:author="Arnob Alam" w:date="2025-02-06T14:25:00Z" w16du:dateUtc="2025-02-06T19:25:00Z">
            <w:trPr>
              <w:tblCellSpacing w:w="15" w:type="dxa"/>
            </w:trPr>
          </w:trPrChange>
        </w:trPr>
        <w:tc>
          <w:tcPr>
            <w:tcW w:w="0" w:type="auto"/>
            <w:vAlign w:val="center"/>
            <w:hideMark/>
            <w:tcPrChange w:id="4457" w:author="Arnob Alam" w:date="2025-02-06T14:25:00Z" w16du:dateUtc="2025-02-06T19:25:00Z">
              <w:tcPr>
                <w:tcW w:w="0" w:type="auto"/>
                <w:vAlign w:val="center"/>
                <w:hideMark/>
              </w:tcPr>
            </w:tcPrChange>
          </w:tcPr>
          <w:p w14:paraId="2454A7E2" w14:textId="77777777" w:rsidR="00A51D1C" w:rsidRDefault="00A51D1C" w:rsidP="006B33E3">
            <w:pPr>
              <w:jc w:val="left"/>
              <w:rPr>
                <w:ins w:id="4458" w:author="Arnob Alam" w:date="2025-02-06T14:25:00Z" w16du:dateUtc="2025-02-06T19:25:00Z"/>
                <w:rFonts w:eastAsia="Times New Roman"/>
              </w:rPr>
            </w:pPr>
            <w:ins w:id="4459" w:author="Arnob Alam" w:date="2025-02-06T14:25:00Z" w16du:dateUtc="2025-02-06T19:25:00Z">
              <w:r>
                <w:rPr>
                  <w:rFonts w:eastAsia="Times New Roman"/>
                </w:rPr>
                <w:t>Residual Std. Error</w:t>
              </w:r>
            </w:ins>
          </w:p>
        </w:tc>
        <w:tc>
          <w:tcPr>
            <w:tcW w:w="0" w:type="auto"/>
            <w:vAlign w:val="center"/>
            <w:hideMark/>
            <w:tcPrChange w:id="4460" w:author="Arnob Alam" w:date="2025-02-06T14:25:00Z" w16du:dateUtc="2025-02-06T19:25:00Z">
              <w:tcPr>
                <w:tcW w:w="0" w:type="auto"/>
                <w:vAlign w:val="center"/>
                <w:hideMark/>
              </w:tcPr>
            </w:tcPrChange>
          </w:tcPr>
          <w:p w14:paraId="5EB9433F" w14:textId="77777777" w:rsidR="00A51D1C" w:rsidRDefault="00A51D1C" w:rsidP="006B33E3">
            <w:pPr>
              <w:jc w:val="center"/>
              <w:rPr>
                <w:ins w:id="4461" w:author="Arnob Alam" w:date="2025-02-06T14:25:00Z" w16du:dateUtc="2025-02-06T19:25:00Z"/>
                <w:rFonts w:eastAsia="Times New Roman"/>
              </w:rPr>
            </w:pPr>
            <w:ins w:id="4462" w:author="Arnob Alam" w:date="2025-02-06T14:25:00Z" w16du:dateUtc="2025-02-06T19:25:00Z">
              <w:r>
                <w:rPr>
                  <w:rFonts w:eastAsia="Times New Roman"/>
                </w:rPr>
                <w:t>11.2629 (</w:t>
              </w:r>
              <w:proofErr w:type="spellStart"/>
              <w:r>
                <w:rPr>
                  <w:rFonts w:eastAsia="Times New Roman"/>
                </w:rPr>
                <w:t>df</w:t>
              </w:r>
              <w:proofErr w:type="spellEnd"/>
              <w:r>
                <w:rPr>
                  <w:rFonts w:eastAsia="Times New Roman"/>
                </w:rPr>
                <w:t xml:space="preserve"> = 27195)</w:t>
              </w:r>
            </w:ins>
          </w:p>
        </w:tc>
      </w:tr>
      <w:tr w:rsidR="00A51D1C" w14:paraId="07592F5F" w14:textId="77777777" w:rsidTr="00A51D1C">
        <w:trPr>
          <w:tblCellSpacing w:w="15" w:type="dxa"/>
          <w:jc w:val="center"/>
          <w:ins w:id="4463" w:author="Arnob Alam" w:date="2025-02-06T14:25:00Z" w16du:dateUtc="2025-02-06T19:25:00Z"/>
          <w:trPrChange w:id="4464" w:author="Arnob Alam" w:date="2025-02-06T14:25:00Z" w16du:dateUtc="2025-02-06T19:25:00Z">
            <w:trPr>
              <w:tblCellSpacing w:w="15" w:type="dxa"/>
            </w:trPr>
          </w:trPrChange>
        </w:trPr>
        <w:tc>
          <w:tcPr>
            <w:tcW w:w="0" w:type="auto"/>
            <w:vAlign w:val="center"/>
            <w:hideMark/>
            <w:tcPrChange w:id="4465" w:author="Arnob Alam" w:date="2025-02-06T14:25:00Z" w16du:dateUtc="2025-02-06T19:25:00Z">
              <w:tcPr>
                <w:tcW w:w="0" w:type="auto"/>
                <w:vAlign w:val="center"/>
                <w:hideMark/>
              </w:tcPr>
            </w:tcPrChange>
          </w:tcPr>
          <w:p w14:paraId="63E53158" w14:textId="77777777" w:rsidR="00A51D1C" w:rsidRDefault="00A51D1C" w:rsidP="006B33E3">
            <w:pPr>
              <w:jc w:val="left"/>
              <w:rPr>
                <w:ins w:id="4466" w:author="Arnob Alam" w:date="2025-02-06T14:25:00Z" w16du:dateUtc="2025-02-06T19:25:00Z"/>
                <w:rFonts w:eastAsia="Times New Roman"/>
              </w:rPr>
            </w:pPr>
            <w:ins w:id="4467" w:author="Arnob Alam" w:date="2025-02-06T14:25:00Z" w16du:dateUtc="2025-02-06T19:25:00Z">
              <w:r>
                <w:rPr>
                  <w:rFonts w:eastAsia="Times New Roman"/>
                </w:rPr>
                <w:t>F Statistic</w:t>
              </w:r>
            </w:ins>
          </w:p>
        </w:tc>
        <w:tc>
          <w:tcPr>
            <w:tcW w:w="0" w:type="auto"/>
            <w:vAlign w:val="center"/>
            <w:hideMark/>
            <w:tcPrChange w:id="4468" w:author="Arnob Alam" w:date="2025-02-06T14:25:00Z" w16du:dateUtc="2025-02-06T19:25:00Z">
              <w:tcPr>
                <w:tcW w:w="0" w:type="auto"/>
                <w:vAlign w:val="center"/>
                <w:hideMark/>
              </w:tcPr>
            </w:tcPrChange>
          </w:tcPr>
          <w:p w14:paraId="6AA2EC89" w14:textId="77777777" w:rsidR="00A51D1C" w:rsidRDefault="00A51D1C" w:rsidP="006B33E3">
            <w:pPr>
              <w:jc w:val="center"/>
              <w:rPr>
                <w:ins w:id="4469" w:author="Arnob Alam" w:date="2025-02-06T14:25:00Z" w16du:dateUtc="2025-02-06T19:25:00Z"/>
                <w:rFonts w:eastAsia="Times New Roman"/>
              </w:rPr>
            </w:pPr>
            <w:ins w:id="4470" w:author="Arnob Alam" w:date="2025-02-06T14:25:00Z" w16du:dateUtc="2025-02-06T19:25:00Z">
              <w:r>
                <w:rPr>
                  <w:rFonts w:eastAsia="Times New Roman"/>
                </w:rPr>
                <w:t>89.5578</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ins>
          </w:p>
        </w:tc>
      </w:tr>
      <w:tr w:rsidR="00A51D1C" w14:paraId="203D0073" w14:textId="77777777" w:rsidTr="00A51D1C">
        <w:trPr>
          <w:tblCellSpacing w:w="15" w:type="dxa"/>
          <w:jc w:val="center"/>
          <w:ins w:id="4471" w:author="Arnob Alam" w:date="2025-02-06T14:25:00Z" w16du:dateUtc="2025-02-06T19:25:00Z"/>
          <w:trPrChange w:id="4472" w:author="Arnob Alam" w:date="2025-02-06T14:25:00Z" w16du:dateUtc="2025-02-06T19:25:00Z">
            <w:trPr>
              <w:tblCellSpacing w:w="15" w:type="dxa"/>
            </w:trPr>
          </w:trPrChange>
        </w:trPr>
        <w:tc>
          <w:tcPr>
            <w:tcW w:w="0" w:type="auto"/>
            <w:gridSpan w:val="2"/>
            <w:tcBorders>
              <w:bottom w:val="single" w:sz="6" w:space="0" w:color="000000"/>
            </w:tcBorders>
            <w:vAlign w:val="center"/>
            <w:hideMark/>
            <w:tcPrChange w:id="4473" w:author="Arnob Alam" w:date="2025-02-06T14:25:00Z" w16du:dateUtc="2025-02-06T19:25:00Z">
              <w:tcPr>
                <w:tcW w:w="0" w:type="auto"/>
                <w:gridSpan w:val="2"/>
                <w:tcBorders>
                  <w:bottom w:val="single" w:sz="6" w:space="0" w:color="000000"/>
                </w:tcBorders>
                <w:vAlign w:val="center"/>
                <w:hideMark/>
              </w:tcPr>
            </w:tcPrChange>
          </w:tcPr>
          <w:p w14:paraId="037AFCB3" w14:textId="77777777" w:rsidR="00A51D1C" w:rsidRDefault="00A51D1C" w:rsidP="006B33E3">
            <w:pPr>
              <w:jc w:val="center"/>
              <w:rPr>
                <w:ins w:id="4474" w:author="Arnob Alam" w:date="2025-02-06T14:25:00Z" w16du:dateUtc="2025-02-06T19:25:00Z"/>
                <w:rFonts w:eastAsia="Times New Roman"/>
              </w:rPr>
            </w:pPr>
          </w:p>
        </w:tc>
      </w:tr>
      <w:tr w:rsidR="00A51D1C" w14:paraId="5F4EDF40" w14:textId="77777777" w:rsidTr="00A51D1C">
        <w:trPr>
          <w:tblCellSpacing w:w="15" w:type="dxa"/>
          <w:jc w:val="center"/>
          <w:ins w:id="4475" w:author="Arnob Alam" w:date="2025-02-06T14:25:00Z" w16du:dateUtc="2025-02-06T19:25:00Z"/>
          <w:trPrChange w:id="4476" w:author="Arnob Alam" w:date="2025-02-06T14:25:00Z" w16du:dateUtc="2025-02-06T19:25:00Z">
            <w:trPr>
              <w:tblCellSpacing w:w="15" w:type="dxa"/>
            </w:trPr>
          </w:trPrChange>
        </w:trPr>
        <w:tc>
          <w:tcPr>
            <w:tcW w:w="0" w:type="auto"/>
            <w:vAlign w:val="center"/>
            <w:hideMark/>
            <w:tcPrChange w:id="4477" w:author="Arnob Alam" w:date="2025-02-06T14:25:00Z" w16du:dateUtc="2025-02-06T19:25:00Z">
              <w:tcPr>
                <w:tcW w:w="0" w:type="auto"/>
                <w:vAlign w:val="center"/>
                <w:hideMark/>
              </w:tcPr>
            </w:tcPrChange>
          </w:tcPr>
          <w:p w14:paraId="5F46EFB3" w14:textId="77777777" w:rsidR="00A51D1C" w:rsidRDefault="00A51D1C" w:rsidP="006B33E3">
            <w:pPr>
              <w:jc w:val="left"/>
              <w:rPr>
                <w:ins w:id="4478" w:author="Arnob Alam" w:date="2025-02-06T14:25:00Z" w16du:dateUtc="2025-02-06T19:25:00Z"/>
                <w:rFonts w:eastAsia="Times New Roman"/>
              </w:rPr>
            </w:pPr>
            <w:ins w:id="4479" w:author="Arnob Alam" w:date="2025-02-06T14:25:00Z" w16du:dateUtc="2025-02-06T19:25:00Z">
              <w:r>
                <w:rPr>
                  <w:rStyle w:val="Emphasis"/>
                </w:rPr>
                <w:t>Note:</w:t>
              </w:r>
            </w:ins>
          </w:p>
        </w:tc>
        <w:tc>
          <w:tcPr>
            <w:tcW w:w="0" w:type="auto"/>
            <w:vAlign w:val="center"/>
            <w:hideMark/>
            <w:tcPrChange w:id="4480" w:author="Arnob Alam" w:date="2025-02-06T14:25:00Z" w16du:dateUtc="2025-02-06T19:25:00Z">
              <w:tcPr>
                <w:tcW w:w="0" w:type="auto"/>
                <w:vAlign w:val="center"/>
                <w:hideMark/>
              </w:tcPr>
            </w:tcPrChange>
          </w:tcPr>
          <w:p w14:paraId="3F66A182" w14:textId="77777777" w:rsidR="00A51D1C" w:rsidRDefault="00A51D1C" w:rsidP="006B33E3">
            <w:pPr>
              <w:jc w:val="right"/>
              <w:rPr>
                <w:ins w:id="4481" w:author="Arnob Alam" w:date="2025-02-06T14:25:00Z" w16du:dateUtc="2025-02-06T19:25:00Z"/>
                <w:rFonts w:eastAsia="Times New Roman"/>
              </w:rPr>
            </w:pPr>
            <w:ins w:id="4482" w:author="Arnob Alam" w:date="2025-02-06T14:25:00Z" w16du:dateUtc="2025-02-06T19:25:00Z">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ins>
          </w:p>
        </w:tc>
      </w:tr>
    </w:tbl>
    <w:p w14:paraId="28687B03" w14:textId="77777777" w:rsidR="00A51D1C" w:rsidRDefault="00A51D1C" w:rsidP="00117C16">
      <w:pPr>
        <w:rPr>
          <w:ins w:id="4483" w:author="Arnob Alam" w:date="2025-02-05T21:00:00Z" w16du:dateUtc="2025-02-06T02:00:00Z"/>
        </w:rPr>
      </w:pPr>
    </w:p>
    <w:p w14:paraId="495EE8FF" w14:textId="1165F4D6" w:rsidR="007A3E13" w:rsidRDefault="007A3E13">
      <w:pPr>
        <w:pPrChange w:id="4484" w:author="Arnob Alam" w:date="2025-02-05T20:58:00Z" w16du:dateUtc="2025-02-06T01:58:00Z">
          <w:pPr>
            <w:spacing w:line="240" w:lineRule="auto"/>
            <w:ind w:firstLine="0"/>
            <w:jc w:val="left"/>
          </w:pPr>
        </w:pPrChange>
      </w:pPr>
      <w:r>
        <w:br w:type="page"/>
      </w:r>
    </w:p>
    <w:p w14:paraId="083CEECB" w14:textId="4CD8B3A5" w:rsidR="00714654" w:rsidRPr="00F260BC" w:rsidRDefault="00714654" w:rsidP="00485C34">
      <w:pPr>
        <w:pStyle w:val="Heading1"/>
        <w:numPr>
          <w:ilvl w:val="0"/>
          <w:numId w:val="11"/>
        </w:numPr>
      </w:pPr>
      <w:r w:rsidRPr="00F260BC">
        <w:lastRenderedPageBreak/>
        <w:t>Info-Metrics based Difference-in-Difference Estimator</w:t>
      </w:r>
    </w:p>
    <w:p w14:paraId="67551C84" w14:textId="2E658389" w:rsidR="007A3E13" w:rsidRDefault="007A3E13">
      <w:pPr>
        <w:pPrChange w:id="4485" w:author="Arnob Alam" w:date="2025-02-02T18:20:00Z" w16du:dateUtc="2025-02-02T23:20:00Z">
          <w:pPr>
            <w:spacing w:line="276" w:lineRule="auto"/>
          </w:pPr>
        </w:pPrChange>
      </w:pPr>
      <w:r>
        <w:t>Difference-in-differences (DiD) is a popular approach to estimate causal relationships when randomization is not feasible. In the basic set up, a group (the treatment group) is exposed to an intervention (treatment) at some period while another group (the control group) is never exposed to the treatment. Under the assumption that the two groups would have followed “parallel trends” in the absence of the treatment, the causal impact of the treatment can be estimated by comparing the difference in the outcome between the treatment and control groups before and after the intervention.</w:t>
      </w:r>
    </w:p>
    <w:p w14:paraId="4733D895" w14:textId="77777777" w:rsidR="007A3E13" w:rsidRDefault="007A3E13">
      <w:pPr>
        <w:pPrChange w:id="4486" w:author="Arnob Alam" w:date="2025-02-02T18:20:00Z" w16du:dateUtc="2025-02-02T23:20:00Z">
          <w:pPr>
            <w:spacing w:line="276" w:lineRule="auto"/>
          </w:pPr>
        </w:pPrChange>
      </w:pPr>
      <w:r>
        <w:t>In practical work, employing the DiD methodology can pose several challenges:</w:t>
      </w:r>
    </w:p>
    <w:p w14:paraId="2B08A3CC" w14:textId="7493D713" w:rsidR="007A3E13" w:rsidRDefault="007A3E13">
      <w:pPr>
        <w:pStyle w:val="ListParagraph"/>
        <w:numPr>
          <w:ilvl w:val="0"/>
          <w:numId w:val="12"/>
        </w:numPr>
        <w:jc w:val="left"/>
        <w:pPrChange w:id="4487" w:author="Arnob Alam" w:date="2025-02-02T18:20:00Z" w16du:dateUtc="2025-02-02T23:20:00Z">
          <w:pPr>
            <w:pStyle w:val="ListParagraph"/>
            <w:numPr>
              <w:numId w:val="12"/>
            </w:numPr>
            <w:spacing w:line="276" w:lineRule="auto"/>
            <w:ind w:hanging="360"/>
            <w:jc w:val="left"/>
          </w:pPr>
        </w:pPrChange>
      </w:pPr>
      <w:r>
        <w:t xml:space="preserve">Parallel trends assumption violation: </w:t>
      </w:r>
      <w:r w:rsidR="00A3628A">
        <w:t>i</w:t>
      </w:r>
      <w:r>
        <w:t>f the two groups would not have followed parallel trends without the intervention, the DiD estimation is invalid.</w:t>
      </w:r>
      <w:r w:rsidR="00206CEC">
        <w:t xml:space="preserve"> Violation of the parallel </w:t>
      </w:r>
      <w:proofErr w:type="gramStart"/>
      <w:r w:rsidR="00485C34">
        <w:t>trends</w:t>
      </w:r>
      <w:proofErr w:type="gramEnd"/>
      <w:r w:rsidR="00485C34">
        <w:t xml:space="preserve"> </w:t>
      </w:r>
      <w:r w:rsidR="00206CEC">
        <w:t>assumption could be due to:</w:t>
      </w:r>
    </w:p>
    <w:p w14:paraId="2454ADD8" w14:textId="66E38F2F" w:rsidR="00544AA1" w:rsidRDefault="00A3628A">
      <w:pPr>
        <w:pStyle w:val="ListParagraph"/>
        <w:numPr>
          <w:ilvl w:val="1"/>
          <w:numId w:val="12"/>
        </w:numPr>
        <w:jc w:val="left"/>
        <w:pPrChange w:id="4488" w:author="Arnob Alam" w:date="2025-02-02T18:20:00Z" w16du:dateUtc="2025-02-02T23:20:00Z">
          <w:pPr>
            <w:pStyle w:val="ListParagraph"/>
            <w:numPr>
              <w:ilvl w:val="1"/>
              <w:numId w:val="12"/>
            </w:numPr>
            <w:spacing w:line="276" w:lineRule="auto"/>
            <w:ind w:left="1440" w:hanging="360"/>
            <w:jc w:val="left"/>
          </w:pPr>
        </w:pPrChange>
      </w:pPr>
      <w:r>
        <w:t>t</w:t>
      </w:r>
      <w:r w:rsidR="00544AA1">
        <w:t xml:space="preserve">ime-varying confounders: </w:t>
      </w:r>
      <w:r>
        <w:t>f</w:t>
      </w:r>
      <w:r w:rsidR="00544AA1">
        <w:t>actors that change over time and affect the treatment and control group differently can bias the estimates.</w:t>
      </w:r>
    </w:p>
    <w:p w14:paraId="52035129" w14:textId="13967315" w:rsidR="00544AA1" w:rsidRDefault="00A3628A">
      <w:pPr>
        <w:pStyle w:val="ListParagraph"/>
        <w:numPr>
          <w:ilvl w:val="1"/>
          <w:numId w:val="12"/>
        </w:numPr>
        <w:jc w:val="left"/>
        <w:pPrChange w:id="4489" w:author="Arnob Alam" w:date="2025-02-02T18:21:00Z" w16du:dateUtc="2025-02-02T23:21:00Z">
          <w:pPr>
            <w:pStyle w:val="ListParagraph"/>
            <w:numPr>
              <w:ilvl w:val="1"/>
              <w:numId w:val="12"/>
            </w:numPr>
            <w:spacing w:line="276" w:lineRule="auto"/>
            <w:ind w:left="1440" w:hanging="360"/>
            <w:jc w:val="left"/>
          </w:pPr>
        </w:pPrChange>
      </w:pPr>
      <w:r>
        <w:t>e</w:t>
      </w:r>
      <w:r w:rsidR="00544AA1">
        <w:t xml:space="preserve">ndogenous selection: </w:t>
      </w:r>
      <w:r>
        <w:t>a</w:t>
      </w:r>
      <w:r w:rsidR="00544AA1">
        <w:t>ssignment into the treatment group might be associated with unobserved factors affecting the outcome.</w:t>
      </w:r>
    </w:p>
    <w:p w14:paraId="5C8228BE" w14:textId="41F19A3B" w:rsidR="00544AA1" w:rsidRDefault="00A3628A">
      <w:pPr>
        <w:pStyle w:val="ListParagraph"/>
        <w:numPr>
          <w:ilvl w:val="1"/>
          <w:numId w:val="12"/>
        </w:numPr>
        <w:jc w:val="left"/>
        <w:pPrChange w:id="4490" w:author="Arnob Alam" w:date="2025-02-02T18:21:00Z" w16du:dateUtc="2025-02-02T23:21:00Z">
          <w:pPr>
            <w:pStyle w:val="ListParagraph"/>
            <w:numPr>
              <w:ilvl w:val="1"/>
              <w:numId w:val="12"/>
            </w:numPr>
            <w:spacing w:line="276" w:lineRule="auto"/>
            <w:ind w:left="1440" w:hanging="360"/>
            <w:jc w:val="left"/>
          </w:pPr>
        </w:pPrChange>
      </w:pPr>
      <w:r>
        <w:t>h</w:t>
      </w:r>
      <w:r w:rsidR="00544AA1">
        <w:t xml:space="preserve">eterogenous treatment effects: </w:t>
      </w:r>
      <w:r>
        <w:t>t</w:t>
      </w:r>
      <w:r w:rsidR="00544AA1">
        <w:t>he impact of the intervention might vary across units or over time, and this variation might be correlated with membership to the control or treatment group.</w:t>
      </w:r>
    </w:p>
    <w:p w14:paraId="05809085" w14:textId="77777777" w:rsidR="007A3E13" w:rsidRDefault="007A3E13">
      <w:pPr>
        <w:pStyle w:val="ListParagraph"/>
        <w:numPr>
          <w:ilvl w:val="0"/>
          <w:numId w:val="12"/>
        </w:numPr>
        <w:jc w:val="left"/>
        <w:pPrChange w:id="4491" w:author="Arnob Alam" w:date="2025-02-02T18:21:00Z" w16du:dateUtc="2025-02-02T23:21:00Z">
          <w:pPr>
            <w:pStyle w:val="ListParagraph"/>
            <w:numPr>
              <w:numId w:val="12"/>
            </w:numPr>
            <w:spacing w:line="276" w:lineRule="auto"/>
            <w:ind w:hanging="360"/>
            <w:jc w:val="left"/>
          </w:pPr>
        </w:pPrChange>
      </w:pPr>
      <w:r>
        <w:t>Anticipation effects: If units in the treatment group anticipate the intervention and change their behavior beforehand, it can bias the results.</w:t>
      </w:r>
    </w:p>
    <w:p w14:paraId="3034F5C4" w14:textId="77777777" w:rsidR="007A3E13" w:rsidRDefault="007A3E13">
      <w:pPr>
        <w:pStyle w:val="ListParagraph"/>
        <w:numPr>
          <w:ilvl w:val="0"/>
          <w:numId w:val="12"/>
        </w:numPr>
        <w:jc w:val="left"/>
        <w:pPrChange w:id="4492" w:author="Arnob Alam" w:date="2025-02-02T18:21:00Z" w16du:dateUtc="2025-02-02T23:21:00Z">
          <w:pPr>
            <w:pStyle w:val="ListParagraph"/>
            <w:numPr>
              <w:numId w:val="12"/>
            </w:numPr>
            <w:spacing w:line="276" w:lineRule="auto"/>
            <w:ind w:hanging="360"/>
            <w:jc w:val="left"/>
          </w:pPr>
        </w:pPrChange>
      </w:pPr>
      <w:r>
        <w:t>Spillover effects: The intervention might indirectly affect the control group, which would bias the results.</w:t>
      </w:r>
    </w:p>
    <w:p w14:paraId="213A2750" w14:textId="77777777" w:rsidR="007A3E13" w:rsidRDefault="007A3E13">
      <w:pPr>
        <w:pStyle w:val="ListParagraph"/>
        <w:numPr>
          <w:ilvl w:val="0"/>
          <w:numId w:val="12"/>
        </w:numPr>
        <w:jc w:val="left"/>
        <w:pPrChange w:id="4493" w:author="Arnob Alam" w:date="2025-02-02T18:21:00Z" w16du:dateUtc="2025-02-02T23:21:00Z">
          <w:pPr>
            <w:pStyle w:val="ListParagraph"/>
            <w:numPr>
              <w:numId w:val="12"/>
            </w:numPr>
            <w:spacing w:line="276" w:lineRule="auto"/>
            <w:ind w:hanging="360"/>
            <w:jc w:val="left"/>
          </w:pPr>
        </w:pPrChange>
      </w:pPr>
      <w:r>
        <w:t>Staggered treatment timing: if the treatment is rolled out in several phases, the standard two-period DiD may not be appropriate.</w:t>
      </w:r>
    </w:p>
    <w:p w14:paraId="40199BDA" w14:textId="15981CA0" w:rsidR="007A3E13" w:rsidRDefault="007A3E13">
      <w:pPr>
        <w:pPrChange w:id="4494" w:author="Arnob Alam" w:date="2025-02-02T18:21:00Z" w16du:dateUtc="2025-02-02T23:21:00Z">
          <w:pPr>
            <w:spacing w:line="276" w:lineRule="auto"/>
          </w:pPr>
        </w:pPrChange>
      </w:pPr>
      <w:r>
        <w:t>This appendix develops an Info-Metrics (Generalized Maximum Entropy) based estimator for DiD that can correct for endogenous selection and heterogenous treatment effects</w:t>
      </w:r>
      <w:r w:rsidR="00206CEC">
        <w:t>, which violate the parallel trends assumption</w:t>
      </w:r>
      <w:r>
        <w:t>.</w:t>
      </w:r>
    </w:p>
    <w:p w14:paraId="317CC726" w14:textId="77777777" w:rsidR="007A3E13" w:rsidRPr="00F260BC" w:rsidRDefault="007A3E13" w:rsidP="00F260BC">
      <w:pPr>
        <w:rPr>
          <w:b/>
          <w:bCs/>
        </w:rPr>
      </w:pPr>
      <w:r w:rsidRPr="00F260BC">
        <w:rPr>
          <w:b/>
          <w:bCs/>
        </w:rPr>
        <w:t>Theory</w:t>
      </w:r>
    </w:p>
    <w:p w14:paraId="1AF0C530" w14:textId="77777777" w:rsidR="007A3E13" w:rsidRDefault="007A3E13" w:rsidP="00A3628A">
      <w:r>
        <w:t>Consider the standard DiD model:</w:t>
      </w:r>
    </w:p>
    <w:p w14:paraId="21C987C0" w14:textId="77777777" w:rsidR="007A3E13" w:rsidRPr="00F07785"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5D4F8E0B" w14:textId="063295AB" w:rsidR="00932E6B" w:rsidRDefault="007A3E13" w:rsidP="00A3628A">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xml:space="preserve"> is outcome </w:t>
      </w:r>
      <m:oMath>
        <m:r>
          <w:rPr>
            <w:rFonts w:ascii="Cambria Math" w:eastAsiaTheme="minorEastAsia" w:hAnsi="Cambria Math"/>
          </w:rPr>
          <m:t>Y</m:t>
        </m:r>
      </m:oMath>
      <w:r>
        <w:rPr>
          <w:rFonts w:eastAsiaTheme="minorEastAsia"/>
        </w:rPr>
        <w:t xml:space="preserve"> for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m:t>
        </m:r>
      </m:oMath>
      <w:r w:rsidR="00206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206CEC">
        <w:rPr>
          <w:rFonts w:eastAsiaTheme="minorEastAsia"/>
        </w:rPr>
        <w:t xml:space="preserve"> is a group indicator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sidR="00206CEC">
        <w:rPr>
          <w:rFonts w:eastAsiaTheme="minorEastAsia"/>
        </w:rPr>
        <w:t xml:space="preserve"> for the treatment group,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sidR="00206CEC">
        <w:rPr>
          <w:rFonts w:eastAsiaTheme="minorEastAsia"/>
        </w:rPr>
        <w:t xml:space="preserve"> for the control group),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206CEC">
        <w:rPr>
          <w:rFonts w:eastAsiaTheme="minorEastAsia"/>
        </w:rPr>
        <w:t xml:space="preserve"> is a period indicator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=1</m:t>
        </m:r>
      </m:oMath>
      <w:r w:rsidR="00206CEC">
        <w:rPr>
          <w:rFonts w:eastAsiaTheme="minorEastAsia"/>
        </w:rPr>
        <w:t xml:space="preserve"> for the post-treatment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=0</m:t>
        </m:r>
      </m:oMath>
      <w:r w:rsidR="00206CEC">
        <w:rPr>
          <w:rFonts w:eastAsiaTheme="minorEastAsia"/>
        </w:rPr>
        <w:t xml:space="preserve"> for the pre-treatment time period)</w:t>
      </w:r>
      <w:r>
        <w:rPr>
          <w:rFonts w:eastAsiaTheme="minorEastAsia"/>
        </w:rPr>
        <w:t xml:space="preserve">. </w:t>
      </w:r>
      <m:oMath>
        <m:r>
          <w:rPr>
            <w:rFonts w:ascii="Cambria Math" w:eastAsiaTheme="minorEastAsia" w:hAnsi="Cambria Math"/>
          </w:rPr>
          <m:t>α, β,γ,δ</m:t>
        </m:r>
      </m:oMath>
      <w:r>
        <w:rPr>
          <w:rFonts w:eastAsiaTheme="minorEastAsia"/>
        </w:rPr>
        <w:t xml:space="preserve"> are parameters (</w:t>
      </w:r>
      <m:oMath>
        <m:r>
          <w:rPr>
            <w:rFonts w:ascii="Cambria Math" w:eastAsiaTheme="minorEastAsia" w:hAnsi="Cambria Math"/>
          </w:rPr>
          <m:t xml:space="preserve">δ </m:t>
        </m:r>
      </m:oMath>
      <w:r>
        <w:rPr>
          <w:rFonts w:eastAsiaTheme="minorEastAsia"/>
        </w:rPr>
        <w:t>is the parameter of interest</w:t>
      </w:r>
      <w:r w:rsidR="00932E6B">
        <w:rPr>
          <w:rFonts w:eastAsiaTheme="minorEastAsia"/>
        </w:rPr>
        <w:t>, the effect of the treatment</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Pr>
          <w:rFonts w:eastAsiaTheme="minorEastAsia"/>
        </w:rPr>
        <w:t xml:space="preserve"> is an error term.</w:t>
      </w:r>
    </w:p>
    <w:p w14:paraId="3AAEFA7F" w14:textId="582C00A8" w:rsidR="00932E6B" w:rsidRDefault="007A3E13" w:rsidP="00A3628A">
      <w:pPr>
        <w:rPr>
          <w:rFonts w:eastAsiaTheme="minorEastAsia"/>
        </w:rPr>
      </w:pPr>
      <w:r>
        <w:rPr>
          <w:rFonts w:eastAsiaTheme="minorEastAsia"/>
        </w:rPr>
        <w:t xml:space="preserve">Under traditional DiD assumptions, this equation can be estimated </w:t>
      </w:r>
      <w:r w:rsidR="00206CEC">
        <w:rPr>
          <w:rFonts w:eastAsiaTheme="minorEastAsia"/>
        </w:rPr>
        <w:t xml:space="preserve">consistently </w:t>
      </w:r>
      <w:r>
        <w:rPr>
          <w:rFonts w:eastAsiaTheme="minorEastAsia"/>
        </w:rPr>
        <w:t>using O</w:t>
      </w:r>
      <w:r w:rsidR="007B021F">
        <w:rPr>
          <w:rFonts w:eastAsiaTheme="minorEastAsia"/>
        </w:rPr>
        <w:t xml:space="preserve">rdinary </w:t>
      </w:r>
      <w:r>
        <w:rPr>
          <w:rFonts w:eastAsiaTheme="minorEastAsia"/>
        </w:rPr>
        <w:t>L</w:t>
      </w:r>
      <w:r w:rsidR="007B021F">
        <w:rPr>
          <w:rFonts w:eastAsiaTheme="minorEastAsia"/>
        </w:rPr>
        <w:t xml:space="preserve">east </w:t>
      </w:r>
      <w:r>
        <w:rPr>
          <w:rFonts w:eastAsiaTheme="minorEastAsia"/>
        </w:rPr>
        <w:t>S</w:t>
      </w:r>
      <w:r w:rsidR="007B021F">
        <w:rPr>
          <w:rFonts w:eastAsiaTheme="minorEastAsia"/>
        </w:rPr>
        <w:t>quares (OLS)</w:t>
      </w:r>
      <w:r>
        <w:rPr>
          <w:rFonts w:eastAsiaTheme="minorEastAsia"/>
        </w:rPr>
        <w:t>. However, if the treatment effect varies with characteristics of the treatment unit</w:t>
      </w:r>
      <w:r w:rsidR="00932E6B">
        <w:rPr>
          <w:rFonts w:eastAsiaTheme="minorEastAsia"/>
        </w:rPr>
        <w:t xml:space="preserve"> </w:t>
      </w:r>
      <w:r w:rsidR="007B021F">
        <w:rPr>
          <w:rFonts w:eastAsiaTheme="minorEastAsia"/>
        </w:rPr>
        <w:t xml:space="preserve">or over time </w:t>
      </w:r>
      <w:r w:rsidR="00932E6B">
        <w:rPr>
          <w:rFonts w:eastAsiaTheme="minorEastAsia"/>
        </w:rPr>
        <w:t>(</w:t>
      </w:r>
      <w:r w:rsidR="00932E6B" w:rsidRPr="00932E6B">
        <w:rPr>
          <w:rFonts w:eastAsiaTheme="minorEastAsia"/>
          <w:i/>
          <w:iCs/>
        </w:rPr>
        <w:t>heterogenous treatment effects</w:t>
      </w:r>
      <w:r w:rsidR="00932E6B">
        <w:rPr>
          <w:rFonts w:eastAsiaTheme="minorEastAsia"/>
        </w:rPr>
        <w:t>)</w:t>
      </w:r>
      <w:r>
        <w:rPr>
          <w:rFonts w:eastAsiaTheme="minorEastAsia"/>
        </w:rPr>
        <w:t xml:space="preserve">, </w:t>
      </w:r>
      <m:oMath>
        <m:r>
          <w:rPr>
            <w:rFonts w:ascii="Cambria Math" w:eastAsiaTheme="minorEastAsia" w:hAnsi="Cambria Math"/>
          </w:rPr>
          <m:t>δ</m:t>
        </m:r>
      </m:oMath>
      <w:r>
        <w:rPr>
          <w:rFonts w:eastAsiaTheme="minorEastAsia"/>
        </w:rPr>
        <w:t xml:space="preserve"> is no longer a consistent estimator of the treatment effect</w:t>
      </w:r>
      <w:r w:rsidR="00932E6B">
        <w:rPr>
          <w:rFonts w:eastAsiaTheme="minorEastAsia"/>
        </w:rPr>
        <w:t>.</w:t>
      </w:r>
    </w:p>
    <w:p w14:paraId="4B6984E6" w14:textId="2F12B77E" w:rsidR="007A3E13" w:rsidRDefault="007B021F" w:rsidP="00A3628A">
      <w:pPr>
        <w:rPr>
          <w:rFonts w:eastAsiaTheme="minorEastAsia"/>
        </w:rPr>
      </w:pPr>
      <w:r>
        <w:rPr>
          <w:rFonts w:eastAsiaTheme="minorEastAsia"/>
        </w:rPr>
        <w:t xml:space="preserve">The </w:t>
      </w:r>
      <w:r w:rsidR="007A3E13">
        <w:rPr>
          <w:rFonts w:eastAsiaTheme="minorEastAsia"/>
        </w:rPr>
        <w:t xml:space="preserve">traditional DiD model </w:t>
      </w:r>
      <w:r>
        <w:rPr>
          <w:rFonts w:eastAsiaTheme="minorEastAsia"/>
        </w:rPr>
        <w:t xml:space="preserve">can be </w:t>
      </w:r>
      <w:r w:rsidR="007A3E13">
        <w:rPr>
          <w:rFonts w:eastAsiaTheme="minorEastAsia"/>
        </w:rPr>
        <w:t>expanded so that:</w:t>
      </w:r>
    </w:p>
    <w:p w14:paraId="2A1C5594" w14:textId="4E3CC91D" w:rsidR="007A3E13" w:rsidRPr="0092345F"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σϵ</m:t>
              </m:r>
            </m:e>
            <m:sub>
              <m:r>
                <w:rPr>
                  <w:rFonts w:ascii="Cambria Math" w:hAnsi="Cambria Math"/>
                </w:rPr>
                <m:t>it</m:t>
              </m:r>
            </m:sub>
          </m:sSub>
        </m:oMath>
      </m:oMathPara>
    </w:p>
    <w:p w14:paraId="1C0BE96E" w14:textId="322B7240" w:rsidR="007A3E13" w:rsidRDefault="007A3E13" w:rsidP="00A3628A">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a vector of covariates</w:t>
      </w:r>
      <w:r w:rsidR="007B021F">
        <w:rPr>
          <w:rFonts w:eastAsiaTheme="minorEastAsia"/>
        </w:rPr>
        <w:t xml:space="preserve"> and</w:t>
      </w:r>
      <w:r>
        <w:rPr>
          <w:rFonts w:eastAsiaTheme="minorEastAsia"/>
        </w:rPr>
        <w:t xml:space="preserve"> </w:t>
      </w:r>
      <m:oMath>
        <m:r>
          <m:rPr>
            <m:sty m:val="p"/>
          </m:rPr>
          <w:rPr>
            <w:rFonts w:ascii="Cambria Math" w:eastAsiaTheme="minorEastAsia" w:hAnsi="Cambria Math"/>
          </w:rPr>
          <m:t>Γ</m:t>
        </m:r>
      </m:oMath>
      <w:r>
        <w:rPr>
          <w:rFonts w:eastAsiaTheme="minorEastAsia"/>
        </w:rPr>
        <w:t xml:space="preserve"> is a vector of parameters representing the effect of the covariates through the treatment channel.</w:t>
      </w:r>
      <w:r w:rsidR="007B021F">
        <w:rPr>
          <w:rFonts w:eastAsiaTheme="minorEastAsia"/>
        </w:rPr>
        <w:t xml:space="preserve"> OLS will now </w:t>
      </w:r>
      <w:r w:rsidR="00331A1A">
        <w:rPr>
          <w:rFonts w:eastAsiaTheme="minorEastAsia"/>
        </w:rPr>
        <w:t xml:space="preserve">again </w:t>
      </w:r>
      <w:r w:rsidR="007B021F">
        <w:rPr>
          <w:rFonts w:eastAsiaTheme="minorEastAsia"/>
        </w:rPr>
        <w:t>be a consistent estimator of the treatment effect.</w:t>
      </w:r>
    </w:p>
    <w:p w14:paraId="769C90BB" w14:textId="3AC0B202" w:rsidR="001E0B34" w:rsidRDefault="007B021F" w:rsidP="00A3628A">
      <w:pPr>
        <w:rPr>
          <w:rFonts w:eastAsiaTheme="minorEastAsia"/>
        </w:rPr>
      </w:pPr>
      <w:commentRangeStart w:id="4495"/>
      <w:r>
        <w:rPr>
          <w:rFonts w:eastAsiaTheme="minorEastAsia"/>
        </w:rPr>
        <w:t>However, i</w:t>
      </w:r>
      <w:r w:rsidR="007A3E13">
        <w:rPr>
          <w:rFonts w:eastAsiaTheme="minorEastAsia"/>
        </w:rPr>
        <w:t xml:space="preserve">n cases where treatment is endogenous (that is the probability of assignment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7A3E13">
        <w:rPr>
          <w:rFonts w:eastAsiaTheme="minorEastAsia"/>
        </w:rPr>
        <w:t xml:space="preserve"> is correlated with factors affecting the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sidR="007A3E13">
        <w:rPr>
          <w:rFonts w:eastAsiaTheme="minorEastAsia"/>
        </w:rPr>
        <w:t>), the above approach</w:t>
      </w:r>
      <w:r>
        <w:rPr>
          <w:rFonts w:eastAsiaTheme="minorEastAsia"/>
        </w:rPr>
        <w:t xml:space="preserve"> will </w:t>
      </w:r>
      <w:r w:rsidR="007A3E13">
        <w:rPr>
          <w:rFonts w:eastAsiaTheme="minorEastAsia"/>
        </w:rPr>
        <w:t>lead to biased estimates of the treatment effect because the error terms are correlated with the treatment indicator.</w:t>
      </w:r>
      <w:r w:rsidR="00DA007A">
        <w:rPr>
          <w:rFonts w:eastAsiaTheme="minorEastAsia"/>
        </w:rPr>
        <w:t xml:space="preserve"> </w:t>
      </w:r>
      <w:r w:rsidR="007A3E13">
        <w:rPr>
          <w:rFonts w:eastAsiaTheme="minorEastAsia"/>
        </w:rPr>
        <w:t>We can model the selection into treatment equation through a latent variable approach</w:t>
      </w:r>
      <w:r>
        <w:rPr>
          <w:rFonts w:eastAsiaTheme="minorEastAsia"/>
        </w:rPr>
        <w:t>. I follow a method</w:t>
      </w:r>
      <w:r w:rsidR="007115E8">
        <w:rPr>
          <w:rFonts w:eastAsiaTheme="minorEastAsia"/>
        </w:rPr>
        <w:t xml:space="preserve"> outlined by </w:t>
      </w:r>
      <w:r w:rsidR="00D86B46">
        <w:rPr>
          <w:rFonts w:eastAsiaTheme="minorEastAsia"/>
        </w:rPr>
        <w:fldChar w:fldCharType="begin"/>
      </w:r>
      <w:r w:rsidR="00D86B46">
        <w:rPr>
          <w:rFonts w:eastAsiaTheme="minorEastAsia"/>
        </w:rPr>
        <w:instrText xml:space="preserve"> ADDIN ZOTERO_ITEM CSL_CITATION {"citationID":"3CkuUhdl","properties":{"formattedCitation":"(Abadie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D86B46">
        <w:rPr>
          <w:rFonts w:eastAsiaTheme="minorEastAsia"/>
        </w:rPr>
        <w:fldChar w:fldCharType="separate"/>
      </w:r>
      <w:r w:rsidR="00D86B46">
        <w:rPr>
          <w:rFonts w:eastAsiaTheme="minorEastAsia"/>
          <w:noProof/>
        </w:rPr>
        <w:t>(Abadie 2005)</w:t>
      </w:r>
      <w:r w:rsidR="00D86B46">
        <w:rPr>
          <w:rFonts w:eastAsiaTheme="minorEastAsia"/>
        </w:rPr>
        <w:fldChar w:fldCharType="end"/>
      </w:r>
      <w:r w:rsidR="00D86B46">
        <w:rPr>
          <w:rFonts w:eastAsiaTheme="minorEastAsia"/>
        </w:rPr>
        <w:t xml:space="preserve"> </w:t>
      </w:r>
      <w:r w:rsidR="007115E8">
        <w:rPr>
          <w:rFonts w:eastAsiaTheme="minorEastAsia"/>
        </w:rPr>
        <w:t xml:space="preserve">that generalizes Heckman’s </w:t>
      </w:r>
      <w:r w:rsidR="00DE49CE">
        <w:rPr>
          <w:rFonts w:eastAsiaTheme="minorEastAsia"/>
        </w:rPr>
        <w:fldChar w:fldCharType="begin"/>
      </w:r>
      <w:r w:rsidR="00DE49CE">
        <w:rPr>
          <w:rFonts w:eastAsiaTheme="minorEastAsia"/>
        </w:rPr>
        <w:instrText xml:space="preserve"> ADDIN ZOTERO_ITEM CSL_CITATION {"citationID":"lejssNpw","properties":{"formattedCitation":"(1997)","plainCitation":"(1997)","noteIndex":0},"citationItems":[{"id":941,"uris":["http://zotero.org/users/1226582/items/NII5Z9YW"],"itemData":{"id":941,"type":"article-journal","abstract":"This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E."}],"issued":{"date-parts":[["1997",10,1]]}},"label":"page","suppress-author":true}],"schema":"https://github.com/citation-style-language/schema/raw/master/csl-citation.json"} </w:instrText>
      </w:r>
      <w:r w:rsidR="00DE49CE">
        <w:rPr>
          <w:rFonts w:eastAsiaTheme="minorEastAsia"/>
        </w:rPr>
        <w:fldChar w:fldCharType="separate"/>
      </w:r>
      <w:r w:rsidR="00DE49CE">
        <w:rPr>
          <w:rFonts w:eastAsiaTheme="minorEastAsia"/>
          <w:noProof/>
        </w:rPr>
        <w:t>(1997)</w:t>
      </w:r>
      <w:r w:rsidR="00DE49CE">
        <w:rPr>
          <w:rFonts w:eastAsiaTheme="minorEastAsia"/>
        </w:rPr>
        <w:fldChar w:fldCharType="end"/>
      </w:r>
      <w:r w:rsidR="00DE49CE">
        <w:rPr>
          <w:rFonts w:eastAsiaTheme="minorEastAsia"/>
        </w:rPr>
        <w:t xml:space="preserve"> </w:t>
      </w:r>
      <w:r w:rsidR="00190A09">
        <w:rPr>
          <w:rFonts w:eastAsiaTheme="minorEastAsia"/>
        </w:rPr>
        <w:t>correction model for selection. In this two-step process, the probability of being selected into treatment</w:t>
      </w:r>
      <w:r w:rsidR="00A3628A">
        <w:rPr>
          <w:rFonts w:eastAsiaTheme="minorEastAsia"/>
        </w:rPr>
        <w:t xml:space="preserve"> </w:t>
      </w:r>
      <w:r w:rsidR="00190A09">
        <w:rPr>
          <w:rFonts w:eastAsiaTheme="minorEastAsia"/>
        </w:rPr>
        <w:t>conditional on covariates</w:t>
      </w:r>
      <w:r w:rsidR="00A3628A">
        <w:rPr>
          <w:rFonts w:eastAsiaTheme="minorEastAsia"/>
        </w:rPr>
        <w:t>,</w:t>
      </w:r>
      <w:r w:rsidR="00190A09">
        <w:rPr>
          <w:rFonts w:eastAsiaTheme="minorEastAsia"/>
        </w:rPr>
        <w:t xml:space="preserve"> is modeled in step 1. In step 2, difference-in-differences is estimated, after weighting the observations by the probabilities obtained in step 1. Int</w:t>
      </w:r>
      <w:r w:rsidR="009572A9">
        <w:rPr>
          <w:rFonts w:eastAsiaTheme="minorEastAsia"/>
        </w:rPr>
        <w:t xml:space="preserve">uitively, units with certain characteristics are overrepresented in the untreated group. The weights from step 1, when applied to the regression, weights down the distribution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-Y(0)</m:t>
        </m:r>
      </m:oMath>
      <w:r w:rsidR="009572A9">
        <w:rPr>
          <w:rFonts w:eastAsiaTheme="minorEastAsia"/>
        </w:rPr>
        <w:t xml:space="preserve"> for those values of the covariates which are overrepresented and weighting up those values of the covariates that are underrepresented among the untreated </w:t>
      </w:r>
      <w:r w:rsidR="009572A9">
        <w:rPr>
          <w:rFonts w:eastAsiaTheme="minorEastAsia"/>
        </w:rPr>
        <w:fldChar w:fldCharType="begin"/>
      </w:r>
      <w:r w:rsidR="009572A9">
        <w:rPr>
          <w:rFonts w:eastAsiaTheme="minorEastAsia"/>
        </w:rPr>
        <w:instrText xml:space="preserve"> ADDIN ZOTERO_ITEM CSL_CITATION {"citationID":"OtGu1WEs","properties":{"formattedCitation":"(Abadie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9572A9">
        <w:rPr>
          <w:rFonts w:eastAsiaTheme="minorEastAsia"/>
        </w:rPr>
        <w:fldChar w:fldCharType="separate"/>
      </w:r>
      <w:r w:rsidR="009572A9">
        <w:rPr>
          <w:rFonts w:eastAsiaTheme="minorEastAsia"/>
          <w:noProof/>
        </w:rPr>
        <w:t>(Abadie 2005)</w:t>
      </w:r>
      <w:r w:rsidR="009572A9">
        <w:rPr>
          <w:rFonts w:eastAsiaTheme="minorEastAsia"/>
        </w:rPr>
        <w:fldChar w:fldCharType="end"/>
      </w:r>
      <w:r w:rsidR="009572A9">
        <w:rPr>
          <w:rFonts w:eastAsiaTheme="minorEastAsia"/>
        </w:rPr>
        <w:t>.</w:t>
      </w:r>
      <w:commentRangeEnd w:id="4495"/>
      <w:r w:rsidR="00C43B6C">
        <w:rPr>
          <w:rStyle w:val="CommentReference"/>
        </w:rPr>
        <w:commentReference w:id="4495"/>
      </w:r>
    </w:p>
    <w:p w14:paraId="436F02B1" w14:textId="3241BB9C" w:rsidR="009572A9" w:rsidRDefault="009572A9" w:rsidP="009572A9">
      <w:pPr>
        <w:rPr>
          <w:rFonts w:eastAsiaTheme="minorEastAsia"/>
        </w:rPr>
      </w:pPr>
      <w:r>
        <w:rPr>
          <w:rFonts w:eastAsiaTheme="minorEastAsia"/>
        </w:rPr>
        <w:t xml:space="preserve">I propose that both step 1 and step 2 in the above process </w:t>
      </w:r>
      <w:r w:rsidR="00E602A2">
        <w:rPr>
          <w:rFonts w:eastAsiaTheme="minorEastAsia"/>
        </w:rPr>
        <w:t xml:space="preserve">be estimated using the semiparametric Generalized Maximum Entropy (GME) approach. In the first step, the probability of selection </w:t>
      </w:r>
      <w:r w:rsidR="00A3628A">
        <w:rPr>
          <w:rFonts w:eastAsiaTheme="minorEastAsia"/>
        </w:rPr>
        <w:t xml:space="preserve">can be modeled using the generalized maximum entropy </w:t>
      </w:r>
      <w:r w:rsidR="008678A2">
        <w:rPr>
          <w:rFonts w:eastAsiaTheme="minorEastAsia"/>
        </w:rPr>
        <w:t>extension to the traditional logistic regression</w:t>
      </w:r>
      <w:r w:rsidR="00A3628A">
        <w:rPr>
          <w:rFonts w:eastAsiaTheme="minorEastAsia"/>
        </w:rPr>
        <w:t xml:space="preserve"> </w:t>
      </w:r>
      <w:r w:rsidR="008678A2">
        <w:rPr>
          <w:rFonts w:eastAsiaTheme="minorEastAsia"/>
        </w:rPr>
        <w:t xml:space="preserve">outlined in </w:t>
      </w:r>
      <w:r w:rsidR="008678A2">
        <w:rPr>
          <w:rFonts w:eastAsiaTheme="minorEastAsia"/>
        </w:rPr>
        <w:fldChar w:fldCharType="begin"/>
      </w:r>
      <w:r w:rsidR="008678A2">
        <w:rPr>
          <w:rFonts w:eastAsiaTheme="minorEastAsia"/>
        </w:rPr>
        <w:instrText xml:space="preserve"> ADDIN ZOTERO_ITEM CSL_CITATION {"citationID":"Lz9pCwyT","properties":{"formattedCitation":"(Golan,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8678A2">
        <w:rPr>
          <w:rFonts w:eastAsiaTheme="minorEastAsia"/>
        </w:rPr>
        <w:fldChar w:fldCharType="separate"/>
      </w:r>
      <w:r w:rsidR="008678A2">
        <w:rPr>
          <w:rFonts w:eastAsiaTheme="minorEastAsia"/>
          <w:noProof/>
        </w:rPr>
        <w:t>(Golan, Judge, and Perloff 1996)</w:t>
      </w:r>
      <w:r w:rsidR="008678A2">
        <w:rPr>
          <w:rFonts w:eastAsiaTheme="minorEastAsia"/>
        </w:rPr>
        <w:fldChar w:fldCharType="end"/>
      </w:r>
      <w:r w:rsidR="008678A2">
        <w:rPr>
          <w:rFonts w:eastAsiaTheme="minorEastAsia"/>
        </w:rPr>
        <w:t xml:space="preserve">. This method is known to have several advantages over traditional logistic regression: it is efficient for small samples, avoids strong parametric </w:t>
      </w:r>
      <w:r w:rsidR="008678A2">
        <w:rPr>
          <w:rFonts w:eastAsiaTheme="minorEastAsia"/>
        </w:rPr>
        <w:lastRenderedPageBreak/>
        <w:t xml:space="preserve">assumptions, handles multicollinearity and is resilient to ill-conditioned data. Similarly, the difference-in-differences estimator in step 2 can be estimated using the “linear regression” maximum entropy estimator </w:t>
      </w:r>
      <w:r w:rsidR="008678A2">
        <w:rPr>
          <w:rFonts w:eastAsiaTheme="minorEastAsia"/>
        </w:rPr>
        <w:fldChar w:fldCharType="begin"/>
      </w:r>
      <w:r w:rsidR="008678A2">
        <w:rPr>
          <w:rFonts w:eastAsiaTheme="minorEastAsia"/>
        </w:rPr>
        <w:instrText xml:space="preserve"> ADDIN ZOTERO_ITEM CSL_CITATION {"citationID":"QJr1qkqP","properties":{"formattedCitation":"(Golan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8678A2">
        <w:rPr>
          <w:rFonts w:eastAsiaTheme="minorEastAsia"/>
        </w:rPr>
        <w:fldChar w:fldCharType="separate"/>
      </w:r>
      <w:r w:rsidR="008678A2">
        <w:rPr>
          <w:rFonts w:eastAsiaTheme="minorEastAsia"/>
          <w:noProof/>
        </w:rPr>
        <w:t>(Golan 2017)</w:t>
      </w:r>
      <w:r w:rsidR="008678A2">
        <w:rPr>
          <w:rFonts w:eastAsiaTheme="minorEastAsia"/>
        </w:rPr>
        <w:fldChar w:fldCharType="end"/>
      </w:r>
      <w:r w:rsidR="003B32F2">
        <w:rPr>
          <w:rFonts w:eastAsiaTheme="minorEastAsia"/>
        </w:rPr>
        <w:t>. This estimator has similar advantages over traditional OLS.</w:t>
      </w:r>
    </w:p>
    <w:p w14:paraId="5A39F0A1" w14:textId="64EBAEF9" w:rsidR="003B32F2" w:rsidRDefault="007E43E6" w:rsidP="009572A9">
      <w:pPr>
        <w:rPr>
          <w:rFonts w:eastAsiaTheme="minorEastAsia"/>
        </w:rPr>
      </w:pPr>
      <w:r>
        <w:rPr>
          <w:rFonts w:eastAsiaTheme="minorEastAsia"/>
        </w:rPr>
        <w:t xml:space="preserve">First consider the generalized maximum entropy logistic regression for a binary outcome (selection into treatment). Assume that </w:t>
      </w:r>
      <m:oMath>
        <m:r>
          <w:rPr>
            <w:rFonts w:ascii="Cambria Math" w:eastAsiaTheme="minorEastAsia" w:hAnsi="Cambria Math"/>
          </w:rPr>
          <m:t>T</m:t>
        </m:r>
      </m:oMath>
      <w:r>
        <w:rPr>
          <w:rFonts w:eastAsiaTheme="minorEastAsia"/>
        </w:rPr>
        <w:t xml:space="preserve"> units are observed, where each unit is either selected into treatment or not. Let</w:t>
      </w:r>
    </w:p>
    <w:p w14:paraId="15EF70F4" w14:textId="25FA7993" w:rsidR="007E43E6" w:rsidRPr="007E43E6" w:rsidRDefault="00000000" w:rsidP="009572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=Prob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β</m:t>
              </m:r>
            </m:e>
          </m:d>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β</m:t>
              </m:r>
            </m:e>
          </m:d>
        </m:oMath>
      </m:oMathPara>
    </w:p>
    <w:p w14:paraId="2B63C506" w14:textId="7065D4DD" w:rsidR="007E43E6" w:rsidRDefault="007E43E6" w:rsidP="007E43E6">
      <w:pPr>
        <w:ind w:firstLine="0"/>
        <w:rPr>
          <w:rFonts w:eastAsiaTheme="minorEastAsia"/>
        </w:rPr>
      </w:pPr>
      <w:r>
        <w:rPr>
          <w:rFonts w:eastAsiaTheme="minorEastAsia"/>
        </w:rPr>
        <w:t xml:space="preserve">be the probability of observing unit </w:t>
      </w:r>
      <m:oMath>
        <m:r>
          <w:rPr>
            <w:rFonts w:ascii="Cambria Math" w:eastAsiaTheme="minorEastAsia" w:hAnsi="Cambria Math"/>
          </w:rPr>
          <m:t>i∈[1,2,… T]</m:t>
        </m:r>
      </m:oMath>
      <w:r>
        <w:rPr>
          <w:rFonts w:eastAsiaTheme="minorEastAsia"/>
        </w:rPr>
        <w:t xml:space="preserve"> in the treatment state, conditional on covariates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r w:rsidR="000B06C9">
        <w:rPr>
          <w:rFonts w:eastAsiaTheme="minorEastAsia"/>
        </w:rPr>
        <w:t xml:space="preserve">(of dimension </w:t>
      </w:r>
      <m:oMath>
        <m:r>
          <w:rPr>
            <w:rFonts w:ascii="Cambria Math" w:eastAsiaTheme="minorEastAsia" w:hAnsi="Cambria Math"/>
          </w:rPr>
          <m:t xml:space="preserve">1×K) </m:t>
        </m:r>
      </m:oMath>
      <w:r>
        <w:rPr>
          <w:rFonts w:eastAsiaTheme="minorEastAsia"/>
        </w:rPr>
        <w:t xml:space="preserve">and unknown parameters </w:t>
      </w:r>
      <m:oMath>
        <m:r>
          <w:rPr>
            <w:rFonts w:ascii="Cambria Math" w:eastAsiaTheme="minorEastAsia" w:hAnsi="Cambria Math"/>
          </w:rPr>
          <m:t>β</m:t>
        </m:r>
      </m:oMath>
      <w:r w:rsidR="000B06C9">
        <w:rPr>
          <w:rFonts w:eastAsiaTheme="minorEastAsia"/>
        </w:rPr>
        <w:t xml:space="preserve"> (of dimension </w:t>
      </w:r>
      <m:oMath>
        <m:r>
          <w:rPr>
            <w:rFonts w:ascii="Cambria Math" w:eastAsiaTheme="minorEastAsia" w:hAnsi="Cambria Math"/>
          </w:rPr>
          <m:t>K ×1</m:t>
        </m:r>
      </m:oMath>
      <w:r w:rsidR="000B06C9">
        <w:rPr>
          <w:rFonts w:eastAsiaTheme="minorEastAsia"/>
        </w:rPr>
        <w:t>)</w:t>
      </w:r>
      <w:r>
        <w:rPr>
          <w:rFonts w:eastAsiaTheme="minorEastAsia"/>
        </w:rPr>
        <w:t xml:space="preserve">. If </w:t>
      </w:r>
      <w:r w:rsidR="000B06C9">
        <w:rPr>
          <w:rFonts w:eastAsiaTheme="minorEastAsia"/>
        </w:rPr>
        <w:t xml:space="preserve">we have </w:t>
      </w:r>
      <w:r>
        <w:rPr>
          <w:rFonts w:eastAsiaTheme="minorEastAsia"/>
        </w:rPr>
        <w:t>noisy data, we can write</w:t>
      </w:r>
    </w:p>
    <w:p w14:paraId="137D5079" w14:textId="564325FD" w:rsidR="007E43E6" w:rsidRPr="007E43E6" w:rsidRDefault="00000000"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m:oMathPara>
    </w:p>
    <w:p w14:paraId="1D5D3C08" w14:textId="538B7F95" w:rsidR="000B06C9" w:rsidRDefault="000B06C9" w:rsidP="007E43E6">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denotes the unknown and unobservable probability of selection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is a noise component for each observation contained in </w:t>
      </w:r>
      <m:oMath>
        <m:r>
          <w:rPr>
            <w:rFonts w:ascii="Cambria Math" w:eastAsiaTheme="minorEastAsia" w:hAnsi="Cambria Math"/>
          </w:rPr>
          <m:t>[-1, 1]</m:t>
        </m:r>
      </m:oMath>
      <w:r>
        <w:rPr>
          <w:rFonts w:eastAsiaTheme="minorEastAsia"/>
        </w:rPr>
        <w:t xml:space="preserve">. </w:t>
      </w:r>
      <w:r w:rsidR="00A459DA">
        <w:rPr>
          <w:rFonts w:eastAsiaTheme="minorEastAsia"/>
        </w:rPr>
        <w:t>To</w:t>
      </w:r>
      <w:r>
        <w:rPr>
          <w:rFonts w:eastAsiaTheme="minorEastAsia"/>
        </w:rPr>
        <w:t xml:space="preserve"> proceed, we must reparametrize the error component:</w:t>
      </w:r>
    </w:p>
    <w:p w14:paraId="1E931DC2" w14:textId="69A85FD6" w:rsidR="000B06C9" w:rsidRPr="000B06C9" w:rsidRDefault="00000000"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ih</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ih</m:t>
                  </m:r>
                </m:sub>
              </m:sSub>
            </m:e>
          </m:nary>
        </m:oMath>
      </m:oMathPara>
    </w:p>
    <w:p w14:paraId="2962C964" w14:textId="42B8FA6E" w:rsidR="000B06C9" w:rsidRDefault="000B06C9" w:rsidP="007E43E6">
      <w:pPr>
        <w:ind w:firstLine="0"/>
        <w:rPr>
          <w:rFonts w:eastAsiaTheme="minorEastAsia"/>
        </w:rPr>
      </w:pPr>
      <w:r>
        <w:rPr>
          <w:rFonts w:eastAsiaTheme="minorEastAsia"/>
        </w:rPr>
        <w:t xml:space="preserve">where </w:t>
      </w:r>
      <m:oMath>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r>
          <w:rPr>
            <w:rFonts w:ascii="Cambria Math" w:eastAsiaTheme="minorEastAsia" w:hAnsi="Cambria Math"/>
          </w:rPr>
          <m:t>=1</m:t>
        </m:r>
      </m:oMath>
      <w:r w:rsidR="00A459DA">
        <w:rPr>
          <w:rFonts w:eastAsiaTheme="minorEastAsia"/>
        </w:rPr>
        <w:t xml:space="preserve"> are an H-dimensional vector of weights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A459DA">
        <w:rPr>
          <w:rFonts w:eastAsiaTheme="minorEastAsia"/>
        </w:rPr>
        <w:t xml:space="preserve"> are the H-dimensional support space. </w:t>
      </w:r>
      <w:r w:rsidR="00A459DA">
        <w:rPr>
          <w:rFonts w:eastAsiaTheme="minorEastAsia"/>
        </w:rPr>
        <w:fldChar w:fldCharType="begin"/>
      </w:r>
      <w:r w:rsidR="00A459DA">
        <w:rPr>
          <w:rFonts w:eastAsiaTheme="minorEastAsia"/>
        </w:rPr>
        <w:instrText xml:space="preserve"> ADDIN ZOTERO_ITEM CSL_CITATION {"citationID":"RCf3PyLr","properties":{"formattedCitation":"(Golan,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A459DA">
        <w:rPr>
          <w:rFonts w:eastAsiaTheme="minorEastAsia"/>
        </w:rPr>
        <w:fldChar w:fldCharType="separate"/>
      </w:r>
      <w:r w:rsidR="00A459DA">
        <w:rPr>
          <w:rFonts w:eastAsiaTheme="minorEastAsia"/>
          <w:noProof/>
        </w:rPr>
        <w:t>(Golan, Judge, and Perloff 1996)</w:t>
      </w:r>
      <w:r w:rsidR="00A459DA">
        <w:rPr>
          <w:rFonts w:eastAsiaTheme="minorEastAsia"/>
        </w:rPr>
        <w:fldChar w:fldCharType="end"/>
      </w:r>
      <w:r w:rsidR="00A459DA">
        <w:rPr>
          <w:rFonts w:eastAsiaTheme="minorEastAsia"/>
        </w:rPr>
        <w:t xml:space="preserve"> suggest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T</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ad>
                  <m:radPr>
                    <m:degHide m:val="1"/>
                    <m:ctrlPr>
                      <w:rPr>
                        <w:rFonts w:ascii="Cambria Math" w:eastAsiaTheme="minorEastAsia" w:hAnsi="Cambria Math"/>
                        <w:i/>
                      </w:rPr>
                    </m:ctrlPr>
                  </m:radPr>
                  <m:deg/>
                  <m:e>
                    <m:r>
                      <w:rPr>
                        <w:rFonts w:ascii="Cambria Math" w:eastAsiaTheme="minorEastAsia" w:hAnsi="Cambria Math"/>
                      </w:rPr>
                      <m:t>T</m:t>
                    </m:r>
                  </m:e>
                </m:rad>
              </m:den>
            </m:f>
          </m:e>
        </m:d>
      </m:oMath>
      <w:r w:rsidR="00A459DA">
        <w:rPr>
          <w:rFonts w:eastAsiaTheme="minorEastAsia"/>
        </w:rPr>
        <w:t xml:space="preserve"> and thus </w:t>
      </w:r>
      <m:oMath>
        <m:r>
          <w:rPr>
            <w:rFonts w:ascii="Cambria Math" w:eastAsiaTheme="minorEastAsia" w:hAnsi="Cambria Math"/>
          </w:rPr>
          <m:t>H=3</m:t>
        </m:r>
      </m:oMath>
      <w:r w:rsidR="00A459DA">
        <w:rPr>
          <w:rFonts w:eastAsiaTheme="minorEastAsia"/>
        </w:rPr>
        <w:t>.</w:t>
      </w:r>
    </w:p>
    <w:p w14:paraId="47BBA69A" w14:textId="50323F33" w:rsidR="00A459DA" w:rsidRDefault="00A459DA" w:rsidP="00A459DA">
      <w:r>
        <w:t>We now maximize the entropy (of the error augmented) probability distribution:</w:t>
      </w:r>
    </w:p>
    <w:p w14:paraId="0D9040D1" w14:textId="0CB910CD" w:rsidR="00A459DA" w:rsidRPr="00A459DA" w:rsidRDefault="00000000" w:rsidP="00A459D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p,w</m:t>
                  </m:r>
                  <m:ctrlPr>
                    <w:rPr>
                      <w:rFonts w:ascii="Cambria Math" w:hAnsi="Cambria Math"/>
                    </w:rPr>
                  </m:ctrlPr>
                </m:lim>
              </m:limLow>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ijh</m:t>
                      </m:r>
                    </m:sub>
                    <m:sup/>
                    <m:e>
                      <m:sSub>
                        <m:sSubPr>
                          <m:ctrlPr>
                            <w:rPr>
                              <w:rFonts w:ascii="Cambria Math" w:hAnsi="Cambria Math"/>
                              <w:i/>
                            </w:rPr>
                          </m:ctrlPr>
                        </m:sSubPr>
                        <m:e>
                          <m:r>
                            <w:rPr>
                              <w:rFonts w:ascii="Cambria Math" w:hAnsi="Cambria Math"/>
                            </w:rPr>
                            <m:t>w</m:t>
                          </m:r>
                        </m:e>
                        <m:sub>
                          <m:r>
                            <w:rPr>
                              <w:rFonts w:ascii="Cambria Math" w:hAnsi="Cambria Math"/>
                            </w:rPr>
                            <m:t>ijh</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ijh</m:t>
                              </m:r>
                            </m:sub>
                          </m:sSub>
                        </m:e>
                      </m:func>
                    </m:e>
                  </m:nary>
                </m:e>
              </m:d>
            </m:e>
          </m:func>
        </m:oMath>
      </m:oMathPara>
    </w:p>
    <w:p w14:paraId="1DD3CC9C" w14:textId="15C17917" w:rsidR="00A459DA" w:rsidRDefault="00A459DA" w:rsidP="00A459DA">
      <w:pPr>
        <w:ind w:firstLine="0"/>
      </w:pPr>
      <w:r>
        <w:t xml:space="preserve">subject to the </w:t>
      </w:r>
      <m:oMath>
        <m:r>
          <w:rPr>
            <w:rFonts w:ascii="Cambria Math" w:hAnsi="Cambria Math"/>
          </w:rPr>
          <m:t>K</m:t>
        </m:r>
      </m:oMath>
      <w:r w:rsidR="008D540C">
        <w:t xml:space="preserve"> </w:t>
      </w:r>
      <w:r>
        <w:t>moment constraints</w:t>
      </w:r>
      <w:r w:rsidR="009F7BD0">
        <w:t xml:space="preserve"> imposed by the data, where the </w:t>
      </w:r>
      <m:oMath>
        <m:r>
          <w:rPr>
            <w:rFonts w:ascii="Cambria Math" w:hAnsi="Cambria Math"/>
          </w:rPr>
          <m:t>k</m:t>
        </m:r>
      </m:oMath>
      <w:r w:rsidR="008D540C">
        <w:t>-</w:t>
      </w:r>
      <w:proofErr w:type="spellStart"/>
      <w:r w:rsidR="009F7BD0">
        <w:t>th</w:t>
      </w:r>
      <w:proofErr w:type="spellEnd"/>
      <w:r w:rsidR="009F7BD0">
        <w:t xml:space="preserve"> constraint is</w:t>
      </w:r>
      <w:r>
        <w:t>:</w:t>
      </w:r>
    </w:p>
    <w:p w14:paraId="39CB442B" w14:textId="1C00126B" w:rsidR="00246DE5" w:rsidRPr="00246DE5" w:rsidRDefault="00000000" w:rsidP="00A459DA">
      <w:pPr>
        <w:ind w:firstLine="0"/>
      </w:pPr>
      <m:oMathPara>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ih</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ih</m:t>
                  </m:r>
                </m:sub>
              </m:sSub>
            </m:e>
          </m:nary>
        </m:oMath>
      </m:oMathPara>
    </w:p>
    <w:p w14:paraId="71B50D57" w14:textId="30770E3F" w:rsidR="00246DE5" w:rsidRDefault="00246DE5" w:rsidP="00A459DA">
      <w:pPr>
        <w:ind w:firstLine="0"/>
      </w:pPr>
      <w:r>
        <w:t>and the adding up constraints</w:t>
      </w:r>
    </w:p>
    <w:p w14:paraId="52B8A868" w14:textId="6F7BEAE0" w:rsidR="00246DE5" w:rsidRPr="00B538D9" w:rsidRDefault="00000000" w:rsidP="00A459DA">
      <w:pPr>
        <w:ind w:firstLine="0"/>
      </w:pPr>
      <m:oMathPara>
        <m:oMath>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r>
            <m:rPr>
              <m:sty m:val="p"/>
            </m:rPr>
            <w:rPr>
              <w:rFonts w:ascii="Cambria Math" w:hAnsi="Cambria Math"/>
            </w:rPr>
            <w:br/>
          </m:r>
        </m:oMath>
        <m:oMath>
          <m:nary>
            <m:naryPr>
              <m:chr m:val="∑"/>
              <m:supHide m:val="1"/>
              <m:ctrlPr>
                <w:rPr>
                  <w:rFonts w:ascii="Cambria Math" w:hAnsi="Cambria Math"/>
                  <w:i/>
                </w:rPr>
              </m:ctrlPr>
            </m:naryPr>
            <m:sub>
              <m:r>
                <w:rPr>
                  <w:rFonts w:ascii="Cambria Math" w:hAnsi="Cambria Math"/>
                </w:rPr>
                <m:t>j∈</m:t>
              </m:r>
              <m:d>
                <m:dPr>
                  <m:begChr m:val="["/>
                  <m:endChr m:val="]"/>
                  <m:ctrlPr>
                    <w:rPr>
                      <w:rFonts w:ascii="Cambria Math" w:hAnsi="Cambria Math"/>
                      <w:i/>
                    </w:rPr>
                  </m:ctrlPr>
                </m:dPr>
                <m:e>
                  <m:r>
                    <w:rPr>
                      <w:rFonts w:ascii="Cambria Math" w:hAnsi="Cambria Math"/>
                    </w:rPr>
                    <m:t>0,1</m:t>
                  </m:r>
                </m:e>
              </m:d>
            </m: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nary>
        </m:oMath>
      </m:oMathPara>
    </w:p>
    <w:p w14:paraId="02C14280" w14:textId="200476C1" w:rsidR="00B538D9" w:rsidRDefault="00B538D9" w:rsidP="00A459DA">
      <w:pPr>
        <w:ind w:firstLine="0"/>
      </w:pPr>
      <w:r>
        <w:lastRenderedPageBreak/>
        <w:t xml:space="preserve">We can solve the above using </w:t>
      </w:r>
      <w:r w:rsidR="009F7BD0">
        <w:t>the method of Lagrange multipliers</w:t>
      </w:r>
      <w:r w:rsidR="008D540C">
        <w:t>. In matrix-form:</w:t>
      </w:r>
    </w:p>
    <w:p w14:paraId="7F88045D" w14:textId="5D0624EC" w:rsidR="009F7BD0" w:rsidRPr="009F7BD0" w:rsidRDefault="009F7BD0" w:rsidP="00A459DA">
      <w:pPr>
        <w:ind w:firstLine="0"/>
      </w:pPr>
      <m:oMathPara>
        <m:oMath>
          <m:r>
            <m:rPr>
              <m:scr m:val="script"/>
            </m:rPr>
            <w:rPr>
              <w:rFonts w:ascii="Cambria Math" w:hAnsi="Cambria Math"/>
            </w:rPr>
            <m:t>L=</m:t>
          </m:r>
          <m:r>
            <m:rPr>
              <m:sty m:val="bi"/>
            </m:rPr>
            <w:rPr>
              <w:rFonts w:ascii="Cambria Math" w:hAnsi="Cambria Math"/>
            </w:rPr>
            <m:t>-p</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w:rPr>
              <w:rFonts w:ascii="Cambria Math" w:hAnsi="Cambria Math"/>
            </w:rPr>
            <m:t>-</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r>
                <m:rPr>
                  <m:sty m:val="bi"/>
                </m:rPr>
                <w:rPr>
                  <w:rFonts w:ascii="Cambria Math" w:hAnsi="Cambria Math"/>
                </w:rPr>
                <m:t>'</m:t>
              </m:r>
            </m:sup>
          </m:sSup>
          <m:func>
            <m:funcPr>
              <m:ctrlPr>
                <w:rPr>
                  <w:rFonts w:ascii="Cambria Math" w:hAnsi="Cambria Math"/>
                  <w:i/>
                </w:rPr>
              </m:ctrlPr>
            </m:funcPr>
            <m:fName>
              <m:r>
                <m:rPr>
                  <m:sty m:val="p"/>
                </m:rPr>
                <w:rPr>
                  <w:rFonts w:ascii="Cambria Math" w:hAnsi="Cambria Math"/>
                </w:rPr>
                <m:t>ln</m:t>
              </m:r>
            </m:fName>
            <m:e>
              <m:r>
                <m:rPr>
                  <m:sty m:val="bi"/>
                </m:rPr>
                <w:rPr>
                  <w:rFonts w:ascii="Cambria Math" w:hAnsi="Cambria Math"/>
                </w:rPr>
                <m:t>w</m:t>
              </m:r>
            </m:e>
          </m:func>
          <m:r>
            <w:rPr>
              <w:rFonts w:ascii="Cambria Math" w:hAnsi="Cambria Math"/>
            </w:rPr>
            <m:t>+</m:t>
          </m:r>
          <m:sSup>
            <m:sSupPr>
              <m:ctrlPr>
                <w:rPr>
                  <w:rFonts w:ascii="Cambria Math" w:hAnsi="Cambria Math"/>
                  <w:b/>
                  <w:bCs/>
                  <w:i/>
                </w:rPr>
              </m:ctrlPr>
            </m:sSupPr>
            <m:e>
              <m:r>
                <m:rPr>
                  <m:sty m:val="bi"/>
                </m:rPr>
                <w:rPr>
                  <w:rFonts w:ascii="Cambria Math" w:hAnsi="Cambria Math"/>
                </w:rPr>
                <m:t>λ</m:t>
              </m:r>
              <m:ctrlPr>
                <w:rPr>
                  <w:rFonts w:ascii="Cambria Math" w:hAnsi="Cambria Math"/>
                  <w:i/>
                </w:rPr>
              </m:ctrlPr>
            </m:e>
            <m:sup>
              <m:r>
                <m:rPr>
                  <m:sty m:val="bi"/>
                </m:rPr>
                <w:rPr>
                  <w:rFonts w:ascii="Cambria Math" w:hAnsi="Cambria Math"/>
                </w:rPr>
                <m:t>'</m:t>
              </m:r>
            </m:sup>
          </m:sSup>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p+</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Vw-</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ctrlPr>
                <w:rPr>
                  <w:rFonts w:ascii="Cambria Math" w:hAnsi="Cambria Math"/>
                  <w:i/>
                </w:rPr>
              </m:ctrlPr>
            </m:e>
          </m:d>
          <m:r>
            <w:rPr>
              <w:rFonts w:ascii="Cambria Math" w:hAnsi="Cambria Math"/>
            </w:rPr>
            <m:t>+</m:t>
          </m:r>
          <m:sSup>
            <m:sSupPr>
              <m:ctrlPr>
                <w:rPr>
                  <w:rFonts w:ascii="Cambria Math" w:hAnsi="Cambria Math"/>
                  <w:b/>
                  <w:bCs/>
                  <w:i/>
                </w:rPr>
              </m:ctrlPr>
            </m:sSupPr>
            <m:e>
              <m:r>
                <m:rPr>
                  <m:sty m:val="bi"/>
                </m:rPr>
                <w:rPr>
                  <w:rFonts w:ascii="Cambria Math" w:hAnsi="Cambria Math"/>
                </w:rPr>
                <m:t>μ</m:t>
              </m:r>
            </m:e>
            <m:sup>
              <m:r>
                <m:rPr>
                  <m:sty m:val="bi"/>
                </m:rPr>
                <w:rPr>
                  <w:rFonts w:ascii="Cambria Math" w:hAnsi="Cambria Math"/>
                </w:rPr>
                <m:t>'</m:t>
              </m:r>
            </m:sup>
          </m:s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T</m:t>
                  </m:r>
                </m:sub>
              </m:sSub>
              <m:r>
                <m:rPr>
                  <m:sty m:val="bi"/>
                </m:rPr>
                <w:rPr>
                  <w:rFonts w:ascii="Cambria Math" w:hAnsi="Cambria Math"/>
                </w:rPr>
                <m:t>p</m:t>
              </m:r>
            </m:e>
          </m:d>
          <m:r>
            <w:rPr>
              <w:rFonts w:ascii="Cambria Math" w:hAnsi="Cambria Math"/>
            </w:rPr>
            <m:t>+</m:t>
          </m:r>
          <m:r>
            <m:rPr>
              <m:sty m:val="bi"/>
            </m:rPr>
            <w:rPr>
              <w:rFonts w:ascii="Cambria Math" w:hAnsi="Cambria Math"/>
            </w:rPr>
            <m:t>ρ</m:t>
          </m:r>
          <m:r>
            <w:rPr>
              <w:rFonts w:ascii="Cambria Math" w:hAnsi="Cambria Math"/>
            </w:rPr>
            <m:t>'(1-</m:t>
          </m:r>
          <m:sSup>
            <m:sSupPr>
              <m:ctrlPr>
                <w:rPr>
                  <w:rFonts w:ascii="Cambria Math" w:hAnsi="Cambria Math"/>
                  <w:b/>
                  <w:bCs/>
                  <w:i/>
                </w:rPr>
              </m:ctrlPr>
            </m:sSupPr>
            <m:e>
              <m:r>
                <m:rPr>
                  <m:sty m:val="bi"/>
                </m:rPr>
                <w:rPr>
                  <w:rFonts w:ascii="Cambria Math" w:hAnsi="Cambria Math"/>
                </w:rPr>
                <m:t>1</m:t>
              </m:r>
              <m:ctrlPr>
                <w:rPr>
                  <w:rFonts w:ascii="Cambria Math" w:hAnsi="Cambria Math"/>
                  <w:i/>
                </w:rPr>
              </m:ctrlPr>
            </m:e>
            <m:sup>
              <m:r>
                <m:rPr>
                  <m:sty m:val="bi"/>
                </m:rPr>
                <w:rPr>
                  <w:rFonts w:ascii="Cambria Math" w:hAnsi="Cambria Math"/>
                </w:rPr>
                <m:t>'</m:t>
              </m:r>
            </m:sup>
          </m:sSup>
          <m:r>
            <w:rPr>
              <w:rFonts w:ascii="Cambria Math" w:hAnsi="Cambria Math"/>
            </w:rPr>
            <m:t>w)</m:t>
          </m:r>
        </m:oMath>
      </m:oMathPara>
    </w:p>
    <w:p w14:paraId="14BDDAFB" w14:textId="20FC0A33" w:rsidR="009F7BD0" w:rsidRDefault="009F7BD0" w:rsidP="00A459DA">
      <w:pPr>
        <w:ind w:firstLine="0"/>
      </w:pPr>
      <w:r>
        <w:t xml:space="preserve">where </w:t>
      </w:r>
      <m:oMath>
        <m:r>
          <m:rPr>
            <m:sty m:val="bi"/>
          </m:rPr>
          <w:rPr>
            <w:rFonts w:ascii="Cambria Math" w:hAnsi="Cambria Math"/>
          </w:rPr>
          <m:t>λ.μ,ρ</m:t>
        </m:r>
      </m:oMath>
      <w:r>
        <w:t xml:space="preserve"> are Lagrange multipliers and </w:t>
      </w:r>
      <m:oMath>
        <m:r>
          <w:rPr>
            <w:rFonts w:ascii="Cambria Math" w:hAnsi="Cambria Math"/>
          </w:rPr>
          <m:t>β=-λ</m:t>
        </m:r>
      </m:oMath>
      <w:r w:rsidR="008D540C">
        <w:t>.</w:t>
      </w:r>
    </w:p>
    <w:p w14:paraId="6930A2B8" w14:textId="3901D0C5" w:rsidR="008D540C" w:rsidRDefault="008D540C" w:rsidP="00A459DA">
      <w:pPr>
        <w:ind w:firstLine="0"/>
      </w:pPr>
      <w:r>
        <w:t>The first order conditions are:</w:t>
      </w:r>
    </w:p>
    <w:p w14:paraId="0C29FF5F" w14:textId="419E2415" w:rsidR="008D540C" w:rsidRDefault="00000000" w:rsidP="00A459DA">
      <w:pPr>
        <w:ind w:firstLine="0"/>
      </w:pPr>
      <m:oMathPara>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ih</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ih</m:t>
                  </m:r>
                </m:sub>
              </m:sSub>
            </m:e>
          </m:func>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ih</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j∈0, 1</m:t>
              </m:r>
            </m:sub>
            <m:sup/>
            <m:e>
              <m:sSub>
                <m:sSubPr>
                  <m:ctrlPr>
                    <w:rPr>
                      <w:rFonts w:ascii="Cambria Math" w:hAnsi="Cambria Math"/>
                      <w:i/>
                    </w:rPr>
                  </m:ctrlPr>
                </m:sSubPr>
                <m:e>
                  <m:r>
                    <w:rPr>
                      <w:rFonts w:ascii="Cambria Math" w:hAnsi="Cambria Math"/>
                    </w:rPr>
                    <m:t>p</m:t>
                  </m:r>
                </m:e>
                <m:sub>
                  <m:r>
                    <w:rPr>
                      <w:rFonts w:ascii="Cambria Math" w:hAnsi="Cambria Math"/>
                    </w:rPr>
                    <m:t>j</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ih</m:t>
                  </m:r>
                </m:sub>
              </m:sSub>
            </m:e>
          </m:nary>
          <m:r>
            <w:rPr>
              <w:rFonts w:ascii="Cambria Math" w:hAnsi="Cambria Math"/>
            </w:rPr>
            <m:t>=0</m:t>
          </m:r>
        </m:oMath>
      </m:oMathPara>
    </w:p>
    <w:p w14:paraId="4D1DD75E" w14:textId="52394B40" w:rsidR="009F7BD0" w:rsidRDefault="008D540C" w:rsidP="00A459DA">
      <w:pPr>
        <w:ind w:firstLine="0"/>
      </w:pPr>
      <w:r>
        <w:t xml:space="preserve">From which we obtain the estimated probability </w:t>
      </w:r>
      <w:r w:rsidR="00B160FC">
        <w:t>distributions</w:t>
      </w:r>
      <w:r>
        <w:t>:</w:t>
      </w:r>
    </w:p>
    <w:p w14:paraId="27D63726" w14:textId="6FF13A8B" w:rsidR="008D540C" w:rsidRPr="00B160FC" w:rsidRDefault="00000000" w:rsidP="00A459DA">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d>
                </m:e>
              </m:func>
            </m:num>
            <m:den>
              <m:nary>
                <m:naryPr>
                  <m:chr m:val="∑"/>
                  <m:supHide m:val="1"/>
                  <m:ctrlPr>
                    <w:rPr>
                      <w:rFonts w:ascii="Cambria Math" w:hAnsi="Cambria Math"/>
                      <w:i/>
                    </w:rPr>
                  </m:ctrlPr>
                </m:naryPr>
                <m:sub>
                  <m:r>
                    <w:rPr>
                      <w:rFonts w:ascii="Cambria Math" w:hAnsi="Cambria Math"/>
                    </w:rPr>
                    <m:t>j∈(0,1)</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nary>
                        </m:e>
                      </m:d>
                    </m:e>
                  </m:func>
                </m:e>
              </m:nary>
            </m:den>
          </m:f>
        </m:oMath>
      </m:oMathPara>
    </w:p>
    <w:p w14:paraId="19D09794" w14:textId="19A3B852" w:rsidR="00B160FC" w:rsidRDefault="00B160FC" w:rsidP="00A459DA">
      <w:pPr>
        <w:ind w:firstLine="0"/>
      </w:pPr>
      <w:r>
        <w:t>and</w:t>
      </w:r>
    </w:p>
    <w:p w14:paraId="54870C79" w14:textId="29F256B3" w:rsidR="00B160FC" w:rsidRPr="00B160FC" w:rsidRDefault="00000000" w:rsidP="00A459DA">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ih</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num>
            <m:den>
              <m:nary>
                <m:naryPr>
                  <m:chr m:val="∑"/>
                  <m:supHide m:val="1"/>
                  <m:ctrlPr>
                    <w:rPr>
                      <w:rFonts w:ascii="Cambria Math" w:hAnsi="Cambria Math"/>
                      <w:i/>
                    </w:rPr>
                  </m:ctrlPr>
                </m:naryPr>
                <m:sub>
                  <m:r>
                    <w:rPr>
                      <w:rFonts w:ascii="Cambria Math" w:hAnsi="Cambria Math"/>
                    </w:rPr>
                    <m:t>h</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e>
              </m:nary>
            </m:den>
          </m:f>
        </m:oMath>
      </m:oMathPara>
    </w:p>
    <w:p w14:paraId="306F4659" w14:textId="023E79EB" w:rsidR="00B160FC" w:rsidRDefault="00B160FC" w:rsidP="00A459DA">
      <w:pPr>
        <w:ind w:firstLine="0"/>
      </w:pPr>
      <w:r>
        <w:t xml:space="preserve">Note that the above can be computed using the </w:t>
      </w:r>
      <w:r w:rsidR="00577085">
        <w:t>“</w:t>
      </w:r>
      <w:r>
        <w:t>dual</w:t>
      </w:r>
      <w:r w:rsidR="00577085">
        <w:t xml:space="preserve"> unconstrained”</w:t>
      </w:r>
      <w:r>
        <w:t xml:space="preserve"> method not discussed here</w:t>
      </w:r>
      <w:r w:rsidR="00577085">
        <w:t xml:space="preserve"> (s</w:t>
      </w:r>
      <w:r>
        <w:t xml:space="preserve">ee </w:t>
      </w:r>
      <w:r>
        <w:fldChar w:fldCharType="begin"/>
      </w:r>
      <w:r>
        <w:instrText xml:space="preserve"> ADDIN ZOTERO_ITEM CSL_CITATION {"citationID":"o85YETpa","properties":{"formattedCitation":"(Golan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fldChar w:fldCharType="separate"/>
      </w:r>
      <w:r>
        <w:rPr>
          <w:noProof/>
        </w:rPr>
        <w:t>(Golan 2017)</w:t>
      </w:r>
      <w:r>
        <w:fldChar w:fldCharType="end"/>
      </w:r>
      <w:r>
        <w:t xml:space="preserve"> for </w:t>
      </w:r>
      <w:r w:rsidR="00577085">
        <w:t>reference)</w:t>
      </w:r>
      <w:r>
        <w:t>.</w:t>
      </w:r>
    </w:p>
    <w:p w14:paraId="41969ACD" w14:textId="376F9E22" w:rsidR="00577085" w:rsidRDefault="00577085" w:rsidP="00577085">
      <w:r>
        <w:t xml:space="preserve">Once the probabilities are obtained, </w:t>
      </w:r>
      <w:r w:rsidR="00536572">
        <w:t xml:space="preserve">we can proceed to estimate the difference-in-differences model, weighting each observation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36572">
        <w:t xml:space="preserve"> by</w:t>
      </w:r>
      <w:r w:rsidR="003C2AB6">
        <w:t>:</w:t>
      </w:r>
    </w:p>
    <w:p w14:paraId="57BA3756" w14:textId="6535B6B4" w:rsidR="00536572" w:rsidRPr="00536572" w:rsidRDefault="00000000" w:rsidP="00577085">
      <m:oMathPara>
        <m:oMath>
          <m:sSub>
            <m:sSubPr>
              <m:ctrlPr>
                <w:rPr>
                  <w:rFonts w:ascii="Cambria Math" w:hAnsi="Cambria Math"/>
                  <w:i/>
                </w:rPr>
              </m:ctrlPr>
            </m:sSubPr>
            <m:e>
              <m:r>
                <w:rPr>
                  <w:rFonts w:ascii="Cambria Math" w:hAnsi="Cambria Math"/>
                </w:rPr>
                <m:t>ρ</m:t>
              </m:r>
            </m:e>
            <m:sub>
              <m:r>
                <w:rPr>
                  <w:rFonts w:ascii="Cambria Math" w:hAnsi="Cambria Math"/>
                </w:rPr>
                <m:t>0i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e>
              </m:d>
            </m:den>
          </m:f>
        </m:oMath>
      </m:oMathPara>
    </w:p>
    <w:p w14:paraId="5E35223E" w14:textId="7B46D285" w:rsidR="003C2AB6" w:rsidRDefault="00536572" w:rsidP="003C2AB6">
      <w:r>
        <w:t xml:space="preserve">The full generalized maximum entropy model of </w:t>
      </w:r>
      <w:r w:rsidR="003C2AB6">
        <w:t>linear regression is not reca</w:t>
      </w:r>
      <w:r w:rsidR="007E2EC2">
        <w:t>pitulated</w:t>
      </w:r>
      <w:r w:rsidR="003C2AB6">
        <w:t xml:space="preserve"> here (see </w:t>
      </w:r>
      <w:r w:rsidR="003C2AB6">
        <w:fldChar w:fldCharType="begin"/>
      </w:r>
      <w:r w:rsidR="003C2AB6">
        <w:instrText xml:space="preserve"> ADDIN ZOTERO_ITEM CSL_CITATION {"citationID":"bPLWt89e","properties":{"formattedCitation":"(Golan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3C2AB6">
        <w:fldChar w:fldCharType="separate"/>
      </w:r>
      <w:r w:rsidR="003C2AB6">
        <w:rPr>
          <w:noProof/>
        </w:rPr>
        <w:t>(Golan 2017)</w:t>
      </w:r>
      <w:r w:rsidR="003C2AB6">
        <w:fldChar w:fldCharType="end"/>
      </w:r>
      <w:r w:rsidR="003C2AB6">
        <w:t xml:space="preserve"> for reference) but briefly:</w:t>
      </w:r>
    </w:p>
    <w:p w14:paraId="40C01091" w14:textId="216BDF03" w:rsidR="003C2AB6" w:rsidRDefault="003C2AB6" w:rsidP="003C2AB6">
      <w:pPr>
        <w:pStyle w:val="ListParagraph"/>
        <w:numPr>
          <w:ilvl w:val="0"/>
          <w:numId w:val="15"/>
        </w:numPr>
      </w:pPr>
      <w:r>
        <w:lastRenderedPageBreak/>
        <w:t xml:space="preserve">Reparametrize the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s and the error terms as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z</m:t>
                </m:r>
              </m:e>
              <m:sub>
                <m:r>
                  <w:rPr>
                    <w:rFonts w:ascii="Cambria Math" w:hAnsi="Cambria Math"/>
                  </w:rPr>
                  <m:t>km</m:t>
                </m:r>
              </m:sub>
            </m:sSub>
            <m:sSub>
              <m:sSubPr>
                <m:ctrlPr>
                  <w:rPr>
                    <w:rFonts w:ascii="Cambria Math" w:hAnsi="Cambria Math"/>
                    <w:i/>
                  </w:rPr>
                </m:ctrlPr>
              </m:sSubPr>
              <m:e>
                <m:r>
                  <w:rPr>
                    <w:rFonts w:ascii="Cambria Math" w:hAnsi="Cambria Math"/>
                  </w:rPr>
                  <m:t>p</m:t>
                </m:r>
              </m:e>
              <m:sub>
                <m:r>
                  <w:rPr>
                    <w:rFonts w:ascii="Cambria Math" w:hAnsi="Cambria Math"/>
                  </w:rPr>
                  <m:t>km</m:t>
                </m:r>
              </m:sub>
            </m:sSub>
          </m:e>
        </m:nary>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v</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is a </w:t>
      </w:r>
      <m:oMath>
        <m:r>
          <w:rPr>
            <w:rFonts w:ascii="Cambria Math" w:hAnsi="Cambria Math"/>
          </w:rPr>
          <m:t>1×M</m:t>
        </m:r>
      </m:oMath>
      <w:r>
        <w:t xml:space="preserve"> vector (the discrete support space),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is a </w:t>
      </w:r>
      <m:oMath>
        <m:r>
          <w:rPr>
            <w:rFonts w:ascii="Cambria Math" w:hAnsi="Cambria Math"/>
          </w:rPr>
          <m:t>M×1</m:t>
        </m:r>
      </m:oMath>
      <w:r>
        <w:t xml:space="preserve"> vector of weights,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is a </w:t>
      </w:r>
      <m:oMath>
        <m:r>
          <w:rPr>
            <w:rFonts w:ascii="Cambria Math" w:hAnsi="Cambria Math"/>
          </w:rPr>
          <m:t>1×N</m:t>
        </m:r>
      </m:oMath>
      <w:r w:rsidR="000410D0">
        <w:t xml:space="preserve"> vector (the discrete error support) and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0410D0">
        <w:t xml:space="preserve"> is a set of weights (that dd up to 1).</w:t>
      </w:r>
    </w:p>
    <w:p w14:paraId="32E8FC5A" w14:textId="74AE344D" w:rsidR="000410D0" w:rsidRDefault="000410D0" w:rsidP="007E2EC2">
      <w:pPr>
        <w:pStyle w:val="ListParagraph"/>
        <w:numPr>
          <w:ilvl w:val="0"/>
          <w:numId w:val="15"/>
        </w:numPr>
      </w:pPr>
      <w:r>
        <w:t xml:space="preserve">Maximize the entropy of </w:t>
      </w:r>
      <m:oMath>
        <m:sSub>
          <m:sSubPr>
            <m:ctrlPr>
              <w:rPr>
                <w:rFonts w:ascii="Cambria Math" w:hAnsi="Cambria Math"/>
                <w:i/>
              </w:rPr>
            </m:ctrlPr>
          </m:sSubPr>
          <m:e>
            <m:r>
              <w:rPr>
                <w:rFonts w:ascii="Cambria Math" w:hAnsi="Cambria Math"/>
              </w:rPr>
              <m:t>H</m:t>
            </m:r>
          </m:e>
          <m:sub>
            <m:r>
              <w:rPr>
                <w:rFonts w:ascii="Cambria Math" w:hAnsi="Cambria Math"/>
              </w:rPr>
              <m:t>p,w</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m:t>
                    </m:r>
                  </m:sub>
                </m:sSub>
              </m:e>
            </m:func>
          </m:e>
        </m:nary>
      </m:oMath>
      <w:r>
        <w:t xml:space="preserve"> subject to the data constraint</w:t>
      </w:r>
      <w:r w:rsidR="007E2EC2">
        <w:br/>
      </w: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m:t>
          </m:r>
          <m:r>
            <m:rPr>
              <m:sty m:val="p"/>
            </m:rPr>
            <w:br/>
          </m:r>
        </m:oMath>
      </m:oMathPara>
      <w:r>
        <w:t>and the adding up constraints.</w:t>
      </w:r>
    </w:p>
    <w:p w14:paraId="20ACF0B8" w14:textId="30800E54" w:rsidR="007E2EC2" w:rsidRDefault="007E2EC2" w:rsidP="007E2EC2">
      <w:pPr>
        <w:pStyle w:val="ListParagraph"/>
        <w:numPr>
          <w:ilvl w:val="0"/>
          <w:numId w:val="15"/>
        </w:numPr>
      </w:pPr>
      <w:r>
        <w:t>Solve using the method of Lagrange multipliers.</w:t>
      </w:r>
    </w:p>
    <w:p w14:paraId="17950028" w14:textId="5CCA059B" w:rsidR="007E2EC2" w:rsidRDefault="007E2EC2" w:rsidP="00642B70">
      <w:r>
        <w:t>Thus</w:t>
      </w:r>
      <w:ins w:id="4496" w:author="Arnob Alam" w:date="2025-02-02T17:09:00Z" w16du:dateUtc="2025-02-02T22:09:00Z">
        <w:r w:rsidR="00083664">
          <w:t>,</w:t>
        </w:r>
      </w:ins>
      <w:r>
        <w:t xml:space="preserve"> both the first stage and second stages of the methodology described by Abadie can be implemented using the semiparametric generalized maximum entropy techniques (with estimators in both stages having desirable properties described earlier).</w:t>
      </w:r>
    </w:p>
    <w:p w14:paraId="1AD8B4AE" w14:textId="26B979F3" w:rsidR="007E2EC2" w:rsidRPr="00642B70" w:rsidDel="00642B70" w:rsidRDefault="00642B70" w:rsidP="007E2EC2">
      <w:pPr>
        <w:rPr>
          <w:del w:id="4497" w:author="Arnob Alam" w:date="2025-02-02T17:09:00Z" w16du:dateUtc="2025-02-02T22:09:00Z"/>
          <w:b/>
          <w:bCs/>
          <w:rPrChange w:id="4498" w:author="Arnob Alam" w:date="2025-02-02T17:10:00Z" w16du:dateUtc="2025-02-02T22:10:00Z">
            <w:rPr>
              <w:del w:id="4499" w:author="Arnob Alam" w:date="2025-02-02T17:09:00Z" w16du:dateUtc="2025-02-02T22:09:00Z"/>
              <w:b/>
              <w:bCs/>
              <w:highlight w:val="yellow"/>
            </w:rPr>
          </w:rPrChange>
        </w:rPr>
      </w:pPr>
      <w:ins w:id="4500" w:author="Arnob Alam" w:date="2025-02-02T17:10:00Z" w16du:dateUtc="2025-02-02T22:10:00Z">
        <w:r w:rsidRPr="00642B70">
          <w:rPr>
            <w:b/>
            <w:bCs/>
            <w:rPrChange w:id="4501" w:author="Arnob Alam" w:date="2025-02-02T17:10:00Z" w16du:dateUtc="2025-02-02T22:10:00Z">
              <w:rPr>
                <w:b/>
                <w:bCs/>
                <w:highlight w:val="yellow"/>
              </w:rPr>
            </w:rPrChange>
          </w:rPr>
          <w:t>Simulation</w:t>
        </w:r>
      </w:ins>
      <w:del w:id="4502" w:author="Arnob Alam" w:date="2025-02-02T17:09:00Z" w16du:dateUtc="2025-02-02T22:09:00Z">
        <w:r w:rsidR="007E2EC2" w:rsidRPr="00642B70" w:rsidDel="009A344A">
          <w:rPr>
            <w:rPrChange w:id="4503" w:author="Arnob Alam" w:date="2025-02-02T17:10:00Z" w16du:dateUtc="2025-02-02T22:10:00Z">
              <w:rPr>
                <w:highlight w:val="yellow"/>
              </w:rPr>
            </w:rPrChange>
          </w:rPr>
          <w:delText>I</w:delText>
        </w:r>
        <w:r w:rsidR="003D6B32" w:rsidRPr="00642B70" w:rsidDel="009A344A">
          <w:rPr>
            <w:rPrChange w:id="4504" w:author="Arnob Alam" w:date="2025-02-02T17:10:00Z" w16du:dateUtc="2025-02-02T22:10:00Z">
              <w:rPr>
                <w:highlight w:val="yellow"/>
              </w:rPr>
            </w:rPrChange>
          </w:rPr>
          <w:delText>nstead of formally deriving the properties of this estimator, I</w:delText>
        </w:r>
        <w:r w:rsidR="007E2EC2" w:rsidRPr="00642B70" w:rsidDel="009A344A">
          <w:rPr>
            <w:rPrChange w:id="4505" w:author="Arnob Alam" w:date="2025-02-02T17:10:00Z" w16du:dateUtc="2025-02-02T22:10:00Z">
              <w:rPr>
                <w:highlight w:val="yellow"/>
              </w:rPr>
            </w:rPrChange>
          </w:rPr>
          <w:delText xml:space="preserve"> compare the performance of this method</w:delText>
        </w:r>
        <w:r w:rsidR="00260318" w:rsidRPr="00642B70" w:rsidDel="009A344A">
          <w:rPr>
            <w:rPrChange w:id="4506" w:author="Arnob Alam" w:date="2025-02-02T17:10:00Z" w16du:dateUtc="2025-02-02T22:10:00Z">
              <w:rPr>
                <w:highlight w:val="yellow"/>
              </w:rPr>
            </w:rPrChange>
          </w:rPr>
          <w:delText>ology</w:delText>
        </w:r>
        <w:r w:rsidR="007E2EC2" w:rsidRPr="00642B70" w:rsidDel="009A344A">
          <w:rPr>
            <w:rPrChange w:id="4507" w:author="Arnob Alam" w:date="2025-02-02T17:10:00Z" w16du:dateUtc="2025-02-02T22:10:00Z">
              <w:rPr>
                <w:highlight w:val="yellow"/>
              </w:rPr>
            </w:rPrChange>
          </w:rPr>
          <w:delText xml:space="preserve"> against: (1) </w:delText>
        </w:r>
        <w:r w:rsidR="0032551E" w:rsidRPr="00642B70" w:rsidDel="009A344A">
          <w:rPr>
            <w:rPrChange w:id="4508" w:author="Arnob Alam" w:date="2025-02-02T17:10:00Z" w16du:dateUtc="2025-02-02T22:10:00Z">
              <w:rPr>
                <w:highlight w:val="yellow"/>
              </w:rPr>
            </w:rPrChange>
          </w:rPr>
          <w:delText xml:space="preserve">the simple </w:delText>
        </w:r>
        <w:r w:rsidR="007E2EC2" w:rsidRPr="00642B70" w:rsidDel="009A344A">
          <w:rPr>
            <w:rPrChange w:id="4509" w:author="Arnob Alam" w:date="2025-02-02T17:10:00Z" w16du:dateUtc="2025-02-02T22:10:00Z">
              <w:rPr>
                <w:highlight w:val="yellow"/>
              </w:rPr>
            </w:rPrChange>
          </w:rPr>
          <w:delText xml:space="preserve">difference-in-differences </w:delText>
        </w:r>
        <w:r w:rsidR="0032551E" w:rsidRPr="00642B70" w:rsidDel="009A344A">
          <w:rPr>
            <w:rPrChange w:id="4510" w:author="Arnob Alam" w:date="2025-02-02T17:10:00Z" w16du:dateUtc="2025-02-02T22:10:00Z">
              <w:rPr>
                <w:highlight w:val="yellow"/>
              </w:rPr>
            </w:rPrChange>
          </w:rPr>
          <w:delText>estimator</w:delText>
        </w:r>
        <w:r w:rsidR="00DB0BB7" w:rsidRPr="00642B70" w:rsidDel="009A344A">
          <w:rPr>
            <w:rPrChange w:id="4511" w:author="Arnob Alam" w:date="2025-02-02T17:10:00Z" w16du:dateUtc="2025-02-02T22:10:00Z">
              <w:rPr>
                <w:highlight w:val="yellow"/>
              </w:rPr>
            </w:rPrChange>
          </w:rPr>
          <w:delText xml:space="preserve"> </w:delText>
        </w:r>
        <w:r w:rsidR="007E2EC2" w:rsidRPr="00642B70" w:rsidDel="009A344A">
          <w:rPr>
            <w:rPrChange w:id="4512" w:author="Arnob Alam" w:date="2025-02-02T17:10:00Z" w16du:dateUtc="2025-02-02T22:10:00Z">
              <w:rPr>
                <w:highlight w:val="yellow"/>
              </w:rPr>
            </w:rPrChange>
          </w:rPr>
          <w:delText xml:space="preserve">that does not </w:delText>
        </w:r>
        <w:r w:rsidR="000F346B" w:rsidRPr="00642B70" w:rsidDel="009A344A">
          <w:rPr>
            <w:rPrChange w:id="4513" w:author="Arnob Alam" w:date="2025-02-02T17:10:00Z" w16du:dateUtc="2025-02-02T22:10:00Z">
              <w:rPr>
                <w:highlight w:val="yellow"/>
              </w:rPr>
            </w:rPrChange>
          </w:rPr>
          <w:delText>consider</w:delText>
        </w:r>
        <w:r w:rsidR="007E2EC2" w:rsidRPr="00642B70" w:rsidDel="009A344A">
          <w:rPr>
            <w:rPrChange w:id="4514" w:author="Arnob Alam" w:date="2025-02-02T17:10:00Z" w16du:dateUtc="2025-02-02T22:10:00Z">
              <w:rPr>
                <w:highlight w:val="yellow"/>
              </w:rPr>
            </w:rPrChange>
          </w:rPr>
          <w:delText xml:space="preserve"> </w:delText>
        </w:r>
        <w:r w:rsidR="008A29C0" w:rsidRPr="00642B70" w:rsidDel="009A344A">
          <w:rPr>
            <w:rPrChange w:id="4515" w:author="Arnob Alam" w:date="2025-02-02T17:10:00Z" w16du:dateUtc="2025-02-02T22:10:00Z">
              <w:rPr>
                <w:highlight w:val="yellow"/>
              </w:rPr>
            </w:rPrChange>
          </w:rPr>
          <w:delText xml:space="preserve">any </w:delText>
        </w:r>
        <w:r w:rsidR="007E2EC2" w:rsidRPr="00642B70" w:rsidDel="009A344A">
          <w:rPr>
            <w:rPrChange w:id="4516" w:author="Arnob Alam" w:date="2025-02-02T17:10:00Z" w16du:dateUtc="2025-02-02T22:10:00Z">
              <w:rPr>
                <w:highlight w:val="yellow"/>
              </w:rPr>
            </w:rPrChange>
          </w:rPr>
          <w:delText xml:space="preserve">selection </w:delText>
        </w:r>
        <w:r w:rsidR="008A29C0" w:rsidRPr="00642B70" w:rsidDel="009A344A">
          <w:rPr>
            <w:rPrChange w:id="4517" w:author="Arnob Alam" w:date="2025-02-02T17:10:00Z" w16du:dateUtc="2025-02-02T22:10:00Z">
              <w:rPr>
                <w:highlight w:val="yellow"/>
              </w:rPr>
            </w:rPrChange>
          </w:rPr>
          <w:delText xml:space="preserve">effects </w:delText>
        </w:r>
        <w:r w:rsidR="007E2EC2" w:rsidRPr="00642B70" w:rsidDel="009A344A">
          <w:rPr>
            <w:rPrChange w:id="4518" w:author="Arnob Alam" w:date="2025-02-02T17:10:00Z" w16du:dateUtc="2025-02-02T22:10:00Z">
              <w:rPr>
                <w:highlight w:val="yellow"/>
              </w:rPr>
            </w:rPrChange>
          </w:rPr>
          <w:delText xml:space="preserve">and (2) a </w:delText>
        </w:r>
        <w:r w:rsidR="00952975" w:rsidRPr="00642B70" w:rsidDel="009A344A">
          <w:rPr>
            <w:rPrChange w:id="4519" w:author="Arnob Alam" w:date="2025-02-02T17:10:00Z" w16du:dateUtc="2025-02-02T22:10:00Z">
              <w:rPr>
                <w:highlight w:val="yellow"/>
              </w:rPr>
            </w:rPrChange>
          </w:rPr>
          <w:delText>model t</w:delText>
        </w:r>
        <w:r w:rsidR="000B6559" w:rsidRPr="00642B70" w:rsidDel="009A344A">
          <w:rPr>
            <w:rPrChange w:id="4520" w:author="Arnob Alam" w:date="2025-02-02T17:10:00Z" w16du:dateUtc="2025-02-02T22:10:00Z">
              <w:rPr>
                <w:highlight w:val="yellow"/>
              </w:rPr>
            </w:rPrChange>
          </w:rPr>
          <w:delText xml:space="preserve">hat uses </w:delText>
        </w:r>
        <w:r w:rsidR="00746E45" w:rsidRPr="00642B70" w:rsidDel="009A344A">
          <w:rPr>
            <w:rPrChange w:id="4521" w:author="Arnob Alam" w:date="2025-02-02T17:10:00Z" w16du:dateUtc="2025-02-02T22:10:00Z">
              <w:rPr>
                <w:highlight w:val="yellow"/>
              </w:rPr>
            </w:rPrChange>
          </w:rPr>
          <w:delText xml:space="preserve">logistic regression for the first </w:delText>
        </w:r>
        <w:r w:rsidR="00C503F6" w:rsidRPr="00642B70" w:rsidDel="009A344A">
          <w:rPr>
            <w:rPrChange w:id="4522" w:author="Arnob Alam" w:date="2025-02-02T17:10:00Z" w16du:dateUtc="2025-02-02T22:10:00Z">
              <w:rPr>
                <w:highlight w:val="yellow"/>
              </w:rPr>
            </w:rPrChange>
          </w:rPr>
          <w:delText>stage</w:delText>
        </w:r>
        <w:r w:rsidR="00746E45" w:rsidRPr="00642B70" w:rsidDel="009A344A">
          <w:rPr>
            <w:rPrChange w:id="4523" w:author="Arnob Alam" w:date="2025-02-02T17:10:00Z" w16du:dateUtc="2025-02-02T22:10:00Z">
              <w:rPr>
                <w:highlight w:val="yellow"/>
              </w:rPr>
            </w:rPrChange>
          </w:rPr>
          <w:delText xml:space="preserve"> and </w:delText>
        </w:r>
        <w:r w:rsidR="00C503F6" w:rsidRPr="00642B70" w:rsidDel="009A344A">
          <w:rPr>
            <w:rPrChange w:id="4524" w:author="Arnob Alam" w:date="2025-02-02T17:10:00Z" w16du:dateUtc="2025-02-02T22:10:00Z">
              <w:rPr>
                <w:highlight w:val="yellow"/>
              </w:rPr>
            </w:rPrChange>
          </w:rPr>
          <w:delText>OLS for the second stage.</w:delText>
        </w:r>
      </w:del>
    </w:p>
    <w:p w14:paraId="2A4F24DE" w14:textId="77777777" w:rsidR="00642B70" w:rsidRPr="00642B70" w:rsidRDefault="00642B70" w:rsidP="007E2EC2">
      <w:pPr>
        <w:rPr>
          <w:ins w:id="4525" w:author="Arnob Alam" w:date="2025-02-02T17:10:00Z" w16du:dateUtc="2025-02-02T22:10:00Z"/>
          <w:rPrChange w:id="4526" w:author="Arnob Alam" w:date="2025-02-02T17:10:00Z" w16du:dateUtc="2025-02-02T22:10:00Z">
            <w:rPr>
              <w:ins w:id="4527" w:author="Arnob Alam" w:date="2025-02-02T17:10:00Z" w16du:dateUtc="2025-02-02T22:10:00Z"/>
              <w:highlight w:val="yellow"/>
            </w:rPr>
          </w:rPrChange>
        </w:rPr>
      </w:pPr>
    </w:p>
    <w:p w14:paraId="5F717B5C" w14:textId="1E1C41DC" w:rsidR="00C76D50" w:rsidDel="00F77373" w:rsidRDefault="00EA45C9" w:rsidP="00F77373">
      <w:pPr>
        <w:rPr>
          <w:del w:id="4528" w:author="Arnob Alam" w:date="2025-02-02T17:09:00Z" w16du:dateUtc="2025-02-02T22:09:00Z"/>
        </w:rPr>
      </w:pPr>
      <w:ins w:id="4529" w:author="Arnob Alam" w:date="2025-02-02T17:14:00Z" w16du:dateUtc="2025-02-02T22:14:00Z">
        <w:r w:rsidRPr="00EA45C9">
          <w:rPr>
            <w:rPrChange w:id="4530" w:author="Arnob Alam" w:date="2025-02-02T17:14:00Z" w16du:dateUtc="2025-02-02T22:14:00Z">
              <w:rPr>
                <w:highlight w:val="yellow"/>
              </w:rPr>
            </w:rPrChange>
          </w:rPr>
          <w:t xml:space="preserve">I </w:t>
        </w:r>
        <w:r>
          <w:t xml:space="preserve">simulate </w:t>
        </w:r>
      </w:ins>
      <w:ins w:id="4531" w:author="Arnob Alam" w:date="2025-02-02T17:15:00Z" w16du:dateUtc="2025-02-02T22:15:00Z">
        <w:r w:rsidR="00234178">
          <w:t xml:space="preserve">the performance of </w:t>
        </w:r>
        <w:r w:rsidR="0093161C">
          <w:t>this estimator using the following data generating process.</w:t>
        </w:r>
        <w:r w:rsidR="001A6C99">
          <w:t xml:space="preserve"> For the baseline case, I </w:t>
        </w:r>
      </w:ins>
      <w:ins w:id="4532" w:author="Arnob Alam" w:date="2025-02-02T17:16:00Z" w16du:dateUtc="2025-02-02T22:16:00Z">
        <w:r w:rsidR="001A6C99">
          <w:t xml:space="preserve">create a dataset of </w:t>
        </w:r>
      </w:ins>
      <m:oMath>
        <m:r>
          <w:ins w:id="4533" w:author="Arnob Alam" w:date="2025-02-02T17:18:00Z" w16du:dateUtc="2025-02-02T22:18:00Z">
            <w:rPr>
              <w:rFonts w:ascii="Cambria Math" w:hAnsi="Cambria Math"/>
            </w:rPr>
            <m:t>n=500</m:t>
          </w:ins>
        </m:r>
      </m:oMath>
      <w:ins w:id="4534" w:author="Arnob Alam" w:date="2025-02-02T17:16:00Z" w16du:dateUtc="2025-02-02T22:16:00Z">
        <w:r w:rsidR="001A6C99">
          <w:t xml:space="preserve"> observations. Each </w:t>
        </w:r>
        <w:r w:rsidR="008E6CEA">
          <w:t xml:space="preserve">observation </w:t>
        </w:r>
      </w:ins>
      <m:oMath>
        <m:r>
          <w:ins w:id="4535" w:author="Arnob Alam" w:date="2025-02-02T17:17:00Z" w16du:dateUtc="2025-02-02T22:17:00Z">
            <w:rPr>
              <w:rFonts w:ascii="Cambria Math" w:hAnsi="Cambria Math"/>
            </w:rPr>
            <m:t>i</m:t>
          </w:ins>
        </m:r>
      </m:oMath>
      <w:ins w:id="4536" w:author="Arnob Alam" w:date="2025-02-02T17:17:00Z" w16du:dateUtc="2025-02-02T22:17:00Z">
        <w:r w:rsidR="000B2046">
          <w:t xml:space="preserve"> </w:t>
        </w:r>
      </w:ins>
      <w:ins w:id="4537" w:author="Arnob Alam" w:date="2025-02-02T17:16:00Z" w16du:dateUtc="2025-02-02T22:16:00Z">
        <w:r w:rsidR="008E6CEA">
          <w:t>has observable covari</w:t>
        </w:r>
      </w:ins>
      <w:ins w:id="4538" w:author="Arnob Alam" w:date="2025-02-02T17:17:00Z" w16du:dateUtc="2025-02-02T22:17:00Z">
        <w:r w:rsidR="008E6CEA">
          <w:t xml:space="preserve">ates </w:t>
        </w:r>
      </w:ins>
      <m:oMath>
        <m:sSub>
          <m:sSubPr>
            <m:ctrlPr>
              <w:ins w:id="4539" w:author="Arnob Alam" w:date="2025-02-02T17:17:00Z" w16du:dateUtc="2025-02-02T22:17:00Z">
                <w:rPr>
                  <w:rFonts w:ascii="Cambria Math" w:hAnsi="Cambria Math"/>
                  <w:i/>
                </w:rPr>
              </w:ins>
            </m:ctrlPr>
          </m:sSubPr>
          <m:e>
            <m:r>
              <w:ins w:id="4540" w:author="Arnob Alam" w:date="2025-02-02T17:17:00Z" w16du:dateUtc="2025-02-02T22:17:00Z">
                <w:rPr>
                  <w:rFonts w:ascii="Cambria Math" w:hAnsi="Cambria Math"/>
                </w:rPr>
                <m:t>X</m:t>
              </w:ins>
            </m:r>
          </m:e>
          <m:sub>
            <m:r>
              <w:ins w:id="4541" w:author="Arnob Alam" w:date="2025-02-02T17:17:00Z" w16du:dateUtc="2025-02-02T22:17:00Z">
                <w:rPr>
                  <w:rFonts w:ascii="Cambria Math" w:hAnsi="Cambria Math"/>
                </w:rPr>
                <m:t>i1</m:t>
              </w:ins>
            </m:r>
          </m:sub>
        </m:sSub>
      </m:oMath>
      <w:ins w:id="4542" w:author="Arnob Alam" w:date="2025-02-02T17:17:00Z" w16du:dateUtc="2025-02-02T22:17:00Z">
        <w:r w:rsidR="008E6CEA">
          <w:t xml:space="preserve"> and </w:t>
        </w:r>
      </w:ins>
      <m:oMath>
        <m:sSub>
          <m:sSubPr>
            <m:ctrlPr>
              <w:ins w:id="4543" w:author="Arnob Alam" w:date="2025-02-02T17:17:00Z" w16du:dateUtc="2025-02-02T22:17:00Z">
                <w:rPr>
                  <w:rFonts w:ascii="Cambria Math" w:hAnsi="Cambria Math"/>
                  <w:i/>
                </w:rPr>
              </w:ins>
            </m:ctrlPr>
          </m:sSubPr>
          <m:e>
            <m:r>
              <w:ins w:id="4544" w:author="Arnob Alam" w:date="2025-02-02T17:17:00Z" w16du:dateUtc="2025-02-02T22:17:00Z">
                <w:rPr>
                  <w:rFonts w:ascii="Cambria Math" w:hAnsi="Cambria Math"/>
                </w:rPr>
                <m:t>X</m:t>
              </w:ins>
            </m:r>
          </m:e>
          <m:sub>
            <m:r>
              <w:ins w:id="4545" w:author="Arnob Alam" w:date="2025-02-02T17:17:00Z" w16du:dateUtc="2025-02-02T22:17:00Z">
                <w:rPr>
                  <w:rFonts w:ascii="Cambria Math" w:hAnsi="Cambria Math"/>
                </w:rPr>
                <m:t>2i</m:t>
              </w:ins>
            </m:r>
          </m:sub>
        </m:sSub>
      </m:oMath>
      <w:ins w:id="4546" w:author="Arnob Alam" w:date="2025-02-02T17:17:00Z" w16du:dateUtc="2025-02-02T22:17:00Z">
        <w:r w:rsidR="008E6CEA">
          <w:t xml:space="preserve"> and </w:t>
        </w:r>
        <w:r w:rsidR="000B2046">
          <w:t xml:space="preserve">unobservable </w:t>
        </w:r>
      </w:ins>
      <m:oMath>
        <m:sSub>
          <m:sSubPr>
            <m:ctrlPr>
              <w:ins w:id="4547" w:author="Arnob Alam" w:date="2025-02-02T17:18:00Z" w16du:dateUtc="2025-02-02T22:18:00Z">
                <w:rPr>
                  <w:rFonts w:ascii="Cambria Math" w:hAnsi="Cambria Math"/>
                  <w:i/>
                </w:rPr>
              </w:ins>
            </m:ctrlPr>
          </m:sSubPr>
          <m:e>
            <m:r>
              <w:ins w:id="4548" w:author="Arnob Alam" w:date="2025-02-02T17:18:00Z" w16du:dateUtc="2025-02-02T22:18:00Z">
                <w:rPr>
                  <w:rFonts w:ascii="Cambria Math" w:hAnsi="Cambria Math"/>
                </w:rPr>
                <m:t>u</m:t>
              </w:ins>
            </m:r>
          </m:e>
          <m:sub>
            <m:r>
              <w:ins w:id="4549" w:author="Arnob Alam" w:date="2025-02-02T17:18:00Z" w16du:dateUtc="2025-02-02T22:18:00Z">
                <w:rPr>
                  <w:rFonts w:ascii="Cambria Math" w:hAnsi="Cambria Math"/>
                </w:rPr>
                <m:t>i</m:t>
              </w:ins>
            </m:r>
          </m:sub>
        </m:sSub>
        <m:r>
          <w:ins w:id="4550" w:author="Arnob Alam" w:date="2025-02-02T17:18:00Z" w16du:dateUtc="2025-02-02T22:18:00Z">
            <m:rPr>
              <m:scr m:val="double-struck"/>
            </m:rPr>
            <w:rPr>
              <w:rFonts w:ascii="Cambria Math" w:hAnsi="Cambria Math"/>
            </w:rPr>
            <m:t>~ N(</m:t>
          </w:ins>
        </m:r>
        <m:r>
          <w:ins w:id="4551" w:author="Arnob Alam" w:date="2025-02-02T17:18:00Z" w16du:dateUtc="2025-02-02T22:18:00Z">
            <w:rPr>
              <w:rFonts w:ascii="Cambria Math" w:hAnsi="Cambria Math"/>
            </w:rPr>
            <m:t>0,1)</m:t>
          </w:ins>
        </m:r>
      </m:oMath>
      <w:ins w:id="4552" w:author="Arnob Alam" w:date="2025-02-02T17:18:00Z" w16du:dateUtc="2025-02-02T22:18:00Z">
        <w:r w:rsidR="00DB3B7A">
          <w:t>.</w:t>
        </w:r>
        <w:r w:rsidR="00EB1336">
          <w:t xml:space="preserve"> </w:t>
        </w:r>
      </w:ins>
      <w:ins w:id="4553" w:author="Arnob Alam" w:date="2025-02-02T17:19:00Z" w16du:dateUtc="2025-02-02T22:19:00Z">
        <w:r w:rsidR="00EB1336">
          <w:t xml:space="preserve">Selection into treatment </w:t>
        </w:r>
        <w:r w:rsidR="00F77373">
          <w:t>is governed by the selection equation</w:t>
        </w:r>
      </w:ins>
      <w:ins w:id="4554" w:author="Arnob Alam" w:date="2025-02-02T17:22:00Z" w16du:dateUtc="2025-02-02T22:22:00Z">
        <w:r w:rsidR="003177F0">
          <w:t xml:space="preserve">, simulating both </w:t>
        </w:r>
        <w:r w:rsidR="00C53777">
          <w:t xml:space="preserve">selection on observable and selection on </w:t>
        </w:r>
        <w:proofErr w:type="spellStart"/>
        <w:r w:rsidR="00C53777">
          <w:t>unobservables</w:t>
        </w:r>
      </w:ins>
      <w:proofErr w:type="spellEnd"/>
      <w:ins w:id="4555" w:author="Arnob Alam" w:date="2025-02-02T17:19:00Z" w16du:dateUtc="2025-02-02T22:19:00Z">
        <w:r w:rsidR="00F77373">
          <w:t>:</w:t>
        </w:r>
      </w:ins>
      <w:del w:id="4556" w:author="Arnob Alam" w:date="2025-02-02T17:09:00Z" w16du:dateUtc="2025-02-02T22:09:00Z">
        <w:r w:rsidR="00D654F4" w:rsidRPr="00EA45C9" w:rsidDel="009A344A">
          <w:rPr>
            <w:rPrChange w:id="4557" w:author="Arnob Alam" w:date="2025-02-02T17:14:00Z" w16du:dateUtc="2025-02-02T22:14:00Z">
              <w:rPr>
                <w:highlight w:val="yellow"/>
              </w:rPr>
            </w:rPrChange>
          </w:rPr>
          <w:delText xml:space="preserve">Simulation 1: </w:delText>
        </w:r>
        <w:r w:rsidR="004F52DA" w:rsidRPr="00EA45C9" w:rsidDel="009A344A">
          <w:rPr>
            <w:rPrChange w:id="4558" w:author="Arnob Alam" w:date="2025-02-02T17:14:00Z" w16du:dateUtc="2025-02-02T22:14:00Z">
              <w:rPr>
                <w:highlight w:val="yellow"/>
              </w:rPr>
            </w:rPrChange>
          </w:rPr>
          <w:delText xml:space="preserve">100 observations, repeat 500 times. Report </w:delText>
        </w:r>
        <w:r w:rsidR="00056BA8" w:rsidRPr="00EA45C9" w:rsidDel="009A344A">
          <w:rPr>
            <w:rPrChange w:id="4559" w:author="Arnob Alam" w:date="2025-02-02T17:14:00Z" w16du:dateUtc="2025-02-02T22:14:00Z">
              <w:rPr>
                <w:highlight w:val="yellow"/>
              </w:rPr>
            </w:rPrChange>
          </w:rPr>
          <w:delText xml:space="preserve">bias and </w:delText>
        </w:r>
        <w:r w:rsidR="00784B17" w:rsidRPr="00EA45C9" w:rsidDel="009A344A">
          <w:rPr>
            <w:rPrChange w:id="4560" w:author="Arnob Alam" w:date="2025-02-02T17:14:00Z" w16du:dateUtc="2025-02-02T22:14:00Z">
              <w:rPr>
                <w:highlight w:val="yellow"/>
              </w:rPr>
            </w:rPrChange>
          </w:rPr>
          <w:delText>variance of all three estimators.</w:delText>
        </w:r>
      </w:del>
    </w:p>
    <w:p w14:paraId="75059092" w14:textId="71559CFD" w:rsidR="00F77373" w:rsidRDefault="00F77373" w:rsidP="00F77373">
      <w:pPr>
        <w:ind w:firstLine="0"/>
        <w:rPr>
          <w:ins w:id="4561" w:author="Arnob Alam" w:date="2025-02-02T17:19:00Z" w16du:dateUtc="2025-02-02T22:19:00Z"/>
        </w:rPr>
      </w:pPr>
    </w:p>
    <w:p w14:paraId="4C1F1E26" w14:textId="37366D2A" w:rsidR="00F77373" w:rsidRDefault="00000000">
      <w:pPr>
        <w:ind w:firstLine="0"/>
        <w:rPr>
          <w:ins w:id="4562" w:author="Arnob Alam" w:date="2025-02-02T17:19:00Z" w16du:dateUtc="2025-02-02T22:19:00Z"/>
        </w:rPr>
        <w:pPrChange w:id="4563" w:author="Arnob Alam" w:date="2025-02-02T17:19:00Z" w16du:dateUtc="2025-02-02T22:19:00Z">
          <w:pPr/>
        </w:pPrChange>
      </w:pPr>
      <m:oMathPara>
        <m:oMath>
          <m:sSub>
            <m:sSubPr>
              <m:ctrlPr>
                <w:ins w:id="4564" w:author="Arnob Alam" w:date="2025-02-02T17:19:00Z" w16du:dateUtc="2025-02-02T22:19:00Z">
                  <w:rPr>
                    <w:rFonts w:ascii="Cambria Math" w:hAnsi="Cambria Math"/>
                    <w:i/>
                  </w:rPr>
                </w:ins>
              </m:ctrlPr>
            </m:sSubPr>
            <m:e>
              <m:r>
                <w:ins w:id="4565" w:author="Arnob Alam" w:date="2025-02-02T17:19:00Z" w16du:dateUtc="2025-02-02T22:19:00Z">
                  <w:rPr>
                    <w:rFonts w:ascii="Cambria Math" w:hAnsi="Cambria Math"/>
                  </w:rPr>
                  <m:t>D</m:t>
                </w:ins>
              </m:r>
            </m:e>
            <m:sub>
              <m:r>
                <w:ins w:id="4566" w:author="Arnob Alam" w:date="2025-02-02T17:19:00Z" w16du:dateUtc="2025-02-02T22:19:00Z">
                  <w:rPr>
                    <w:rFonts w:ascii="Cambria Math" w:hAnsi="Cambria Math"/>
                  </w:rPr>
                  <m:t>i</m:t>
                </w:ins>
              </m:r>
            </m:sub>
          </m:sSub>
          <m:r>
            <w:ins w:id="4567" w:author="Arnob Alam" w:date="2025-02-02T17:19:00Z" w16du:dateUtc="2025-02-02T22:19:00Z">
              <w:rPr>
                <w:rFonts w:ascii="Cambria Math" w:hAnsi="Cambria Math"/>
              </w:rPr>
              <m:t>=</m:t>
            </w:ins>
          </m:r>
          <m:d>
            <m:dPr>
              <m:begChr m:val="{"/>
              <m:endChr m:val=""/>
              <m:ctrlPr>
                <w:ins w:id="4568" w:author="Arnob Alam" w:date="2025-02-02T17:20:00Z" w16du:dateUtc="2025-02-02T22:20:00Z">
                  <w:rPr>
                    <w:rFonts w:ascii="Cambria Math" w:hAnsi="Cambria Math"/>
                    <w:i/>
                  </w:rPr>
                </w:ins>
              </m:ctrlPr>
            </m:dPr>
            <m:e>
              <m:eqArr>
                <m:eqArrPr>
                  <m:ctrlPr>
                    <w:ins w:id="4569" w:author="Arnob Alam" w:date="2025-02-02T17:20:00Z" w16du:dateUtc="2025-02-02T22:20:00Z">
                      <w:rPr>
                        <w:rFonts w:ascii="Cambria Math" w:hAnsi="Cambria Math"/>
                        <w:i/>
                      </w:rPr>
                    </w:ins>
                  </m:ctrlPr>
                </m:eqArrPr>
                <m:e>
                  <m:r>
                    <w:ins w:id="4570" w:author="Arnob Alam" w:date="2025-02-02T17:20:00Z" w16du:dateUtc="2025-02-02T22:20:00Z">
                      <w:rPr>
                        <w:rFonts w:ascii="Cambria Math" w:hAnsi="Cambria Math"/>
                      </w:rPr>
                      <m:t>1 if Unif</m:t>
                    </w:ins>
                  </m:r>
                  <m:d>
                    <m:dPr>
                      <m:ctrlPr>
                        <w:ins w:id="4571" w:author="Arnob Alam" w:date="2025-02-02T17:20:00Z" w16du:dateUtc="2025-02-02T22:20:00Z">
                          <w:rPr>
                            <w:rFonts w:ascii="Cambria Math" w:hAnsi="Cambria Math"/>
                            <w:i/>
                          </w:rPr>
                        </w:ins>
                      </m:ctrlPr>
                    </m:dPr>
                    <m:e>
                      <m:r>
                        <w:ins w:id="4572" w:author="Arnob Alam" w:date="2025-02-02T17:20:00Z" w16du:dateUtc="2025-02-02T22:20:00Z">
                          <w:rPr>
                            <w:rFonts w:ascii="Cambria Math" w:hAnsi="Cambria Math"/>
                          </w:rPr>
                          <m:t>0,1</m:t>
                        </w:ins>
                      </m:r>
                    </m:e>
                  </m:d>
                  <m:r>
                    <w:ins w:id="4573" w:author="Arnob Alam" w:date="2025-02-02T17:20:00Z" w16du:dateUtc="2025-02-02T22:20:00Z">
                      <w:rPr>
                        <w:rFonts w:ascii="Cambria Math" w:hAnsi="Cambria Math"/>
                      </w:rPr>
                      <m:t>&lt;logit</m:t>
                    </w:ins>
                  </m:r>
                  <m:d>
                    <m:dPr>
                      <m:ctrlPr>
                        <w:ins w:id="4574" w:author="Arnob Alam" w:date="2025-02-02T17:20:00Z" w16du:dateUtc="2025-02-02T22:20:00Z">
                          <w:rPr>
                            <w:rFonts w:ascii="Cambria Math" w:hAnsi="Cambria Math"/>
                            <w:i/>
                          </w:rPr>
                        </w:ins>
                      </m:ctrlPr>
                    </m:dPr>
                    <m:e>
                      <m:r>
                        <w:ins w:id="4575" w:author="Arnob Alam" w:date="2025-02-02T17:20:00Z" w16du:dateUtc="2025-02-02T22:20:00Z">
                          <w:rPr>
                            <w:rFonts w:ascii="Cambria Math" w:hAnsi="Cambria Math"/>
                          </w:rPr>
                          <m:t>3</m:t>
                        </w:ins>
                      </m:r>
                      <m:sSub>
                        <m:sSubPr>
                          <m:ctrlPr>
                            <w:ins w:id="4576" w:author="Arnob Alam" w:date="2025-02-02T17:20:00Z" w16du:dateUtc="2025-02-02T22:20:00Z">
                              <w:rPr>
                                <w:rFonts w:ascii="Cambria Math" w:hAnsi="Cambria Math"/>
                                <w:i/>
                              </w:rPr>
                            </w:ins>
                          </m:ctrlPr>
                        </m:sSubPr>
                        <m:e>
                          <m:r>
                            <w:ins w:id="4577" w:author="Arnob Alam" w:date="2025-02-02T17:20:00Z" w16du:dateUtc="2025-02-02T22:20:00Z">
                              <w:rPr>
                                <w:rFonts w:ascii="Cambria Math" w:hAnsi="Cambria Math"/>
                              </w:rPr>
                              <m:t>X</m:t>
                            </w:ins>
                          </m:r>
                        </m:e>
                        <m:sub>
                          <m:r>
                            <w:ins w:id="4578" w:author="Arnob Alam" w:date="2025-02-02T17:20:00Z" w16du:dateUtc="2025-02-02T22:20:00Z">
                              <w:rPr>
                                <w:rFonts w:ascii="Cambria Math" w:hAnsi="Cambria Math"/>
                              </w:rPr>
                              <m:t>1i</m:t>
                            </w:ins>
                          </m:r>
                        </m:sub>
                      </m:sSub>
                      <m:r>
                        <w:ins w:id="4579" w:author="Arnob Alam" w:date="2025-02-02T17:20:00Z" w16du:dateUtc="2025-02-02T22:20:00Z">
                          <w:rPr>
                            <w:rFonts w:ascii="Cambria Math" w:hAnsi="Cambria Math"/>
                          </w:rPr>
                          <m:t>-5</m:t>
                        </w:ins>
                      </m:r>
                      <m:sSub>
                        <m:sSubPr>
                          <m:ctrlPr>
                            <w:ins w:id="4580" w:author="Arnob Alam" w:date="2025-02-02T17:21:00Z" w16du:dateUtc="2025-02-02T22:21:00Z">
                              <w:rPr>
                                <w:rFonts w:ascii="Cambria Math" w:hAnsi="Cambria Math"/>
                                <w:i/>
                              </w:rPr>
                            </w:ins>
                          </m:ctrlPr>
                        </m:sSubPr>
                        <m:e>
                          <m:r>
                            <w:ins w:id="4581" w:author="Arnob Alam" w:date="2025-02-02T17:20:00Z" w16du:dateUtc="2025-02-02T22:20:00Z">
                              <w:rPr>
                                <w:rFonts w:ascii="Cambria Math" w:hAnsi="Cambria Math"/>
                              </w:rPr>
                              <m:t>X</m:t>
                            </w:ins>
                          </m:r>
                        </m:e>
                        <m:sub>
                          <m:r>
                            <w:ins w:id="4582" w:author="Arnob Alam" w:date="2025-02-02T17:21:00Z" w16du:dateUtc="2025-02-02T22:21:00Z">
                              <w:rPr>
                                <w:rFonts w:ascii="Cambria Math" w:hAnsi="Cambria Math"/>
                              </w:rPr>
                              <m:t>2i</m:t>
                            </w:ins>
                          </m:r>
                        </m:sub>
                      </m:sSub>
                      <m:r>
                        <w:ins w:id="4583" w:author="Arnob Alam" w:date="2025-02-02T17:21:00Z" w16du:dateUtc="2025-02-02T22:21:00Z">
                          <w:rPr>
                            <w:rFonts w:ascii="Cambria Math" w:hAnsi="Cambria Math"/>
                          </w:rPr>
                          <m:t>-2</m:t>
                        </w:ins>
                      </m:r>
                      <m:sSub>
                        <m:sSubPr>
                          <m:ctrlPr>
                            <w:ins w:id="4584" w:author="Arnob Alam" w:date="2025-02-02T17:21:00Z" w16du:dateUtc="2025-02-02T22:21:00Z">
                              <w:rPr>
                                <w:rFonts w:ascii="Cambria Math" w:hAnsi="Cambria Math"/>
                                <w:i/>
                              </w:rPr>
                            </w:ins>
                          </m:ctrlPr>
                        </m:sSubPr>
                        <m:e>
                          <m:r>
                            <w:ins w:id="4585" w:author="Arnob Alam" w:date="2025-02-02T17:21:00Z" w16du:dateUtc="2025-02-02T22:21:00Z">
                              <w:rPr>
                                <w:rFonts w:ascii="Cambria Math" w:hAnsi="Cambria Math"/>
                              </w:rPr>
                              <m:t>u</m:t>
                            </w:ins>
                          </m:r>
                        </m:e>
                        <m:sub>
                          <m:r>
                            <w:ins w:id="4586" w:author="Arnob Alam" w:date="2025-02-02T17:21:00Z" w16du:dateUtc="2025-02-02T22:21:00Z">
                              <w:rPr>
                                <w:rFonts w:ascii="Cambria Math" w:hAnsi="Cambria Math"/>
                              </w:rPr>
                              <m:t>i</m:t>
                            </w:ins>
                          </m:r>
                        </m:sub>
                      </m:sSub>
                    </m:e>
                  </m:d>
                </m:e>
                <m:e>
                  <m:r>
                    <w:ins w:id="4587" w:author="Arnob Alam" w:date="2025-02-02T17:21:00Z" w16du:dateUtc="2025-02-02T22:21:00Z">
                      <w:rPr>
                        <w:rFonts w:ascii="Cambria Math" w:hAnsi="Cambria Math"/>
                      </w:rPr>
                      <m:t>0, otherwise</m:t>
                    </w:ins>
                  </m:r>
                </m:e>
              </m:eqArr>
            </m:e>
          </m:d>
        </m:oMath>
      </m:oMathPara>
    </w:p>
    <w:p w14:paraId="7CBEAABE" w14:textId="35E847EE" w:rsidR="00F77373" w:rsidRDefault="00FC5982" w:rsidP="00F77373">
      <w:pPr>
        <w:rPr>
          <w:ins w:id="4588" w:author="Arnob Alam" w:date="2025-02-02T17:23:00Z" w16du:dateUtc="2025-02-02T22:23:00Z"/>
        </w:rPr>
      </w:pPr>
      <w:ins w:id="4589" w:author="Arnob Alam" w:date="2025-02-02T17:23:00Z" w16du:dateUtc="2025-02-02T22:23:00Z">
        <w:r>
          <w:t xml:space="preserve">We observe the outcomes twice: once in the pre period and once in the post period. The outcome process is </w:t>
        </w:r>
        <w:r w:rsidR="001C06FA">
          <w:t>governed by the equation</w:t>
        </w:r>
      </w:ins>
    </w:p>
    <w:p w14:paraId="0D56D6D6" w14:textId="49C10E2A" w:rsidR="001C06FA" w:rsidRPr="008B5CAB" w:rsidRDefault="00000000" w:rsidP="00F77373">
      <w:pPr>
        <w:rPr>
          <w:ins w:id="4590" w:author="Arnob Alam" w:date="2025-02-02T17:26:00Z" w16du:dateUtc="2025-02-02T22:26:00Z"/>
        </w:rPr>
      </w:pPr>
      <m:oMathPara>
        <m:oMath>
          <m:sSub>
            <m:sSubPr>
              <m:ctrlPr>
                <w:ins w:id="4591" w:author="Arnob Alam" w:date="2025-02-02T17:23:00Z" w16du:dateUtc="2025-02-02T22:23:00Z">
                  <w:rPr>
                    <w:rFonts w:ascii="Cambria Math" w:hAnsi="Cambria Math"/>
                    <w:i/>
                  </w:rPr>
                </w:ins>
              </m:ctrlPr>
            </m:sSubPr>
            <m:e>
              <m:r>
                <w:ins w:id="4592" w:author="Arnob Alam" w:date="2025-02-02T17:23:00Z" w16du:dateUtc="2025-02-02T22:23:00Z">
                  <w:rPr>
                    <w:rFonts w:ascii="Cambria Math" w:hAnsi="Cambria Math"/>
                  </w:rPr>
                  <m:t>Y</m:t>
                </w:ins>
              </m:r>
            </m:e>
            <m:sub>
              <m:r>
                <w:ins w:id="4593" w:author="Arnob Alam" w:date="2025-02-02T17:23:00Z" w16du:dateUtc="2025-02-02T22:23:00Z">
                  <w:rPr>
                    <w:rFonts w:ascii="Cambria Math" w:hAnsi="Cambria Math"/>
                  </w:rPr>
                  <m:t>pre,i</m:t>
                </w:ins>
              </m:r>
            </m:sub>
          </m:sSub>
          <m:r>
            <w:ins w:id="4594" w:author="Arnob Alam" w:date="2025-02-02T17:24:00Z" w16du:dateUtc="2025-02-02T22:24:00Z">
              <w:rPr>
                <w:rFonts w:ascii="Cambria Math" w:hAnsi="Cambria Math"/>
              </w:rPr>
              <m:t>=1+0.3</m:t>
            </w:ins>
          </m:r>
          <m:sSub>
            <m:sSubPr>
              <m:ctrlPr>
                <w:ins w:id="4595" w:author="Arnob Alam" w:date="2025-02-02T17:24:00Z" w16du:dateUtc="2025-02-02T22:24:00Z">
                  <w:rPr>
                    <w:rFonts w:ascii="Cambria Math" w:hAnsi="Cambria Math"/>
                    <w:i/>
                  </w:rPr>
                </w:ins>
              </m:ctrlPr>
            </m:sSubPr>
            <m:e>
              <m:r>
                <w:ins w:id="4596" w:author="Arnob Alam" w:date="2025-02-02T17:24:00Z" w16du:dateUtc="2025-02-02T22:24:00Z">
                  <w:rPr>
                    <w:rFonts w:ascii="Cambria Math" w:hAnsi="Cambria Math"/>
                  </w:rPr>
                  <m:t>X</m:t>
                </w:ins>
              </m:r>
            </m:e>
            <m:sub>
              <m:r>
                <w:ins w:id="4597" w:author="Arnob Alam" w:date="2025-02-02T17:24:00Z" w16du:dateUtc="2025-02-02T22:24:00Z">
                  <w:rPr>
                    <w:rFonts w:ascii="Cambria Math" w:hAnsi="Cambria Math"/>
                  </w:rPr>
                  <m:t>1i</m:t>
                </w:ins>
              </m:r>
            </m:sub>
          </m:sSub>
          <m:r>
            <w:ins w:id="4598" w:author="Arnob Alam" w:date="2025-02-02T17:24:00Z" w16du:dateUtc="2025-02-02T22:24:00Z">
              <w:rPr>
                <w:rFonts w:ascii="Cambria Math" w:hAnsi="Cambria Math"/>
              </w:rPr>
              <m:t>+0.3</m:t>
            </w:ins>
          </m:r>
          <m:sSub>
            <m:sSubPr>
              <m:ctrlPr>
                <w:ins w:id="4599" w:author="Arnob Alam" w:date="2025-02-02T17:24:00Z" w16du:dateUtc="2025-02-02T22:24:00Z">
                  <w:rPr>
                    <w:rFonts w:ascii="Cambria Math" w:hAnsi="Cambria Math"/>
                    <w:i/>
                  </w:rPr>
                </w:ins>
              </m:ctrlPr>
            </m:sSubPr>
            <m:e>
              <m:r>
                <w:ins w:id="4600" w:author="Arnob Alam" w:date="2025-02-02T17:24:00Z" w16du:dateUtc="2025-02-02T22:24:00Z">
                  <w:rPr>
                    <w:rFonts w:ascii="Cambria Math" w:hAnsi="Cambria Math"/>
                  </w:rPr>
                  <m:t>X</m:t>
                </w:ins>
              </m:r>
            </m:e>
            <m:sub>
              <m:r>
                <w:ins w:id="4601" w:author="Arnob Alam" w:date="2025-02-02T17:24:00Z" w16du:dateUtc="2025-02-02T22:24:00Z">
                  <w:rPr>
                    <w:rFonts w:ascii="Cambria Math" w:hAnsi="Cambria Math"/>
                  </w:rPr>
                  <m:t>2i</m:t>
                </w:ins>
              </m:r>
            </m:sub>
          </m:sSub>
          <m:r>
            <w:ins w:id="4602" w:author="Arnob Alam" w:date="2025-02-02T17:24:00Z" w16du:dateUtc="2025-02-02T22:24:00Z">
              <w:rPr>
                <w:rFonts w:ascii="Cambria Math" w:hAnsi="Cambria Math"/>
              </w:rPr>
              <m:t>+0.2</m:t>
            </w:ins>
          </m:r>
          <m:sSub>
            <m:sSubPr>
              <m:ctrlPr>
                <w:ins w:id="4603" w:author="Arnob Alam" w:date="2025-02-02T17:24:00Z" w16du:dateUtc="2025-02-02T22:24:00Z">
                  <w:rPr>
                    <w:rFonts w:ascii="Cambria Math" w:hAnsi="Cambria Math"/>
                    <w:i/>
                  </w:rPr>
                </w:ins>
              </m:ctrlPr>
            </m:sSubPr>
            <m:e>
              <m:r>
                <w:ins w:id="4604" w:author="Arnob Alam" w:date="2025-02-02T17:24:00Z" w16du:dateUtc="2025-02-02T22:24:00Z">
                  <w:rPr>
                    <w:rFonts w:ascii="Cambria Math" w:hAnsi="Cambria Math"/>
                  </w:rPr>
                  <m:t>D</m:t>
                </w:ins>
              </m:r>
            </m:e>
            <m:sub>
              <m:r>
                <w:ins w:id="4605" w:author="Arnob Alam" w:date="2025-02-02T17:24:00Z" w16du:dateUtc="2025-02-02T22:24:00Z">
                  <w:rPr>
                    <w:rFonts w:ascii="Cambria Math" w:hAnsi="Cambria Math"/>
                  </w:rPr>
                  <m:t>i</m:t>
                </w:ins>
              </m:r>
            </m:sub>
          </m:sSub>
          <m:r>
            <w:ins w:id="4606" w:author="Arnob Alam" w:date="2025-02-02T17:25:00Z" w16du:dateUtc="2025-02-02T22:25:00Z">
              <w:rPr>
                <w:rFonts w:ascii="Cambria Math" w:hAnsi="Cambria Math"/>
              </w:rPr>
              <m:t>+</m:t>
            </w:ins>
          </m:r>
          <m:sSub>
            <m:sSubPr>
              <m:ctrlPr>
                <w:ins w:id="4607" w:author="Arnob Alam" w:date="2025-02-02T17:25:00Z" w16du:dateUtc="2025-02-02T22:25:00Z">
                  <w:rPr>
                    <w:rFonts w:ascii="Cambria Math" w:hAnsi="Cambria Math"/>
                    <w:i/>
                  </w:rPr>
                </w:ins>
              </m:ctrlPr>
            </m:sSubPr>
            <m:e>
              <m:r>
                <w:ins w:id="4608" w:author="Arnob Alam" w:date="2025-02-02T17:25:00Z" w16du:dateUtc="2025-02-02T22:25:00Z">
                  <w:rPr>
                    <w:rFonts w:ascii="Cambria Math" w:hAnsi="Cambria Math"/>
                  </w:rPr>
                  <m:t>ϵ</m:t>
                </w:ins>
              </m:r>
            </m:e>
            <m:sub>
              <m:r>
                <w:ins w:id="4609" w:author="Arnob Alam" w:date="2025-02-02T17:25:00Z" w16du:dateUtc="2025-02-02T22:25:00Z">
                  <w:rPr>
                    <w:rFonts w:ascii="Cambria Math" w:hAnsi="Cambria Math"/>
                  </w:rPr>
                  <m:t>pre,i</m:t>
                </w:ins>
              </m:r>
            </m:sub>
          </m:sSub>
          <m:r>
            <w:ins w:id="4610" w:author="Arnob Alam" w:date="2025-02-02T17:24:00Z" w16du:dateUtc="2025-02-02T22:24:00Z">
              <m:rPr>
                <m:sty m:val="p"/>
              </m:rPr>
              <w:rPr>
                <w:rFonts w:ascii="Cambria Math" w:hAnsi="Cambria Math"/>
              </w:rPr>
              <w:br/>
            </w:ins>
          </m:r>
        </m:oMath>
        <m:oMath>
          <m:sSub>
            <m:sSubPr>
              <m:ctrlPr>
                <w:ins w:id="4611" w:author="Arnob Alam" w:date="2025-02-02T17:24:00Z" w16du:dateUtc="2025-02-02T22:24:00Z">
                  <w:rPr>
                    <w:rFonts w:ascii="Cambria Math" w:hAnsi="Cambria Math"/>
                    <w:i/>
                  </w:rPr>
                </w:ins>
              </m:ctrlPr>
            </m:sSubPr>
            <m:e>
              <m:r>
                <w:ins w:id="4612" w:author="Arnob Alam" w:date="2025-02-02T17:24:00Z" w16du:dateUtc="2025-02-02T22:24:00Z">
                  <w:rPr>
                    <w:rFonts w:ascii="Cambria Math" w:hAnsi="Cambria Math"/>
                  </w:rPr>
                  <m:t>Y</m:t>
                </w:ins>
              </m:r>
            </m:e>
            <m:sub>
              <m:r>
                <w:ins w:id="4613" w:author="Arnob Alam" w:date="2025-02-02T17:24:00Z" w16du:dateUtc="2025-02-02T22:24:00Z">
                  <w:rPr>
                    <w:rFonts w:ascii="Cambria Math" w:hAnsi="Cambria Math"/>
                  </w:rPr>
                  <m:t>post,i</m:t>
                </w:ins>
              </m:r>
            </m:sub>
          </m:sSub>
          <m:r>
            <w:ins w:id="4614" w:author="Arnob Alam" w:date="2025-02-02T17:24:00Z" w16du:dateUtc="2025-02-02T22:24:00Z">
              <w:rPr>
                <w:rFonts w:ascii="Cambria Math" w:hAnsi="Cambria Math"/>
              </w:rPr>
              <m:t>=3+0.3</m:t>
            </w:ins>
          </m:r>
          <m:sSub>
            <m:sSubPr>
              <m:ctrlPr>
                <w:ins w:id="4615" w:author="Arnob Alam" w:date="2025-02-02T17:24:00Z" w16du:dateUtc="2025-02-02T22:24:00Z">
                  <w:rPr>
                    <w:rFonts w:ascii="Cambria Math" w:hAnsi="Cambria Math"/>
                    <w:i/>
                  </w:rPr>
                </w:ins>
              </m:ctrlPr>
            </m:sSubPr>
            <m:e>
              <m:r>
                <w:ins w:id="4616" w:author="Arnob Alam" w:date="2025-02-02T17:24:00Z" w16du:dateUtc="2025-02-02T22:24:00Z">
                  <w:rPr>
                    <w:rFonts w:ascii="Cambria Math" w:hAnsi="Cambria Math"/>
                  </w:rPr>
                  <m:t>X</m:t>
                </w:ins>
              </m:r>
            </m:e>
            <m:sub>
              <m:r>
                <w:ins w:id="4617" w:author="Arnob Alam" w:date="2025-02-02T17:24:00Z" w16du:dateUtc="2025-02-02T22:24:00Z">
                  <w:rPr>
                    <w:rFonts w:ascii="Cambria Math" w:hAnsi="Cambria Math"/>
                  </w:rPr>
                  <m:t>1</m:t>
                </w:ins>
              </m:r>
              <m:r>
                <w:ins w:id="4618" w:author="Arnob Alam" w:date="2025-02-02T17:25:00Z" w16du:dateUtc="2025-02-02T22:25:00Z">
                  <w:rPr>
                    <w:rFonts w:ascii="Cambria Math" w:hAnsi="Cambria Math"/>
                  </w:rPr>
                  <m:t>i</m:t>
                </w:ins>
              </m:r>
            </m:sub>
          </m:sSub>
          <m:r>
            <w:ins w:id="4619" w:author="Arnob Alam" w:date="2025-02-02T17:24:00Z" w16du:dateUtc="2025-02-02T22:24:00Z">
              <w:rPr>
                <w:rFonts w:ascii="Cambria Math" w:hAnsi="Cambria Math"/>
              </w:rPr>
              <m:t>+0.3</m:t>
            </w:ins>
          </m:r>
          <m:sSub>
            <m:sSubPr>
              <m:ctrlPr>
                <w:ins w:id="4620" w:author="Arnob Alam" w:date="2025-02-02T17:24:00Z" w16du:dateUtc="2025-02-02T22:24:00Z">
                  <w:rPr>
                    <w:rFonts w:ascii="Cambria Math" w:hAnsi="Cambria Math"/>
                    <w:i/>
                  </w:rPr>
                </w:ins>
              </m:ctrlPr>
            </m:sSubPr>
            <m:e>
              <m:r>
                <w:ins w:id="4621" w:author="Arnob Alam" w:date="2025-02-02T17:24:00Z" w16du:dateUtc="2025-02-02T22:24:00Z">
                  <w:rPr>
                    <w:rFonts w:ascii="Cambria Math" w:hAnsi="Cambria Math"/>
                  </w:rPr>
                  <m:t>X</m:t>
                </w:ins>
              </m:r>
            </m:e>
            <m:sub>
              <m:r>
                <w:ins w:id="4622" w:author="Arnob Alam" w:date="2025-02-02T17:24:00Z" w16du:dateUtc="2025-02-02T22:24:00Z">
                  <w:rPr>
                    <w:rFonts w:ascii="Cambria Math" w:hAnsi="Cambria Math"/>
                  </w:rPr>
                  <m:t>2</m:t>
                </w:ins>
              </m:r>
              <m:r>
                <w:ins w:id="4623" w:author="Arnob Alam" w:date="2025-02-02T17:25:00Z" w16du:dateUtc="2025-02-02T22:25:00Z">
                  <w:rPr>
                    <w:rFonts w:ascii="Cambria Math" w:hAnsi="Cambria Math"/>
                  </w:rPr>
                  <m:t>i</m:t>
                </w:ins>
              </m:r>
            </m:sub>
          </m:sSub>
          <m:r>
            <w:ins w:id="4624" w:author="Arnob Alam" w:date="2025-02-02T17:24:00Z" w16du:dateUtc="2025-02-02T22:24:00Z">
              <w:rPr>
                <w:rFonts w:ascii="Cambria Math" w:hAnsi="Cambria Math"/>
              </w:rPr>
              <m:t>+</m:t>
            </w:ins>
          </m:r>
          <m:d>
            <m:dPr>
              <m:ctrlPr>
                <w:ins w:id="4625" w:author="Arnob Alam" w:date="2025-02-02T17:24:00Z" w16du:dateUtc="2025-02-02T22:24:00Z">
                  <w:rPr>
                    <w:rFonts w:ascii="Cambria Math" w:hAnsi="Cambria Math"/>
                    <w:i/>
                  </w:rPr>
                </w:ins>
              </m:ctrlPr>
            </m:dPr>
            <m:e>
              <m:r>
                <w:ins w:id="4626" w:author="Arnob Alam" w:date="2025-02-02T17:24:00Z" w16du:dateUtc="2025-02-02T22:24:00Z">
                  <w:rPr>
                    <w:rFonts w:ascii="Cambria Math" w:hAnsi="Cambria Math"/>
                  </w:rPr>
                  <m:t>1.5+0.</m:t>
                </w:ins>
              </m:r>
              <m:r>
                <w:ins w:id="4627" w:author="Arnob Alam" w:date="2025-02-02T17:25:00Z" w16du:dateUtc="2025-02-02T22:25:00Z">
                  <w:rPr>
                    <w:rFonts w:ascii="Cambria Math" w:hAnsi="Cambria Math"/>
                  </w:rPr>
                  <m:t>5</m:t>
                </w:ins>
              </m:r>
              <m:sSub>
                <m:sSubPr>
                  <m:ctrlPr>
                    <w:ins w:id="4628" w:author="Arnob Alam" w:date="2025-02-02T17:25:00Z" w16du:dateUtc="2025-02-02T22:25:00Z">
                      <w:rPr>
                        <w:rFonts w:ascii="Cambria Math" w:hAnsi="Cambria Math"/>
                        <w:i/>
                      </w:rPr>
                    </w:ins>
                  </m:ctrlPr>
                </m:sSubPr>
                <m:e>
                  <m:r>
                    <w:ins w:id="4629" w:author="Arnob Alam" w:date="2025-02-02T17:25:00Z" w16du:dateUtc="2025-02-02T22:25:00Z">
                      <w:rPr>
                        <w:rFonts w:ascii="Cambria Math" w:hAnsi="Cambria Math"/>
                      </w:rPr>
                      <m:t>X</m:t>
                    </w:ins>
                  </m:r>
                </m:e>
                <m:sub>
                  <m:r>
                    <w:ins w:id="4630" w:author="Arnob Alam" w:date="2025-02-02T17:25:00Z" w16du:dateUtc="2025-02-02T22:25:00Z">
                      <w:rPr>
                        <w:rFonts w:ascii="Cambria Math" w:hAnsi="Cambria Math"/>
                      </w:rPr>
                      <m:t>1i</m:t>
                    </w:ins>
                  </m:r>
                </m:sub>
              </m:sSub>
            </m:e>
          </m:d>
          <m:sSub>
            <m:sSubPr>
              <m:ctrlPr>
                <w:ins w:id="4631" w:author="Arnob Alam" w:date="2025-02-02T17:25:00Z" w16du:dateUtc="2025-02-02T22:25:00Z">
                  <w:rPr>
                    <w:rFonts w:ascii="Cambria Math" w:hAnsi="Cambria Math"/>
                    <w:i/>
                  </w:rPr>
                </w:ins>
              </m:ctrlPr>
            </m:sSubPr>
            <m:e>
              <m:r>
                <w:ins w:id="4632" w:author="Arnob Alam" w:date="2025-02-02T17:25:00Z" w16du:dateUtc="2025-02-02T22:25:00Z">
                  <w:rPr>
                    <w:rFonts w:ascii="Cambria Math" w:hAnsi="Cambria Math"/>
                  </w:rPr>
                  <m:t>D</m:t>
                </w:ins>
              </m:r>
            </m:e>
            <m:sub>
              <m:r>
                <w:ins w:id="4633" w:author="Arnob Alam" w:date="2025-02-02T17:25:00Z" w16du:dateUtc="2025-02-02T22:25:00Z">
                  <w:rPr>
                    <w:rFonts w:ascii="Cambria Math" w:hAnsi="Cambria Math"/>
                  </w:rPr>
                  <m:t>i</m:t>
                </w:ins>
              </m:r>
            </m:sub>
          </m:sSub>
          <m:r>
            <w:ins w:id="4634" w:author="Arnob Alam" w:date="2025-02-02T17:25:00Z" w16du:dateUtc="2025-02-02T22:25:00Z">
              <w:rPr>
                <w:rFonts w:ascii="Cambria Math" w:hAnsi="Cambria Math"/>
              </w:rPr>
              <m:t>+</m:t>
            </w:ins>
          </m:r>
          <m:sSub>
            <m:sSubPr>
              <m:ctrlPr>
                <w:ins w:id="4635" w:author="Arnob Alam" w:date="2025-02-02T17:25:00Z" w16du:dateUtc="2025-02-02T22:25:00Z">
                  <w:rPr>
                    <w:rFonts w:ascii="Cambria Math" w:hAnsi="Cambria Math"/>
                    <w:i/>
                  </w:rPr>
                </w:ins>
              </m:ctrlPr>
            </m:sSubPr>
            <m:e>
              <m:r>
                <w:ins w:id="4636" w:author="Arnob Alam" w:date="2025-02-02T17:25:00Z" w16du:dateUtc="2025-02-02T22:25:00Z">
                  <w:rPr>
                    <w:rFonts w:ascii="Cambria Math" w:hAnsi="Cambria Math"/>
                  </w:rPr>
                  <m:t>ϵ</m:t>
                </w:ins>
              </m:r>
            </m:e>
            <m:sub>
              <m:r>
                <w:ins w:id="4637" w:author="Arnob Alam" w:date="2025-02-02T17:25:00Z" w16du:dateUtc="2025-02-02T22:25:00Z">
                  <w:rPr>
                    <w:rFonts w:ascii="Cambria Math" w:hAnsi="Cambria Math"/>
                  </w:rPr>
                  <m:t>post,i</m:t>
                </w:ins>
              </m:r>
            </m:sub>
          </m:sSub>
        </m:oMath>
      </m:oMathPara>
    </w:p>
    <w:p w14:paraId="34212F7F" w14:textId="704D92B2" w:rsidR="008B5CAB" w:rsidRDefault="008B5CAB" w:rsidP="00F77373">
      <w:pPr>
        <w:rPr>
          <w:ins w:id="4638" w:author="Arnob Alam" w:date="2025-02-02T17:29:00Z" w16du:dateUtc="2025-02-02T22:29:00Z"/>
        </w:rPr>
      </w:pPr>
      <w:ins w:id="4639" w:author="Arnob Alam" w:date="2025-02-02T17:26:00Z" w16du:dateUtc="2025-02-02T22:26:00Z">
        <w:r>
          <w:t xml:space="preserve">This equation </w:t>
        </w:r>
        <w:r w:rsidR="00380A9F">
          <w:t>induces some difference in the “pre” outcome between treatm</w:t>
        </w:r>
      </w:ins>
      <w:ins w:id="4640" w:author="Arnob Alam" w:date="2025-02-02T17:27:00Z" w16du:dateUtc="2025-02-02T22:27:00Z">
        <w:r w:rsidR="00380A9F">
          <w:t xml:space="preserve">ent and control groups. In addition, </w:t>
        </w:r>
      </w:ins>
      <w:ins w:id="4641" w:author="Arnob Alam" w:date="2025-02-02T17:28:00Z" w16du:dateUtc="2025-02-02T22:28:00Z">
        <w:r w:rsidR="00A80502">
          <w:t xml:space="preserve">there is some heterogeneity </w:t>
        </w:r>
        <w:r w:rsidR="00413637">
          <w:t xml:space="preserve">in treatment outcomes based on the realized value of </w:t>
        </w:r>
      </w:ins>
      <m:oMath>
        <m:sSub>
          <m:sSubPr>
            <m:ctrlPr>
              <w:ins w:id="4642" w:author="Arnob Alam" w:date="2025-02-02T17:28:00Z" w16du:dateUtc="2025-02-02T22:28:00Z">
                <w:rPr>
                  <w:rFonts w:ascii="Cambria Math" w:hAnsi="Cambria Math"/>
                  <w:i/>
                </w:rPr>
              </w:ins>
            </m:ctrlPr>
          </m:sSubPr>
          <m:e>
            <m:r>
              <w:ins w:id="4643" w:author="Arnob Alam" w:date="2025-02-02T17:28:00Z" w16du:dateUtc="2025-02-02T22:28:00Z">
                <w:rPr>
                  <w:rFonts w:ascii="Cambria Math" w:hAnsi="Cambria Math"/>
                </w:rPr>
                <m:t>X</m:t>
              </w:ins>
            </m:r>
          </m:e>
          <m:sub>
            <m:r>
              <w:ins w:id="4644" w:author="Arnob Alam" w:date="2025-02-02T17:28:00Z" w16du:dateUtc="2025-02-02T22:28:00Z">
                <w:rPr>
                  <w:rFonts w:ascii="Cambria Math" w:hAnsi="Cambria Math"/>
                </w:rPr>
                <m:t>1i</m:t>
              </w:ins>
            </m:r>
          </m:sub>
        </m:sSub>
      </m:oMath>
      <w:ins w:id="4645" w:author="Arnob Alam" w:date="2025-02-02T17:28:00Z" w16du:dateUtc="2025-02-02T22:28:00Z">
        <w:r w:rsidR="00413637">
          <w:t>.</w:t>
        </w:r>
      </w:ins>
      <w:ins w:id="4646" w:author="Arnob Alam" w:date="2025-02-02T17:29:00Z" w16du:dateUtc="2025-02-02T22:29:00Z">
        <w:r w:rsidR="00E84EE9">
          <w:t xml:space="preserve"> The true Average Treatment Effect on the Treated (ATT) is 2.0.</w:t>
        </w:r>
      </w:ins>
    </w:p>
    <w:p w14:paraId="34D03D95" w14:textId="17EC64EC" w:rsidR="00E84EE9" w:rsidRDefault="002B17C6" w:rsidP="00F77373">
      <w:pPr>
        <w:rPr>
          <w:ins w:id="4647" w:author="Arnob Alam" w:date="2025-02-02T17:30:00Z" w16du:dateUtc="2025-02-02T22:30:00Z"/>
        </w:rPr>
      </w:pPr>
      <w:ins w:id="4648" w:author="Arnob Alam" w:date="2025-02-02T17:29:00Z" w16du:dateUtc="2025-02-02T22:29:00Z">
        <w:r>
          <w:t xml:space="preserve">I generate data using this </w:t>
        </w:r>
      </w:ins>
      <w:ins w:id="4649" w:author="Arnob Alam" w:date="2025-02-02T17:30:00Z" w16du:dateUtc="2025-02-02T22:30:00Z">
        <w:r>
          <w:t xml:space="preserve">process </w:t>
        </w:r>
        <w:r w:rsidR="00AE596C">
          <w:t xml:space="preserve">5,000 times. </w:t>
        </w:r>
      </w:ins>
      <w:ins w:id="4650" w:author="Arnob Alam" w:date="2025-02-02T17:33:00Z" w16du:dateUtc="2025-02-02T22:33:00Z">
        <w:r w:rsidR="00DE753F">
          <w:fldChar w:fldCharType="begin"/>
        </w:r>
        <w:r w:rsidR="00DE753F">
          <w:instrText xml:space="preserve"> REF _Ref189410048 \h </w:instrText>
        </w:r>
      </w:ins>
      <w:r w:rsidR="00DE753F">
        <w:fldChar w:fldCharType="separate"/>
      </w:r>
      <w:ins w:id="4651" w:author="Arnob Alam" w:date="2025-02-06T14:36:00Z" w16du:dateUtc="2025-02-06T19:36:00Z">
        <w:r w:rsidR="00932F26">
          <w:t xml:space="preserve">Figure </w:t>
        </w:r>
        <w:r w:rsidR="00932F26">
          <w:rPr>
            <w:noProof/>
          </w:rPr>
          <w:t>9</w:t>
        </w:r>
      </w:ins>
      <w:ins w:id="4652" w:author="Arnob Alam" w:date="2025-02-02T17:33:00Z" w16du:dateUtc="2025-02-02T22:33:00Z">
        <w:r w:rsidR="00DE753F">
          <w:fldChar w:fldCharType="end"/>
        </w:r>
        <w:r w:rsidR="00B55B03">
          <w:t xml:space="preserve"> shows the results </w:t>
        </w:r>
      </w:ins>
      <w:ins w:id="4653" w:author="Arnob Alam" w:date="2025-02-02T17:38:00Z" w16du:dateUtc="2025-02-02T22:38:00Z">
        <w:r w:rsidR="006903EF">
          <w:t xml:space="preserve">of the simulation </w:t>
        </w:r>
      </w:ins>
      <w:ins w:id="4654" w:author="Arnob Alam" w:date="2025-02-02T17:34:00Z" w16du:dateUtc="2025-02-02T22:34:00Z">
        <w:r w:rsidR="00B55B03">
          <w:t xml:space="preserve">for the baseline case, compared against an uncorrected/naïve difference-in-differences and </w:t>
        </w:r>
      </w:ins>
      <w:ins w:id="4655" w:author="Arnob Alam" w:date="2025-02-02T17:35:00Z" w16du:dateUtc="2025-02-02T22:35:00Z">
        <w:r w:rsidR="009618C0">
          <w:t xml:space="preserve">Abadie’s </w:t>
        </w:r>
      </w:ins>
      <w:ins w:id="4656" w:author="Arnob Alam" w:date="2025-02-02T17:36:00Z" w16du:dateUtc="2025-02-02T22:36:00Z">
        <w:r w:rsidR="009618C0">
          <w:t xml:space="preserve">matching estimator using </w:t>
        </w:r>
        <w:r w:rsidR="008803BE">
          <w:t>l</w:t>
        </w:r>
        <w:r w:rsidR="00544CCA">
          <w:t>ogit for the first stage.</w:t>
        </w:r>
      </w:ins>
      <w:ins w:id="4657" w:author="Arnob Alam" w:date="2025-02-02T17:38:00Z" w16du:dateUtc="2025-02-02T22:38:00Z">
        <w:r w:rsidR="00333CD7">
          <w:t xml:space="preserve"> </w:t>
        </w:r>
      </w:ins>
      <w:ins w:id="4658" w:author="Arnob Alam" w:date="2025-02-02T17:39:00Z" w16du:dateUtc="2025-02-02T22:39:00Z">
        <w:r w:rsidR="00EF7631">
          <w:fldChar w:fldCharType="begin"/>
        </w:r>
        <w:r w:rsidR="00EF7631">
          <w:instrText xml:space="preserve"> REF _Ref189410405 \h </w:instrText>
        </w:r>
      </w:ins>
      <w:r w:rsidR="00EF7631">
        <w:fldChar w:fldCharType="separate"/>
      </w:r>
      <w:ins w:id="4659" w:author="Arnob Alam" w:date="2025-02-06T14:36:00Z" w16du:dateUtc="2025-02-06T19:36:00Z">
        <w:r w:rsidR="00932F26">
          <w:t xml:space="preserve">Table </w:t>
        </w:r>
        <w:r w:rsidR="00932F26">
          <w:rPr>
            <w:noProof/>
          </w:rPr>
          <w:t>21</w:t>
        </w:r>
      </w:ins>
      <w:ins w:id="4660" w:author="Arnob Alam" w:date="2025-02-02T17:39:00Z" w16du:dateUtc="2025-02-02T22:39:00Z">
        <w:r w:rsidR="00EF7631">
          <w:fldChar w:fldCharType="end"/>
        </w:r>
        <w:r w:rsidR="00CB1BFC">
          <w:t xml:space="preserve"> summarizes these results. Not</w:t>
        </w:r>
      </w:ins>
      <w:ins w:id="4661" w:author="Arnob Alam" w:date="2025-02-02T17:40:00Z" w16du:dateUtc="2025-02-02T22:40:00Z">
        <w:r w:rsidR="00CB1BFC">
          <w:t>e that the uncorrected difference-on-differences is not a consistent estimator of the treatment effect</w:t>
        </w:r>
      </w:ins>
      <w:ins w:id="4662" w:author="Arnob Alam" w:date="2025-02-02T17:41:00Z" w16du:dateUtc="2025-02-02T22:41:00Z">
        <w:r w:rsidR="00CB1BFC">
          <w:t xml:space="preserve"> under the circumstances of selection into treatment</w:t>
        </w:r>
        <w:r w:rsidR="00276F21">
          <w:t xml:space="preserve"> and heterogenous treatment effects (both causing violation of the parallel trends </w:t>
        </w:r>
      </w:ins>
      <w:ins w:id="4663" w:author="Arnob Alam" w:date="2025-02-02T17:46:00Z" w16du:dateUtc="2025-02-02T22:46:00Z">
        <w:r w:rsidR="00A60894">
          <w:t xml:space="preserve">assumption). </w:t>
        </w:r>
        <w:r w:rsidR="001E344C">
          <w:t xml:space="preserve">Abadie’s method, using either logistic regression or </w:t>
        </w:r>
      </w:ins>
      <w:ins w:id="4664" w:author="Arnob Alam" w:date="2025-02-02T17:47:00Z" w16du:dateUtc="2025-02-02T22:47:00Z">
        <w:r w:rsidR="001E344C">
          <w:lastRenderedPageBreak/>
          <w:t xml:space="preserve">GME for the first stage perform better, with the GME method </w:t>
        </w:r>
        <w:r w:rsidR="006A6CCE">
          <w:t>having much smaller variance (std. dev.) and mean squared error.</w:t>
        </w:r>
      </w:ins>
    </w:p>
    <w:p w14:paraId="4606F956" w14:textId="601511B0" w:rsidR="00AE596C" w:rsidRDefault="00AE596C">
      <w:pPr>
        <w:pStyle w:val="Caption"/>
        <w:keepNext/>
        <w:rPr>
          <w:ins w:id="4665" w:author="Arnob Alam" w:date="2025-02-02T17:31:00Z" w16du:dateUtc="2025-02-02T22:31:00Z"/>
        </w:rPr>
        <w:pPrChange w:id="4666" w:author="Arnob Alam" w:date="2025-02-02T17:31:00Z" w16du:dateUtc="2025-02-02T22:31:00Z">
          <w:pPr>
            <w:pStyle w:val="Caption"/>
          </w:pPr>
        </w:pPrChange>
      </w:pPr>
      <w:bookmarkStart w:id="4667" w:name="_Ref189410048"/>
      <w:ins w:id="4668" w:author="Arnob Alam" w:date="2025-02-02T17:31:00Z" w16du:dateUtc="2025-02-02T22:31:00Z">
        <w:r>
          <w:t xml:space="preserve">Figure </w:t>
        </w:r>
        <w:r>
          <w:fldChar w:fldCharType="begin"/>
        </w:r>
        <w:r>
          <w:instrText xml:space="preserve"> SEQ Figure \* ARABIC </w:instrText>
        </w:r>
      </w:ins>
      <w:r>
        <w:fldChar w:fldCharType="separate"/>
      </w:r>
      <w:ins w:id="4669" w:author="Arnob Alam" w:date="2025-02-06T14:36:00Z" w16du:dateUtc="2025-02-06T19:36:00Z">
        <w:r w:rsidR="00932F26">
          <w:rPr>
            <w:noProof/>
          </w:rPr>
          <w:t>9</w:t>
        </w:r>
      </w:ins>
      <w:ins w:id="4670" w:author="Arnob Alam" w:date="2025-02-02T17:31:00Z" w16du:dateUtc="2025-02-02T22:31:00Z">
        <w:r>
          <w:fldChar w:fldCharType="end"/>
        </w:r>
        <w:bookmarkEnd w:id="4667"/>
        <w:r>
          <w:rPr>
            <w:noProof/>
          </w:rPr>
          <w:t xml:space="preserve"> Comparison of GME matching estimator performance, in comparison to </w:t>
        </w:r>
      </w:ins>
      <w:ins w:id="4671" w:author="Arnob Alam" w:date="2025-02-02T17:32:00Z" w16du:dateUtc="2025-02-02T22:32:00Z">
        <w:r w:rsidR="00510BEA">
          <w:rPr>
            <w:noProof/>
          </w:rPr>
          <w:t>matching based on logit and an uncorrected difference-in-differences</w:t>
        </w:r>
      </w:ins>
    </w:p>
    <w:p w14:paraId="0ADEB1B0" w14:textId="146758E2" w:rsidR="00AE596C" w:rsidRPr="00EA45C9" w:rsidRDefault="00AE596C" w:rsidP="00F77373">
      <w:pPr>
        <w:rPr>
          <w:ins w:id="4672" w:author="Arnob Alam" w:date="2025-02-02T17:19:00Z" w16du:dateUtc="2025-02-02T22:19:00Z"/>
          <w:rPrChange w:id="4673" w:author="Arnob Alam" w:date="2025-02-02T17:14:00Z" w16du:dateUtc="2025-02-02T22:14:00Z">
            <w:rPr>
              <w:ins w:id="4674" w:author="Arnob Alam" w:date="2025-02-02T17:19:00Z" w16du:dateUtc="2025-02-02T22:19:00Z"/>
              <w:highlight w:val="yellow"/>
            </w:rPr>
          </w:rPrChange>
        </w:rPr>
      </w:pPr>
      <w:ins w:id="4675" w:author="Arnob Alam" w:date="2025-02-02T17:30:00Z" w16du:dateUtc="2025-02-02T22:30:00Z">
        <w:r>
          <w:rPr>
            <w:noProof/>
            <w14:ligatures w14:val="standardContextual"/>
          </w:rPr>
          <w:drawing>
            <wp:inline distT="0" distB="0" distL="0" distR="0" wp14:anchorId="5BC9A586" wp14:editId="6A111461">
              <wp:extent cx="5934710" cy="3952875"/>
              <wp:effectExtent l="0" t="0" r="0" b="0"/>
              <wp:docPr id="787192473" name="Picture 1" descr="A graph of a performance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92473" name="Picture 1" descr="A graph of a performance curve&#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34710" cy="3952875"/>
                      </a:xfrm>
                      <a:prstGeom prst="rect">
                        <a:avLst/>
                      </a:prstGeom>
                    </pic:spPr>
                  </pic:pic>
                </a:graphicData>
              </a:graphic>
            </wp:inline>
          </w:drawing>
        </w:r>
      </w:ins>
    </w:p>
    <w:p w14:paraId="7E068B41" w14:textId="568B0447" w:rsidR="006903EF" w:rsidRDefault="006903EF">
      <w:pPr>
        <w:pStyle w:val="Caption"/>
        <w:keepNext/>
        <w:rPr>
          <w:ins w:id="4676" w:author="Arnob Alam" w:date="2025-02-02T17:39:00Z" w16du:dateUtc="2025-02-02T22:39:00Z"/>
        </w:rPr>
        <w:pPrChange w:id="4677" w:author="Arnob Alam" w:date="2025-02-02T17:39:00Z" w16du:dateUtc="2025-02-02T22:39:00Z">
          <w:pPr/>
        </w:pPrChange>
      </w:pPr>
      <w:bookmarkStart w:id="4678" w:name="_Ref189410405"/>
      <w:ins w:id="4679" w:author="Arnob Alam" w:date="2025-02-02T17:39:00Z" w16du:dateUtc="2025-02-02T22:39:00Z">
        <w:r>
          <w:t xml:space="preserve">Table </w:t>
        </w:r>
      </w:ins>
      <w:ins w:id="4680" w:author="Arnob Alam" w:date="2025-02-05T20:50:00Z" w16du:dateUtc="2025-02-06T01:50:00Z">
        <w:r w:rsidR="00FE38B0">
          <w:fldChar w:fldCharType="begin"/>
        </w:r>
        <w:r w:rsidR="00FE38B0">
          <w:instrText xml:space="preserve"> SEQ Table \* ARABIC </w:instrText>
        </w:r>
      </w:ins>
      <w:r w:rsidR="00FE38B0">
        <w:fldChar w:fldCharType="separate"/>
      </w:r>
      <w:ins w:id="4681" w:author="Arnob Alam" w:date="2025-02-06T14:36:00Z" w16du:dateUtc="2025-02-06T19:36:00Z">
        <w:r w:rsidR="00932F26">
          <w:rPr>
            <w:noProof/>
          </w:rPr>
          <w:t>21</w:t>
        </w:r>
      </w:ins>
      <w:ins w:id="4682" w:author="Arnob Alam" w:date="2025-02-05T20:50:00Z" w16du:dateUtc="2025-02-06T01:50:00Z">
        <w:r w:rsidR="00FE38B0">
          <w:fldChar w:fldCharType="end"/>
        </w:r>
      </w:ins>
      <w:bookmarkEnd w:id="4678"/>
      <w:ins w:id="4683" w:author="Arnob Alam" w:date="2025-02-02T17:39:00Z" w16du:dateUtc="2025-02-02T22:39:00Z">
        <w:r>
          <w:t xml:space="preserve"> Summary </w:t>
        </w:r>
        <w:proofErr w:type="gramStart"/>
        <w:r>
          <w:t xml:space="preserve">of </w:t>
        </w:r>
        <w:r>
          <w:rPr>
            <w:noProof/>
          </w:rPr>
          <w:t xml:space="preserve"> Estimator</w:t>
        </w:r>
        <w:proofErr w:type="gramEnd"/>
        <w:r>
          <w:rPr>
            <w:noProof/>
          </w:rPr>
          <w:t xml:space="preserve"> Performance</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4684" w:author="Arnob Alam" w:date="2025-02-02T17:37:00Z" w16du:dateUtc="2025-02-02T22:37: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817"/>
        <w:gridCol w:w="2375"/>
        <w:gridCol w:w="1163"/>
        <w:gridCol w:w="1178"/>
        <w:tblGridChange w:id="4685">
          <w:tblGrid>
            <w:gridCol w:w="1817"/>
            <w:gridCol w:w="1695"/>
            <w:gridCol w:w="1163"/>
            <w:gridCol w:w="1178"/>
            <w:gridCol w:w="680"/>
          </w:tblGrid>
        </w:tblGridChange>
      </w:tblGrid>
      <w:tr w:rsidR="00464C53" w14:paraId="204BBC78" w14:textId="77777777" w:rsidTr="00464C53">
        <w:trPr>
          <w:tblCellSpacing w:w="15" w:type="dxa"/>
          <w:jc w:val="center"/>
          <w:ins w:id="4686" w:author="Arnob Alam" w:date="2025-02-02T17:37:00Z"/>
          <w:trPrChange w:id="4687" w:author="Arnob Alam" w:date="2025-02-02T17:37:00Z" w16du:dateUtc="2025-02-02T22:37:00Z">
            <w:trPr>
              <w:gridAfter w:val="0"/>
              <w:tblCellSpacing w:w="15" w:type="dxa"/>
            </w:trPr>
          </w:trPrChange>
        </w:trPr>
        <w:tc>
          <w:tcPr>
            <w:tcW w:w="0" w:type="auto"/>
            <w:gridSpan w:val="4"/>
            <w:vAlign w:val="center"/>
            <w:hideMark/>
            <w:tcPrChange w:id="4688" w:author="Arnob Alam" w:date="2025-02-02T17:37:00Z" w16du:dateUtc="2025-02-02T22:37:00Z">
              <w:tcPr>
                <w:tcW w:w="0" w:type="auto"/>
                <w:gridSpan w:val="4"/>
                <w:vAlign w:val="center"/>
                <w:hideMark/>
              </w:tcPr>
            </w:tcPrChange>
          </w:tcPr>
          <w:p w14:paraId="3FB510A1" w14:textId="77777777" w:rsidR="00464C53" w:rsidRDefault="00CA39A9" w:rsidP="00ED56CC">
            <w:pPr>
              <w:rPr>
                <w:ins w:id="4689" w:author="Arnob Alam" w:date="2025-02-02T17:37:00Z" w16du:dateUtc="2025-02-02T22:37:00Z"/>
                <w:rFonts w:eastAsia="Times New Roman"/>
              </w:rPr>
            </w:pPr>
            <w:ins w:id="4690" w:author="Arnob Alam" w:date="2025-02-02T17:37:00Z" w16du:dateUtc="2025-02-02T22:37:00Z">
              <w:r w:rsidRPr="00CA39A9">
                <w:rPr>
                  <w:rFonts w:eastAsia="Times New Roman"/>
                  <w:noProof/>
                  <w14:ligatures w14:val="standardContextual"/>
                </w:rPr>
                <w:pict w14:anchorId="593D5F7B">
                  <v:rect id="_x0000_i1036" alt="" style="width:465.65pt;height:.05pt;mso-width-percent:0;mso-height-percent:0;mso-width-percent:0;mso-height-percent:0" o:hrpct="995" o:hralign="center" o:hrstd="t" o:hr="t" fillcolor="#a0a0a0" stroked="f"/>
                </w:pict>
              </w:r>
            </w:ins>
          </w:p>
        </w:tc>
      </w:tr>
      <w:tr w:rsidR="00464C53" w14:paraId="696E5288" w14:textId="77777777" w:rsidTr="00464C53">
        <w:trPr>
          <w:tblCellSpacing w:w="15" w:type="dxa"/>
          <w:jc w:val="center"/>
          <w:ins w:id="4691" w:author="Arnob Alam" w:date="2025-02-02T17:37:00Z"/>
          <w:trPrChange w:id="4692" w:author="Arnob Alam" w:date="2025-02-02T17:37:00Z" w16du:dateUtc="2025-02-02T22:37:00Z">
            <w:trPr>
              <w:gridAfter w:val="0"/>
              <w:tblCellSpacing w:w="15" w:type="dxa"/>
            </w:trPr>
          </w:trPrChange>
        </w:trPr>
        <w:tc>
          <w:tcPr>
            <w:tcW w:w="0" w:type="auto"/>
            <w:vAlign w:val="center"/>
            <w:hideMark/>
            <w:tcPrChange w:id="4693" w:author="Arnob Alam" w:date="2025-02-02T17:37:00Z" w16du:dateUtc="2025-02-02T22:37:00Z">
              <w:tcPr>
                <w:tcW w:w="0" w:type="auto"/>
                <w:vAlign w:val="center"/>
                <w:hideMark/>
              </w:tcPr>
            </w:tcPrChange>
          </w:tcPr>
          <w:p w14:paraId="148A0D94" w14:textId="77777777" w:rsidR="00464C53" w:rsidRDefault="00464C53" w:rsidP="00ED56CC">
            <w:pPr>
              <w:rPr>
                <w:ins w:id="4694" w:author="Arnob Alam" w:date="2025-02-02T17:37:00Z" w16du:dateUtc="2025-02-02T22:37:00Z"/>
                <w:rFonts w:eastAsia="Times New Roman"/>
              </w:rPr>
            </w:pPr>
          </w:p>
        </w:tc>
        <w:tc>
          <w:tcPr>
            <w:tcW w:w="0" w:type="auto"/>
            <w:vAlign w:val="center"/>
            <w:hideMark/>
            <w:tcPrChange w:id="4695" w:author="Arnob Alam" w:date="2025-02-02T17:37:00Z" w16du:dateUtc="2025-02-02T22:37:00Z">
              <w:tcPr>
                <w:tcW w:w="0" w:type="auto"/>
                <w:vAlign w:val="center"/>
                <w:hideMark/>
              </w:tcPr>
            </w:tcPrChange>
          </w:tcPr>
          <w:p w14:paraId="0F37B345" w14:textId="2BA1ABF9" w:rsidR="00464C53" w:rsidRDefault="007F4328" w:rsidP="00ED56CC">
            <w:pPr>
              <w:rPr>
                <w:ins w:id="4696" w:author="Arnob Alam" w:date="2025-02-02T17:37:00Z" w16du:dateUtc="2025-02-02T22:37:00Z"/>
                <w:rFonts w:eastAsia="Times New Roman"/>
              </w:rPr>
            </w:pPr>
            <w:ins w:id="4697" w:author="Arnob Alam" w:date="2025-02-02T18:32:00Z" w16du:dateUtc="2025-02-02T23:32:00Z">
              <w:r>
                <w:rPr>
                  <w:rFonts w:eastAsia="Times New Roman"/>
                </w:rPr>
                <w:t xml:space="preserve">Baseline </w:t>
              </w:r>
            </w:ins>
            <w:ins w:id="4698" w:author="Arnob Alam" w:date="2025-02-02T17:38:00Z" w16du:dateUtc="2025-02-02T22:38:00Z">
              <w:r w:rsidR="00333CD7">
                <w:rPr>
                  <w:rFonts w:eastAsia="Times New Roman"/>
                </w:rPr>
                <w:t>Performance</w:t>
              </w:r>
            </w:ins>
          </w:p>
        </w:tc>
        <w:tc>
          <w:tcPr>
            <w:tcW w:w="0" w:type="auto"/>
            <w:vAlign w:val="center"/>
            <w:hideMark/>
            <w:tcPrChange w:id="4699" w:author="Arnob Alam" w:date="2025-02-02T17:37:00Z" w16du:dateUtc="2025-02-02T22:37:00Z">
              <w:tcPr>
                <w:tcW w:w="0" w:type="auto"/>
                <w:vAlign w:val="center"/>
                <w:hideMark/>
              </w:tcPr>
            </w:tcPrChange>
          </w:tcPr>
          <w:p w14:paraId="66E52300" w14:textId="77777777" w:rsidR="00464C53" w:rsidRDefault="00464C53" w:rsidP="00ED56CC">
            <w:pPr>
              <w:rPr>
                <w:ins w:id="4700" w:author="Arnob Alam" w:date="2025-02-02T17:37:00Z" w16du:dateUtc="2025-02-02T22:37:00Z"/>
                <w:rFonts w:eastAsia="Times New Roman"/>
              </w:rPr>
            </w:pPr>
          </w:p>
        </w:tc>
        <w:tc>
          <w:tcPr>
            <w:tcW w:w="0" w:type="auto"/>
            <w:vAlign w:val="center"/>
            <w:hideMark/>
            <w:tcPrChange w:id="4701" w:author="Arnob Alam" w:date="2025-02-02T17:37:00Z" w16du:dateUtc="2025-02-02T22:37:00Z">
              <w:tcPr>
                <w:tcW w:w="0" w:type="auto"/>
                <w:vAlign w:val="center"/>
                <w:hideMark/>
              </w:tcPr>
            </w:tcPrChange>
          </w:tcPr>
          <w:p w14:paraId="7F7C9508" w14:textId="77777777" w:rsidR="00464C53" w:rsidRDefault="00464C53" w:rsidP="00ED56CC">
            <w:pPr>
              <w:rPr>
                <w:ins w:id="4702" w:author="Arnob Alam" w:date="2025-02-02T17:37:00Z" w16du:dateUtc="2025-02-02T22:37:00Z"/>
                <w:rFonts w:eastAsia="Times New Roman"/>
                <w:sz w:val="20"/>
                <w:szCs w:val="20"/>
              </w:rPr>
            </w:pPr>
          </w:p>
        </w:tc>
      </w:tr>
      <w:tr w:rsidR="00464C53" w14:paraId="54E8E5E4" w14:textId="77777777" w:rsidTr="00464C53">
        <w:trPr>
          <w:tblCellSpacing w:w="15" w:type="dxa"/>
          <w:jc w:val="center"/>
          <w:ins w:id="4703" w:author="Arnob Alam" w:date="2025-02-02T17:37:00Z"/>
          <w:trPrChange w:id="4704" w:author="Arnob Alam" w:date="2025-02-02T17:37:00Z" w16du:dateUtc="2025-02-02T22:37:00Z">
            <w:trPr>
              <w:gridAfter w:val="0"/>
              <w:tblCellSpacing w:w="15" w:type="dxa"/>
            </w:trPr>
          </w:trPrChange>
        </w:trPr>
        <w:tc>
          <w:tcPr>
            <w:tcW w:w="0" w:type="auto"/>
            <w:vAlign w:val="center"/>
            <w:hideMark/>
            <w:tcPrChange w:id="4705" w:author="Arnob Alam" w:date="2025-02-02T17:37:00Z" w16du:dateUtc="2025-02-02T22:37:00Z">
              <w:tcPr>
                <w:tcW w:w="0" w:type="auto"/>
                <w:vAlign w:val="center"/>
                <w:hideMark/>
              </w:tcPr>
            </w:tcPrChange>
          </w:tcPr>
          <w:p w14:paraId="48612A8F" w14:textId="77777777" w:rsidR="00464C53" w:rsidRDefault="00464C53" w:rsidP="00ED56CC">
            <w:pPr>
              <w:rPr>
                <w:ins w:id="4706" w:author="Arnob Alam" w:date="2025-02-02T17:37:00Z" w16du:dateUtc="2025-02-02T22:37:00Z"/>
                <w:rFonts w:eastAsia="Times New Roman"/>
                <w:sz w:val="20"/>
                <w:szCs w:val="20"/>
              </w:rPr>
            </w:pPr>
          </w:p>
        </w:tc>
        <w:tc>
          <w:tcPr>
            <w:tcW w:w="0" w:type="auto"/>
            <w:vAlign w:val="center"/>
            <w:hideMark/>
            <w:tcPrChange w:id="4707" w:author="Arnob Alam" w:date="2025-02-02T17:37:00Z" w16du:dateUtc="2025-02-02T22:37:00Z">
              <w:tcPr>
                <w:tcW w:w="0" w:type="auto"/>
                <w:vAlign w:val="center"/>
                <w:hideMark/>
              </w:tcPr>
            </w:tcPrChange>
          </w:tcPr>
          <w:p w14:paraId="52AA9327" w14:textId="5892FFA6" w:rsidR="00464C53" w:rsidRDefault="00464C53" w:rsidP="00ED56CC">
            <w:pPr>
              <w:rPr>
                <w:ins w:id="4708" w:author="Arnob Alam" w:date="2025-02-02T17:37:00Z" w16du:dateUtc="2025-02-02T22:37:00Z"/>
                <w:rFonts w:eastAsia="Times New Roman"/>
              </w:rPr>
            </w:pPr>
            <w:ins w:id="4709" w:author="Arnob Alam" w:date="2025-02-02T17:37:00Z" w16du:dateUtc="2025-02-02T22:37:00Z">
              <w:r>
                <w:rPr>
                  <w:rFonts w:eastAsia="Times New Roman"/>
                </w:rPr>
                <w:t>Bias</w:t>
              </w:r>
            </w:ins>
          </w:p>
        </w:tc>
        <w:tc>
          <w:tcPr>
            <w:tcW w:w="0" w:type="auto"/>
            <w:vAlign w:val="center"/>
            <w:hideMark/>
            <w:tcPrChange w:id="4710" w:author="Arnob Alam" w:date="2025-02-02T17:37:00Z" w16du:dateUtc="2025-02-02T22:37:00Z">
              <w:tcPr>
                <w:tcW w:w="0" w:type="auto"/>
                <w:vAlign w:val="center"/>
                <w:hideMark/>
              </w:tcPr>
            </w:tcPrChange>
          </w:tcPr>
          <w:p w14:paraId="74DC2BE3" w14:textId="2479F8D2" w:rsidR="00464C53" w:rsidRDefault="00464C53" w:rsidP="00ED56CC">
            <w:pPr>
              <w:rPr>
                <w:ins w:id="4711" w:author="Arnob Alam" w:date="2025-02-02T17:37:00Z" w16du:dateUtc="2025-02-02T22:37:00Z"/>
                <w:rFonts w:eastAsia="Times New Roman"/>
              </w:rPr>
            </w:pPr>
            <w:ins w:id="4712" w:author="Arnob Alam" w:date="2025-02-02T17:37:00Z" w16du:dateUtc="2025-02-02T22:37:00Z">
              <w:r>
                <w:rPr>
                  <w:rFonts w:eastAsia="Times New Roman"/>
                </w:rPr>
                <w:t>Std. Dev</w:t>
              </w:r>
            </w:ins>
          </w:p>
        </w:tc>
        <w:tc>
          <w:tcPr>
            <w:tcW w:w="0" w:type="auto"/>
            <w:vAlign w:val="center"/>
            <w:hideMark/>
            <w:tcPrChange w:id="4713" w:author="Arnob Alam" w:date="2025-02-02T17:37:00Z" w16du:dateUtc="2025-02-02T22:37:00Z">
              <w:tcPr>
                <w:tcW w:w="0" w:type="auto"/>
                <w:vAlign w:val="center"/>
                <w:hideMark/>
              </w:tcPr>
            </w:tcPrChange>
          </w:tcPr>
          <w:p w14:paraId="3D8C92CF" w14:textId="77777777" w:rsidR="00464C53" w:rsidRDefault="00464C53" w:rsidP="00ED56CC">
            <w:pPr>
              <w:rPr>
                <w:ins w:id="4714" w:author="Arnob Alam" w:date="2025-02-02T17:37:00Z" w16du:dateUtc="2025-02-02T22:37:00Z"/>
                <w:rFonts w:eastAsia="Times New Roman"/>
              </w:rPr>
            </w:pPr>
            <w:ins w:id="4715" w:author="Arnob Alam" w:date="2025-02-02T17:37:00Z" w16du:dateUtc="2025-02-02T22:37:00Z">
              <w:r>
                <w:rPr>
                  <w:rFonts w:eastAsia="Times New Roman"/>
                </w:rPr>
                <w:t>MSE</w:t>
              </w:r>
            </w:ins>
          </w:p>
        </w:tc>
      </w:tr>
      <w:tr w:rsidR="00464C53" w14:paraId="6DA88851" w14:textId="77777777" w:rsidTr="00464C53">
        <w:trPr>
          <w:tblCellSpacing w:w="15" w:type="dxa"/>
          <w:jc w:val="center"/>
          <w:ins w:id="4716" w:author="Arnob Alam" w:date="2025-02-02T17:37:00Z"/>
          <w:trPrChange w:id="4717" w:author="Arnob Alam" w:date="2025-02-02T17:37:00Z" w16du:dateUtc="2025-02-02T22:37:00Z">
            <w:trPr>
              <w:gridAfter w:val="0"/>
              <w:tblCellSpacing w:w="15" w:type="dxa"/>
            </w:trPr>
          </w:trPrChange>
        </w:trPr>
        <w:tc>
          <w:tcPr>
            <w:tcW w:w="0" w:type="auto"/>
            <w:gridSpan w:val="4"/>
            <w:vAlign w:val="center"/>
            <w:hideMark/>
            <w:tcPrChange w:id="4718" w:author="Arnob Alam" w:date="2025-02-02T17:37:00Z" w16du:dateUtc="2025-02-02T22:37:00Z">
              <w:tcPr>
                <w:tcW w:w="0" w:type="auto"/>
                <w:gridSpan w:val="4"/>
                <w:vAlign w:val="center"/>
                <w:hideMark/>
              </w:tcPr>
            </w:tcPrChange>
          </w:tcPr>
          <w:p w14:paraId="05C83BBD" w14:textId="77777777" w:rsidR="00464C53" w:rsidRDefault="00CA39A9" w:rsidP="00ED56CC">
            <w:pPr>
              <w:rPr>
                <w:ins w:id="4719" w:author="Arnob Alam" w:date="2025-02-02T17:37:00Z" w16du:dateUtc="2025-02-02T22:37:00Z"/>
                <w:rFonts w:eastAsia="Times New Roman"/>
              </w:rPr>
            </w:pPr>
            <w:ins w:id="4720" w:author="Arnob Alam" w:date="2025-02-02T17:37:00Z" w16du:dateUtc="2025-02-02T22:37:00Z">
              <w:r w:rsidRPr="00CA39A9">
                <w:rPr>
                  <w:rFonts w:eastAsia="Times New Roman"/>
                  <w:noProof/>
                  <w14:ligatures w14:val="standardContextual"/>
                </w:rPr>
                <w:pict w14:anchorId="5F7D1770">
                  <v:rect id="_x0000_i1035" alt="" style="width:465.65pt;height:.05pt;mso-width-percent:0;mso-height-percent:0;mso-width-percent:0;mso-height-percent:0" o:hrpct="995" o:hralign="center" o:hrstd="t" o:hr="t" fillcolor="#a0a0a0" stroked="f"/>
                </w:pict>
              </w:r>
            </w:ins>
          </w:p>
        </w:tc>
      </w:tr>
      <w:tr w:rsidR="00464C53" w14:paraId="6DA96C58" w14:textId="77777777" w:rsidTr="00464C53">
        <w:trPr>
          <w:tblCellSpacing w:w="15" w:type="dxa"/>
          <w:jc w:val="center"/>
          <w:ins w:id="4721" w:author="Arnob Alam" w:date="2025-02-02T17:37:00Z"/>
          <w:trPrChange w:id="4722" w:author="Arnob Alam" w:date="2025-02-02T17:37:00Z" w16du:dateUtc="2025-02-02T22:37:00Z">
            <w:trPr>
              <w:gridAfter w:val="0"/>
              <w:tblCellSpacing w:w="15" w:type="dxa"/>
            </w:trPr>
          </w:trPrChange>
        </w:trPr>
        <w:tc>
          <w:tcPr>
            <w:tcW w:w="0" w:type="auto"/>
            <w:vAlign w:val="center"/>
            <w:hideMark/>
            <w:tcPrChange w:id="4723" w:author="Arnob Alam" w:date="2025-02-02T17:37:00Z" w16du:dateUtc="2025-02-02T22:37:00Z">
              <w:tcPr>
                <w:tcW w:w="0" w:type="auto"/>
                <w:vAlign w:val="center"/>
                <w:hideMark/>
              </w:tcPr>
            </w:tcPrChange>
          </w:tcPr>
          <w:p w14:paraId="75827047" w14:textId="51F7AAC2" w:rsidR="00464C53" w:rsidRDefault="00464C53" w:rsidP="00ED56CC">
            <w:pPr>
              <w:rPr>
                <w:ins w:id="4724" w:author="Arnob Alam" w:date="2025-02-02T17:37:00Z" w16du:dateUtc="2025-02-02T22:37:00Z"/>
                <w:rFonts w:eastAsia="Times New Roman"/>
              </w:rPr>
            </w:pPr>
            <w:ins w:id="4725" w:author="Arnob Alam" w:date="2025-02-02T17:37:00Z" w16du:dateUtc="2025-02-02T22:37:00Z">
              <w:r>
                <w:rPr>
                  <w:rFonts w:eastAsia="Times New Roman"/>
                </w:rPr>
                <w:t>Abadie</w:t>
              </w:r>
            </w:ins>
            <w:ins w:id="4726" w:author="Arnob Alam" w:date="2025-02-02T17:56:00Z" w16du:dateUtc="2025-02-02T22:56:00Z">
              <w:r w:rsidR="002653CE">
                <w:rPr>
                  <w:rFonts w:eastAsia="Times New Roman"/>
                </w:rPr>
                <w:t xml:space="preserve"> </w:t>
              </w:r>
            </w:ins>
            <w:ins w:id="4727" w:author="Arnob Alam" w:date="2025-02-02T17:37:00Z" w16du:dateUtc="2025-02-02T22:37:00Z">
              <w:r>
                <w:rPr>
                  <w:rFonts w:eastAsia="Times New Roman"/>
                </w:rPr>
                <w:t>(Logit)</w:t>
              </w:r>
            </w:ins>
          </w:p>
        </w:tc>
        <w:tc>
          <w:tcPr>
            <w:tcW w:w="0" w:type="auto"/>
            <w:vAlign w:val="center"/>
            <w:hideMark/>
            <w:tcPrChange w:id="4728" w:author="Arnob Alam" w:date="2025-02-02T17:37:00Z" w16du:dateUtc="2025-02-02T22:37:00Z">
              <w:tcPr>
                <w:tcW w:w="0" w:type="auto"/>
                <w:vAlign w:val="center"/>
                <w:hideMark/>
              </w:tcPr>
            </w:tcPrChange>
          </w:tcPr>
          <w:p w14:paraId="281A405E" w14:textId="77777777" w:rsidR="00464C53" w:rsidRDefault="00464C53" w:rsidP="00ED56CC">
            <w:pPr>
              <w:rPr>
                <w:ins w:id="4729" w:author="Arnob Alam" w:date="2025-02-02T17:37:00Z" w16du:dateUtc="2025-02-02T22:37:00Z"/>
                <w:rFonts w:eastAsia="Times New Roman"/>
              </w:rPr>
            </w:pPr>
            <w:ins w:id="4730" w:author="Arnob Alam" w:date="2025-02-02T17:37:00Z" w16du:dateUtc="2025-02-02T22:37:00Z">
              <w:r>
                <w:rPr>
                  <w:rFonts w:eastAsia="Times New Roman"/>
                </w:rPr>
                <w:t>-.1147202</w:t>
              </w:r>
            </w:ins>
          </w:p>
        </w:tc>
        <w:tc>
          <w:tcPr>
            <w:tcW w:w="0" w:type="auto"/>
            <w:vAlign w:val="center"/>
            <w:hideMark/>
            <w:tcPrChange w:id="4731" w:author="Arnob Alam" w:date="2025-02-02T17:37:00Z" w16du:dateUtc="2025-02-02T22:37:00Z">
              <w:tcPr>
                <w:tcW w:w="0" w:type="auto"/>
                <w:vAlign w:val="center"/>
                <w:hideMark/>
              </w:tcPr>
            </w:tcPrChange>
          </w:tcPr>
          <w:p w14:paraId="12241145" w14:textId="77777777" w:rsidR="00464C53" w:rsidRDefault="00464C53" w:rsidP="00ED56CC">
            <w:pPr>
              <w:rPr>
                <w:ins w:id="4732" w:author="Arnob Alam" w:date="2025-02-02T17:37:00Z" w16du:dateUtc="2025-02-02T22:37:00Z"/>
                <w:rFonts w:eastAsia="Times New Roman"/>
              </w:rPr>
            </w:pPr>
            <w:ins w:id="4733" w:author="Arnob Alam" w:date="2025-02-02T17:37:00Z" w16du:dateUtc="2025-02-02T22:37:00Z">
              <w:r>
                <w:rPr>
                  <w:rFonts w:eastAsia="Times New Roman"/>
                </w:rPr>
                <w:t>.8791705</w:t>
              </w:r>
            </w:ins>
          </w:p>
        </w:tc>
        <w:tc>
          <w:tcPr>
            <w:tcW w:w="0" w:type="auto"/>
            <w:vAlign w:val="center"/>
            <w:hideMark/>
            <w:tcPrChange w:id="4734" w:author="Arnob Alam" w:date="2025-02-02T17:37:00Z" w16du:dateUtc="2025-02-02T22:37:00Z">
              <w:tcPr>
                <w:tcW w:w="0" w:type="auto"/>
                <w:vAlign w:val="center"/>
                <w:hideMark/>
              </w:tcPr>
            </w:tcPrChange>
          </w:tcPr>
          <w:p w14:paraId="0CB7439C" w14:textId="77777777" w:rsidR="00464C53" w:rsidRDefault="00464C53" w:rsidP="00ED56CC">
            <w:pPr>
              <w:rPr>
                <w:ins w:id="4735" w:author="Arnob Alam" w:date="2025-02-02T17:37:00Z" w16du:dateUtc="2025-02-02T22:37:00Z"/>
                <w:rFonts w:eastAsia="Times New Roman"/>
              </w:rPr>
            </w:pPr>
            <w:ins w:id="4736" w:author="Arnob Alam" w:date="2025-02-02T17:37:00Z" w16du:dateUtc="2025-02-02T22:37:00Z">
              <w:r>
                <w:rPr>
                  <w:rFonts w:eastAsia="Times New Roman"/>
                </w:rPr>
                <w:t>.7861014</w:t>
              </w:r>
            </w:ins>
          </w:p>
        </w:tc>
      </w:tr>
      <w:tr w:rsidR="00464C53" w14:paraId="4E1C3DB0" w14:textId="77777777" w:rsidTr="00464C53">
        <w:trPr>
          <w:tblCellSpacing w:w="15" w:type="dxa"/>
          <w:jc w:val="center"/>
          <w:ins w:id="4737" w:author="Arnob Alam" w:date="2025-02-02T17:37:00Z"/>
          <w:trPrChange w:id="4738" w:author="Arnob Alam" w:date="2025-02-02T17:37:00Z" w16du:dateUtc="2025-02-02T22:37:00Z">
            <w:trPr>
              <w:gridAfter w:val="0"/>
              <w:tblCellSpacing w:w="15" w:type="dxa"/>
            </w:trPr>
          </w:trPrChange>
        </w:trPr>
        <w:tc>
          <w:tcPr>
            <w:tcW w:w="0" w:type="auto"/>
            <w:vAlign w:val="center"/>
            <w:hideMark/>
            <w:tcPrChange w:id="4739" w:author="Arnob Alam" w:date="2025-02-02T17:37:00Z" w16du:dateUtc="2025-02-02T22:37:00Z">
              <w:tcPr>
                <w:tcW w:w="0" w:type="auto"/>
                <w:vAlign w:val="center"/>
                <w:hideMark/>
              </w:tcPr>
            </w:tcPrChange>
          </w:tcPr>
          <w:p w14:paraId="17AE6069" w14:textId="2E140730" w:rsidR="00464C53" w:rsidRDefault="00464C53" w:rsidP="00ED56CC">
            <w:pPr>
              <w:rPr>
                <w:ins w:id="4740" w:author="Arnob Alam" w:date="2025-02-02T17:37:00Z" w16du:dateUtc="2025-02-02T22:37:00Z"/>
                <w:rFonts w:eastAsia="Times New Roman"/>
              </w:rPr>
            </w:pPr>
            <w:ins w:id="4741" w:author="Arnob Alam" w:date="2025-02-02T17:37:00Z" w16du:dateUtc="2025-02-02T22:37:00Z">
              <w:r>
                <w:rPr>
                  <w:rFonts w:eastAsia="Times New Roman"/>
                </w:rPr>
                <w:t>Abadie</w:t>
              </w:r>
            </w:ins>
            <w:ins w:id="4742" w:author="Arnob Alam" w:date="2025-02-02T17:56:00Z" w16du:dateUtc="2025-02-02T22:56:00Z">
              <w:r w:rsidR="002653CE">
                <w:rPr>
                  <w:rFonts w:eastAsia="Times New Roman"/>
                </w:rPr>
                <w:t xml:space="preserve"> </w:t>
              </w:r>
            </w:ins>
            <w:ins w:id="4743" w:author="Arnob Alam" w:date="2025-02-02T17:37:00Z" w16du:dateUtc="2025-02-02T22:37:00Z">
              <w:r>
                <w:rPr>
                  <w:rFonts w:eastAsia="Times New Roman"/>
                </w:rPr>
                <w:t xml:space="preserve">(GME) </w:t>
              </w:r>
            </w:ins>
          </w:p>
        </w:tc>
        <w:tc>
          <w:tcPr>
            <w:tcW w:w="0" w:type="auto"/>
            <w:vAlign w:val="center"/>
            <w:hideMark/>
            <w:tcPrChange w:id="4744" w:author="Arnob Alam" w:date="2025-02-02T17:37:00Z" w16du:dateUtc="2025-02-02T22:37:00Z">
              <w:tcPr>
                <w:tcW w:w="0" w:type="auto"/>
                <w:vAlign w:val="center"/>
                <w:hideMark/>
              </w:tcPr>
            </w:tcPrChange>
          </w:tcPr>
          <w:p w14:paraId="17B559F7" w14:textId="77777777" w:rsidR="00464C53" w:rsidRDefault="00464C53" w:rsidP="00ED56CC">
            <w:pPr>
              <w:rPr>
                <w:ins w:id="4745" w:author="Arnob Alam" w:date="2025-02-02T17:37:00Z" w16du:dateUtc="2025-02-02T22:37:00Z"/>
                <w:rFonts w:eastAsia="Times New Roman"/>
              </w:rPr>
            </w:pPr>
            <w:ins w:id="4746" w:author="Arnob Alam" w:date="2025-02-02T17:37:00Z" w16du:dateUtc="2025-02-02T22:37:00Z">
              <w:r>
                <w:rPr>
                  <w:rFonts w:eastAsia="Times New Roman"/>
                </w:rPr>
                <w:t>.0797839</w:t>
              </w:r>
            </w:ins>
          </w:p>
        </w:tc>
        <w:tc>
          <w:tcPr>
            <w:tcW w:w="0" w:type="auto"/>
            <w:vAlign w:val="center"/>
            <w:hideMark/>
            <w:tcPrChange w:id="4747" w:author="Arnob Alam" w:date="2025-02-02T17:37:00Z" w16du:dateUtc="2025-02-02T22:37:00Z">
              <w:tcPr>
                <w:tcW w:w="0" w:type="auto"/>
                <w:vAlign w:val="center"/>
                <w:hideMark/>
              </w:tcPr>
            </w:tcPrChange>
          </w:tcPr>
          <w:p w14:paraId="23490697" w14:textId="77777777" w:rsidR="00464C53" w:rsidRDefault="00464C53" w:rsidP="00ED56CC">
            <w:pPr>
              <w:rPr>
                <w:ins w:id="4748" w:author="Arnob Alam" w:date="2025-02-02T17:37:00Z" w16du:dateUtc="2025-02-02T22:37:00Z"/>
                <w:rFonts w:eastAsia="Times New Roman"/>
              </w:rPr>
            </w:pPr>
            <w:ins w:id="4749" w:author="Arnob Alam" w:date="2025-02-02T17:37:00Z" w16du:dateUtc="2025-02-02T22:37:00Z">
              <w:r>
                <w:rPr>
                  <w:rFonts w:eastAsia="Times New Roman"/>
                </w:rPr>
                <w:t>.5604687</w:t>
              </w:r>
            </w:ins>
          </w:p>
        </w:tc>
        <w:tc>
          <w:tcPr>
            <w:tcW w:w="0" w:type="auto"/>
            <w:vAlign w:val="center"/>
            <w:hideMark/>
            <w:tcPrChange w:id="4750" w:author="Arnob Alam" w:date="2025-02-02T17:37:00Z" w16du:dateUtc="2025-02-02T22:37:00Z">
              <w:tcPr>
                <w:tcW w:w="0" w:type="auto"/>
                <w:vAlign w:val="center"/>
                <w:hideMark/>
              </w:tcPr>
            </w:tcPrChange>
          </w:tcPr>
          <w:p w14:paraId="438E88A0" w14:textId="77777777" w:rsidR="00464C53" w:rsidRDefault="00464C53" w:rsidP="00ED56CC">
            <w:pPr>
              <w:rPr>
                <w:ins w:id="4751" w:author="Arnob Alam" w:date="2025-02-02T17:37:00Z" w16du:dateUtc="2025-02-02T22:37:00Z"/>
                <w:rFonts w:eastAsia="Times New Roman"/>
              </w:rPr>
            </w:pPr>
            <w:ins w:id="4752" w:author="Arnob Alam" w:date="2025-02-02T17:37:00Z" w16du:dateUtc="2025-02-02T22:37:00Z">
              <w:r>
                <w:rPr>
                  <w:rFonts w:eastAsia="Times New Roman"/>
                </w:rPr>
                <w:t>.3204907</w:t>
              </w:r>
            </w:ins>
          </w:p>
        </w:tc>
      </w:tr>
      <w:tr w:rsidR="00464C53" w14:paraId="639DBF64" w14:textId="77777777" w:rsidTr="00464C53">
        <w:trPr>
          <w:tblCellSpacing w:w="15" w:type="dxa"/>
          <w:jc w:val="center"/>
          <w:ins w:id="4753" w:author="Arnob Alam" w:date="2025-02-02T17:37:00Z"/>
          <w:trPrChange w:id="4754" w:author="Arnob Alam" w:date="2025-02-02T17:37:00Z" w16du:dateUtc="2025-02-02T22:37:00Z">
            <w:trPr>
              <w:gridAfter w:val="0"/>
              <w:tblCellSpacing w:w="15" w:type="dxa"/>
            </w:trPr>
          </w:trPrChange>
        </w:trPr>
        <w:tc>
          <w:tcPr>
            <w:tcW w:w="0" w:type="auto"/>
            <w:vAlign w:val="center"/>
            <w:hideMark/>
            <w:tcPrChange w:id="4755" w:author="Arnob Alam" w:date="2025-02-02T17:37:00Z" w16du:dateUtc="2025-02-02T22:37:00Z">
              <w:tcPr>
                <w:tcW w:w="0" w:type="auto"/>
                <w:vAlign w:val="center"/>
                <w:hideMark/>
              </w:tcPr>
            </w:tcPrChange>
          </w:tcPr>
          <w:p w14:paraId="2C77616E" w14:textId="77777777" w:rsidR="00464C53" w:rsidRDefault="00464C53" w:rsidP="00ED56CC">
            <w:pPr>
              <w:rPr>
                <w:ins w:id="4756" w:author="Arnob Alam" w:date="2025-02-02T17:37:00Z" w16du:dateUtc="2025-02-02T22:37:00Z"/>
                <w:rFonts w:eastAsia="Times New Roman"/>
              </w:rPr>
            </w:pPr>
            <w:ins w:id="4757" w:author="Arnob Alam" w:date="2025-02-02T17:37:00Z" w16du:dateUtc="2025-02-02T22:37:00Z">
              <w:r>
                <w:rPr>
                  <w:rFonts w:eastAsia="Times New Roman"/>
                </w:rPr>
                <w:t>Traditional DiD</w:t>
              </w:r>
            </w:ins>
          </w:p>
        </w:tc>
        <w:tc>
          <w:tcPr>
            <w:tcW w:w="0" w:type="auto"/>
            <w:vAlign w:val="center"/>
            <w:hideMark/>
            <w:tcPrChange w:id="4758" w:author="Arnob Alam" w:date="2025-02-02T17:37:00Z" w16du:dateUtc="2025-02-02T22:37:00Z">
              <w:tcPr>
                <w:tcW w:w="0" w:type="auto"/>
                <w:vAlign w:val="center"/>
                <w:hideMark/>
              </w:tcPr>
            </w:tcPrChange>
          </w:tcPr>
          <w:p w14:paraId="7AE1804A" w14:textId="77777777" w:rsidR="00464C53" w:rsidRDefault="00464C53" w:rsidP="00ED56CC">
            <w:pPr>
              <w:rPr>
                <w:ins w:id="4759" w:author="Arnob Alam" w:date="2025-02-02T17:37:00Z" w16du:dateUtc="2025-02-02T22:37:00Z"/>
                <w:rFonts w:eastAsia="Times New Roman"/>
              </w:rPr>
            </w:pPr>
            <w:ins w:id="4760" w:author="Arnob Alam" w:date="2025-02-02T17:37:00Z" w16du:dateUtc="2025-02-02T22:37:00Z">
              <w:r>
                <w:rPr>
                  <w:rFonts w:eastAsia="Times New Roman"/>
                </w:rPr>
                <w:t>-.5119547</w:t>
              </w:r>
            </w:ins>
          </w:p>
        </w:tc>
        <w:tc>
          <w:tcPr>
            <w:tcW w:w="0" w:type="auto"/>
            <w:vAlign w:val="center"/>
            <w:hideMark/>
            <w:tcPrChange w:id="4761" w:author="Arnob Alam" w:date="2025-02-02T17:37:00Z" w16du:dateUtc="2025-02-02T22:37:00Z">
              <w:tcPr>
                <w:tcW w:w="0" w:type="auto"/>
                <w:vAlign w:val="center"/>
                <w:hideMark/>
              </w:tcPr>
            </w:tcPrChange>
          </w:tcPr>
          <w:p w14:paraId="38039417" w14:textId="77777777" w:rsidR="00464C53" w:rsidRDefault="00464C53" w:rsidP="00ED56CC">
            <w:pPr>
              <w:rPr>
                <w:ins w:id="4762" w:author="Arnob Alam" w:date="2025-02-02T17:37:00Z" w16du:dateUtc="2025-02-02T22:37:00Z"/>
                <w:rFonts w:eastAsia="Times New Roman"/>
              </w:rPr>
            </w:pPr>
            <w:ins w:id="4763" w:author="Arnob Alam" w:date="2025-02-02T17:37:00Z" w16du:dateUtc="2025-02-02T22:37:00Z">
              <w:r>
                <w:rPr>
                  <w:rFonts w:eastAsia="Times New Roman"/>
                </w:rPr>
                <w:t>.1295395</w:t>
              </w:r>
            </w:ins>
          </w:p>
        </w:tc>
        <w:tc>
          <w:tcPr>
            <w:tcW w:w="0" w:type="auto"/>
            <w:vAlign w:val="center"/>
            <w:hideMark/>
            <w:tcPrChange w:id="4764" w:author="Arnob Alam" w:date="2025-02-02T17:37:00Z" w16du:dateUtc="2025-02-02T22:37:00Z">
              <w:tcPr>
                <w:tcW w:w="0" w:type="auto"/>
                <w:vAlign w:val="center"/>
                <w:hideMark/>
              </w:tcPr>
            </w:tcPrChange>
          </w:tcPr>
          <w:p w14:paraId="7C54FDE9" w14:textId="77777777" w:rsidR="00464C53" w:rsidRDefault="00464C53" w:rsidP="00ED56CC">
            <w:pPr>
              <w:rPr>
                <w:ins w:id="4765" w:author="Arnob Alam" w:date="2025-02-02T17:37:00Z" w16du:dateUtc="2025-02-02T22:37:00Z"/>
                <w:rFonts w:eastAsia="Times New Roman"/>
              </w:rPr>
            </w:pPr>
            <w:ins w:id="4766" w:author="Arnob Alam" w:date="2025-02-02T17:37:00Z" w16du:dateUtc="2025-02-02T22:37:00Z">
              <w:r>
                <w:rPr>
                  <w:rFonts w:eastAsia="Times New Roman"/>
                </w:rPr>
                <w:t>.2788781</w:t>
              </w:r>
            </w:ins>
          </w:p>
        </w:tc>
      </w:tr>
      <w:tr w:rsidR="00464C53" w14:paraId="44F72B1A" w14:textId="77777777" w:rsidTr="00464C53">
        <w:trPr>
          <w:tblCellSpacing w:w="15" w:type="dxa"/>
          <w:jc w:val="center"/>
          <w:ins w:id="4767" w:author="Arnob Alam" w:date="2025-02-02T17:37:00Z"/>
          <w:trPrChange w:id="4768" w:author="Arnob Alam" w:date="2025-02-02T17:37:00Z" w16du:dateUtc="2025-02-02T22:37:00Z">
            <w:trPr>
              <w:gridAfter w:val="0"/>
              <w:tblCellSpacing w:w="15" w:type="dxa"/>
            </w:trPr>
          </w:trPrChange>
        </w:trPr>
        <w:tc>
          <w:tcPr>
            <w:tcW w:w="0" w:type="auto"/>
            <w:gridSpan w:val="4"/>
            <w:vAlign w:val="center"/>
            <w:hideMark/>
            <w:tcPrChange w:id="4769" w:author="Arnob Alam" w:date="2025-02-02T17:37:00Z" w16du:dateUtc="2025-02-02T22:37:00Z">
              <w:tcPr>
                <w:tcW w:w="0" w:type="auto"/>
                <w:gridSpan w:val="4"/>
                <w:vAlign w:val="center"/>
                <w:hideMark/>
              </w:tcPr>
            </w:tcPrChange>
          </w:tcPr>
          <w:p w14:paraId="35C440D0" w14:textId="77777777" w:rsidR="00464C53" w:rsidRDefault="00CA39A9" w:rsidP="00ED56CC">
            <w:pPr>
              <w:rPr>
                <w:ins w:id="4770" w:author="Arnob Alam" w:date="2025-02-02T17:37:00Z" w16du:dateUtc="2025-02-02T22:37:00Z"/>
                <w:rFonts w:eastAsia="Times New Roman"/>
              </w:rPr>
            </w:pPr>
            <w:ins w:id="4771" w:author="Arnob Alam" w:date="2025-02-02T17:37:00Z" w16du:dateUtc="2025-02-02T22:37:00Z">
              <w:r w:rsidRPr="00CA39A9">
                <w:rPr>
                  <w:rFonts w:eastAsia="Times New Roman"/>
                  <w:noProof/>
                  <w14:ligatures w14:val="standardContextual"/>
                </w:rPr>
                <w:pict w14:anchorId="5C0B1D33">
                  <v:rect id="_x0000_i1034" alt="" style="width:465.65pt;height:.05pt;mso-width-percent:0;mso-height-percent:0;mso-width-percent:0;mso-height-percent:0" o:hrpct="995" o:hralign="center" o:hrstd="t" o:hr="t" fillcolor="#a0a0a0" stroked="f"/>
                </w:pict>
              </w:r>
            </w:ins>
          </w:p>
        </w:tc>
      </w:tr>
    </w:tbl>
    <w:p w14:paraId="125BDD3B" w14:textId="782AB06B" w:rsidR="00784B17" w:rsidDel="0059273E" w:rsidRDefault="00784B17" w:rsidP="00EA45C9">
      <w:pPr>
        <w:rPr>
          <w:del w:id="4772" w:author="Arnob Alam" w:date="2025-02-02T17:09:00Z" w16du:dateUtc="2025-02-02T22:09:00Z"/>
        </w:rPr>
      </w:pPr>
      <w:del w:id="4773" w:author="Arnob Alam" w:date="2025-02-02T17:09:00Z" w16du:dateUtc="2025-02-02T22:09:00Z">
        <w:r w:rsidRPr="00EA45C9" w:rsidDel="009A344A">
          <w:rPr>
            <w:rPrChange w:id="4774" w:author="Arnob Alam" w:date="2025-02-02T17:14:00Z" w16du:dateUtc="2025-02-02T22:14:00Z">
              <w:rPr>
                <w:highlight w:val="yellow"/>
              </w:rPr>
            </w:rPrChange>
          </w:rPr>
          <w:delText>Simulation 2: Small sample properties. 20 observations Repeat 500 times. Report bias and variance of all three estimators.</w:delText>
        </w:r>
      </w:del>
    </w:p>
    <w:p w14:paraId="50B7CD6B" w14:textId="77777777" w:rsidR="0059273E" w:rsidRDefault="0059273E" w:rsidP="00EA45C9">
      <w:pPr>
        <w:rPr>
          <w:ins w:id="4775" w:author="Arnob Alam" w:date="2025-02-02T17:51:00Z" w16du:dateUtc="2025-02-02T22:51:00Z"/>
        </w:rPr>
      </w:pPr>
    </w:p>
    <w:p w14:paraId="2908477F" w14:textId="77777777" w:rsidR="0059273E" w:rsidRDefault="0059273E" w:rsidP="00EA45C9">
      <w:pPr>
        <w:rPr>
          <w:ins w:id="4776" w:author="Arnob Alam" w:date="2025-02-02T17:51:00Z" w16du:dateUtc="2025-02-02T22:51:00Z"/>
        </w:rPr>
      </w:pPr>
    </w:p>
    <w:p w14:paraId="42FE036D" w14:textId="77777777" w:rsidR="0059273E" w:rsidRDefault="0059273E" w:rsidP="0059273E">
      <w:pPr>
        <w:rPr>
          <w:ins w:id="4777" w:author="Arnob Alam" w:date="2025-02-02T17:51:00Z" w16du:dateUtc="2025-02-02T22:51:00Z"/>
        </w:rPr>
      </w:pPr>
    </w:p>
    <w:p w14:paraId="00706C8C" w14:textId="235E3CE4" w:rsidR="0059273E" w:rsidRDefault="002653CE" w:rsidP="0059273E">
      <w:pPr>
        <w:rPr>
          <w:ins w:id="4778" w:author="Arnob Alam" w:date="2025-02-02T17:57:00Z" w16du:dateUtc="2025-02-02T22:57:00Z"/>
        </w:rPr>
      </w:pPr>
      <w:ins w:id="4779" w:author="Arnob Alam" w:date="2025-02-02T17:57:00Z" w16du:dateUtc="2025-02-02T22:57:00Z">
        <w:r>
          <w:t>To</w:t>
        </w:r>
      </w:ins>
      <w:ins w:id="4780" w:author="Arnob Alam" w:date="2025-02-02T17:55:00Z" w16du:dateUtc="2025-02-02T22:55:00Z">
        <w:r w:rsidR="00BC3CD4">
          <w:t xml:space="preserve"> test the small sa</w:t>
        </w:r>
      </w:ins>
      <w:ins w:id="4781" w:author="Arnob Alam" w:date="2025-02-02T17:56:00Z" w16du:dateUtc="2025-02-02T22:56:00Z">
        <w:r w:rsidR="00BC3CD4">
          <w:t xml:space="preserve">mple performance, I reduce the size of the simulated dataset from </w:t>
        </w:r>
      </w:ins>
      <m:oMath>
        <m:r>
          <w:ins w:id="4782" w:author="Arnob Alam" w:date="2025-02-02T17:56:00Z" w16du:dateUtc="2025-02-02T22:56:00Z">
            <w:rPr>
              <w:rFonts w:ascii="Cambria Math" w:hAnsi="Cambria Math"/>
            </w:rPr>
            <m:t>N=500</m:t>
          </w:ins>
        </m:r>
      </m:oMath>
      <w:ins w:id="4783" w:author="Arnob Alam" w:date="2025-02-02T17:56:00Z" w16du:dateUtc="2025-02-02T22:56:00Z">
        <w:r w:rsidR="00BC3CD4">
          <w:t xml:space="preserve"> to </w:t>
        </w:r>
      </w:ins>
      <m:oMath>
        <m:r>
          <w:ins w:id="4784" w:author="Arnob Alam" w:date="2025-02-02T17:56:00Z" w16du:dateUtc="2025-02-02T22:56:00Z">
            <w:rPr>
              <w:rFonts w:ascii="Cambria Math" w:hAnsi="Cambria Math"/>
            </w:rPr>
            <m:t>N=25</m:t>
          </w:ins>
        </m:r>
      </m:oMath>
      <w:ins w:id="4785" w:author="Arnob Alam" w:date="2025-02-02T17:56:00Z" w16du:dateUtc="2025-02-02T22:56:00Z">
        <w:r w:rsidR="00BC3CD4">
          <w:t>.</w:t>
        </w:r>
      </w:ins>
      <w:ins w:id="4786" w:author="Arnob Alam" w:date="2025-02-02T17:59:00Z" w16du:dateUtc="2025-02-02T22:59:00Z">
        <w:r w:rsidR="00A66561">
          <w:t xml:space="preserve"> </w:t>
        </w:r>
      </w:ins>
      <w:ins w:id="4787" w:author="Arnob Alam" w:date="2025-02-02T18:02:00Z" w16du:dateUtc="2025-02-02T23:02:00Z">
        <w:r w:rsidR="00E70023">
          <w:fldChar w:fldCharType="begin"/>
        </w:r>
        <w:r w:rsidR="00E70023">
          <w:instrText xml:space="preserve"> REF _Ref189411765 \h </w:instrText>
        </w:r>
      </w:ins>
      <w:r w:rsidR="00E70023">
        <w:fldChar w:fldCharType="separate"/>
      </w:r>
      <w:ins w:id="4788" w:author="Arnob Alam" w:date="2025-02-06T14:36:00Z" w16du:dateUtc="2025-02-06T19:36:00Z">
        <w:r w:rsidR="00932F26">
          <w:t xml:space="preserve">Figure </w:t>
        </w:r>
        <w:r w:rsidR="00932F26">
          <w:rPr>
            <w:noProof/>
          </w:rPr>
          <w:t>10</w:t>
        </w:r>
      </w:ins>
      <w:ins w:id="4789" w:author="Arnob Alam" w:date="2025-02-02T18:02:00Z" w16du:dateUtc="2025-02-02T23:02:00Z">
        <w:r w:rsidR="00E70023">
          <w:fldChar w:fldCharType="end"/>
        </w:r>
        <w:r w:rsidR="00E70023">
          <w:t xml:space="preserve"> and </w:t>
        </w:r>
        <w:r w:rsidR="00E70023">
          <w:fldChar w:fldCharType="begin"/>
        </w:r>
        <w:r w:rsidR="00E70023">
          <w:instrText xml:space="preserve"> REF _Ref189411771 \h </w:instrText>
        </w:r>
      </w:ins>
      <w:r w:rsidR="00E70023">
        <w:fldChar w:fldCharType="separate"/>
      </w:r>
      <w:ins w:id="4790" w:author="Arnob Alam" w:date="2025-02-06T14:36:00Z" w16du:dateUtc="2025-02-06T19:36:00Z">
        <w:r w:rsidR="00932F26">
          <w:t xml:space="preserve">Table </w:t>
        </w:r>
        <w:r w:rsidR="00932F26">
          <w:rPr>
            <w:noProof/>
          </w:rPr>
          <w:t>22</w:t>
        </w:r>
      </w:ins>
      <w:ins w:id="4791" w:author="Arnob Alam" w:date="2025-02-02T18:02:00Z" w16du:dateUtc="2025-02-02T23:02:00Z">
        <w:r w:rsidR="00E70023">
          <w:fldChar w:fldCharType="end"/>
        </w:r>
        <w:r w:rsidR="00E70023">
          <w:t xml:space="preserve"> show the results. </w:t>
        </w:r>
      </w:ins>
      <w:ins w:id="4792" w:author="Arnob Alam" w:date="2025-02-02T17:59:00Z" w16du:dateUtc="2025-02-02T22:59:00Z">
        <w:r w:rsidR="00A66561">
          <w:t>Now, the GME</w:t>
        </w:r>
      </w:ins>
      <w:ins w:id="4793" w:author="Arnob Alam" w:date="2025-02-02T18:00:00Z" w16du:dateUtc="2025-02-02T23:00:00Z">
        <w:r w:rsidR="00773856">
          <w:t xml:space="preserve">-based matching estimator clearly outperforms a logit-based first stage, </w:t>
        </w:r>
        <w:r w:rsidR="00E16512">
          <w:t>with a lower bias, variance and MSE.</w:t>
        </w:r>
      </w:ins>
    </w:p>
    <w:p w14:paraId="362BFED6" w14:textId="01404F93" w:rsidR="002154BE" w:rsidRDefault="002154BE">
      <w:pPr>
        <w:pStyle w:val="Caption"/>
        <w:keepNext/>
        <w:rPr>
          <w:ins w:id="4794" w:author="Arnob Alam" w:date="2025-02-02T17:57:00Z" w16du:dateUtc="2025-02-02T22:57:00Z"/>
        </w:rPr>
        <w:pPrChange w:id="4795" w:author="Arnob Alam" w:date="2025-02-02T17:57:00Z" w16du:dateUtc="2025-02-02T22:57:00Z">
          <w:pPr>
            <w:pStyle w:val="Caption"/>
          </w:pPr>
        </w:pPrChange>
      </w:pPr>
      <w:bookmarkStart w:id="4796" w:name="_Ref189411765"/>
      <w:ins w:id="4797" w:author="Arnob Alam" w:date="2025-02-02T17:57:00Z" w16du:dateUtc="2025-02-02T22:57:00Z">
        <w:r>
          <w:t xml:space="preserve">Figure </w:t>
        </w:r>
        <w:r>
          <w:fldChar w:fldCharType="begin"/>
        </w:r>
        <w:r>
          <w:instrText xml:space="preserve"> SEQ Figure \* ARABIC </w:instrText>
        </w:r>
      </w:ins>
      <w:r>
        <w:fldChar w:fldCharType="separate"/>
      </w:r>
      <w:ins w:id="4798" w:author="Arnob Alam" w:date="2025-02-06T14:36:00Z" w16du:dateUtc="2025-02-06T19:36:00Z">
        <w:r w:rsidR="00932F26">
          <w:rPr>
            <w:noProof/>
          </w:rPr>
          <w:t>10</w:t>
        </w:r>
      </w:ins>
      <w:ins w:id="4799" w:author="Arnob Alam" w:date="2025-02-02T17:57:00Z" w16du:dateUtc="2025-02-02T22:57:00Z">
        <w:r>
          <w:fldChar w:fldCharType="end"/>
        </w:r>
        <w:bookmarkEnd w:id="4796"/>
        <w:r>
          <w:rPr>
            <w:noProof/>
          </w:rPr>
          <w:t xml:space="preserve"> Small Sample Performance of Abadie's Estimator</w:t>
        </w:r>
      </w:ins>
    </w:p>
    <w:p w14:paraId="242D3055" w14:textId="52FAD4D5" w:rsidR="002154BE" w:rsidRPr="00EA45C9" w:rsidRDefault="002154BE" w:rsidP="0059273E">
      <w:pPr>
        <w:rPr>
          <w:ins w:id="4800" w:author="Arnob Alam" w:date="2025-02-02T17:51:00Z" w16du:dateUtc="2025-02-02T22:51:00Z"/>
          <w:rPrChange w:id="4801" w:author="Arnob Alam" w:date="2025-02-02T17:14:00Z" w16du:dateUtc="2025-02-02T22:14:00Z">
            <w:rPr>
              <w:ins w:id="4802" w:author="Arnob Alam" w:date="2025-02-02T17:51:00Z" w16du:dateUtc="2025-02-02T22:51:00Z"/>
              <w:highlight w:val="yellow"/>
            </w:rPr>
          </w:rPrChange>
        </w:rPr>
      </w:pPr>
      <w:ins w:id="4803" w:author="Arnob Alam" w:date="2025-02-02T17:57:00Z" w16du:dateUtc="2025-02-02T22:57:00Z">
        <w:r>
          <w:rPr>
            <w:noProof/>
            <w14:ligatures w14:val="standardContextual"/>
          </w:rPr>
          <w:drawing>
            <wp:inline distT="0" distB="0" distL="0" distR="0" wp14:anchorId="7BC3C312" wp14:editId="4BB90F20">
              <wp:extent cx="5934710" cy="3954780"/>
              <wp:effectExtent l="0" t="0" r="0" b="0"/>
              <wp:docPr id="1740503011"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03011" name="Picture 2" descr="A graph of a function&#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4710" cy="3954780"/>
                      </a:xfrm>
                      <a:prstGeom prst="rect">
                        <a:avLst/>
                      </a:prstGeom>
                    </pic:spPr>
                  </pic:pic>
                </a:graphicData>
              </a:graphic>
            </wp:inline>
          </w:drawing>
        </w:r>
      </w:ins>
    </w:p>
    <w:p w14:paraId="5DB85B5A" w14:textId="44E5F734" w:rsidR="00E16512" w:rsidRDefault="00E16512">
      <w:pPr>
        <w:pStyle w:val="Caption"/>
        <w:keepNext/>
        <w:rPr>
          <w:ins w:id="4804" w:author="Arnob Alam" w:date="2025-02-02T18:01:00Z" w16du:dateUtc="2025-02-02T23:01:00Z"/>
        </w:rPr>
        <w:pPrChange w:id="4805" w:author="Arnob Alam" w:date="2025-02-02T18:01:00Z" w16du:dateUtc="2025-02-02T23:01:00Z">
          <w:pPr/>
        </w:pPrChange>
      </w:pPr>
      <w:bookmarkStart w:id="4806" w:name="_Ref189411771"/>
      <w:ins w:id="4807" w:author="Arnob Alam" w:date="2025-02-02T18:01:00Z" w16du:dateUtc="2025-02-02T23:01:00Z">
        <w:r>
          <w:t xml:space="preserve">Table </w:t>
        </w:r>
      </w:ins>
      <w:ins w:id="4808" w:author="Arnob Alam" w:date="2025-02-05T20:50:00Z" w16du:dateUtc="2025-02-06T01:50:00Z">
        <w:r w:rsidR="00FE38B0">
          <w:fldChar w:fldCharType="begin"/>
        </w:r>
        <w:r w:rsidR="00FE38B0">
          <w:instrText xml:space="preserve"> SEQ Table \* ARABIC </w:instrText>
        </w:r>
      </w:ins>
      <w:r w:rsidR="00FE38B0">
        <w:fldChar w:fldCharType="separate"/>
      </w:r>
      <w:ins w:id="4809" w:author="Arnob Alam" w:date="2025-02-06T14:36:00Z" w16du:dateUtc="2025-02-06T19:36:00Z">
        <w:r w:rsidR="00932F26">
          <w:rPr>
            <w:noProof/>
          </w:rPr>
          <w:t>22</w:t>
        </w:r>
      </w:ins>
      <w:ins w:id="4810" w:author="Arnob Alam" w:date="2025-02-05T20:50:00Z" w16du:dateUtc="2025-02-06T01:50:00Z">
        <w:r w:rsidR="00FE38B0">
          <w:fldChar w:fldCharType="end"/>
        </w:r>
      </w:ins>
      <w:bookmarkEnd w:id="4806"/>
      <w:ins w:id="4811" w:author="Arnob Alam" w:date="2025-02-02T18:01:00Z" w16du:dateUtc="2025-02-02T23:01:00Z">
        <w:r>
          <w:rPr>
            <w:noProof/>
          </w:rPr>
          <w:t xml:space="preserve"> Small Sample Performance of Abadie's Estimator</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4812" w:author="Arnob Alam" w:date="2025-02-02T17:58:00Z" w16du:dateUtc="2025-02-02T22:58: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817"/>
        <w:gridCol w:w="1242"/>
        <w:gridCol w:w="1163"/>
        <w:gridCol w:w="1178"/>
        <w:tblGridChange w:id="4813">
          <w:tblGrid>
            <w:gridCol w:w="1817"/>
            <w:gridCol w:w="1695"/>
            <w:gridCol w:w="1163"/>
            <w:gridCol w:w="725"/>
            <w:gridCol w:w="453"/>
          </w:tblGrid>
        </w:tblGridChange>
      </w:tblGrid>
      <w:tr w:rsidR="003F4476" w14:paraId="0CC72E26" w14:textId="77777777" w:rsidTr="003F4476">
        <w:trPr>
          <w:tblCellSpacing w:w="15" w:type="dxa"/>
          <w:jc w:val="center"/>
          <w:ins w:id="4814" w:author="Arnob Alam" w:date="2025-02-02T17:58:00Z"/>
          <w:trPrChange w:id="4815" w:author="Arnob Alam" w:date="2025-02-02T17:58:00Z" w16du:dateUtc="2025-02-02T22:58:00Z">
            <w:trPr>
              <w:tblCellSpacing w:w="15" w:type="dxa"/>
            </w:trPr>
          </w:trPrChange>
        </w:trPr>
        <w:tc>
          <w:tcPr>
            <w:tcW w:w="0" w:type="auto"/>
            <w:gridSpan w:val="4"/>
            <w:vAlign w:val="center"/>
            <w:hideMark/>
            <w:tcPrChange w:id="4816" w:author="Arnob Alam" w:date="2025-02-02T17:58:00Z" w16du:dateUtc="2025-02-02T22:58:00Z">
              <w:tcPr>
                <w:tcW w:w="0" w:type="auto"/>
                <w:gridSpan w:val="5"/>
                <w:vAlign w:val="center"/>
                <w:hideMark/>
              </w:tcPr>
            </w:tcPrChange>
          </w:tcPr>
          <w:p w14:paraId="4C845BEB" w14:textId="77777777" w:rsidR="003F4476" w:rsidRDefault="00CA39A9" w:rsidP="00ED56CC">
            <w:pPr>
              <w:rPr>
                <w:ins w:id="4817" w:author="Arnob Alam" w:date="2025-02-02T17:58:00Z" w16du:dateUtc="2025-02-02T22:58:00Z"/>
                <w:rFonts w:eastAsia="Times New Roman"/>
              </w:rPr>
            </w:pPr>
            <w:ins w:id="4818" w:author="Arnob Alam" w:date="2025-02-02T17:58:00Z" w16du:dateUtc="2025-02-02T22:58:00Z">
              <w:r w:rsidRPr="00CA39A9">
                <w:rPr>
                  <w:rFonts w:eastAsia="Times New Roman"/>
                  <w:noProof/>
                  <w14:ligatures w14:val="standardContextual"/>
                </w:rPr>
                <w:pict w14:anchorId="24D54705">
                  <v:rect id="_x0000_i1033" alt="" style="width:465.65pt;height:.05pt;mso-width-percent:0;mso-height-percent:0;mso-width-percent:0;mso-height-percent:0" o:hrpct="995" o:hralign="center" o:hrstd="t" o:hr="t" fillcolor="#a0a0a0" stroked="f"/>
                </w:pict>
              </w:r>
            </w:ins>
          </w:p>
        </w:tc>
      </w:tr>
      <w:tr w:rsidR="003F4476" w14:paraId="225D0B99" w14:textId="77777777" w:rsidTr="00136E3A">
        <w:trPr>
          <w:tblCellSpacing w:w="15" w:type="dxa"/>
          <w:jc w:val="center"/>
          <w:ins w:id="4819" w:author="Arnob Alam" w:date="2025-02-02T17:58:00Z"/>
        </w:trPr>
        <w:tc>
          <w:tcPr>
            <w:tcW w:w="0" w:type="auto"/>
            <w:vAlign w:val="center"/>
            <w:hideMark/>
          </w:tcPr>
          <w:p w14:paraId="5042313C" w14:textId="77777777" w:rsidR="003F4476" w:rsidRDefault="003F4476" w:rsidP="00ED56CC">
            <w:pPr>
              <w:rPr>
                <w:ins w:id="4820" w:author="Arnob Alam" w:date="2025-02-02T17:58:00Z" w16du:dateUtc="2025-02-02T22:58:00Z"/>
                <w:rFonts w:eastAsia="Times New Roman"/>
              </w:rPr>
            </w:pPr>
          </w:p>
        </w:tc>
        <w:tc>
          <w:tcPr>
            <w:tcW w:w="0" w:type="auto"/>
            <w:gridSpan w:val="3"/>
            <w:vAlign w:val="center"/>
            <w:hideMark/>
          </w:tcPr>
          <w:p w14:paraId="2F77CF6B" w14:textId="28093EC4" w:rsidR="003F4476" w:rsidRDefault="003F4476" w:rsidP="00ED56CC">
            <w:pPr>
              <w:rPr>
                <w:ins w:id="4821" w:author="Arnob Alam" w:date="2025-02-02T17:58:00Z" w16du:dateUtc="2025-02-02T22:58:00Z"/>
                <w:rFonts w:eastAsia="Times New Roman"/>
                <w:sz w:val="20"/>
                <w:szCs w:val="20"/>
              </w:rPr>
            </w:pPr>
            <w:ins w:id="4822" w:author="Arnob Alam" w:date="2025-02-02T17:59:00Z" w16du:dateUtc="2025-02-02T22:59:00Z">
              <w:r>
                <w:rPr>
                  <w:rFonts w:eastAsia="Times New Roman"/>
                </w:rPr>
                <w:t>Small Sample Performance</w:t>
              </w:r>
            </w:ins>
          </w:p>
        </w:tc>
      </w:tr>
      <w:tr w:rsidR="003F4476" w14:paraId="53416E20" w14:textId="77777777" w:rsidTr="003F4476">
        <w:trPr>
          <w:tblCellSpacing w:w="15" w:type="dxa"/>
          <w:jc w:val="center"/>
          <w:ins w:id="4823" w:author="Arnob Alam" w:date="2025-02-02T17:58:00Z"/>
          <w:trPrChange w:id="4824" w:author="Arnob Alam" w:date="2025-02-02T17:58:00Z" w16du:dateUtc="2025-02-02T22:58:00Z">
            <w:trPr>
              <w:tblCellSpacing w:w="15" w:type="dxa"/>
            </w:trPr>
          </w:trPrChange>
        </w:trPr>
        <w:tc>
          <w:tcPr>
            <w:tcW w:w="0" w:type="auto"/>
            <w:vAlign w:val="center"/>
            <w:hideMark/>
            <w:tcPrChange w:id="4825" w:author="Arnob Alam" w:date="2025-02-02T17:58:00Z" w16du:dateUtc="2025-02-02T22:58:00Z">
              <w:tcPr>
                <w:tcW w:w="0" w:type="auto"/>
                <w:vAlign w:val="center"/>
                <w:hideMark/>
              </w:tcPr>
            </w:tcPrChange>
          </w:tcPr>
          <w:p w14:paraId="6692AA3F" w14:textId="77777777" w:rsidR="003F4476" w:rsidRDefault="003F4476" w:rsidP="00ED56CC">
            <w:pPr>
              <w:rPr>
                <w:ins w:id="4826" w:author="Arnob Alam" w:date="2025-02-02T17:58:00Z" w16du:dateUtc="2025-02-02T22:58:00Z"/>
                <w:rFonts w:eastAsia="Times New Roman"/>
                <w:sz w:val="20"/>
                <w:szCs w:val="20"/>
              </w:rPr>
            </w:pPr>
          </w:p>
        </w:tc>
        <w:tc>
          <w:tcPr>
            <w:tcW w:w="0" w:type="auto"/>
            <w:vAlign w:val="center"/>
            <w:hideMark/>
            <w:tcPrChange w:id="4827" w:author="Arnob Alam" w:date="2025-02-02T17:58:00Z" w16du:dateUtc="2025-02-02T22:58:00Z">
              <w:tcPr>
                <w:tcW w:w="0" w:type="auto"/>
                <w:vAlign w:val="center"/>
                <w:hideMark/>
              </w:tcPr>
            </w:tcPrChange>
          </w:tcPr>
          <w:p w14:paraId="239A1F89" w14:textId="55B3F35D" w:rsidR="003F4476" w:rsidRDefault="00A66561" w:rsidP="00ED56CC">
            <w:pPr>
              <w:rPr>
                <w:ins w:id="4828" w:author="Arnob Alam" w:date="2025-02-02T17:58:00Z" w16du:dateUtc="2025-02-02T22:58:00Z"/>
                <w:rFonts w:eastAsia="Times New Roman"/>
              </w:rPr>
            </w:pPr>
            <w:ins w:id="4829" w:author="Arnob Alam" w:date="2025-02-02T17:59:00Z" w16du:dateUtc="2025-02-02T22:59:00Z">
              <w:r>
                <w:rPr>
                  <w:rFonts w:eastAsia="Times New Roman"/>
                </w:rPr>
                <w:t>Bias</w:t>
              </w:r>
            </w:ins>
          </w:p>
        </w:tc>
        <w:tc>
          <w:tcPr>
            <w:tcW w:w="0" w:type="auto"/>
            <w:vAlign w:val="center"/>
            <w:hideMark/>
            <w:tcPrChange w:id="4830" w:author="Arnob Alam" w:date="2025-02-02T17:58:00Z" w16du:dateUtc="2025-02-02T22:58:00Z">
              <w:tcPr>
                <w:tcW w:w="0" w:type="auto"/>
                <w:vAlign w:val="center"/>
                <w:hideMark/>
              </w:tcPr>
            </w:tcPrChange>
          </w:tcPr>
          <w:p w14:paraId="6AB88CC7" w14:textId="79E18CCF" w:rsidR="003F4476" w:rsidRDefault="003F4476" w:rsidP="00ED56CC">
            <w:pPr>
              <w:rPr>
                <w:ins w:id="4831" w:author="Arnob Alam" w:date="2025-02-02T17:58:00Z" w16du:dateUtc="2025-02-02T22:58:00Z"/>
                <w:rFonts w:eastAsia="Times New Roman"/>
              </w:rPr>
            </w:pPr>
            <w:ins w:id="4832" w:author="Arnob Alam" w:date="2025-02-02T17:58:00Z" w16du:dateUtc="2025-02-02T22:58:00Z">
              <w:r>
                <w:rPr>
                  <w:rFonts w:eastAsia="Times New Roman"/>
                </w:rPr>
                <w:t>Std</w:t>
              </w:r>
            </w:ins>
            <w:ins w:id="4833" w:author="Arnob Alam" w:date="2025-02-02T17:59:00Z" w16du:dateUtc="2025-02-02T22:59:00Z">
              <w:r w:rsidR="00A66561">
                <w:rPr>
                  <w:rFonts w:eastAsia="Times New Roman"/>
                </w:rPr>
                <w:t xml:space="preserve"> </w:t>
              </w:r>
            </w:ins>
            <w:ins w:id="4834" w:author="Arnob Alam" w:date="2025-02-02T17:58:00Z" w16du:dateUtc="2025-02-02T22:58:00Z">
              <w:r>
                <w:rPr>
                  <w:rFonts w:eastAsia="Times New Roman"/>
                </w:rPr>
                <w:t>Dev</w:t>
              </w:r>
            </w:ins>
          </w:p>
        </w:tc>
        <w:tc>
          <w:tcPr>
            <w:tcW w:w="0" w:type="auto"/>
            <w:vAlign w:val="center"/>
            <w:hideMark/>
            <w:tcPrChange w:id="4835" w:author="Arnob Alam" w:date="2025-02-02T17:58:00Z" w16du:dateUtc="2025-02-02T22:58:00Z">
              <w:tcPr>
                <w:tcW w:w="0" w:type="auto"/>
                <w:gridSpan w:val="2"/>
                <w:vAlign w:val="center"/>
                <w:hideMark/>
              </w:tcPr>
            </w:tcPrChange>
          </w:tcPr>
          <w:p w14:paraId="44FDAF78" w14:textId="77777777" w:rsidR="003F4476" w:rsidRDefault="003F4476" w:rsidP="00ED56CC">
            <w:pPr>
              <w:rPr>
                <w:ins w:id="4836" w:author="Arnob Alam" w:date="2025-02-02T17:58:00Z" w16du:dateUtc="2025-02-02T22:58:00Z"/>
                <w:rFonts w:eastAsia="Times New Roman"/>
              </w:rPr>
            </w:pPr>
            <w:ins w:id="4837" w:author="Arnob Alam" w:date="2025-02-02T17:58:00Z" w16du:dateUtc="2025-02-02T22:58:00Z">
              <w:r>
                <w:rPr>
                  <w:rFonts w:eastAsia="Times New Roman"/>
                </w:rPr>
                <w:t>MSE</w:t>
              </w:r>
            </w:ins>
          </w:p>
        </w:tc>
      </w:tr>
      <w:tr w:rsidR="003F4476" w14:paraId="5101EEB7" w14:textId="77777777" w:rsidTr="003F4476">
        <w:trPr>
          <w:tblCellSpacing w:w="15" w:type="dxa"/>
          <w:jc w:val="center"/>
          <w:ins w:id="4838" w:author="Arnob Alam" w:date="2025-02-02T17:58:00Z"/>
          <w:trPrChange w:id="4839" w:author="Arnob Alam" w:date="2025-02-02T17:58:00Z" w16du:dateUtc="2025-02-02T22:58:00Z">
            <w:trPr>
              <w:tblCellSpacing w:w="15" w:type="dxa"/>
            </w:trPr>
          </w:trPrChange>
        </w:trPr>
        <w:tc>
          <w:tcPr>
            <w:tcW w:w="0" w:type="auto"/>
            <w:gridSpan w:val="4"/>
            <w:vAlign w:val="center"/>
            <w:hideMark/>
            <w:tcPrChange w:id="4840" w:author="Arnob Alam" w:date="2025-02-02T17:58:00Z" w16du:dateUtc="2025-02-02T22:58:00Z">
              <w:tcPr>
                <w:tcW w:w="0" w:type="auto"/>
                <w:gridSpan w:val="5"/>
                <w:vAlign w:val="center"/>
                <w:hideMark/>
              </w:tcPr>
            </w:tcPrChange>
          </w:tcPr>
          <w:p w14:paraId="102AB22C" w14:textId="77777777" w:rsidR="003F4476" w:rsidRDefault="00CA39A9" w:rsidP="00ED56CC">
            <w:pPr>
              <w:rPr>
                <w:ins w:id="4841" w:author="Arnob Alam" w:date="2025-02-02T17:58:00Z" w16du:dateUtc="2025-02-02T22:58:00Z"/>
                <w:rFonts w:eastAsia="Times New Roman"/>
              </w:rPr>
            </w:pPr>
            <w:ins w:id="4842" w:author="Arnob Alam" w:date="2025-02-02T17:58:00Z" w16du:dateUtc="2025-02-02T22:58:00Z">
              <w:r w:rsidRPr="00CA39A9">
                <w:rPr>
                  <w:rFonts w:eastAsia="Times New Roman"/>
                  <w:noProof/>
                  <w14:ligatures w14:val="standardContextual"/>
                </w:rPr>
                <w:pict w14:anchorId="4D89D441">
                  <v:rect id="_x0000_i1032" alt="" style="width:465.65pt;height:.05pt;mso-width-percent:0;mso-height-percent:0;mso-width-percent:0;mso-height-percent:0" o:hrpct="995" o:hralign="center" o:hrstd="t" o:hr="t" fillcolor="#a0a0a0" stroked="f"/>
                </w:pict>
              </w:r>
            </w:ins>
          </w:p>
        </w:tc>
      </w:tr>
      <w:tr w:rsidR="003F4476" w14:paraId="24AF55AB" w14:textId="77777777" w:rsidTr="003F4476">
        <w:trPr>
          <w:tblCellSpacing w:w="15" w:type="dxa"/>
          <w:jc w:val="center"/>
          <w:ins w:id="4843" w:author="Arnob Alam" w:date="2025-02-02T17:58:00Z"/>
          <w:trPrChange w:id="4844" w:author="Arnob Alam" w:date="2025-02-02T17:58:00Z" w16du:dateUtc="2025-02-02T22:58:00Z">
            <w:trPr>
              <w:tblCellSpacing w:w="15" w:type="dxa"/>
            </w:trPr>
          </w:trPrChange>
        </w:trPr>
        <w:tc>
          <w:tcPr>
            <w:tcW w:w="0" w:type="auto"/>
            <w:vAlign w:val="center"/>
            <w:hideMark/>
            <w:tcPrChange w:id="4845" w:author="Arnob Alam" w:date="2025-02-02T17:58:00Z" w16du:dateUtc="2025-02-02T22:58:00Z">
              <w:tcPr>
                <w:tcW w:w="0" w:type="auto"/>
                <w:vAlign w:val="center"/>
                <w:hideMark/>
              </w:tcPr>
            </w:tcPrChange>
          </w:tcPr>
          <w:p w14:paraId="522FCD2D" w14:textId="4D57F46B" w:rsidR="003F4476" w:rsidRDefault="003F4476" w:rsidP="00ED56CC">
            <w:pPr>
              <w:rPr>
                <w:ins w:id="4846" w:author="Arnob Alam" w:date="2025-02-02T17:58:00Z" w16du:dateUtc="2025-02-02T22:58:00Z"/>
                <w:rFonts w:eastAsia="Times New Roman"/>
              </w:rPr>
            </w:pPr>
            <w:ins w:id="4847" w:author="Arnob Alam" w:date="2025-02-02T17:58:00Z" w16du:dateUtc="2025-02-02T22:58:00Z">
              <w:r>
                <w:rPr>
                  <w:rFonts w:eastAsia="Times New Roman"/>
                </w:rPr>
                <w:t>Abadie</w:t>
              </w:r>
            </w:ins>
            <w:ins w:id="4848" w:author="Arnob Alam" w:date="2025-02-02T17:59:00Z" w16du:dateUtc="2025-02-02T22:59:00Z">
              <w:r>
                <w:rPr>
                  <w:rFonts w:eastAsia="Times New Roman"/>
                </w:rPr>
                <w:t xml:space="preserve"> </w:t>
              </w:r>
            </w:ins>
            <w:ins w:id="4849" w:author="Arnob Alam" w:date="2025-02-02T17:58:00Z" w16du:dateUtc="2025-02-02T22:58:00Z">
              <w:r>
                <w:rPr>
                  <w:rFonts w:eastAsia="Times New Roman"/>
                </w:rPr>
                <w:t>(Logit)</w:t>
              </w:r>
            </w:ins>
          </w:p>
        </w:tc>
        <w:tc>
          <w:tcPr>
            <w:tcW w:w="0" w:type="auto"/>
            <w:vAlign w:val="center"/>
            <w:hideMark/>
            <w:tcPrChange w:id="4850" w:author="Arnob Alam" w:date="2025-02-02T17:58:00Z" w16du:dateUtc="2025-02-02T22:58:00Z">
              <w:tcPr>
                <w:tcW w:w="0" w:type="auto"/>
                <w:vAlign w:val="center"/>
                <w:hideMark/>
              </w:tcPr>
            </w:tcPrChange>
          </w:tcPr>
          <w:p w14:paraId="0EDF2A5E" w14:textId="77777777" w:rsidR="003F4476" w:rsidRDefault="003F4476" w:rsidP="00ED56CC">
            <w:pPr>
              <w:rPr>
                <w:ins w:id="4851" w:author="Arnob Alam" w:date="2025-02-02T17:58:00Z" w16du:dateUtc="2025-02-02T22:58:00Z"/>
                <w:rFonts w:eastAsia="Times New Roman"/>
              </w:rPr>
            </w:pPr>
            <w:ins w:id="4852" w:author="Arnob Alam" w:date="2025-02-02T17:58:00Z" w16du:dateUtc="2025-02-02T22:58:00Z">
              <w:r>
                <w:rPr>
                  <w:rFonts w:eastAsia="Times New Roman"/>
                </w:rPr>
                <w:t>.1169992</w:t>
              </w:r>
            </w:ins>
          </w:p>
        </w:tc>
        <w:tc>
          <w:tcPr>
            <w:tcW w:w="0" w:type="auto"/>
            <w:vAlign w:val="center"/>
            <w:hideMark/>
            <w:tcPrChange w:id="4853" w:author="Arnob Alam" w:date="2025-02-02T17:58:00Z" w16du:dateUtc="2025-02-02T22:58:00Z">
              <w:tcPr>
                <w:tcW w:w="0" w:type="auto"/>
                <w:vAlign w:val="center"/>
                <w:hideMark/>
              </w:tcPr>
            </w:tcPrChange>
          </w:tcPr>
          <w:p w14:paraId="226904A8" w14:textId="77777777" w:rsidR="003F4476" w:rsidRDefault="003F4476" w:rsidP="00ED56CC">
            <w:pPr>
              <w:rPr>
                <w:ins w:id="4854" w:author="Arnob Alam" w:date="2025-02-02T17:58:00Z" w16du:dateUtc="2025-02-02T22:58:00Z"/>
                <w:rFonts w:eastAsia="Times New Roman"/>
              </w:rPr>
            </w:pPr>
            <w:ins w:id="4855" w:author="Arnob Alam" w:date="2025-02-02T17:58:00Z" w16du:dateUtc="2025-02-02T22:58:00Z">
              <w:r>
                <w:rPr>
                  <w:rFonts w:eastAsia="Times New Roman"/>
                </w:rPr>
                <w:t>1.279985</w:t>
              </w:r>
            </w:ins>
          </w:p>
        </w:tc>
        <w:tc>
          <w:tcPr>
            <w:tcW w:w="0" w:type="auto"/>
            <w:vAlign w:val="center"/>
            <w:hideMark/>
            <w:tcPrChange w:id="4856" w:author="Arnob Alam" w:date="2025-02-02T17:58:00Z" w16du:dateUtc="2025-02-02T22:58:00Z">
              <w:tcPr>
                <w:tcW w:w="0" w:type="auto"/>
                <w:gridSpan w:val="2"/>
                <w:vAlign w:val="center"/>
                <w:hideMark/>
              </w:tcPr>
            </w:tcPrChange>
          </w:tcPr>
          <w:p w14:paraId="31E476D3" w14:textId="77777777" w:rsidR="003F4476" w:rsidRDefault="003F4476" w:rsidP="00ED56CC">
            <w:pPr>
              <w:rPr>
                <w:ins w:id="4857" w:author="Arnob Alam" w:date="2025-02-02T17:58:00Z" w16du:dateUtc="2025-02-02T22:58:00Z"/>
                <w:rFonts w:eastAsia="Times New Roman"/>
              </w:rPr>
            </w:pPr>
            <w:ins w:id="4858" w:author="Arnob Alam" w:date="2025-02-02T17:58:00Z" w16du:dateUtc="2025-02-02T22:58:00Z">
              <w:r>
                <w:rPr>
                  <w:rFonts w:eastAsia="Times New Roman"/>
                </w:rPr>
                <w:t>1.652051</w:t>
              </w:r>
            </w:ins>
          </w:p>
        </w:tc>
      </w:tr>
      <w:tr w:rsidR="003F4476" w14:paraId="4272AFAF" w14:textId="77777777" w:rsidTr="003F4476">
        <w:trPr>
          <w:tblCellSpacing w:w="15" w:type="dxa"/>
          <w:jc w:val="center"/>
          <w:ins w:id="4859" w:author="Arnob Alam" w:date="2025-02-02T17:58:00Z"/>
          <w:trPrChange w:id="4860" w:author="Arnob Alam" w:date="2025-02-02T17:58:00Z" w16du:dateUtc="2025-02-02T22:58:00Z">
            <w:trPr>
              <w:tblCellSpacing w:w="15" w:type="dxa"/>
            </w:trPr>
          </w:trPrChange>
        </w:trPr>
        <w:tc>
          <w:tcPr>
            <w:tcW w:w="0" w:type="auto"/>
            <w:vAlign w:val="center"/>
            <w:hideMark/>
            <w:tcPrChange w:id="4861" w:author="Arnob Alam" w:date="2025-02-02T17:58:00Z" w16du:dateUtc="2025-02-02T22:58:00Z">
              <w:tcPr>
                <w:tcW w:w="0" w:type="auto"/>
                <w:vAlign w:val="center"/>
                <w:hideMark/>
              </w:tcPr>
            </w:tcPrChange>
          </w:tcPr>
          <w:p w14:paraId="757652DD" w14:textId="413A18CA" w:rsidR="003F4476" w:rsidRDefault="003F4476" w:rsidP="00ED56CC">
            <w:pPr>
              <w:rPr>
                <w:ins w:id="4862" w:author="Arnob Alam" w:date="2025-02-02T17:58:00Z" w16du:dateUtc="2025-02-02T22:58:00Z"/>
                <w:rFonts w:eastAsia="Times New Roman"/>
              </w:rPr>
            </w:pPr>
            <w:ins w:id="4863" w:author="Arnob Alam" w:date="2025-02-02T17:58:00Z" w16du:dateUtc="2025-02-02T22:58:00Z">
              <w:r>
                <w:rPr>
                  <w:rFonts w:eastAsia="Times New Roman"/>
                </w:rPr>
                <w:t>Abadie</w:t>
              </w:r>
            </w:ins>
            <w:ins w:id="4864" w:author="Arnob Alam" w:date="2025-02-02T17:59:00Z" w16du:dateUtc="2025-02-02T22:59:00Z">
              <w:r>
                <w:rPr>
                  <w:rFonts w:eastAsia="Times New Roman"/>
                </w:rPr>
                <w:t xml:space="preserve"> </w:t>
              </w:r>
            </w:ins>
            <w:ins w:id="4865" w:author="Arnob Alam" w:date="2025-02-02T17:58:00Z" w16du:dateUtc="2025-02-02T22:58:00Z">
              <w:r>
                <w:rPr>
                  <w:rFonts w:eastAsia="Times New Roman"/>
                </w:rPr>
                <w:t xml:space="preserve">(GME) </w:t>
              </w:r>
            </w:ins>
          </w:p>
        </w:tc>
        <w:tc>
          <w:tcPr>
            <w:tcW w:w="0" w:type="auto"/>
            <w:vAlign w:val="center"/>
            <w:hideMark/>
            <w:tcPrChange w:id="4866" w:author="Arnob Alam" w:date="2025-02-02T17:58:00Z" w16du:dateUtc="2025-02-02T22:58:00Z">
              <w:tcPr>
                <w:tcW w:w="0" w:type="auto"/>
                <w:vAlign w:val="center"/>
                <w:hideMark/>
              </w:tcPr>
            </w:tcPrChange>
          </w:tcPr>
          <w:p w14:paraId="5755EF01" w14:textId="77777777" w:rsidR="003F4476" w:rsidRDefault="003F4476" w:rsidP="00ED56CC">
            <w:pPr>
              <w:rPr>
                <w:ins w:id="4867" w:author="Arnob Alam" w:date="2025-02-02T17:58:00Z" w16du:dateUtc="2025-02-02T22:58:00Z"/>
                <w:rFonts w:eastAsia="Times New Roman"/>
              </w:rPr>
            </w:pPr>
            <w:ins w:id="4868" w:author="Arnob Alam" w:date="2025-02-02T17:58:00Z" w16du:dateUtc="2025-02-02T22:58:00Z">
              <w:r>
                <w:rPr>
                  <w:rFonts w:eastAsia="Times New Roman"/>
                </w:rPr>
                <w:t>.564807</w:t>
              </w:r>
            </w:ins>
          </w:p>
        </w:tc>
        <w:tc>
          <w:tcPr>
            <w:tcW w:w="0" w:type="auto"/>
            <w:vAlign w:val="center"/>
            <w:hideMark/>
            <w:tcPrChange w:id="4869" w:author="Arnob Alam" w:date="2025-02-02T17:58:00Z" w16du:dateUtc="2025-02-02T22:58:00Z">
              <w:tcPr>
                <w:tcW w:w="0" w:type="auto"/>
                <w:vAlign w:val="center"/>
                <w:hideMark/>
              </w:tcPr>
            </w:tcPrChange>
          </w:tcPr>
          <w:p w14:paraId="16BEE9D5" w14:textId="77777777" w:rsidR="003F4476" w:rsidRDefault="003F4476" w:rsidP="00ED56CC">
            <w:pPr>
              <w:rPr>
                <w:ins w:id="4870" w:author="Arnob Alam" w:date="2025-02-02T17:58:00Z" w16du:dateUtc="2025-02-02T22:58:00Z"/>
                <w:rFonts w:eastAsia="Times New Roman"/>
              </w:rPr>
            </w:pPr>
            <w:ins w:id="4871" w:author="Arnob Alam" w:date="2025-02-02T17:58:00Z" w16du:dateUtc="2025-02-02T22:58:00Z">
              <w:r>
                <w:rPr>
                  <w:rFonts w:eastAsia="Times New Roman"/>
                </w:rPr>
                <w:t>.683304</w:t>
              </w:r>
            </w:ins>
          </w:p>
        </w:tc>
        <w:tc>
          <w:tcPr>
            <w:tcW w:w="0" w:type="auto"/>
            <w:vAlign w:val="center"/>
            <w:hideMark/>
            <w:tcPrChange w:id="4872" w:author="Arnob Alam" w:date="2025-02-02T17:58:00Z" w16du:dateUtc="2025-02-02T22:58:00Z">
              <w:tcPr>
                <w:tcW w:w="0" w:type="auto"/>
                <w:gridSpan w:val="2"/>
                <w:vAlign w:val="center"/>
                <w:hideMark/>
              </w:tcPr>
            </w:tcPrChange>
          </w:tcPr>
          <w:p w14:paraId="351D5C82" w14:textId="77777777" w:rsidR="003F4476" w:rsidRDefault="003F4476" w:rsidP="00ED56CC">
            <w:pPr>
              <w:rPr>
                <w:ins w:id="4873" w:author="Arnob Alam" w:date="2025-02-02T17:58:00Z" w16du:dateUtc="2025-02-02T22:58:00Z"/>
                <w:rFonts w:eastAsia="Times New Roman"/>
              </w:rPr>
            </w:pPr>
            <w:ins w:id="4874" w:author="Arnob Alam" w:date="2025-02-02T17:58:00Z" w16du:dateUtc="2025-02-02T22:58:00Z">
              <w:r>
                <w:rPr>
                  <w:rFonts w:eastAsia="Times New Roman"/>
                </w:rPr>
                <w:t>.7859113</w:t>
              </w:r>
            </w:ins>
          </w:p>
        </w:tc>
      </w:tr>
      <w:tr w:rsidR="003F4476" w14:paraId="15428B74" w14:textId="77777777" w:rsidTr="003F4476">
        <w:trPr>
          <w:tblCellSpacing w:w="15" w:type="dxa"/>
          <w:jc w:val="center"/>
          <w:ins w:id="4875" w:author="Arnob Alam" w:date="2025-02-02T17:58:00Z"/>
          <w:trPrChange w:id="4876" w:author="Arnob Alam" w:date="2025-02-02T17:58:00Z" w16du:dateUtc="2025-02-02T22:58:00Z">
            <w:trPr>
              <w:tblCellSpacing w:w="15" w:type="dxa"/>
            </w:trPr>
          </w:trPrChange>
        </w:trPr>
        <w:tc>
          <w:tcPr>
            <w:tcW w:w="0" w:type="auto"/>
            <w:vAlign w:val="center"/>
            <w:hideMark/>
            <w:tcPrChange w:id="4877" w:author="Arnob Alam" w:date="2025-02-02T17:58:00Z" w16du:dateUtc="2025-02-02T22:58:00Z">
              <w:tcPr>
                <w:tcW w:w="0" w:type="auto"/>
                <w:vAlign w:val="center"/>
                <w:hideMark/>
              </w:tcPr>
            </w:tcPrChange>
          </w:tcPr>
          <w:p w14:paraId="44CA98DA" w14:textId="77777777" w:rsidR="003F4476" w:rsidRDefault="003F4476" w:rsidP="00ED56CC">
            <w:pPr>
              <w:rPr>
                <w:ins w:id="4878" w:author="Arnob Alam" w:date="2025-02-02T17:58:00Z" w16du:dateUtc="2025-02-02T22:58:00Z"/>
                <w:rFonts w:eastAsia="Times New Roman"/>
              </w:rPr>
            </w:pPr>
            <w:ins w:id="4879" w:author="Arnob Alam" w:date="2025-02-02T17:58:00Z" w16du:dateUtc="2025-02-02T22:58:00Z">
              <w:r>
                <w:rPr>
                  <w:rFonts w:eastAsia="Times New Roman"/>
                </w:rPr>
                <w:t>Traditional DiD</w:t>
              </w:r>
            </w:ins>
          </w:p>
        </w:tc>
        <w:tc>
          <w:tcPr>
            <w:tcW w:w="0" w:type="auto"/>
            <w:vAlign w:val="center"/>
            <w:hideMark/>
            <w:tcPrChange w:id="4880" w:author="Arnob Alam" w:date="2025-02-02T17:58:00Z" w16du:dateUtc="2025-02-02T22:58:00Z">
              <w:tcPr>
                <w:tcW w:w="0" w:type="auto"/>
                <w:vAlign w:val="center"/>
                <w:hideMark/>
              </w:tcPr>
            </w:tcPrChange>
          </w:tcPr>
          <w:p w14:paraId="2B56B997" w14:textId="77777777" w:rsidR="003F4476" w:rsidRDefault="003F4476" w:rsidP="00ED56CC">
            <w:pPr>
              <w:rPr>
                <w:ins w:id="4881" w:author="Arnob Alam" w:date="2025-02-02T17:58:00Z" w16du:dateUtc="2025-02-02T22:58:00Z"/>
                <w:rFonts w:eastAsia="Times New Roman"/>
              </w:rPr>
            </w:pPr>
            <w:ins w:id="4882" w:author="Arnob Alam" w:date="2025-02-02T17:58:00Z" w16du:dateUtc="2025-02-02T22:58:00Z">
              <w:r>
                <w:rPr>
                  <w:rFonts w:eastAsia="Times New Roman"/>
                </w:rPr>
                <w:t>-.5137796</w:t>
              </w:r>
            </w:ins>
          </w:p>
        </w:tc>
        <w:tc>
          <w:tcPr>
            <w:tcW w:w="0" w:type="auto"/>
            <w:vAlign w:val="center"/>
            <w:hideMark/>
            <w:tcPrChange w:id="4883" w:author="Arnob Alam" w:date="2025-02-02T17:58:00Z" w16du:dateUtc="2025-02-02T22:58:00Z">
              <w:tcPr>
                <w:tcW w:w="0" w:type="auto"/>
                <w:vAlign w:val="center"/>
                <w:hideMark/>
              </w:tcPr>
            </w:tcPrChange>
          </w:tcPr>
          <w:p w14:paraId="391A99E4" w14:textId="77777777" w:rsidR="003F4476" w:rsidRDefault="003F4476" w:rsidP="00ED56CC">
            <w:pPr>
              <w:rPr>
                <w:ins w:id="4884" w:author="Arnob Alam" w:date="2025-02-02T17:58:00Z" w16du:dateUtc="2025-02-02T22:58:00Z"/>
                <w:rFonts w:eastAsia="Times New Roman"/>
              </w:rPr>
            </w:pPr>
            <w:ins w:id="4885" w:author="Arnob Alam" w:date="2025-02-02T17:58:00Z" w16du:dateUtc="2025-02-02T22:58:00Z">
              <w:r>
                <w:rPr>
                  <w:rFonts w:eastAsia="Times New Roman"/>
                </w:rPr>
                <w:t>.5946682</w:t>
              </w:r>
            </w:ins>
          </w:p>
        </w:tc>
        <w:tc>
          <w:tcPr>
            <w:tcW w:w="0" w:type="auto"/>
            <w:vAlign w:val="center"/>
            <w:hideMark/>
            <w:tcPrChange w:id="4886" w:author="Arnob Alam" w:date="2025-02-02T17:58:00Z" w16du:dateUtc="2025-02-02T22:58:00Z">
              <w:tcPr>
                <w:tcW w:w="0" w:type="auto"/>
                <w:gridSpan w:val="2"/>
                <w:vAlign w:val="center"/>
                <w:hideMark/>
              </w:tcPr>
            </w:tcPrChange>
          </w:tcPr>
          <w:p w14:paraId="4C8E96F8" w14:textId="77777777" w:rsidR="003F4476" w:rsidRDefault="003F4476" w:rsidP="00ED56CC">
            <w:pPr>
              <w:rPr>
                <w:ins w:id="4887" w:author="Arnob Alam" w:date="2025-02-02T17:58:00Z" w16du:dateUtc="2025-02-02T22:58:00Z"/>
                <w:rFonts w:eastAsia="Times New Roman"/>
              </w:rPr>
            </w:pPr>
            <w:ins w:id="4888" w:author="Arnob Alam" w:date="2025-02-02T17:58:00Z" w16du:dateUtc="2025-02-02T22:58:00Z">
              <w:r>
                <w:rPr>
                  <w:rFonts w:eastAsia="Times New Roman"/>
                </w:rPr>
                <w:t>.6175997</w:t>
              </w:r>
            </w:ins>
          </w:p>
        </w:tc>
      </w:tr>
      <w:tr w:rsidR="003F4476" w14:paraId="72398CA3" w14:textId="77777777" w:rsidTr="003F4476">
        <w:trPr>
          <w:tblCellSpacing w:w="15" w:type="dxa"/>
          <w:jc w:val="center"/>
          <w:ins w:id="4889" w:author="Arnob Alam" w:date="2025-02-02T17:58:00Z"/>
          <w:trPrChange w:id="4890" w:author="Arnob Alam" w:date="2025-02-02T17:58:00Z" w16du:dateUtc="2025-02-02T22:58:00Z">
            <w:trPr>
              <w:tblCellSpacing w:w="15" w:type="dxa"/>
            </w:trPr>
          </w:trPrChange>
        </w:trPr>
        <w:tc>
          <w:tcPr>
            <w:tcW w:w="0" w:type="auto"/>
            <w:gridSpan w:val="4"/>
            <w:vAlign w:val="center"/>
            <w:hideMark/>
            <w:tcPrChange w:id="4891" w:author="Arnob Alam" w:date="2025-02-02T17:58:00Z" w16du:dateUtc="2025-02-02T22:58:00Z">
              <w:tcPr>
                <w:tcW w:w="0" w:type="auto"/>
                <w:gridSpan w:val="5"/>
                <w:vAlign w:val="center"/>
                <w:hideMark/>
              </w:tcPr>
            </w:tcPrChange>
          </w:tcPr>
          <w:p w14:paraId="34EC8F13" w14:textId="77777777" w:rsidR="003F4476" w:rsidRDefault="00CA39A9" w:rsidP="00ED56CC">
            <w:pPr>
              <w:rPr>
                <w:ins w:id="4892" w:author="Arnob Alam" w:date="2025-02-02T17:58:00Z" w16du:dateUtc="2025-02-02T22:58:00Z"/>
                <w:rFonts w:eastAsia="Times New Roman"/>
              </w:rPr>
            </w:pPr>
            <w:ins w:id="4893" w:author="Arnob Alam" w:date="2025-02-02T17:58:00Z" w16du:dateUtc="2025-02-02T22:58:00Z">
              <w:r w:rsidRPr="00CA39A9">
                <w:rPr>
                  <w:rFonts w:eastAsia="Times New Roman"/>
                  <w:noProof/>
                  <w14:ligatures w14:val="standardContextual"/>
                </w:rPr>
                <w:lastRenderedPageBreak/>
                <w:pict w14:anchorId="1D10B073">
                  <v:rect id="_x0000_i1031" alt="" style="width:465.65pt;height:.05pt;mso-width-percent:0;mso-height-percent:0;mso-width-percent:0;mso-height-percent:0" o:hrpct="995" o:hralign="center" o:hrstd="t" o:hr="t" fillcolor="#a0a0a0" stroked="f"/>
                </w:pict>
              </w:r>
            </w:ins>
          </w:p>
        </w:tc>
      </w:tr>
    </w:tbl>
    <w:p w14:paraId="1E92D50E" w14:textId="185A9E81" w:rsidR="00784B17" w:rsidDel="00C87DB3" w:rsidRDefault="00784B17" w:rsidP="00EA45C9">
      <w:pPr>
        <w:rPr>
          <w:del w:id="4894" w:author="Arnob Alam" w:date="2025-02-02T17:09:00Z" w16du:dateUtc="2025-02-02T22:09:00Z"/>
        </w:rPr>
      </w:pPr>
      <w:del w:id="4895" w:author="Arnob Alam" w:date="2025-02-02T17:09:00Z" w16du:dateUtc="2025-02-02T22:09:00Z">
        <w:r w:rsidRPr="00EA45C9" w:rsidDel="009A344A">
          <w:rPr>
            <w:rPrChange w:id="4896" w:author="Arnob Alam" w:date="2025-02-02T17:14:00Z" w16du:dateUtc="2025-02-02T22:14:00Z">
              <w:rPr>
                <w:highlight w:val="yellow"/>
              </w:rPr>
            </w:rPrChange>
          </w:rPr>
          <w:delText xml:space="preserve">Simulation 3: </w:delText>
        </w:r>
        <w:r w:rsidR="006C7A78" w:rsidRPr="00EA45C9" w:rsidDel="009A344A">
          <w:rPr>
            <w:rPrChange w:id="4897" w:author="Arnob Alam" w:date="2025-02-02T17:14:00Z" w16du:dateUtc="2025-02-02T22:14:00Z">
              <w:rPr>
                <w:highlight w:val="yellow"/>
              </w:rPr>
            </w:rPrChange>
          </w:rPr>
          <w:delText>Ill-conditioned data. 100 observations</w:delText>
        </w:r>
        <w:r w:rsidR="00DF3047" w:rsidRPr="00EA45C9" w:rsidDel="009A344A">
          <w:rPr>
            <w:rPrChange w:id="4898" w:author="Arnob Alam" w:date="2025-02-02T17:14:00Z" w16du:dateUtc="2025-02-02T22:14:00Z">
              <w:rPr>
                <w:highlight w:val="yellow"/>
              </w:rPr>
            </w:rPrChange>
          </w:rPr>
          <w:delText xml:space="preserve">, repeat 500 times. </w:delText>
        </w:r>
        <w:r w:rsidR="007F6602" w:rsidRPr="00EA45C9" w:rsidDel="009A344A">
          <w:rPr>
            <w:rPrChange w:id="4899" w:author="Arnob Alam" w:date="2025-02-02T17:14:00Z" w16du:dateUtc="2025-02-02T22:14:00Z">
              <w:rPr>
                <w:highlight w:val="yellow"/>
              </w:rPr>
            </w:rPrChange>
          </w:rPr>
          <w:delText>The design</w:delText>
        </w:r>
        <w:r w:rsidR="00DF3047" w:rsidRPr="00EA45C9" w:rsidDel="009A344A">
          <w:rPr>
            <w:rPrChange w:id="4900" w:author="Arnob Alam" w:date="2025-02-02T17:14:00Z" w16du:dateUtc="2025-02-02T22:14:00Z">
              <w:rPr>
                <w:highlight w:val="yellow"/>
              </w:rPr>
            </w:rPrChange>
          </w:rPr>
          <w:delText xml:space="preserve"> matrix is </w:delText>
        </w:r>
        <w:r w:rsidR="006F4A8C" w:rsidRPr="00EA45C9" w:rsidDel="009A344A">
          <w:rPr>
            <w:rPrChange w:id="4901" w:author="Arnob Alam" w:date="2025-02-02T17:14:00Z" w16du:dateUtc="2025-02-02T22:14:00Z">
              <w:rPr>
                <w:highlight w:val="yellow"/>
              </w:rPr>
            </w:rPrChange>
          </w:rPr>
          <w:delText>highly collinear/</w:delText>
        </w:r>
        <w:r w:rsidR="00EC5F6C" w:rsidRPr="00EA45C9" w:rsidDel="009A344A">
          <w:rPr>
            <w:rPrChange w:id="4902" w:author="Arnob Alam" w:date="2025-02-02T17:14:00Z" w16du:dateUtc="2025-02-02T22:14:00Z">
              <w:rPr>
                <w:highlight w:val="yellow"/>
              </w:rPr>
            </w:rPrChange>
          </w:rPr>
          <w:delText>ill-conditioned. Report bias and variance of all three estimators.</w:delText>
        </w:r>
      </w:del>
    </w:p>
    <w:p w14:paraId="293FD449" w14:textId="77777777" w:rsidR="00C87DB3" w:rsidRDefault="00C87DB3" w:rsidP="00C87DB3">
      <w:pPr>
        <w:rPr>
          <w:ins w:id="4903" w:author="Arnob Alam" w:date="2025-02-02T18:03:00Z" w16du:dateUtc="2025-02-02T23:03:00Z"/>
        </w:rPr>
      </w:pPr>
    </w:p>
    <w:p w14:paraId="48489FFD" w14:textId="0A910D3C" w:rsidR="00C87DB3" w:rsidRDefault="00C87DB3" w:rsidP="00C87DB3">
      <w:pPr>
        <w:rPr>
          <w:ins w:id="4904" w:author="Arnob Alam" w:date="2025-02-02T18:04:00Z" w16du:dateUtc="2025-02-02T23:04:00Z"/>
        </w:rPr>
      </w:pPr>
      <w:ins w:id="4905" w:author="Arnob Alam" w:date="2025-02-02T18:03:00Z" w16du:dateUtc="2025-02-02T23:03:00Z">
        <w:r>
          <w:t xml:space="preserve">To test the impact of an ill-conditioned design matrix, I modify the </w:t>
        </w:r>
      </w:ins>
      <w:ins w:id="4906" w:author="Arnob Alam" w:date="2025-02-02T18:04:00Z" w16du:dateUtc="2025-02-02T23:04:00Z">
        <w:r w:rsidR="00DF5EA2">
          <w:t>data-</w:t>
        </w:r>
      </w:ins>
      <w:ins w:id="4907" w:author="Arnob Alam" w:date="2025-02-02T18:07:00Z" w16du:dateUtc="2025-02-02T23:07:00Z">
        <w:r w:rsidR="00F47D57">
          <w:t>generating</w:t>
        </w:r>
      </w:ins>
      <w:ins w:id="4908" w:author="Arnob Alam" w:date="2025-02-02T18:04:00Z" w16du:dateUtc="2025-02-02T23:04:00Z">
        <w:r w:rsidR="00DF5EA2">
          <w:t xml:space="preserve"> process as follows:</w:t>
        </w:r>
      </w:ins>
    </w:p>
    <w:p w14:paraId="1DF9AC5A" w14:textId="1ABA76FF" w:rsidR="00DF5EA2" w:rsidRPr="00EA45C9" w:rsidRDefault="00000000" w:rsidP="00C87DB3">
      <w:pPr>
        <w:rPr>
          <w:ins w:id="4909" w:author="Arnob Alam" w:date="2025-02-02T18:03:00Z" w16du:dateUtc="2025-02-02T23:03:00Z"/>
          <w:rPrChange w:id="4910" w:author="Arnob Alam" w:date="2025-02-02T17:14:00Z" w16du:dateUtc="2025-02-02T22:14:00Z">
            <w:rPr>
              <w:ins w:id="4911" w:author="Arnob Alam" w:date="2025-02-02T18:03:00Z" w16du:dateUtc="2025-02-02T23:03:00Z"/>
              <w:highlight w:val="yellow"/>
            </w:rPr>
          </w:rPrChange>
        </w:rPr>
      </w:pPr>
      <m:oMathPara>
        <m:oMath>
          <m:sSub>
            <m:sSubPr>
              <m:ctrlPr>
                <w:ins w:id="4912" w:author="Arnob Alam" w:date="2025-02-02T18:04:00Z" w16du:dateUtc="2025-02-02T23:04:00Z">
                  <w:rPr>
                    <w:rFonts w:ascii="Cambria Math" w:hAnsi="Cambria Math"/>
                    <w:i/>
                  </w:rPr>
                </w:ins>
              </m:ctrlPr>
            </m:sSubPr>
            <m:e>
              <m:r>
                <w:ins w:id="4913" w:author="Arnob Alam" w:date="2025-02-02T18:04:00Z" w16du:dateUtc="2025-02-02T23:04:00Z">
                  <w:rPr>
                    <w:rFonts w:ascii="Cambria Math" w:hAnsi="Cambria Math"/>
                  </w:rPr>
                  <m:t>X</m:t>
                </w:ins>
              </m:r>
            </m:e>
            <m:sub>
              <m:r>
                <w:ins w:id="4914" w:author="Arnob Alam" w:date="2025-02-02T18:04:00Z" w16du:dateUtc="2025-02-02T23:04:00Z">
                  <w:rPr>
                    <w:rFonts w:ascii="Cambria Math" w:hAnsi="Cambria Math"/>
                  </w:rPr>
                  <m:t>3,i</m:t>
                </w:ins>
              </m:r>
            </m:sub>
          </m:sSub>
          <m:r>
            <w:ins w:id="4915" w:author="Arnob Alam" w:date="2025-02-02T18:04:00Z" w16du:dateUtc="2025-02-02T23:04:00Z">
              <w:rPr>
                <w:rFonts w:ascii="Cambria Math" w:hAnsi="Cambria Math"/>
              </w:rPr>
              <m:t>=</m:t>
            </w:ins>
          </m:r>
          <m:sSub>
            <m:sSubPr>
              <m:ctrlPr>
                <w:ins w:id="4916" w:author="Arnob Alam" w:date="2025-02-02T18:05:00Z" w16du:dateUtc="2025-02-02T23:05:00Z">
                  <w:rPr>
                    <w:rFonts w:ascii="Cambria Math" w:hAnsi="Cambria Math"/>
                    <w:i/>
                  </w:rPr>
                </w:ins>
              </m:ctrlPr>
            </m:sSubPr>
            <m:e>
              <m:r>
                <w:ins w:id="4917" w:author="Arnob Alam" w:date="2025-02-02T18:05:00Z" w16du:dateUtc="2025-02-02T23:05:00Z">
                  <w:rPr>
                    <w:rFonts w:ascii="Cambria Math" w:hAnsi="Cambria Math"/>
                  </w:rPr>
                  <m:t>X</m:t>
                </w:ins>
              </m:r>
            </m:e>
            <m:sub>
              <m:r>
                <w:ins w:id="4918" w:author="Arnob Alam" w:date="2025-02-02T18:05:00Z" w16du:dateUtc="2025-02-02T23:05:00Z">
                  <w:rPr>
                    <w:rFonts w:ascii="Cambria Math" w:hAnsi="Cambria Math"/>
                  </w:rPr>
                  <m:t>1i</m:t>
                </w:ins>
              </m:r>
            </m:sub>
          </m:sSub>
          <m:r>
            <w:ins w:id="4919" w:author="Arnob Alam" w:date="2025-02-02T18:05:00Z" w16du:dateUtc="2025-02-02T23:05:00Z">
              <w:rPr>
                <w:rFonts w:ascii="Cambria Math" w:hAnsi="Cambria Math"/>
              </w:rPr>
              <m:t>+</m:t>
            </w:ins>
          </m:r>
          <m:sSub>
            <m:sSubPr>
              <m:ctrlPr>
                <w:ins w:id="4920" w:author="Arnob Alam" w:date="2025-02-02T18:04:00Z" w16du:dateUtc="2025-02-02T23:04:00Z">
                  <w:rPr>
                    <w:rFonts w:ascii="Cambria Math" w:hAnsi="Cambria Math"/>
                    <w:i/>
                  </w:rPr>
                </w:ins>
              </m:ctrlPr>
            </m:sSubPr>
            <m:e>
              <m:r>
                <w:ins w:id="4921" w:author="Arnob Alam" w:date="2025-02-02T18:04:00Z" w16du:dateUtc="2025-02-02T23:04:00Z">
                  <w:rPr>
                    <w:rFonts w:ascii="Cambria Math" w:hAnsi="Cambria Math"/>
                  </w:rPr>
                  <m:t>X</m:t>
                </w:ins>
              </m:r>
            </m:e>
            <m:sub>
              <m:r>
                <w:ins w:id="4922" w:author="Arnob Alam" w:date="2025-02-02T18:04:00Z" w16du:dateUtc="2025-02-02T23:04:00Z">
                  <w:rPr>
                    <w:rFonts w:ascii="Cambria Math" w:hAnsi="Cambria Math"/>
                  </w:rPr>
                  <m:t>2i</m:t>
                </w:ins>
              </m:r>
            </m:sub>
          </m:sSub>
          <m:r>
            <w:ins w:id="4923" w:author="Arnob Alam" w:date="2025-02-02T18:05:00Z" w16du:dateUtc="2025-02-02T23:05:00Z">
              <w:rPr>
                <w:rFonts w:ascii="Cambria Math" w:hAnsi="Cambria Math"/>
              </w:rPr>
              <m:t>+</m:t>
            </w:ins>
          </m:r>
          <m:sSub>
            <m:sSubPr>
              <m:ctrlPr>
                <w:ins w:id="4924" w:author="Arnob Alam" w:date="2025-02-02T18:05:00Z" w16du:dateUtc="2025-02-02T23:05:00Z">
                  <w:rPr>
                    <w:rFonts w:ascii="Cambria Math" w:hAnsi="Cambria Math"/>
                    <w:i/>
                  </w:rPr>
                </w:ins>
              </m:ctrlPr>
            </m:sSubPr>
            <m:e>
              <m:r>
                <w:ins w:id="4925" w:author="Arnob Alam" w:date="2025-02-02T18:05:00Z" w16du:dateUtc="2025-02-02T23:05:00Z">
                  <w:rPr>
                    <w:rFonts w:ascii="Cambria Math" w:hAnsi="Cambria Math"/>
                  </w:rPr>
                  <m:t>u</m:t>
                </w:ins>
              </m:r>
            </m:e>
            <m:sub>
              <m:r>
                <w:ins w:id="4926" w:author="Arnob Alam" w:date="2025-02-02T18:05:00Z" w16du:dateUtc="2025-02-02T23:05:00Z">
                  <w:rPr>
                    <w:rFonts w:ascii="Cambria Math" w:hAnsi="Cambria Math"/>
                  </w:rPr>
                  <m:t>i</m:t>
                </w:ins>
              </m:r>
            </m:sub>
          </m:sSub>
          <m:r>
            <w:ins w:id="4927" w:author="Arnob Alam" w:date="2025-02-02T18:05:00Z" w16du:dateUtc="2025-02-02T23:05:00Z">
              <m:rPr>
                <m:sty m:val="p"/>
              </m:rPr>
              <w:rPr>
                <w:rFonts w:ascii="Cambria Math" w:hAnsi="Cambria Math"/>
              </w:rPr>
              <w:br/>
            </w:ins>
          </m:r>
        </m:oMath>
        <m:oMath>
          <m:sSub>
            <m:sSubPr>
              <m:ctrlPr>
                <w:ins w:id="4928" w:author="Arnob Alam" w:date="2025-02-02T18:05:00Z" w16du:dateUtc="2025-02-02T23:05:00Z">
                  <w:rPr>
                    <w:rFonts w:ascii="Cambria Math" w:hAnsi="Cambria Math"/>
                    <w:i/>
                  </w:rPr>
                </w:ins>
              </m:ctrlPr>
            </m:sSubPr>
            <m:e>
              <m:r>
                <w:ins w:id="4929" w:author="Arnob Alam" w:date="2025-02-02T18:05:00Z" w16du:dateUtc="2025-02-02T23:05:00Z">
                  <w:rPr>
                    <w:rFonts w:ascii="Cambria Math" w:hAnsi="Cambria Math"/>
                  </w:rPr>
                  <m:t>u</m:t>
                </w:ins>
              </m:r>
            </m:e>
            <m:sub>
              <m:r>
                <w:ins w:id="4930" w:author="Arnob Alam" w:date="2025-02-02T18:05:00Z" w16du:dateUtc="2025-02-02T23:05:00Z">
                  <w:rPr>
                    <w:rFonts w:ascii="Cambria Math" w:hAnsi="Cambria Math"/>
                  </w:rPr>
                  <m:t>i</m:t>
                </w:ins>
              </m:r>
            </m:sub>
          </m:sSub>
          <m:r>
            <w:ins w:id="4931" w:author="Arnob Alam" w:date="2025-02-02T18:05:00Z" w16du:dateUtc="2025-02-02T23:05:00Z">
              <m:rPr>
                <m:scr m:val="double-struck"/>
              </m:rPr>
              <w:rPr>
                <w:rFonts w:ascii="Cambria Math" w:hAnsi="Cambria Math"/>
              </w:rPr>
              <m:t>~N</m:t>
            </w:ins>
          </m:r>
          <m:d>
            <m:dPr>
              <m:ctrlPr>
                <w:ins w:id="4932" w:author="Arnob Alam" w:date="2025-02-02T18:05:00Z" w16du:dateUtc="2025-02-02T23:05:00Z">
                  <w:rPr>
                    <w:rFonts w:ascii="Cambria Math" w:hAnsi="Cambria Math"/>
                    <w:i/>
                  </w:rPr>
                </w:ins>
              </m:ctrlPr>
            </m:dPr>
            <m:e>
              <m:r>
                <w:ins w:id="4933" w:author="Arnob Alam" w:date="2025-02-02T18:05:00Z" w16du:dateUtc="2025-02-02T23:05:00Z">
                  <w:rPr>
                    <w:rFonts w:ascii="Cambria Math" w:hAnsi="Cambria Math"/>
                  </w:rPr>
                  <m:t>0,0.001</m:t>
                </w:ins>
              </m:r>
            </m:e>
          </m:d>
          <m:r>
            <w:ins w:id="4934" w:author="Arnob Alam" w:date="2025-02-02T18:05:00Z" w16du:dateUtc="2025-02-02T23:05:00Z">
              <m:rPr>
                <m:sty m:val="p"/>
              </m:rPr>
              <w:rPr>
                <w:rFonts w:ascii="Cambria Math" w:hAnsi="Cambria Math"/>
              </w:rPr>
              <w:br/>
            </w:ins>
          </m:r>
        </m:oMath>
        <m:oMath>
          <m:sSub>
            <m:sSubPr>
              <m:ctrlPr>
                <w:ins w:id="4935" w:author="Arnob Alam" w:date="2025-02-02T18:05:00Z" w16du:dateUtc="2025-02-02T23:05:00Z">
                  <w:rPr>
                    <w:rFonts w:ascii="Cambria Math" w:hAnsi="Cambria Math"/>
                    <w:i/>
                  </w:rPr>
                </w:ins>
              </m:ctrlPr>
            </m:sSubPr>
            <m:e>
              <m:r>
                <w:ins w:id="4936" w:author="Arnob Alam" w:date="2025-02-02T18:05:00Z" w16du:dateUtc="2025-02-02T23:05:00Z">
                  <w:rPr>
                    <w:rFonts w:ascii="Cambria Math" w:hAnsi="Cambria Math"/>
                  </w:rPr>
                  <m:t>Y</m:t>
                </w:ins>
              </m:r>
            </m:e>
            <m:sub>
              <m:r>
                <w:ins w:id="4937" w:author="Arnob Alam" w:date="2025-02-02T18:05:00Z" w16du:dateUtc="2025-02-02T23:05:00Z">
                  <w:rPr>
                    <w:rFonts w:ascii="Cambria Math" w:hAnsi="Cambria Math"/>
                  </w:rPr>
                  <m:t>pre</m:t>
                </w:ins>
              </m:r>
              <m:r>
                <w:ins w:id="4938" w:author="Arnob Alam" w:date="2025-02-02T18:06:00Z" w16du:dateUtc="2025-02-02T23:06:00Z">
                  <w:rPr>
                    <w:rFonts w:ascii="Cambria Math" w:hAnsi="Cambria Math"/>
                  </w:rPr>
                  <m:t>,i</m:t>
                </w:ins>
              </m:r>
            </m:sub>
          </m:sSub>
          <m:r>
            <w:ins w:id="4939" w:author="Arnob Alam" w:date="2025-02-02T18:05:00Z" w16du:dateUtc="2025-02-02T23:05:00Z">
              <w:rPr>
                <w:rFonts w:ascii="Cambria Math" w:hAnsi="Cambria Math"/>
              </w:rPr>
              <m:t>=1+0.3</m:t>
            </w:ins>
          </m:r>
          <m:sSub>
            <m:sSubPr>
              <m:ctrlPr>
                <w:ins w:id="4940" w:author="Arnob Alam" w:date="2025-02-02T18:05:00Z" w16du:dateUtc="2025-02-02T23:05:00Z">
                  <w:rPr>
                    <w:rFonts w:ascii="Cambria Math" w:hAnsi="Cambria Math"/>
                    <w:i/>
                  </w:rPr>
                </w:ins>
              </m:ctrlPr>
            </m:sSubPr>
            <m:e>
              <m:r>
                <w:ins w:id="4941" w:author="Arnob Alam" w:date="2025-02-02T18:05:00Z" w16du:dateUtc="2025-02-02T23:05:00Z">
                  <w:rPr>
                    <w:rFonts w:ascii="Cambria Math" w:hAnsi="Cambria Math"/>
                  </w:rPr>
                  <m:t>X</m:t>
                </w:ins>
              </m:r>
            </m:e>
            <m:sub>
              <m:r>
                <w:ins w:id="4942" w:author="Arnob Alam" w:date="2025-02-02T18:05:00Z" w16du:dateUtc="2025-02-02T23:05:00Z">
                  <w:rPr>
                    <w:rFonts w:ascii="Cambria Math" w:hAnsi="Cambria Math"/>
                  </w:rPr>
                  <m:t>1</m:t>
                </w:ins>
              </m:r>
              <m:r>
                <w:ins w:id="4943" w:author="Arnob Alam" w:date="2025-02-02T18:06:00Z" w16du:dateUtc="2025-02-02T23:06:00Z">
                  <w:rPr>
                    <w:rFonts w:ascii="Cambria Math" w:hAnsi="Cambria Math"/>
                  </w:rPr>
                  <m:t>,i</m:t>
                </w:ins>
              </m:r>
            </m:sub>
          </m:sSub>
          <m:r>
            <w:ins w:id="4944" w:author="Arnob Alam" w:date="2025-02-02T18:05:00Z" w16du:dateUtc="2025-02-02T23:05:00Z">
              <w:rPr>
                <w:rFonts w:ascii="Cambria Math" w:hAnsi="Cambria Math"/>
              </w:rPr>
              <m:t>+0.3</m:t>
            </w:ins>
          </m:r>
          <m:sSub>
            <m:sSubPr>
              <m:ctrlPr>
                <w:ins w:id="4945" w:author="Arnob Alam" w:date="2025-02-02T18:06:00Z" w16du:dateUtc="2025-02-02T23:06:00Z">
                  <w:rPr>
                    <w:rFonts w:ascii="Cambria Math" w:hAnsi="Cambria Math"/>
                    <w:i/>
                  </w:rPr>
                </w:ins>
              </m:ctrlPr>
            </m:sSubPr>
            <m:e>
              <m:r>
                <w:ins w:id="4946" w:author="Arnob Alam" w:date="2025-02-02T18:05:00Z" w16du:dateUtc="2025-02-02T23:05:00Z">
                  <w:rPr>
                    <w:rFonts w:ascii="Cambria Math" w:hAnsi="Cambria Math"/>
                  </w:rPr>
                  <m:t>X</m:t>
                </w:ins>
              </m:r>
            </m:e>
            <m:sub>
              <m:r>
                <w:ins w:id="4947" w:author="Arnob Alam" w:date="2025-02-02T18:06:00Z" w16du:dateUtc="2025-02-02T23:06:00Z">
                  <w:rPr>
                    <w:rFonts w:ascii="Cambria Math" w:hAnsi="Cambria Math"/>
                  </w:rPr>
                  <m:t>2,i</m:t>
                </w:ins>
              </m:r>
            </m:sub>
          </m:sSub>
          <m:r>
            <w:ins w:id="4948" w:author="Arnob Alam" w:date="2025-02-02T18:06:00Z" w16du:dateUtc="2025-02-02T23:06:00Z">
              <w:rPr>
                <w:rFonts w:ascii="Cambria Math" w:hAnsi="Cambria Math"/>
              </w:rPr>
              <m:t>+0.2</m:t>
            </w:ins>
          </m:r>
          <m:sSub>
            <m:sSubPr>
              <m:ctrlPr>
                <w:ins w:id="4949" w:author="Arnob Alam" w:date="2025-02-02T18:06:00Z" w16du:dateUtc="2025-02-02T23:06:00Z">
                  <w:rPr>
                    <w:rFonts w:ascii="Cambria Math" w:hAnsi="Cambria Math"/>
                    <w:i/>
                  </w:rPr>
                </w:ins>
              </m:ctrlPr>
            </m:sSubPr>
            <m:e>
              <m:r>
                <w:ins w:id="4950" w:author="Arnob Alam" w:date="2025-02-02T18:06:00Z" w16du:dateUtc="2025-02-02T23:06:00Z">
                  <w:rPr>
                    <w:rFonts w:ascii="Cambria Math" w:hAnsi="Cambria Math"/>
                  </w:rPr>
                  <m:t>D</m:t>
                </w:ins>
              </m:r>
            </m:e>
            <m:sub>
              <m:r>
                <w:ins w:id="4951" w:author="Arnob Alam" w:date="2025-02-02T18:06:00Z" w16du:dateUtc="2025-02-02T23:06:00Z">
                  <w:rPr>
                    <w:rFonts w:ascii="Cambria Math" w:hAnsi="Cambria Math"/>
                  </w:rPr>
                  <m:t>i</m:t>
                </w:ins>
              </m:r>
            </m:sub>
          </m:sSub>
          <m:r>
            <w:ins w:id="4952" w:author="Arnob Alam" w:date="2025-02-02T18:06:00Z" w16du:dateUtc="2025-02-02T23:06:00Z">
              <w:rPr>
                <w:rFonts w:ascii="Cambria Math" w:hAnsi="Cambria Math"/>
              </w:rPr>
              <m:t>+</m:t>
            </w:ins>
          </m:r>
          <m:sSub>
            <m:sSubPr>
              <m:ctrlPr>
                <w:ins w:id="4953" w:author="Arnob Alam" w:date="2025-02-02T18:06:00Z" w16du:dateUtc="2025-02-02T23:06:00Z">
                  <w:rPr>
                    <w:rFonts w:ascii="Cambria Math" w:hAnsi="Cambria Math"/>
                    <w:i/>
                  </w:rPr>
                </w:ins>
              </m:ctrlPr>
            </m:sSubPr>
            <m:e>
              <m:r>
                <w:ins w:id="4954" w:author="Arnob Alam" w:date="2025-02-02T18:06:00Z" w16du:dateUtc="2025-02-02T23:06:00Z">
                  <w:rPr>
                    <w:rFonts w:ascii="Cambria Math" w:hAnsi="Cambria Math"/>
                  </w:rPr>
                  <m:t>X</m:t>
                </w:ins>
              </m:r>
            </m:e>
            <m:sub>
              <m:r>
                <w:ins w:id="4955" w:author="Arnob Alam" w:date="2025-02-02T18:06:00Z" w16du:dateUtc="2025-02-02T23:06:00Z">
                  <w:rPr>
                    <w:rFonts w:ascii="Cambria Math" w:hAnsi="Cambria Math"/>
                  </w:rPr>
                  <m:t>3,i</m:t>
                </w:ins>
              </m:r>
            </m:sub>
          </m:sSub>
          <m:r>
            <w:ins w:id="4956" w:author="Arnob Alam" w:date="2025-02-02T18:06:00Z" w16du:dateUtc="2025-02-02T23:06:00Z">
              <w:rPr>
                <w:rFonts w:ascii="Cambria Math" w:hAnsi="Cambria Math"/>
              </w:rPr>
              <m:t>+</m:t>
            </w:ins>
          </m:r>
          <m:sSub>
            <m:sSubPr>
              <m:ctrlPr>
                <w:ins w:id="4957" w:author="Arnob Alam" w:date="2025-02-02T18:06:00Z" w16du:dateUtc="2025-02-02T23:06:00Z">
                  <w:rPr>
                    <w:rFonts w:ascii="Cambria Math" w:hAnsi="Cambria Math"/>
                    <w:i/>
                  </w:rPr>
                </w:ins>
              </m:ctrlPr>
            </m:sSubPr>
            <m:e>
              <m:r>
                <w:ins w:id="4958" w:author="Arnob Alam" w:date="2025-02-02T18:06:00Z" w16du:dateUtc="2025-02-02T23:06:00Z">
                  <w:rPr>
                    <w:rFonts w:ascii="Cambria Math" w:hAnsi="Cambria Math"/>
                  </w:rPr>
                  <m:t>ϵ</m:t>
                </w:ins>
              </m:r>
            </m:e>
            <m:sub>
              <m:r>
                <w:ins w:id="4959" w:author="Arnob Alam" w:date="2025-02-02T18:06:00Z" w16du:dateUtc="2025-02-02T23:06:00Z">
                  <w:rPr>
                    <w:rFonts w:ascii="Cambria Math" w:hAnsi="Cambria Math"/>
                  </w:rPr>
                  <m:t>pre,i</m:t>
                </w:ins>
              </m:r>
            </m:sub>
          </m:sSub>
          <m:r>
            <w:ins w:id="4960" w:author="Arnob Alam" w:date="2025-02-02T18:06:00Z" w16du:dateUtc="2025-02-02T23:06:00Z">
              <m:rPr>
                <m:sty m:val="p"/>
              </m:rPr>
              <w:rPr>
                <w:rFonts w:ascii="Cambria Math" w:hAnsi="Cambria Math"/>
              </w:rPr>
              <w:br/>
            </w:ins>
          </m:r>
        </m:oMath>
        <m:oMath>
          <m:sSub>
            <m:sSubPr>
              <m:ctrlPr>
                <w:ins w:id="4961" w:author="Arnob Alam" w:date="2025-02-02T18:06:00Z" w16du:dateUtc="2025-02-02T23:06:00Z">
                  <w:rPr>
                    <w:rFonts w:ascii="Cambria Math" w:hAnsi="Cambria Math"/>
                    <w:i/>
                  </w:rPr>
                </w:ins>
              </m:ctrlPr>
            </m:sSubPr>
            <m:e>
              <m:r>
                <w:ins w:id="4962" w:author="Arnob Alam" w:date="2025-02-02T18:06:00Z" w16du:dateUtc="2025-02-02T23:06:00Z">
                  <w:rPr>
                    <w:rFonts w:ascii="Cambria Math" w:hAnsi="Cambria Math"/>
                  </w:rPr>
                  <m:t>Y</m:t>
                </w:ins>
              </m:r>
            </m:e>
            <m:sub>
              <m:r>
                <w:ins w:id="4963" w:author="Arnob Alam" w:date="2025-02-02T18:06:00Z" w16du:dateUtc="2025-02-02T23:06:00Z">
                  <w:rPr>
                    <w:rFonts w:ascii="Cambria Math" w:hAnsi="Cambria Math"/>
                  </w:rPr>
                  <m:t>post,i</m:t>
                </w:ins>
              </m:r>
            </m:sub>
          </m:sSub>
          <m:r>
            <w:ins w:id="4964" w:author="Arnob Alam" w:date="2025-02-02T18:06:00Z" w16du:dateUtc="2025-02-02T23:06:00Z">
              <w:rPr>
                <w:rFonts w:ascii="Cambria Math" w:hAnsi="Cambria Math"/>
              </w:rPr>
              <m:t>=1+0.3</m:t>
            </w:ins>
          </m:r>
          <m:sSub>
            <m:sSubPr>
              <m:ctrlPr>
                <w:ins w:id="4965" w:author="Arnob Alam" w:date="2025-02-02T18:06:00Z" w16du:dateUtc="2025-02-02T23:06:00Z">
                  <w:rPr>
                    <w:rFonts w:ascii="Cambria Math" w:hAnsi="Cambria Math"/>
                    <w:i/>
                  </w:rPr>
                </w:ins>
              </m:ctrlPr>
            </m:sSubPr>
            <m:e>
              <m:r>
                <w:ins w:id="4966" w:author="Arnob Alam" w:date="2025-02-02T18:06:00Z" w16du:dateUtc="2025-02-02T23:06:00Z">
                  <w:rPr>
                    <w:rFonts w:ascii="Cambria Math" w:hAnsi="Cambria Math"/>
                  </w:rPr>
                  <m:t>X</m:t>
                </w:ins>
              </m:r>
            </m:e>
            <m:sub>
              <m:r>
                <w:ins w:id="4967" w:author="Arnob Alam" w:date="2025-02-02T18:06:00Z" w16du:dateUtc="2025-02-02T23:06:00Z">
                  <w:rPr>
                    <w:rFonts w:ascii="Cambria Math" w:hAnsi="Cambria Math"/>
                  </w:rPr>
                  <m:t>1,i</m:t>
                </w:ins>
              </m:r>
            </m:sub>
          </m:sSub>
          <m:r>
            <w:ins w:id="4968" w:author="Arnob Alam" w:date="2025-02-02T18:06:00Z" w16du:dateUtc="2025-02-02T23:06:00Z">
              <w:rPr>
                <w:rFonts w:ascii="Cambria Math" w:hAnsi="Cambria Math"/>
              </w:rPr>
              <m:t>+0.3</m:t>
            </w:ins>
          </m:r>
          <m:sSub>
            <m:sSubPr>
              <m:ctrlPr>
                <w:ins w:id="4969" w:author="Arnob Alam" w:date="2025-02-02T18:06:00Z" w16du:dateUtc="2025-02-02T23:06:00Z">
                  <w:rPr>
                    <w:rFonts w:ascii="Cambria Math" w:hAnsi="Cambria Math"/>
                    <w:i/>
                  </w:rPr>
                </w:ins>
              </m:ctrlPr>
            </m:sSubPr>
            <m:e>
              <m:r>
                <w:ins w:id="4970" w:author="Arnob Alam" w:date="2025-02-02T18:06:00Z" w16du:dateUtc="2025-02-02T23:06:00Z">
                  <w:rPr>
                    <w:rFonts w:ascii="Cambria Math" w:hAnsi="Cambria Math"/>
                  </w:rPr>
                  <m:t>X</m:t>
                </w:ins>
              </m:r>
            </m:e>
            <m:sub>
              <m:r>
                <w:ins w:id="4971" w:author="Arnob Alam" w:date="2025-02-02T18:06:00Z" w16du:dateUtc="2025-02-02T23:06:00Z">
                  <w:rPr>
                    <w:rFonts w:ascii="Cambria Math" w:hAnsi="Cambria Math"/>
                  </w:rPr>
                  <m:t>2,i</m:t>
                </w:ins>
              </m:r>
            </m:sub>
          </m:sSub>
          <m:r>
            <w:ins w:id="4972" w:author="Arnob Alam" w:date="2025-02-02T18:06:00Z" w16du:dateUtc="2025-02-02T23:06:00Z">
              <w:rPr>
                <w:rFonts w:ascii="Cambria Math" w:hAnsi="Cambria Math"/>
              </w:rPr>
              <m:t>+(1.</m:t>
            </w:ins>
          </m:r>
          <m:r>
            <w:ins w:id="4973" w:author="Arnob Alam" w:date="2025-02-02T18:07:00Z" w16du:dateUtc="2025-02-02T23:07:00Z">
              <w:rPr>
                <w:rFonts w:ascii="Cambria Math" w:hAnsi="Cambria Math"/>
              </w:rPr>
              <m:t>5+0.5</m:t>
            </w:ins>
          </m:r>
          <m:sSub>
            <m:sSubPr>
              <m:ctrlPr>
                <w:ins w:id="4974" w:author="Arnob Alam" w:date="2025-02-02T18:07:00Z" w16du:dateUtc="2025-02-02T23:07:00Z">
                  <w:rPr>
                    <w:rFonts w:ascii="Cambria Math" w:hAnsi="Cambria Math"/>
                    <w:i/>
                  </w:rPr>
                </w:ins>
              </m:ctrlPr>
            </m:sSubPr>
            <m:e>
              <m:r>
                <w:ins w:id="4975" w:author="Arnob Alam" w:date="2025-02-02T18:07:00Z" w16du:dateUtc="2025-02-02T23:07:00Z">
                  <w:rPr>
                    <w:rFonts w:ascii="Cambria Math" w:hAnsi="Cambria Math"/>
                  </w:rPr>
                  <m:t>X</m:t>
                </w:ins>
              </m:r>
            </m:e>
            <m:sub>
              <m:r>
                <w:ins w:id="4976" w:author="Arnob Alam" w:date="2025-02-02T18:07:00Z" w16du:dateUtc="2025-02-02T23:07:00Z">
                  <w:rPr>
                    <w:rFonts w:ascii="Cambria Math" w:hAnsi="Cambria Math"/>
                  </w:rPr>
                  <m:t>1i</m:t>
                </w:ins>
              </m:r>
            </m:sub>
          </m:sSub>
          <m:r>
            <w:ins w:id="4977" w:author="Arnob Alam" w:date="2025-02-02T18:07:00Z" w16du:dateUtc="2025-02-02T23:07:00Z">
              <w:rPr>
                <w:rFonts w:ascii="Cambria Math" w:hAnsi="Cambria Math"/>
              </w:rPr>
              <m:t>)</m:t>
            </w:ins>
          </m:r>
          <m:sSub>
            <m:sSubPr>
              <m:ctrlPr>
                <w:ins w:id="4978" w:author="Arnob Alam" w:date="2025-02-02T18:06:00Z" w16du:dateUtc="2025-02-02T23:06:00Z">
                  <w:rPr>
                    <w:rFonts w:ascii="Cambria Math" w:hAnsi="Cambria Math"/>
                    <w:i/>
                  </w:rPr>
                </w:ins>
              </m:ctrlPr>
            </m:sSubPr>
            <m:e>
              <m:r>
                <w:ins w:id="4979" w:author="Arnob Alam" w:date="2025-02-02T18:06:00Z" w16du:dateUtc="2025-02-02T23:06:00Z">
                  <w:rPr>
                    <w:rFonts w:ascii="Cambria Math" w:hAnsi="Cambria Math"/>
                  </w:rPr>
                  <m:t>D</m:t>
                </w:ins>
              </m:r>
            </m:e>
            <m:sub>
              <m:r>
                <w:ins w:id="4980" w:author="Arnob Alam" w:date="2025-02-02T18:06:00Z" w16du:dateUtc="2025-02-02T23:06:00Z">
                  <w:rPr>
                    <w:rFonts w:ascii="Cambria Math" w:hAnsi="Cambria Math"/>
                  </w:rPr>
                  <m:t>i</m:t>
                </w:ins>
              </m:r>
            </m:sub>
          </m:sSub>
          <m:r>
            <w:ins w:id="4981" w:author="Arnob Alam" w:date="2025-02-02T18:06:00Z" w16du:dateUtc="2025-02-02T23:06:00Z">
              <w:rPr>
                <w:rFonts w:ascii="Cambria Math" w:hAnsi="Cambria Math"/>
              </w:rPr>
              <m:t>+</m:t>
            </w:ins>
          </m:r>
          <m:sSub>
            <m:sSubPr>
              <m:ctrlPr>
                <w:ins w:id="4982" w:author="Arnob Alam" w:date="2025-02-02T18:06:00Z" w16du:dateUtc="2025-02-02T23:06:00Z">
                  <w:rPr>
                    <w:rFonts w:ascii="Cambria Math" w:hAnsi="Cambria Math"/>
                    <w:i/>
                  </w:rPr>
                </w:ins>
              </m:ctrlPr>
            </m:sSubPr>
            <m:e>
              <m:r>
                <w:ins w:id="4983" w:author="Arnob Alam" w:date="2025-02-02T18:06:00Z" w16du:dateUtc="2025-02-02T23:06:00Z">
                  <w:rPr>
                    <w:rFonts w:ascii="Cambria Math" w:hAnsi="Cambria Math"/>
                  </w:rPr>
                  <m:t>X</m:t>
                </w:ins>
              </m:r>
            </m:e>
            <m:sub>
              <m:r>
                <w:ins w:id="4984" w:author="Arnob Alam" w:date="2025-02-02T18:06:00Z" w16du:dateUtc="2025-02-02T23:06:00Z">
                  <w:rPr>
                    <w:rFonts w:ascii="Cambria Math" w:hAnsi="Cambria Math"/>
                  </w:rPr>
                  <m:t>3,i</m:t>
                </w:ins>
              </m:r>
            </m:sub>
          </m:sSub>
          <m:r>
            <w:ins w:id="4985" w:author="Arnob Alam" w:date="2025-02-02T18:06:00Z" w16du:dateUtc="2025-02-02T23:06:00Z">
              <w:rPr>
                <w:rFonts w:ascii="Cambria Math" w:hAnsi="Cambria Math"/>
              </w:rPr>
              <m:t>+</m:t>
            </w:ins>
          </m:r>
          <m:sSub>
            <m:sSubPr>
              <m:ctrlPr>
                <w:ins w:id="4986" w:author="Arnob Alam" w:date="2025-02-02T18:06:00Z" w16du:dateUtc="2025-02-02T23:06:00Z">
                  <w:rPr>
                    <w:rFonts w:ascii="Cambria Math" w:hAnsi="Cambria Math"/>
                    <w:i/>
                  </w:rPr>
                </w:ins>
              </m:ctrlPr>
            </m:sSubPr>
            <m:e>
              <m:r>
                <w:ins w:id="4987" w:author="Arnob Alam" w:date="2025-02-02T18:06:00Z" w16du:dateUtc="2025-02-02T23:06:00Z">
                  <w:rPr>
                    <w:rFonts w:ascii="Cambria Math" w:hAnsi="Cambria Math"/>
                  </w:rPr>
                  <m:t>ϵ</m:t>
                </w:ins>
              </m:r>
            </m:e>
            <m:sub>
              <m:r>
                <w:ins w:id="4988" w:author="Arnob Alam" w:date="2025-02-02T18:06:00Z" w16du:dateUtc="2025-02-02T23:06:00Z">
                  <w:rPr>
                    <w:rFonts w:ascii="Cambria Math" w:hAnsi="Cambria Math"/>
                  </w:rPr>
                  <m:t>p</m:t>
                </w:ins>
              </m:r>
              <m:r>
                <w:ins w:id="4989" w:author="Arnob Alam" w:date="2025-02-02T18:07:00Z" w16du:dateUtc="2025-02-02T23:07:00Z">
                  <w:rPr>
                    <w:rFonts w:ascii="Cambria Math" w:hAnsi="Cambria Math"/>
                  </w:rPr>
                  <m:t>ost</m:t>
                </w:ins>
              </m:r>
              <m:r>
                <w:ins w:id="4990" w:author="Arnob Alam" w:date="2025-02-02T18:06:00Z" w16du:dateUtc="2025-02-02T23:06:00Z">
                  <w:rPr>
                    <w:rFonts w:ascii="Cambria Math" w:hAnsi="Cambria Math"/>
                  </w:rPr>
                  <m:t>,i</m:t>
                </w:ins>
              </m:r>
            </m:sub>
          </m:sSub>
        </m:oMath>
      </m:oMathPara>
    </w:p>
    <w:p w14:paraId="407C64DF" w14:textId="68C7EDFA" w:rsidR="00EC5F6C" w:rsidDel="00183785" w:rsidRDefault="00F47D57" w:rsidP="00EA45C9">
      <w:pPr>
        <w:rPr>
          <w:del w:id="4991" w:author="Arnob Alam" w:date="2025-02-02T17:09:00Z" w16du:dateUtc="2025-02-02T22:09:00Z"/>
        </w:rPr>
      </w:pPr>
      <w:ins w:id="4992" w:author="Arnob Alam" w:date="2025-02-02T18:07:00Z" w16du:dateUtc="2025-02-02T23:07:00Z">
        <w:r>
          <w:t xml:space="preserve">That is, the design matrix now has an additional column </w:t>
        </w:r>
      </w:ins>
      <m:oMath>
        <m:sSub>
          <m:sSubPr>
            <m:ctrlPr>
              <w:ins w:id="4993" w:author="Arnob Alam" w:date="2025-02-02T18:07:00Z" w16du:dateUtc="2025-02-02T23:07:00Z">
                <w:rPr>
                  <w:rFonts w:ascii="Cambria Math" w:hAnsi="Cambria Math"/>
                  <w:i/>
                </w:rPr>
              </w:ins>
            </m:ctrlPr>
          </m:sSubPr>
          <m:e>
            <m:r>
              <w:ins w:id="4994" w:author="Arnob Alam" w:date="2025-02-02T18:07:00Z" w16du:dateUtc="2025-02-02T23:07:00Z">
                <w:rPr>
                  <w:rFonts w:ascii="Cambria Math" w:hAnsi="Cambria Math"/>
                </w:rPr>
                <m:t>X</m:t>
              </w:ins>
            </m:r>
          </m:e>
          <m:sub>
            <m:r>
              <w:ins w:id="4995" w:author="Arnob Alam" w:date="2025-02-02T18:07:00Z" w16du:dateUtc="2025-02-02T23:07:00Z">
                <w:rPr>
                  <w:rFonts w:ascii="Cambria Math" w:hAnsi="Cambria Math"/>
                </w:rPr>
                <m:t>3</m:t>
              </w:ins>
            </m:r>
          </m:sub>
        </m:sSub>
      </m:oMath>
      <w:ins w:id="4996" w:author="Arnob Alam" w:date="2025-02-02T18:07:00Z" w16du:dateUtc="2025-02-02T23:07:00Z">
        <w:r>
          <w:t xml:space="preserve"> that is nearly a linear combination of </w:t>
        </w:r>
      </w:ins>
      <m:oMath>
        <m:sSub>
          <m:sSubPr>
            <m:ctrlPr>
              <w:ins w:id="4997" w:author="Arnob Alam" w:date="2025-02-02T18:07:00Z" w16du:dateUtc="2025-02-02T23:07:00Z">
                <w:rPr>
                  <w:rFonts w:ascii="Cambria Math" w:hAnsi="Cambria Math"/>
                  <w:i/>
                </w:rPr>
              </w:ins>
            </m:ctrlPr>
          </m:sSubPr>
          <m:e>
            <m:r>
              <w:ins w:id="4998" w:author="Arnob Alam" w:date="2025-02-02T18:07:00Z" w16du:dateUtc="2025-02-02T23:07:00Z">
                <w:rPr>
                  <w:rFonts w:ascii="Cambria Math" w:hAnsi="Cambria Math"/>
                </w:rPr>
                <m:t>X</m:t>
              </w:ins>
            </m:r>
          </m:e>
          <m:sub>
            <m:r>
              <w:ins w:id="4999" w:author="Arnob Alam" w:date="2025-02-02T18:07:00Z" w16du:dateUtc="2025-02-02T23:07:00Z">
                <w:rPr>
                  <w:rFonts w:ascii="Cambria Math" w:hAnsi="Cambria Math"/>
                </w:rPr>
                <m:t>1</m:t>
              </w:ins>
            </m:r>
          </m:sub>
        </m:sSub>
      </m:oMath>
      <w:ins w:id="5000" w:author="Arnob Alam" w:date="2025-02-02T18:07:00Z" w16du:dateUtc="2025-02-02T23:07:00Z">
        <w:r>
          <w:t xml:space="preserve"> and </w:t>
        </w:r>
      </w:ins>
      <m:oMath>
        <m:sSub>
          <m:sSubPr>
            <m:ctrlPr>
              <w:ins w:id="5001" w:author="Arnob Alam" w:date="2025-02-02T18:08:00Z" w16du:dateUtc="2025-02-02T23:08:00Z">
                <w:rPr>
                  <w:rFonts w:ascii="Cambria Math" w:hAnsi="Cambria Math"/>
                  <w:i/>
                </w:rPr>
              </w:ins>
            </m:ctrlPr>
          </m:sSubPr>
          <m:e>
            <m:r>
              <w:ins w:id="5002" w:author="Arnob Alam" w:date="2025-02-02T18:08:00Z" w16du:dateUtc="2025-02-02T23:08:00Z">
                <w:rPr>
                  <w:rFonts w:ascii="Cambria Math" w:hAnsi="Cambria Math"/>
                </w:rPr>
                <m:t>X</m:t>
              </w:ins>
            </m:r>
          </m:e>
          <m:sub>
            <m:r>
              <w:ins w:id="5003" w:author="Arnob Alam" w:date="2025-02-02T18:08:00Z" w16du:dateUtc="2025-02-02T23:08:00Z">
                <w:rPr>
                  <w:rFonts w:ascii="Cambria Math" w:hAnsi="Cambria Math"/>
                </w:rPr>
                <m:t>2</m:t>
              </w:ins>
            </m:r>
          </m:sub>
        </m:sSub>
      </m:oMath>
      <w:ins w:id="5004" w:author="Arnob Alam" w:date="2025-02-02T18:08:00Z" w16du:dateUtc="2025-02-02T23:08:00Z">
        <w:r>
          <w:t>.</w:t>
        </w:r>
      </w:ins>
      <w:ins w:id="5005" w:author="Arnob Alam" w:date="2025-02-02T18:17:00Z" w16du:dateUtc="2025-02-02T23:17:00Z">
        <w:r w:rsidR="007979D3">
          <w:t xml:space="preserve"> </w:t>
        </w:r>
        <w:r w:rsidR="007979D3">
          <w:fldChar w:fldCharType="begin"/>
        </w:r>
        <w:r w:rsidR="007979D3">
          <w:instrText xml:space="preserve"> REF _Ref189412659 \h </w:instrText>
        </w:r>
      </w:ins>
      <w:r w:rsidR="007979D3">
        <w:fldChar w:fldCharType="separate"/>
      </w:r>
      <w:ins w:id="5006" w:author="Arnob Alam" w:date="2025-02-06T14:36:00Z" w16du:dateUtc="2025-02-06T19:36:00Z">
        <w:r w:rsidR="00932F26">
          <w:t xml:space="preserve">Figure </w:t>
        </w:r>
        <w:r w:rsidR="00932F26">
          <w:rPr>
            <w:noProof/>
          </w:rPr>
          <w:t>11</w:t>
        </w:r>
      </w:ins>
      <w:ins w:id="5007" w:author="Arnob Alam" w:date="2025-02-02T18:17:00Z" w16du:dateUtc="2025-02-02T23:17:00Z">
        <w:r w:rsidR="007979D3">
          <w:fldChar w:fldCharType="end"/>
        </w:r>
        <w:r w:rsidR="007979D3">
          <w:t xml:space="preserve"> and </w:t>
        </w:r>
        <w:r w:rsidR="007979D3">
          <w:fldChar w:fldCharType="begin"/>
        </w:r>
        <w:r w:rsidR="007979D3">
          <w:instrText xml:space="preserve"> REF _Ref189412666 \h </w:instrText>
        </w:r>
      </w:ins>
      <w:r w:rsidR="007979D3">
        <w:fldChar w:fldCharType="separate"/>
      </w:r>
      <w:ins w:id="5008" w:author="Arnob Alam" w:date="2025-02-06T14:36:00Z" w16du:dateUtc="2025-02-06T19:36:00Z">
        <w:r w:rsidR="00932F26">
          <w:t xml:space="preserve">Table </w:t>
        </w:r>
        <w:r w:rsidR="00932F26">
          <w:rPr>
            <w:noProof/>
          </w:rPr>
          <w:t>23</w:t>
        </w:r>
      </w:ins>
      <w:ins w:id="5009" w:author="Arnob Alam" w:date="2025-02-02T18:17:00Z" w16du:dateUtc="2025-02-02T23:17:00Z">
        <w:r w:rsidR="007979D3">
          <w:fldChar w:fldCharType="end"/>
        </w:r>
        <w:r w:rsidR="007979D3">
          <w:t xml:space="preserve"> show</w:t>
        </w:r>
      </w:ins>
      <w:ins w:id="5010" w:author="Arnob Alam" w:date="2025-02-02T18:19:00Z" w16du:dateUtc="2025-02-02T23:19:00Z">
        <w:r w:rsidR="00040BB5">
          <w:t>s how the estimators perform under these circumstances. The performance is very similar to the baseline case, with the GME base</w:t>
        </w:r>
      </w:ins>
      <w:ins w:id="5011" w:author="Arnob Alam" w:date="2025-02-02T18:20:00Z" w16du:dateUtc="2025-02-02T23:20:00Z">
        <w:r w:rsidR="00040BB5">
          <w:t xml:space="preserve">d method still outperforming </w:t>
        </w:r>
        <w:r w:rsidR="004E046B">
          <w:t xml:space="preserve">a logit first stage and </w:t>
        </w:r>
      </w:ins>
      <w:ins w:id="5012" w:author="Arnob Alam" w:date="2025-02-02T18:21:00Z" w16du:dateUtc="2025-02-02T23:21:00Z">
        <w:r w:rsidR="00FF55C4">
          <w:t>the traditional difference-in-differences es</w:t>
        </w:r>
      </w:ins>
      <w:ins w:id="5013" w:author="Arnob Alam" w:date="2025-02-02T18:22:00Z" w16du:dateUtc="2025-02-02T23:22:00Z">
        <w:r w:rsidR="00FF55C4">
          <w:t>timator.</w:t>
        </w:r>
      </w:ins>
      <w:del w:id="5014" w:author="Arnob Alam" w:date="2025-02-02T17:09:00Z" w16du:dateUtc="2025-02-02T22:09:00Z">
        <w:r w:rsidR="00EC5F6C" w:rsidRPr="00EA45C9" w:rsidDel="009A344A">
          <w:rPr>
            <w:rPrChange w:id="5015" w:author="Arnob Alam" w:date="2025-02-02T17:14:00Z" w16du:dateUtc="2025-02-02T22:14:00Z">
              <w:rPr>
                <w:highlight w:val="yellow"/>
              </w:rPr>
            </w:rPrChange>
          </w:rPr>
          <w:delText xml:space="preserve">Simulation 4: </w:delText>
        </w:r>
        <w:r w:rsidR="007F6602" w:rsidRPr="00EA45C9" w:rsidDel="009A344A">
          <w:rPr>
            <w:rPrChange w:id="5016" w:author="Arnob Alam" w:date="2025-02-02T17:14:00Z" w16du:dateUtc="2025-02-02T22:14:00Z">
              <w:rPr>
                <w:highlight w:val="yellow"/>
              </w:rPr>
            </w:rPrChange>
          </w:rPr>
          <w:delText>Non-normal errors. 100 observations, repeat 500 times. Use Cauchy or Laplace errors. Report bias and variance of all three estimators.</w:delText>
        </w:r>
      </w:del>
    </w:p>
    <w:p w14:paraId="2007E38C" w14:textId="77777777" w:rsidR="00183785" w:rsidRPr="00EA45C9" w:rsidRDefault="00183785" w:rsidP="00183785">
      <w:pPr>
        <w:rPr>
          <w:ins w:id="5017" w:author="Arnob Alam" w:date="2025-02-02T18:13:00Z" w16du:dateUtc="2025-02-02T23:13:00Z"/>
          <w:rPrChange w:id="5018" w:author="Arnob Alam" w:date="2025-02-02T17:14:00Z" w16du:dateUtc="2025-02-02T22:14:00Z">
            <w:rPr>
              <w:ins w:id="5019" w:author="Arnob Alam" w:date="2025-02-02T18:13:00Z" w16du:dateUtc="2025-02-02T23:13:00Z"/>
              <w:highlight w:val="yellow"/>
            </w:rPr>
          </w:rPrChange>
        </w:rPr>
      </w:pPr>
    </w:p>
    <w:p w14:paraId="0B6DD84C" w14:textId="1D55745D" w:rsidR="00771523" w:rsidRDefault="00771523">
      <w:pPr>
        <w:pStyle w:val="Caption"/>
        <w:keepNext/>
        <w:rPr>
          <w:ins w:id="5020" w:author="Arnob Alam" w:date="2025-02-02T18:15:00Z" w16du:dateUtc="2025-02-02T23:15:00Z"/>
        </w:rPr>
        <w:pPrChange w:id="5021" w:author="Arnob Alam" w:date="2025-02-02T18:15:00Z" w16du:dateUtc="2025-02-02T23:15:00Z">
          <w:pPr>
            <w:pStyle w:val="Caption"/>
          </w:pPr>
        </w:pPrChange>
      </w:pPr>
      <w:bookmarkStart w:id="5022" w:name="_Ref189412659"/>
      <w:ins w:id="5023" w:author="Arnob Alam" w:date="2025-02-02T18:15:00Z" w16du:dateUtc="2025-02-02T23:15:00Z">
        <w:r>
          <w:t xml:space="preserve">Figure </w:t>
        </w:r>
        <w:r>
          <w:fldChar w:fldCharType="begin"/>
        </w:r>
        <w:r>
          <w:instrText xml:space="preserve"> SEQ Figure \* ARABIC </w:instrText>
        </w:r>
      </w:ins>
      <w:r>
        <w:fldChar w:fldCharType="separate"/>
      </w:r>
      <w:ins w:id="5024" w:author="Arnob Alam" w:date="2025-02-06T14:36:00Z" w16du:dateUtc="2025-02-06T19:36:00Z">
        <w:r w:rsidR="00932F26">
          <w:rPr>
            <w:noProof/>
          </w:rPr>
          <w:t>11</w:t>
        </w:r>
      </w:ins>
      <w:ins w:id="5025" w:author="Arnob Alam" w:date="2025-02-02T18:15:00Z" w16du:dateUtc="2025-02-02T23:15:00Z">
        <w:r>
          <w:fldChar w:fldCharType="end"/>
        </w:r>
        <w:bookmarkEnd w:id="5022"/>
        <w:r>
          <w:rPr>
            <w:noProof/>
          </w:rPr>
          <w:t xml:space="preserve"> </w:t>
        </w:r>
      </w:ins>
      <w:ins w:id="5026" w:author="Arnob Alam" w:date="2025-02-02T18:16:00Z" w16du:dateUtc="2025-02-02T23:16:00Z">
        <w:r w:rsidR="006B1B7E">
          <w:rPr>
            <w:noProof/>
          </w:rPr>
          <w:t>Performnce of Abadie’s estimator when the design matrix is ill-conditioned</w:t>
        </w:r>
      </w:ins>
    </w:p>
    <w:p w14:paraId="5687D1B8" w14:textId="6A5379B6" w:rsidR="007F6602" w:rsidRDefault="00183785" w:rsidP="00EA45C9">
      <w:pPr>
        <w:rPr>
          <w:ins w:id="5027" w:author="Arnob Alam" w:date="2025-02-02T18:13:00Z" w16du:dateUtc="2025-02-02T23:13:00Z"/>
        </w:rPr>
      </w:pPr>
      <w:ins w:id="5028" w:author="Arnob Alam" w:date="2025-02-02T18:13:00Z" w16du:dateUtc="2025-02-02T23:13:00Z">
        <w:r>
          <w:rPr>
            <w:noProof/>
            <w14:ligatures w14:val="standardContextual"/>
          </w:rPr>
          <w:drawing>
            <wp:inline distT="0" distB="0" distL="0" distR="0" wp14:anchorId="1F711EC6" wp14:editId="1D3002C5">
              <wp:extent cx="5934710" cy="3954780"/>
              <wp:effectExtent l="0" t="0" r="0" b="0"/>
              <wp:docPr id="327617660" name="Picture 3"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17660" name="Picture 3" descr="A graph of a function&#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4710" cy="3954780"/>
                      </a:xfrm>
                      <a:prstGeom prst="rect">
                        <a:avLst/>
                      </a:prstGeom>
                    </pic:spPr>
                  </pic:pic>
                </a:graphicData>
              </a:graphic>
            </wp:inline>
          </w:drawing>
        </w:r>
      </w:ins>
    </w:p>
    <w:p w14:paraId="645498B0" w14:textId="6817D09E" w:rsidR="00771523" w:rsidRDefault="00771523">
      <w:pPr>
        <w:pStyle w:val="Caption"/>
        <w:keepNext/>
        <w:rPr>
          <w:ins w:id="5029" w:author="Arnob Alam" w:date="2025-02-02T18:16:00Z" w16du:dateUtc="2025-02-02T23:16:00Z"/>
        </w:rPr>
        <w:pPrChange w:id="5030" w:author="Arnob Alam" w:date="2025-02-02T18:16:00Z" w16du:dateUtc="2025-02-02T23:16:00Z">
          <w:pPr/>
        </w:pPrChange>
      </w:pPr>
      <w:bookmarkStart w:id="5031" w:name="_Ref189412666"/>
      <w:ins w:id="5032" w:author="Arnob Alam" w:date="2025-02-02T18:16:00Z" w16du:dateUtc="2025-02-02T23:16:00Z">
        <w:r>
          <w:lastRenderedPageBreak/>
          <w:t xml:space="preserve">Table </w:t>
        </w:r>
      </w:ins>
      <w:ins w:id="5033" w:author="Arnob Alam" w:date="2025-02-05T20:50:00Z" w16du:dateUtc="2025-02-06T01:50:00Z">
        <w:r w:rsidR="00FE38B0">
          <w:fldChar w:fldCharType="begin"/>
        </w:r>
        <w:r w:rsidR="00FE38B0">
          <w:instrText xml:space="preserve"> SEQ Table \* ARABIC </w:instrText>
        </w:r>
      </w:ins>
      <w:r w:rsidR="00FE38B0">
        <w:fldChar w:fldCharType="separate"/>
      </w:r>
      <w:ins w:id="5034" w:author="Arnob Alam" w:date="2025-02-06T14:36:00Z" w16du:dateUtc="2025-02-06T19:36:00Z">
        <w:r w:rsidR="00932F26">
          <w:rPr>
            <w:noProof/>
          </w:rPr>
          <w:t>23</w:t>
        </w:r>
      </w:ins>
      <w:ins w:id="5035" w:author="Arnob Alam" w:date="2025-02-05T20:50:00Z" w16du:dateUtc="2025-02-06T01:50:00Z">
        <w:r w:rsidR="00FE38B0">
          <w:fldChar w:fldCharType="end"/>
        </w:r>
      </w:ins>
      <w:bookmarkEnd w:id="5031"/>
      <w:ins w:id="5036" w:author="Arnob Alam" w:date="2025-02-02T18:16:00Z" w16du:dateUtc="2025-02-02T23:16:00Z">
        <w:r>
          <w:t xml:space="preserve"> Ill-</w:t>
        </w:r>
        <w:r w:rsidR="006B1B7E">
          <w:t>Performance of Abadie’s estimator when the design matrix is ill</w:t>
        </w:r>
      </w:ins>
      <w:ins w:id="5037" w:author="Arnob Alam" w:date="2025-02-02T18:23:00Z" w16du:dateUtc="2025-02-02T23:23:00Z">
        <w:r w:rsidR="00DF0CB4">
          <w:t>-</w:t>
        </w:r>
      </w:ins>
      <w:ins w:id="5038" w:author="Arnob Alam" w:date="2025-02-02T18:16:00Z" w16du:dateUtc="2025-02-02T23:16:00Z">
        <w:r w:rsidR="006B1B7E">
          <w:t>conditioned</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5039" w:author="Arnob Alam" w:date="2025-02-02T18:14:00Z" w16du:dateUtc="2025-02-02T23:14: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817"/>
        <w:gridCol w:w="1242"/>
        <w:gridCol w:w="1163"/>
        <w:gridCol w:w="1178"/>
        <w:tblGridChange w:id="5040">
          <w:tblGrid>
            <w:gridCol w:w="1817"/>
            <w:gridCol w:w="1695"/>
            <w:gridCol w:w="1163"/>
            <w:gridCol w:w="725"/>
            <w:gridCol w:w="453"/>
          </w:tblGrid>
        </w:tblGridChange>
      </w:tblGrid>
      <w:tr w:rsidR="00E70208" w14:paraId="5146BB09" w14:textId="77777777" w:rsidTr="00E70208">
        <w:trPr>
          <w:tblCellSpacing w:w="15" w:type="dxa"/>
          <w:jc w:val="center"/>
          <w:ins w:id="5041" w:author="Arnob Alam" w:date="2025-02-02T18:14:00Z"/>
          <w:trPrChange w:id="5042" w:author="Arnob Alam" w:date="2025-02-02T18:14:00Z" w16du:dateUtc="2025-02-02T23:14:00Z">
            <w:trPr>
              <w:tblCellSpacing w:w="15" w:type="dxa"/>
            </w:trPr>
          </w:trPrChange>
        </w:trPr>
        <w:tc>
          <w:tcPr>
            <w:tcW w:w="0" w:type="auto"/>
            <w:gridSpan w:val="4"/>
            <w:vAlign w:val="center"/>
            <w:hideMark/>
            <w:tcPrChange w:id="5043" w:author="Arnob Alam" w:date="2025-02-02T18:14:00Z" w16du:dateUtc="2025-02-02T23:14:00Z">
              <w:tcPr>
                <w:tcW w:w="0" w:type="auto"/>
                <w:gridSpan w:val="5"/>
                <w:vAlign w:val="center"/>
                <w:hideMark/>
              </w:tcPr>
            </w:tcPrChange>
          </w:tcPr>
          <w:p w14:paraId="44A0360F" w14:textId="77777777" w:rsidR="00E70208" w:rsidRDefault="00CA39A9" w:rsidP="00ED56CC">
            <w:pPr>
              <w:rPr>
                <w:ins w:id="5044" w:author="Arnob Alam" w:date="2025-02-02T18:14:00Z" w16du:dateUtc="2025-02-02T23:14:00Z"/>
                <w:rFonts w:eastAsia="Times New Roman"/>
              </w:rPr>
            </w:pPr>
            <w:ins w:id="5045" w:author="Arnob Alam" w:date="2025-02-02T18:14:00Z" w16du:dateUtc="2025-02-02T23:14:00Z">
              <w:r w:rsidRPr="00CA39A9">
                <w:rPr>
                  <w:rFonts w:eastAsia="Times New Roman"/>
                  <w:noProof/>
                  <w14:ligatures w14:val="standardContextual"/>
                </w:rPr>
                <w:pict w14:anchorId="5E157959">
                  <v:rect id="_x0000_i1030" alt="" style="width:465.65pt;height:.05pt;mso-width-percent:0;mso-height-percent:0;mso-width-percent:0;mso-height-percent:0" o:hrpct="995" o:hralign="center" o:hrstd="t" o:hr="t" fillcolor="#a0a0a0" stroked="f"/>
                </w:pict>
              </w:r>
            </w:ins>
          </w:p>
        </w:tc>
      </w:tr>
      <w:tr w:rsidR="00E70208" w14:paraId="0CB30DD7" w14:textId="77777777" w:rsidTr="009C12E4">
        <w:trPr>
          <w:tblCellSpacing w:w="15" w:type="dxa"/>
          <w:jc w:val="center"/>
          <w:ins w:id="5046" w:author="Arnob Alam" w:date="2025-02-02T18:14:00Z"/>
        </w:trPr>
        <w:tc>
          <w:tcPr>
            <w:tcW w:w="0" w:type="auto"/>
            <w:vAlign w:val="center"/>
            <w:hideMark/>
          </w:tcPr>
          <w:p w14:paraId="21821D17" w14:textId="77777777" w:rsidR="00E70208" w:rsidRDefault="00E70208" w:rsidP="00ED56CC">
            <w:pPr>
              <w:rPr>
                <w:ins w:id="5047" w:author="Arnob Alam" w:date="2025-02-02T18:14:00Z" w16du:dateUtc="2025-02-02T23:14:00Z"/>
                <w:rFonts w:eastAsia="Times New Roman"/>
              </w:rPr>
            </w:pPr>
          </w:p>
        </w:tc>
        <w:tc>
          <w:tcPr>
            <w:tcW w:w="0" w:type="auto"/>
            <w:gridSpan w:val="3"/>
            <w:vAlign w:val="center"/>
            <w:hideMark/>
          </w:tcPr>
          <w:p w14:paraId="3878C890" w14:textId="13F615F2" w:rsidR="00E70208" w:rsidRDefault="00771523" w:rsidP="00ED56CC">
            <w:pPr>
              <w:rPr>
                <w:ins w:id="5048" w:author="Arnob Alam" w:date="2025-02-02T18:14:00Z" w16du:dateUtc="2025-02-02T23:14:00Z"/>
                <w:rFonts w:eastAsia="Times New Roman"/>
                <w:sz w:val="20"/>
                <w:szCs w:val="20"/>
              </w:rPr>
            </w:pPr>
            <w:ins w:id="5049" w:author="Arnob Alam" w:date="2025-02-02T18:15:00Z" w16du:dateUtc="2025-02-02T23:15:00Z">
              <w:r>
                <w:rPr>
                  <w:rFonts w:eastAsia="Times New Roman"/>
                </w:rPr>
                <w:t>Ill-Conditioned Data Performance</w:t>
              </w:r>
            </w:ins>
          </w:p>
        </w:tc>
      </w:tr>
      <w:tr w:rsidR="00E70208" w14:paraId="3499F85E" w14:textId="77777777" w:rsidTr="00E70208">
        <w:trPr>
          <w:tblCellSpacing w:w="15" w:type="dxa"/>
          <w:jc w:val="center"/>
          <w:ins w:id="5050" w:author="Arnob Alam" w:date="2025-02-02T18:14:00Z"/>
          <w:trPrChange w:id="5051" w:author="Arnob Alam" w:date="2025-02-02T18:14:00Z" w16du:dateUtc="2025-02-02T23:14:00Z">
            <w:trPr>
              <w:tblCellSpacing w:w="15" w:type="dxa"/>
            </w:trPr>
          </w:trPrChange>
        </w:trPr>
        <w:tc>
          <w:tcPr>
            <w:tcW w:w="0" w:type="auto"/>
            <w:vAlign w:val="center"/>
            <w:hideMark/>
            <w:tcPrChange w:id="5052" w:author="Arnob Alam" w:date="2025-02-02T18:14:00Z" w16du:dateUtc="2025-02-02T23:14:00Z">
              <w:tcPr>
                <w:tcW w:w="0" w:type="auto"/>
                <w:vAlign w:val="center"/>
                <w:hideMark/>
              </w:tcPr>
            </w:tcPrChange>
          </w:tcPr>
          <w:p w14:paraId="4C269632" w14:textId="77777777" w:rsidR="00E70208" w:rsidRDefault="00E70208" w:rsidP="00ED56CC">
            <w:pPr>
              <w:rPr>
                <w:ins w:id="5053" w:author="Arnob Alam" w:date="2025-02-02T18:14:00Z" w16du:dateUtc="2025-02-02T23:14:00Z"/>
                <w:rFonts w:eastAsia="Times New Roman"/>
                <w:sz w:val="20"/>
                <w:szCs w:val="20"/>
              </w:rPr>
            </w:pPr>
          </w:p>
        </w:tc>
        <w:tc>
          <w:tcPr>
            <w:tcW w:w="0" w:type="auto"/>
            <w:vAlign w:val="center"/>
            <w:hideMark/>
            <w:tcPrChange w:id="5054" w:author="Arnob Alam" w:date="2025-02-02T18:14:00Z" w16du:dateUtc="2025-02-02T23:14:00Z">
              <w:tcPr>
                <w:tcW w:w="0" w:type="auto"/>
                <w:vAlign w:val="center"/>
                <w:hideMark/>
              </w:tcPr>
            </w:tcPrChange>
          </w:tcPr>
          <w:p w14:paraId="7F5CD2A1" w14:textId="30CEDB4B" w:rsidR="00E70208" w:rsidRDefault="00771523" w:rsidP="00ED56CC">
            <w:pPr>
              <w:rPr>
                <w:ins w:id="5055" w:author="Arnob Alam" w:date="2025-02-02T18:14:00Z" w16du:dateUtc="2025-02-02T23:14:00Z"/>
                <w:rFonts w:eastAsia="Times New Roman"/>
              </w:rPr>
            </w:pPr>
            <w:ins w:id="5056" w:author="Arnob Alam" w:date="2025-02-02T18:15:00Z" w16du:dateUtc="2025-02-02T23:15:00Z">
              <w:r>
                <w:rPr>
                  <w:rFonts w:eastAsia="Times New Roman"/>
                </w:rPr>
                <w:t>Bias</w:t>
              </w:r>
            </w:ins>
          </w:p>
        </w:tc>
        <w:tc>
          <w:tcPr>
            <w:tcW w:w="0" w:type="auto"/>
            <w:vAlign w:val="center"/>
            <w:hideMark/>
            <w:tcPrChange w:id="5057" w:author="Arnob Alam" w:date="2025-02-02T18:14:00Z" w16du:dateUtc="2025-02-02T23:14:00Z">
              <w:tcPr>
                <w:tcW w:w="0" w:type="auto"/>
                <w:vAlign w:val="center"/>
                <w:hideMark/>
              </w:tcPr>
            </w:tcPrChange>
          </w:tcPr>
          <w:p w14:paraId="27095BDB" w14:textId="18E337D8" w:rsidR="00E70208" w:rsidRDefault="00E70208" w:rsidP="00ED56CC">
            <w:pPr>
              <w:rPr>
                <w:ins w:id="5058" w:author="Arnob Alam" w:date="2025-02-02T18:14:00Z" w16du:dateUtc="2025-02-02T23:14:00Z"/>
                <w:rFonts w:eastAsia="Times New Roman"/>
              </w:rPr>
            </w:pPr>
            <w:ins w:id="5059" w:author="Arnob Alam" w:date="2025-02-02T18:14:00Z" w16du:dateUtc="2025-02-02T23:14:00Z">
              <w:r>
                <w:rPr>
                  <w:rFonts w:eastAsia="Times New Roman"/>
                </w:rPr>
                <w:t>Std</w:t>
              </w:r>
            </w:ins>
            <w:ins w:id="5060" w:author="Arnob Alam" w:date="2025-02-02T18:15:00Z" w16du:dateUtc="2025-02-02T23:15:00Z">
              <w:r w:rsidR="00771523">
                <w:rPr>
                  <w:rFonts w:eastAsia="Times New Roman"/>
                </w:rPr>
                <w:t xml:space="preserve">. </w:t>
              </w:r>
            </w:ins>
            <w:ins w:id="5061" w:author="Arnob Alam" w:date="2025-02-02T18:14:00Z" w16du:dateUtc="2025-02-02T23:14:00Z">
              <w:r>
                <w:rPr>
                  <w:rFonts w:eastAsia="Times New Roman"/>
                </w:rPr>
                <w:t>Dev</w:t>
              </w:r>
            </w:ins>
          </w:p>
        </w:tc>
        <w:tc>
          <w:tcPr>
            <w:tcW w:w="0" w:type="auto"/>
            <w:vAlign w:val="center"/>
            <w:hideMark/>
            <w:tcPrChange w:id="5062" w:author="Arnob Alam" w:date="2025-02-02T18:14:00Z" w16du:dateUtc="2025-02-02T23:14:00Z">
              <w:tcPr>
                <w:tcW w:w="0" w:type="auto"/>
                <w:gridSpan w:val="2"/>
                <w:vAlign w:val="center"/>
                <w:hideMark/>
              </w:tcPr>
            </w:tcPrChange>
          </w:tcPr>
          <w:p w14:paraId="2D15B3A8" w14:textId="77777777" w:rsidR="00E70208" w:rsidRDefault="00E70208" w:rsidP="00ED56CC">
            <w:pPr>
              <w:rPr>
                <w:ins w:id="5063" w:author="Arnob Alam" w:date="2025-02-02T18:14:00Z" w16du:dateUtc="2025-02-02T23:14:00Z"/>
                <w:rFonts w:eastAsia="Times New Roman"/>
              </w:rPr>
            </w:pPr>
            <w:ins w:id="5064" w:author="Arnob Alam" w:date="2025-02-02T18:14:00Z" w16du:dateUtc="2025-02-02T23:14:00Z">
              <w:r>
                <w:rPr>
                  <w:rFonts w:eastAsia="Times New Roman"/>
                </w:rPr>
                <w:t>MSE</w:t>
              </w:r>
            </w:ins>
          </w:p>
        </w:tc>
      </w:tr>
      <w:tr w:rsidR="00E70208" w14:paraId="72775D57" w14:textId="77777777" w:rsidTr="00E70208">
        <w:trPr>
          <w:tblCellSpacing w:w="15" w:type="dxa"/>
          <w:jc w:val="center"/>
          <w:ins w:id="5065" w:author="Arnob Alam" w:date="2025-02-02T18:14:00Z"/>
          <w:trPrChange w:id="5066" w:author="Arnob Alam" w:date="2025-02-02T18:14:00Z" w16du:dateUtc="2025-02-02T23:14:00Z">
            <w:trPr>
              <w:tblCellSpacing w:w="15" w:type="dxa"/>
            </w:trPr>
          </w:trPrChange>
        </w:trPr>
        <w:tc>
          <w:tcPr>
            <w:tcW w:w="0" w:type="auto"/>
            <w:gridSpan w:val="4"/>
            <w:vAlign w:val="center"/>
            <w:hideMark/>
            <w:tcPrChange w:id="5067" w:author="Arnob Alam" w:date="2025-02-02T18:14:00Z" w16du:dateUtc="2025-02-02T23:14:00Z">
              <w:tcPr>
                <w:tcW w:w="0" w:type="auto"/>
                <w:gridSpan w:val="5"/>
                <w:vAlign w:val="center"/>
                <w:hideMark/>
              </w:tcPr>
            </w:tcPrChange>
          </w:tcPr>
          <w:p w14:paraId="11D9FACE" w14:textId="77777777" w:rsidR="00E70208" w:rsidRDefault="00CA39A9" w:rsidP="00ED56CC">
            <w:pPr>
              <w:rPr>
                <w:ins w:id="5068" w:author="Arnob Alam" w:date="2025-02-02T18:14:00Z" w16du:dateUtc="2025-02-02T23:14:00Z"/>
                <w:rFonts w:eastAsia="Times New Roman"/>
              </w:rPr>
            </w:pPr>
            <w:ins w:id="5069" w:author="Arnob Alam" w:date="2025-02-02T18:14:00Z" w16du:dateUtc="2025-02-02T23:14:00Z">
              <w:r w:rsidRPr="00CA39A9">
                <w:rPr>
                  <w:rFonts w:eastAsia="Times New Roman"/>
                  <w:noProof/>
                  <w14:ligatures w14:val="standardContextual"/>
                </w:rPr>
                <w:pict w14:anchorId="5923E0EB">
                  <v:rect id="_x0000_i1029" alt="" style="width:465.65pt;height:.05pt;mso-width-percent:0;mso-height-percent:0;mso-width-percent:0;mso-height-percent:0" o:hrpct="995" o:hralign="center" o:hrstd="t" o:hr="t" fillcolor="#a0a0a0" stroked="f"/>
                </w:pict>
              </w:r>
            </w:ins>
          </w:p>
        </w:tc>
      </w:tr>
      <w:tr w:rsidR="00E70208" w14:paraId="381494F9" w14:textId="77777777" w:rsidTr="00E70208">
        <w:trPr>
          <w:tblCellSpacing w:w="15" w:type="dxa"/>
          <w:jc w:val="center"/>
          <w:ins w:id="5070" w:author="Arnob Alam" w:date="2025-02-02T18:14:00Z"/>
          <w:trPrChange w:id="5071" w:author="Arnob Alam" w:date="2025-02-02T18:14:00Z" w16du:dateUtc="2025-02-02T23:14:00Z">
            <w:trPr>
              <w:tblCellSpacing w:w="15" w:type="dxa"/>
            </w:trPr>
          </w:trPrChange>
        </w:trPr>
        <w:tc>
          <w:tcPr>
            <w:tcW w:w="0" w:type="auto"/>
            <w:vAlign w:val="center"/>
            <w:hideMark/>
            <w:tcPrChange w:id="5072" w:author="Arnob Alam" w:date="2025-02-02T18:14:00Z" w16du:dateUtc="2025-02-02T23:14:00Z">
              <w:tcPr>
                <w:tcW w:w="0" w:type="auto"/>
                <w:vAlign w:val="center"/>
                <w:hideMark/>
              </w:tcPr>
            </w:tcPrChange>
          </w:tcPr>
          <w:p w14:paraId="6844CEC2" w14:textId="77777777" w:rsidR="00E70208" w:rsidRDefault="00E70208" w:rsidP="00ED56CC">
            <w:pPr>
              <w:rPr>
                <w:ins w:id="5073" w:author="Arnob Alam" w:date="2025-02-02T18:14:00Z" w16du:dateUtc="2025-02-02T23:14:00Z"/>
                <w:rFonts w:eastAsia="Times New Roman"/>
              </w:rPr>
            </w:pPr>
            <w:proofErr w:type="gramStart"/>
            <w:ins w:id="5074" w:author="Arnob Alam" w:date="2025-02-02T18:14:00Z" w16du:dateUtc="2025-02-02T23:14:00Z">
              <w:r>
                <w:rPr>
                  <w:rFonts w:eastAsia="Times New Roman"/>
                </w:rPr>
                <w:t>Abadie(</w:t>
              </w:r>
              <w:proofErr w:type="gramEnd"/>
              <w:r>
                <w:rPr>
                  <w:rFonts w:eastAsia="Times New Roman"/>
                </w:rPr>
                <w:t>Logit)</w:t>
              </w:r>
            </w:ins>
          </w:p>
        </w:tc>
        <w:tc>
          <w:tcPr>
            <w:tcW w:w="0" w:type="auto"/>
            <w:vAlign w:val="center"/>
            <w:hideMark/>
            <w:tcPrChange w:id="5075" w:author="Arnob Alam" w:date="2025-02-02T18:14:00Z" w16du:dateUtc="2025-02-02T23:14:00Z">
              <w:tcPr>
                <w:tcW w:w="0" w:type="auto"/>
                <w:vAlign w:val="center"/>
                <w:hideMark/>
              </w:tcPr>
            </w:tcPrChange>
          </w:tcPr>
          <w:p w14:paraId="32BCE7EE" w14:textId="77777777" w:rsidR="00E70208" w:rsidRDefault="00E70208" w:rsidP="00ED56CC">
            <w:pPr>
              <w:rPr>
                <w:ins w:id="5076" w:author="Arnob Alam" w:date="2025-02-02T18:14:00Z" w16du:dateUtc="2025-02-02T23:14:00Z"/>
                <w:rFonts w:eastAsia="Times New Roman"/>
              </w:rPr>
            </w:pPr>
            <w:ins w:id="5077" w:author="Arnob Alam" w:date="2025-02-02T18:14:00Z" w16du:dateUtc="2025-02-02T23:14:00Z">
              <w:r>
                <w:rPr>
                  <w:rFonts w:eastAsia="Times New Roman"/>
                </w:rPr>
                <w:t>-.1448158</w:t>
              </w:r>
            </w:ins>
          </w:p>
        </w:tc>
        <w:tc>
          <w:tcPr>
            <w:tcW w:w="0" w:type="auto"/>
            <w:vAlign w:val="center"/>
            <w:hideMark/>
            <w:tcPrChange w:id="5078" w:author="Arnob Alam" w:date="2025-02-02T18:14:00Z" w16du:dateUtc="2025-02-02T23:14:00Z">
              <w:tcPr>
                <w:tcW w:w="0" w:type="auto"/>
                <w:vAlign w:val="center"/>
                <w:hideMark/>
              </w:tcPr>
            </w:tcPrChange>
          </w:tcPr>
          <w:p w14:paraId="141A6E2E" w14:textId="77777777" w:rsidR="00E70208" w:rsidRDefault="00E70208" w:rsidP="00ED56CC">
            <w:pPr>
              <w:rPr>
                <w:ins w:id="5079" w:author="Arnob Alam" w:date="2025-02-02T18:14:00Z" w16du:dateUtc="2025-02-02T23:14:00Z"/>
                <w:rFonts w:eastAsia="Times New Roman"/>
              </w:rPr>
            </w:pPr>
            <w:ins w:id="5080" w:author="Arnob Alam" w:date="2025-02-02T18:14:00Z" w16du:dateUtc="2025-02-02T23:14:00Z">
              <w:r>
                <w:rPr>
                  <w:rFonts w:eastAsia="Times New Roman"/>
                </w:rPr>
                <w:t>2.065859</w:t>
              </w:r>
            </w:ins>
          </w:p>
        </w:tc>
        <w:tc>
          <w:tcPr>
            <w:tcW w:w="0" w:type="auto"/>
            <w:vAlign w:val="center"/>
            <w:hideMark/>
            <w:tcPrChange w:id="5081" w:author="Arnob Alam" w:date="2025-02-02T18:14:00Z" w16du:dateUtc="2025-02-02T23:14:00Z">
              <w:tcPr>
                <w:tcW w:w="0" w:type="auto"/>
                <w:gridSpan w:val="2"/>
                <w:vAlign w:val="center"/>
                <w:hideMark/>
              </w:tcPr>
            </w:tcPrChange>
          </w:tcPr>
          <w:p w14:paraId="55019095" w14:textId="77777777" w:rsidR="00E70208" w:rsidRDefault="00E70208" w:rsidP="00ED56CC">
            <w:pPr>
              <w:rPr>
                <w:ins w:id="5082" w:author="Arnob Alam" w:date="2025-02-02T18:14:00Z" w16du:dateUtc="2025-02-02T23:14:00Z"/>
                <w:rFonts w:eastAsia="Times New Roman"/>
              </w:rPr>
            </w:pPr>
            <w:ins w:id="5083" w:author="Arnob Alam" w:date="2025-02-02T18:14:00Z" w16du:dateUtc="2025-02-02T23:14:00Z">
              <w:r>
                <w:rPr>
                  <w:rFonts w:eastAsia="Times New Roman"/>
                </w:rPr>
                <w:t>4.288745</w:t>
              </w:r>
            </w:ins>
          </w:p>
        </w:tc>
      </w:tr>
      <w:tr w:rsidR="00E70208" w14:paraId="3E08EFE0" w14:textId="77777777" w:rsidTr="00E70208">
        <w:trPr>
          <w:tblCellSpacing w:w="15" w:type="dxa"/>
          <w:jc w:val="center"/>
          <w:ins w:id="5084" w:author="Arnob Alam" w:date="2025-02-02T18:14:00Z"/>
          <w:trPrChange w:id="5085" w:author="Arnob Alam" w:date="2025-02-02T18:14:00Z" w16du:dateUtc="2025-02-02T23:14:00Z">
            <w:trPr>
              <w:tblCellSpacing w:w="15" w:type="dxa"/>
            </w:trPr>
          </w:trPrChange>
        </w:trPr>
        <w:tc>
          <w:tcPr>
            <w:tcW w:w="0" w:type="auto"/>
            <w:vAlign w:val="center"/>
            <w:hideMark/>
            <w:tcPrChange w:id="5086" w:author="Arnob Alam" w:date="2025-02-02T18:14:00Z" w16du:dateUtc="2025-02-02T23:14:00Z">
              <w:tcPr>
                <w:tcW w:w="0" w:type="auto"/>
                <w:vAlign w:val="center"/>
                <w:hideMark/>
              </w:tcPr>
            </w:tcPrChange>
          </w:tcPr>
          <w:p w14:paraId="08A3DD11" w14:textId="77777777" w:rsidR="00E70208" w:rsidRDefault="00E70208" w:rsidP="00ED56CC">
            <w:pPr>
              <w:rPr>
                <w:ins w:id="5087" w:author="Arnob Alam" w:date="2025-02-02T18:14:00Z" w16du:dateUtc="2025-02-02T23:14:00Z"/>
                <w:rFonts w:eastAsia="Times New Roman"/>
              </w:rPr>
            </w:pPr>
            <w:proofErr w:type="gramStart"/>
            <w:ins w:id="5088" w:author="Arnob Alam" w:date="2025-02-02T18:14:00Z" w16du:dateUtc="2025-02-02T23:14:00Z">
              <w:r>
                <w:rPr>
                  <w:rFonts w:eastAsia="Times New Roman"/>
                </w:rPr>
                <w:t>Abadie(</w:t>
              </w:r>
              <w:proofErr w:type="gramEnd"/>
              <w:r>
                <w:rPr>
                  <w:rFonts w:eastAsia="Times New Roman"/>
                </w:rPr>
                <w:t xml:space="preserve">GME) </w:t>
              </w:r>
            </w:ins>
          </w:p>
        </w:tc>
        <w:tc>
          <w:tcPr>
            <w:tcW w:w="0" w:type="auto"/>
            <w:vAlign w:val="center"/>
            <w:hideMark/>
            <w:tcPrChange w:id="5089" w:author="Arnob Alam" w:date="2025-02-02T18:14:00Z" w16du:dateUtc="2025-02-02T23:14:00Z">
              <w:tcPr>
                <w:tcW w:w="0" w:type="auto"/>
                <w:vAlign w:val="center"/>
                <w:hideMark/>
              </w:tcPr>
            </w:tcPrChange>
          </w:tcPr>
          <w:p w14:paraId="11648908" w14:textId="77777777" w:rsidR="00E70208" w:rsidRDefault="00E70208" w:rsidP="00ED56CC">
            <w:pPr>
              <w:rPr>
                <w:ins w:id="5090" w:author="Arnob Alam" w:date="2025-02-02T18:14:00Z" w16du:dateUtc="2025-02-02T23:14:00Z"/>
                <w:rFonts w:eastAsia="Times New Roman"/>
              </w:rPr>
            </w:pPr>
            <w:ins w:id="5091" w:author="Arnob Alam" w:date="2025-02-02T18:14:00Z" w16du:dateUtc="2025-02-02T23:14:00Z">
              <w:r>
                <w:rPr>
                  <w:rFonts w:eastAsia="Times New Roman"/>
                </w:rPr>
                <w:t>.0646625</w:t>
              </w:r>
            </w:ins>
          </w:p>
        </w:tc>
        <w:tc>
          <w:tcPr>
            <w:tcW w:w="0" w:type="auto"/>
            <w:vAlign w:val="center"/>
            <w:hideMark/>
            <w:tcPrChange w:id="5092" w:author="Arnob Alam" w:date="2025-02-02T18:14:00Z" w16du:dateUtc="2025-02-02T23:14:00Z">
              <w:tcPr>
                <w:tcW w:w="0" w:type="auto"/>
                <w:vAlign w:val="center"/>
                <w:hideMark/>
              </w:tcPr>
            </w:tcPrChange>
          </w:tcPr>
          <w:p w14:paraId="58E99FB1" w14:textId="77777777" w:rsidR="00E70208" w:rsidRDefault="00E70208" w:rsidP="00ED56CC">
            <w:pPr>
              <w:rPr>
                <w:ins w:id="5093" w:author="Arnob Alam" w:date="2025-02-02T18:14:00Z" w16du:dateUtc="2025-02-02T23:14:00Z"/>
                <w:rFonts w:eastAsia="Times New Roman"/>
              </w:rPr>
            </w:pPr>
            <w:ins w:id="5094" w:author="Arnob Alam" w:date="2025-02-02T18:14:00Z" w16du:dateUtc="2025-02-02T23:14:00Z">
              <w:r>
                <w:rPr>
                  <w:rFonts w:eastAsia="Times New Roman"/>
                </w:rPr>
                <w:t>1.160147</w:t>
              </w:r>
            </w:ins>
          </w:p>
        </w:tc>
        <w:tc>
          <w:tcPr>
            <w:tcW w:w="0" w:type="auto"/>
            <w:vAlign w:val="center"/>
            <w:hideMark/>
            <w:tcPrChange w:id="5095" w:author="Arnob Alam" w:date="2025-02-02T18:14:00Z" w16du:dateUtc="2025-02-02T23:14:00Z">
              <w:tcPr>
                <w:tcW w:w="0" w:type="auto"/>
                <w:gridSpan w:val="2"/>
                <w:vAlign w:val="center"/>
                <w:hideMark/>
              </w:tcPr>
            </w:tcPrChange>
          </w:tcPr>
          <w:p w14:paraId="15A03473" w14:textId="77777777" w:rsidR="00E70208" w:rsidRDefault="00E70208" w:rsidP="00ED56CC">
            <w:pPr>
              <w:rPr>
                <w:ins w:id="5096" w:author="Arnob Alam" w:date="2025-02-02T18:14:00Z" w16du:dateUtc="2025-02-02T23:14:00Z"/>
                <w:rFonts w:eastAsia="Times New Roman"/>
              </w:rPr>
            </w:pPr>
            <w:ins w:id="5097" w:author="Arnob Alam" w:date="2025-02-02T18:14:00Z" w16du:dateUtc="2025-02-02T23:14:00Z">
              <w:r>
                <w:rPr>
                  <w:rFonts w:eastAsia="Times New Roman"/>
                </w:rPr>
                <w:t>1.350122</w:t>
              </w:r>
            </w:ins>
          </w:p>
        </w:tc>
      </w:tr>
      <w:tr w:rsidR="00E70208" w14:paraId="54BA6434" w14:textId="77777777" w:rsidTr="00E70208">
        <w:trPr>
          <w:tblCellSpacing w:w="15" w:type="dxa"/>
          <w:jc w:val="center"/>
          <w:ins w:id="5098" w:author="Arnob Alam" w:date="2025-02-02T18:14:00Z"/>
          <w:trPrChange w:id="5099" w:author="Arnob Alam" w:date="2025-02-02T18:14:00Z" w16du:dateUtc="2025-02-02T23:14:00Z">
            <w:trPr>
              <w:tblCellSpacing w:w="15" w:type="dxa"/>
            </w:trPr>
          </w:trPrChange>
        </w:trPr>
        <w:tc>
          <w:tcPr>
            <w:tcW w:w="0" w:type="auto"/>
            <w:vAlign w:val="center"/>
            <w:hideMark/>
            <w:tcPrChange w:id="5100" w:author="Arnob Alam" w:date="2025-02-02T18:14:00Z" w16du:dateUtc="2025-02-02T23:14:00Z">
              <w:tcPr>
                <w:tcW w:w="0" w:type="auto"/>
                <w:vAlign w:val="center"/>
                <w:hideMark/>
              </w:tcPr>
            </w:tcPrChange>
          </w:tcPr>
          <w:p w14:paraId="77E744E1" w14:textId="77777777" w:rsidR="00E70208" w:rsidRDefault="00E70208" w:rsidP="00ED56CC">
            <w:pPr>
              <w:rPr>
                <w:ins w:id="5101" w:author="Arnob Alam" w:date="2025-02-02T18:14:00Z" w16du:dateUtc="2025-02-02T23:14:00Z"/>
                <w:rFonts w:eastAsia="Times New Roman"/>
              </w:rPr>
            </w:pPr>
            <w:ins w:id="5102" w:author="Arnob Alam" w:date="2025-02-02T18:14:00Z" w16du:dateUtc="2025-02-02T23:14:00Z">
              <w:r>
                <w:rPr>
                  <w:rFonts w:eastAsia="Times New Roman"/>
                </w:rPr>
                <w:t>Traditional DiD</w:t>
              </w:r>
            </w:ins>
          </w:p>
        </w:tc>
        <w:tc>
          <w:tcPr>
            <w:tcW w:w="0" w:type="auto"/>
            <w:vAlign w:val="center"/>
            <w:hideMark/>
            <w:tcPrChange w:id="5103" w:author="Arnob Alam" w:date="2025-02-02T18:14:00Z" w16du:dateUtc="2025-02-02T23:14:00Z">
              <w:tcPr>
                <w:tcW w:w="0" w:type="auto"/>
                <w:vAlign w:val="center"/>
                <w:hideMark/>
              </w:tcPr>
            </w:tcPrChange>
          </w:tcPr>
          <w:p w14:paraId="7E4A6A24" w14:textId="77777777" w:rsidR="00E70208" w:rsidRDefault="00E70208" w:rsidP="00ED56CC">
            <w:pPr>
              <w:rPr>
                <w:ins w:id="5104" w:author="Arnob Alam" w:date="2025-02-02T18:14:00Z" w16du:dateUtc="2025-02-02T23:14:00Z"/>
                <w:rFonts w:eastAsia="Times New Roman"/>
              </w:rPr>
            </w:pPr>
            <w:ins w:id="5105" w:author="Arnob Alam" w:date="2025-02-02T18:14:00Z" w16du:dateUtc="2025-02-02T23:14:00Z">
              <w:r>
                <w:rPr>
                  <w:rFonts w:eastAsia="Times New Roman"/>
                </w:rPr>
                <w:t>-.5113141</w:t>
              </w:r>
            </w:ins>
          </w:p>
        </w:tc>
        <w:tc>
          <w:tcPr>
            <w:tcW w:w="0" w:type="auto"/>
            <w:vAlign w:val="center"/>
            <w:hideMark/>
            <w:tcPrChange w:id="5106" w:author="Arnob Alam" w:date="2025-02-02T18:14:00Z" w16du:dateUtc="2025-02-02T23:14:00Z">
              <w:tcPr>
                <w:tcW w:w="0" w:type="auto"/>
                <w:vAlign w:val="center"/>
                <w:hideMark/>
              </w:tcPr>
            </w:tcPrChange>
          </w:tcPr>
          <w:p w14:paraId="07D6D168" w14:textId="77777777" w:rsidR="00E70208" w:rsidRDefault="00E70208" w:rsidP="00ED56CC">
            <w:pPr>
              <w:rPr>
                <w:ins w:id="5107" w:author="Arnob Alam" w:date="2025-02-02T18:14:00Z" w16du:dateUtc="2025-02-02T23:14:00Z"/>
                <w:rFonts w:eastAsia="Times New Roman"/>
              </w:rPr>
            </w:pPr>
            <w:ins w:id="5108" w:author="Arnob Alam" w:date="2025-02-02T18:14:00Z" w16du:dateUtc="2025-02-02T23:14:00Z">
              <w:r>
                <w:rPr>
                  <w:rFonts w:eastAsia="Times New Roman"/>
                </w:rPr>
                <w:t>.1286859</w:t>
              </w:r>
            </w:ins>
          </w:p>
        </w:tc>
        <w:tc>
          <w:tcPr>
            <w:tcW w:w="0" w:type="auto"/>
            <w:vAlign w:val="center"/>
            <w:hideMark/>
            <w:tcPrChange w:id="5109" w:author="Arnob Alam" w:date="2025-02-02T18:14:00Z" w16du:dateUtc="2025-02-02T23:14:00Z">
              <w:tcPr>
                <w:tcW w:w="0" w:type="auto"/>
                <w:gridSpan w:val="2"/>
                <w:vAlign w:val="center"/>
                <w:hideMark/>
              </w:tcPr>
            </w:tcPrChange>
          </w:tcPr>
          <w:p w14:paraId="572C2CAA" w14:textId="77777777" w:rsidR="00E70208" w:rsidRDefault="00E70208" w:rsidP="00ED56CC">
            <w:pPr>
              <w:rPr>
                <w:ins w:id="5110" w:author="Arnob Alam" w:date="2025-02-02T18:14:00Z" w16du:dateUtc="2025-02-02T23:14:00Z"/>
                <w:rFonts w:eastAsia="Times New Roman"/>
              </w:rPr>
            </w:pPr>
            <w:ins w:id="5111" w:author="Arnob Alam" w:date="2025-02-02T18:14:00Z" w16du:dateUtc="2025-02-02T23:14:00Z">
              <w:r>
                <w:rPr>
                  <w:rFonts w:eastAsia="Times New Roman"/>
                </w:rPr>
                <w:t>.2780022</w:t>
              </w:r>
            </w:ins>
          </w:p>
        </w:tc>
      </w:tr>
      <w:tr w:rsidR="00E70208" w14:paraId="3EABC0EF" w14:textId="77777777" w:rsidTr="00E70208">
        <w:trPr>
          <w:tblCellSpacing w:w="15" w:type="dxa"/>
          <w:jc w:val="center"/>
          <w:ins w:id="5112" w:author="Arnob Alam" w:date="2025-02-02T18:14:00Z"/>
          <w:trPrChange w:id="5113" w:author="Arnob Alam" w:date="2025-02-02T18:14:00Z" w16du:dateUtc="2025-02-02T23:14:00Z">
            <w:trPr>
              <w:tblCellSpacing w:w="15" w:type="dxa"/>
            </w:trPr>
          </w:trPrChange>
        </w:trPr>
        <w:tc>
          <w:tcPr>
            <w:tcW w:w="0" w:type="auto"/>
            <w:gridSpan w:val="4"/>
            <w:vAlign w:val="center"/>
            <w:hideMark/>
            <w:tcPrChange w:id="5114" w:author="Arnob Alam" w:date="2025-02-02T18:14:00Z" w16du:dateUtc="2025-02-02T23:14:00Z">
              <w:tcPr>
                <w:tcW w:w="0" w:type="auto"/>
                <w:gridSpan w:val="5"/>
                <w:vAlign w:val="center"/>
                <w:hideMark/>
              </w:tcPr>
            </w:tcPrChange>
          </w:tcPr>
          <w:p w14:paraId="0DA2EEB1" w14:textId="77777777" w:rsidR="00E70208" w:rsidRDefault="00CA39A9" w:rsidP="00ED56CC">
            <w:pPr>
              <w:rPr>
                <w:ins w:id="5115" w:author="Arnob Alam" w:date="2025-02-02T18:14:00Z" w16du:dateUtc="2025-02-02T23:14:00Z"/>
                <w:rFonts w:eastAsia="Times New Roman"/>
              </w:rPr>
            </w:pPr>
            <w:ins w:id="5116" w:author="Arnob Alam" w:date="2025-02-02T18:14:00Z" w16du:dateUtc="2025-02-02T23:14:00Z">
              <w:r w:rsidRPr="00CA39A9">
                <w:rPr>
                  <w:rFonts w:eastAsia="Times New Roman"/>
                  <w:noProof/>
                  <w14:ligatures w14:val="standardContextual"/>
                </w:rPr>
                <w:pict w14:anchorId="3B228DAE">
                  <v:rect id="_x0000_i1028" alt="" style="width:465.65pt;height:.05pt;mso-width-percent:0;mso-height-percent:0;mso-width-percent:0;mso-height-percent:0" o:hrpct="995" o:hralign="center" o:hrstd="t" o:hr="t" fillcolor="#a0a0a0" stroked="f"/>
                </w:pict>
              </w:r>
            </w:ins>
          </w:p>
        </w:tc>
      </w:tr>
    </w:tbl>
    <w:p w14:paraId="3978FD3C" w14:textId="3AD11030" w:rsidR="00183785" w:rsidRDefault="0032630D" w:rsidP="00EA45C9">
      <w:pPr>
        <w:rPr>
          <w:ins w:id="5117" w:author="Arnob Alam" w:date="2025-02-02T18:25:00Z" w16du:dateUtc="2025-02-02T23:25:00Z"/>
        </w:rPr>
      </w:pPr>
      <w:ins w:id="5118" w:author="Arnob Alam" w:date="2025-02-02T18:24:00Z" w16du:dateUtc="2025-02-02T23:24:00Z">
        <w:r>
          <w:t xml:space="preserve">Finally, I test the case when </w:t>
        </w:r>
        <w:r w:rsidR="00B3210A">
          <w:t xml:space="preserve">there is some </w:t>
        </w:r>
      </w:ins>
      <w:ins w:id="5119" w:author="Arnob Alam" w:date="2025-02-02T18:26:00Z" w16du:dateUtc="2025-02-02T23:26:00Z">
        <w:r w:rsidR="003D2C7A">
          <w:t>heteroskedasticity</w:t>
        </w:r>
      </w:ins>
      <w:ins w:id="5120" w:author="Arnob Alam" w:date="2025-02-02T18:25:00Z" w16du:dateUtc="2025-02-02T23:25:00Z">
        <w:r w:rsidR="00B3210A">
          <w:t xml:space="preserve">/correlation between covariates and the error. I modify the </w:t>
        </w:r>
        <w:r w:rsidR="008461F3">
          <w:t>data generating process as follows:</w:t>
        </w:r>
      </w:ins>
    </w:p>
    <w:p w14:paraId="7FD1A8BE" w14:textId="77777777" w:rsidR="003D2C7A" w:rsidRPr="003D2C7A" w:rsidRDefault="00000000" w:rsidP="003D2C7A">
      <w:pPr>
        <w:rPr>
          <w:ins w:id="5121" w:author="Arnob Alam" w:date="2025-02-02T18:27:00Z" w16du:dateUtc="2025-02-02T23:27:00Z"/>
        </w:rPr>
      </w:pPr>
      <m:oMathPara>
        <m:oMath>
          <m:sSub>
            <m:sSubPr>
              <m:ctrlPr>
                <w:ins w:id="5122" w:author="Arnob Alam" w:date="2025-02-02T18:25:00Z" w16du:dateUtc="2025-02-02T23:25:00Z">
                  <w:rPr>
                    <w:rFonts w:ascii="Cambria Math" w:hAnsi="Cambria Math"/>
                    <w:i/>
                  </w:rPr>
                </w:ins>
              </m:ctrlPr>
            </m:sSubPr>
            <m:e>
              <m:r>
                <w:ins w:id="5123" w:author="Arnob Alam" w:date="2025-02-02T18:25:00Z" w16du:dateUtc="2025-02-02T23:25:00Z">
                  <w:rPr>
                    <w:rFonts w:ascii="Cambria Math" w:hAnsi="Cambria Math"/>
                  </w:rPr>
                  <m:t>ϵ</m:t>
                </w:ins>
              </m:r>
            </m:e>
            <m:sub>
              <m:r>
                <w:ins w:id="5124" w:author="Arnob Alam" w:date="2025-02-02T18:25:00Z" w16du:dateUtc="2025-02-02T23:25:00Z">
                  <w:rPr>
                    <w:rFonts w:ascii="Cambria Math" w:hAnsi="Cambria Math"/>
                  </w:rPr>
                  <m:t>pre, i</m:t>
                </w:ins>
              </m:r>
            </m:sub>
          </m:sSub>
          <m:r>
            <w:ins w:id="5125" w:author="Arnob Alam" w:date="2025-02-02T18:26:00Z" w16du:dateUtc="2025-02-02T23:26:00Z">
              <m:rPr>
                <m:scr m:val="double-struck"/>
              </m:rPr>
              <w:rPr>
                <w:rFonts w:ascii="Cambria Math" w:hAnsi="Cambria Math"/>
              </w:rPr>
              <m:t>=N</m:t>
            </w:ins>
          </m:r>
          <m:d>
            <m:dPr>
              <m:ctrlPr>
                <w:ins w:id="5126" w:author="Arnob Alam" w:date="2025-02-02T18:26:00Z" w16du:dateUtc="2025-02-02T23:26:00Z">
                  <w:rPr>
                    <w:rFonts w:ascii="Cambria Math" w:hAnsi="Cambria Math"/>
                    <w:i/>
                  </w:rPr>
                </w:ins>
              </m:ctrlPr>
            </m:dPr>
            <m:e>
              <m:r>
                <w:ins w:id="5127" w:author="Arnob Alam" w:date="2025-02-02T18:26:00Z" w16du:dateUtc="2025-02-02T23:26:00Z">
                  <w:rPr>
                    <w:rFonts w:ascii="Cambria Math" w:hAnsi="Cambria Math"/>
                  </w:rPr>
                  <m:t xml:space="preserve">0.5 </m:t>
                </w:ins>
              </m:r>
              <m:sSub>
                <m:sSubPr>
                  <m:ctrlPr>
                    <w:ins w:id="5128" w:author="Arnob Alam" w:date="2025-02-02T18:26:00Z" w16du:dateUtc="2025-02-02T23:26:00Z">
                      <w:rPr>
                        <w:rFonts w:ascii="Cambria Math" w:hAnsi="Cambria Math"/>
                        <w:i/>
                      </w:rPr>
                    </w:ins>
                  </m:ctrlPr>
                </m:sSubPr>
                <m:e>
                  <m:r>
                    <w:ins w:id="5129" w:author="Arnob Alam" w:date="2025-02-02T18:26:00Z" w16du:dateUtc="2025-02-02T23:26:00Z">
                      <w:rPr>
                        <w:rFonts w:ascii="Cambria Math" w:hAnsi="Cambria Math"/>
                      </w:rPr>
                      <m:t>X</m:t>
                    </w:ins>
                  </m:r>
                </m:e>
                <m:sub>
                  <m:r>
                    <w:ins w:id="5130" w:author="Arnob Alam" w:date="2025-02-02T18:26:00Z" w16du:dateUtc="2025-02-02T23:26:00Z">
                      <w:rPr>
                        <w:rFonts w:ascii="Cambria Math" w:hAnsi="Cambria Math"/>
                      </w:rPr>
                      <m:t>1i</m:t>
                    </w:ins>
                  </m:r>
                </m:sub>
              </m:sSub>
              <m:r>
                <w:ins w:id="5131" w:author="Arnob Alam" w:date="2025-02-02T18:26:00Z" w16du:dateUtc="2025-02-02T23:26:00Z">
                  <w:rPr>
                    <w:rFonts w:ascii="Cambria Math" w:hAnsi="Cambria Math"/>
                  </w:rPr>
                  <m:t>,1</m:t>
                </w:ins>
              </m:r>
            </m:e>
          </m:d>
          <m:r>
            <w:ins w:id="5132" w:author="Arnob Alam" w:date="2025-02-02T18:26:00Z" w16du:dateUtc="2025-02-02T23:26:00Z">
              <m:rPr>
                <m:sty m:val="p"/>
              </m:rPr>
              <w:rPr>
                <w:rFonts w:ascii="Cambria Math" w:hAnsi="Cambria Math"/>
              </w:rPr>
              <w:br/>
            </w:ins>
          </m:r>
        </m:oMath>
        <m:oMath>
          <m:sSub>
            <m:sSubPr>
              <m:ctrlPr>
                <w:ins w:id="5133" w:author="Arnob Alam" w:date="2025-02-02T18:26:00Z" w16du:dateUtc="2025-02-02T23:26:00Z">
                  <w:rPr>
                    <w:rFonts w:ascii="Cambria Math" w:hAnsi="Cambria Math"/>
                    <w:i/>
                  </w:rPr>
                </w:ins>
              </m:ctrlPr>
            </m:sSubPr>
            <m:e>
              <m:r>
                <w:ins w:id="5134" w:author="Arnob Alam" w:date="2025-02-02T18:26:00Z" w16du:dateUtc="2025-02-02T23:26:00Z">
                  <w:rPr>
                    <w:rFonts w:ascii="Cambria Math" w:hAnsi="Cambria Math"/>
                  </w:rPr>
                  <m:t>ϵ</m:t>
                </w:ins>
              </m:r>
            </m:e>
            <m:sub>
              <m:r>
                <w:ins w:id="5135" w:author="Arnob Alam" w:date="2025-02-02T18:26:00Z" w16du:dateUtc="2025-02-02T23:26:00Z">
                  <w:rPr>
                    <w:rFonts w:ascii="Cambria Math" w:hAnsi="Cambria Math"/>
                  </w:rPr>
                  <m:t>post, i</m:t>
                </w:ins>
              </m:r>
            </m:sub>
          </m:sSub>
          <m:r>
            <w:ins w:id="5136" w:author="Arnob Alam" w:date="2025-02-02T18:26:00Z" w16du:dateUtc="2025-02-02T23:26:00Z">
              <m:rPr>
                <m:scr m:val="double-struck"/>
              </m:rPr>
              <w:rPr>
                <w:rFonts w:ascii="Cambria Math" w:hAnsi="Cambria Math"/>
              </w:rPr>
              <m:t>=N</m:t>
            </w:ins>
          </m:r>
          <m:d>
            <m:dPr>
              <m:ctrlPr>
                <w:ins w:id="5137" w:author="Arnob Alam" w:date="2025-02-02T18:26:00Z" w16du:dateUtc="2025-02-02T23:26:00Z">
                  <w:rPr>
                    <w:rFonts w:ascii="Cambria Math" w:hAnsi="Cambria Math"/>
                    <w:i/>
                  </w:rPr>
                </w:ins>
              </m:ctrlPr>
            </m:dPr>
            <m:e>
              <m:r>
                <w:ins w:id="5138" w:author="Arnob Alam" w:date="2025-02-02T18:26:00Z" w16du:dateUtc="2025-02-02T23:26:00Z">
                  <w:rPr>
                    <w:rFonts w:ascii="Cambria Math" w:hAnsi="Cambria Math"/>
                  </w:rPr>
                  <m:t xml:space="preserve">0.5 </m:t>
                </w:ins>
              </m:r>
              <m:sSub>
                <m:sSubPr>
                  <m:ctrlPr>
                    <w:ins w:id="5139" w:author="Arnob Alam" w:date="2025-02-02T18:26:00Z" w16du:dateUtc="2025-02-02T23:26:00Z">
                      <w:rPr>
                        <w:rFonts w:ascii="Cambria Math" w:hAnsi="Cambria Math"/>
                        <w:i/>
                      </w:rPr>
                    </w:ins>
                  </m:ctrlPr>
                </m:sSubPr>
                <m:e>
                  <m:r>
                    <w:ins w:id="5140" w:author="Arnob Alam" w:date="2025-02-02T18:26:00Z" w16du:dateUtc="2025-02-02T23:26:00Z">
                      <w:rPr>
                        <w:rFonts w:ascii="Cambria Math" w:hAnsi="Cambria Math"/>
                      </w:rPr>
                      <m:t>X</m:t>
                    </w:ins>
                  </m:r>
                </m:e>
                <m:sub>
                  <m:r>
                    <w:ins w:id="5141" w:author="Arnob Alam" w:date="2025-02-02T18:26:00Z" w16du:dateUtc="2025-02-02T23:26:00Z">
                      <w:rPr>
                        <w:rFonts w:ascii="Cambria Math" w:hAnsi="Cambria Math"/>
                      </w:rPr>
                      <m:t>1i</m:t>
                    </w:ins>
                  </m:r>
                </m:sub>
              </m:sSub>
              <m:r>
                <w:ins w:id="5142" w:author="Arnob Alam" w:date="2025-02-02T18:26:00Z" w16du:dateUtc="2025-02-02T23:26:00Z">
                  <w:rPr>
                    <w:rFonts w:ascii="Cambria Math" w:hAnsi="Cambria Math"/>
                  </w:rPr>
                  <m:t>,1</m:t>
                </w:ins>
              </m:r>
            </m:e>
          </m:d>
        </m:oMath>
      </m:oMathPara>
    </w:p>
    <w:p w14:paraId="777A2B63" w14:textId="1C6496CA" w:rsidR="008461F3" w:rsidRDefault="003D2C7A" w:rsidP="003D2C7A">
      <w:pPr>
        <w:rPr>
          <w:ins w:id="5143" w:author="Arnob Alam" w:date="2025-02-02T18:27:00Z" w16du:dateUtc="2025-02-02T23:27:00Z"/>
        </w:rPr>
      </w:pPr>
      <w:ins w:id="5144" w:author="Arnob Alam" w:date="2025-02-02T18:27:00Z" w16du:dateUtc="2025-02-02T23:27:00Z">
        <w:r>
          <w:t>The</w:t>
        </w:r>
        <w:r w:rsidR="004D5B4F">
          <w:t xml:space="preserve"> results are shown in</w:t>
        </w:r>
      </w:ins>
      <w:ins w:id="5145" w:author="Arnob Alam" w:date="2025-02-02T18:34:00Z" w16du:dateUtc="2025-02-02T23:34:00Z">
        <w:r w:rsidR="007F4328">
          <w:t xml:space="preserve"> </w:t>
        </w:r>
      </w:ins>
      <w:ins w:id="5146" w:author="Arnob Alam" w:date="2025-02-02T18:35:00Z" w16du:dateUtc="2025-02-02T23:35:00Z">
        <w:r w:rsidR="00D165E1">
          <w:fldChar w:fldCharType="begin"/>
        </w:r>
        <w:r w:rsidR="00D165E1">
          <w:instrText xml:space="preserve"> REF _Ref189413736 \h </w:instrText>
        </w:r>
      </w:ins>
      <w:r w:rsidR="00D165E1">
        <w:fldChar w:fldCharType="separate"/>
      </w:r>
      <w:ins w:id="5147" w:author="Arnob Alam" w:date="2025-02-06T14:36:00Z" w16du:dateUtc="2025-02-06T19:36:00Z">
        <w:r w:rsidR="00932F26">
          <w:t xml:space="preserve">Figure </w:t>
        </w:r>
        <w:r w:rsidR="00932F26">
          <w:rPr>
            <w:noProof/>
          </w:rPr>
          <w:t>12</w:t>
        </w:r>
      </w:ins>
      <w:ins w:id="5148" w:author="Arnob Alam" w:date="2025-02-02T18:35:00Z" w16du:dateUtc="2025-02-02T23:35:00Z">
        <w:r w:rsidR="00D165E1">
          <w:fldChar w:fldCharType="end"/>
        </w:r>
        <w:r w:rsidR="00D165E1">
          <w:t xml:space="preserve"> and </w:t>
        </w:r>
        <w:r w:rsidR="00D165E1">
          <w:fldChar w:fldCharType="begin"/>
        </w:r>
        <w:r w:rsidR="00D165E1">
          <w:instrText xml:space="preserve"> REF _Ref189413745 \h </w:instrText>
        </w:r>
      </w:ins>
      <w:r w:rsidR="00D165E1">
        <w:fldChar w:fldCharType="separate"/>
      </w:r>
      <w:ins w:id="5149" w:author="Arnob Alam" w:date="2025-02-06T14:36:00Z" w16du:dateUtc="2025-02-06T19:36:00Z">
        <w:r w:rsidR="00932F26">
          <w:t xml:space="preserve">Table </w:t>
        </w:r>
        <w:r w:rsidR="00932F26">
          <w:rPr>
            <w:noProof/>
          </w:rPr>
          <w:t>24</w:t>
        </w:r>
      </w:ins>
      <w:ins w:id="5150" w:author="Arnob Alam" w:date="2025-02-02T18:35:00Z" w16du:dateUtc="2025-02-02T23:35:00Z">
        <w:r w:rsidR="00D165E1">
          <w:fldChar w:fldCharType="end"/>
        </w:r>
        <w:r w:rsidR="00D165E1">
          <w:t xml:space="preserve">. The GME-based </w:t>
        </w:r>
      </w:ins>
      <w:ins w:id="5151" w:author="Arnob Alam" w:date="2025-02-02T18:40:00Z" w16du:dateUtc="2025-02-02T23:40:00Z">
        <w:r w:rsidR="005E3193">
          <w:t xml:space="preserve">first-stage </w:t>
        </w:r>
      </w:ins>
      <w:ins w:id="5152" w:author="Arnob Alam" w:date="2025-02-02T18:35:00Z" w16du:dateUtc="2025-02-02T23:35:00Z">
        <w:r w:rsidR="00D165E1">
          <w:t xml:space="preserve">estimator clearly outperforms </w:t>
        </w:r>
      </w:ins>
      <w:ins w:id="5153" w:author="Arnob Alam" w:date="2025-02-02T18:40:00Z" w16du:dateUtc="2025-02-02T23:40:00Z">
        <w:r w:rsidR="005E3193">
          <w:t>the Logit-based one</w:t>
        </w:r>
      </w:ins>
      <w:ins w:id="5154" w:author="Arnob Alam" w:date="2025-02-02T18:41:00Z" w16du:dateUtc="2025-02-02T23:41:00Z">
        <w:r w:rsidR="005E3193">
          <w:t xml:space="preserve">, in terms of </w:t>
        </w:r>
        <w:r w:rsidR="00BD6510">
          <w:t>bias, variance and mean</w:t>
        </w:r>
      </w:ins>
      <w:ins w:id="5155" w:author="Arnob Alam" w:date="2025-02-02T18:42:00Z" w16du:dateUtc="2025-02-02T23:42:00Z">
        <w:r w:rsidR="00BD6510">
          <w:t xml:space="preserve"> squared error</w:t>
        </w:r>
      </w:ins>
      <w:ins w:id="5156" w:author="Arnob Alam" w:date="2025-02-02T18:40:00Z" w16du:dateUtc="2025-02-02T23:40:00Z">
        <w:r w:rsidR="005E3193">
          <w:t>. In summary, the GME-based first stage estimator outperforms a logit-based metho</w:t>
        </w:r>
      </w:ins>
      <w:ins w:id="5157" w:author="Arnob Alam" w:date="2025-02-02T18:41:00Z" w16du:dateUtc="2025-02-02T23:41:00Z">
        <w:r w:rsidR="005E3193">
          <w:t>d in all cases simulated, with the outperformance especially pronounced in the case of small samples and heteroskedasticity.</w:t>
        </w:r>
      </w:ins>
    </w:p>
    <w:p w14:paraId="3A08C706" w14:textId="1ACF3539" w:rsidR="007F4328" w:rsidRDefault="007F4328">
      <w:pPr>
        <w:pStyle w:val="Caption"/>
        <w:keepNext/>
        <w:jc w:val="center"/>
        <w:rPr>
          <w:ins w:id="5158" w:author="Arnob Alam" w:date="2025-02-02T18:33:00Z" w16du:dateUtc="2025-02-02T23:33:00Z"/>
        </w:rPr>
        <w:pPrChange w:id="5159" w:author="Arnob Alam" w:date="2025-02-02T18:34:00Z" w16du:dateUtc="2025-02-02T23:34:00Z">
          <w:pPr>
            <w:pStyle w:val="Caption"/>
          </w:pPr>
        </w:pPrChange>
      </w:pPr>
      <w:bookmarkStart w:id="5160" w:name="_Ref189413736"/>
      <w:ins w:id="5161" w:author="Arnob Alam" w:date="2025-02-02T18:33:00Z" w16du:dateUtc="2025-02-02T23:33:00Z">
        <w:r>
          <w:lastRenderedPageBreak/>
          <w:t xml:space="preserve">Figure </w:t>
        </w:r>
        <w:r>
          <w:fldChar w:fldCharType="begin"/>
        </w:r>
        <w:r>
          <w:instrText xml:space="preserve"> SEQ Figure \* ARABIC </w:instrText>
        </w:r>
      </w:ins>
      <w:r>
        <w:fldChar w:fldCharType="separate"/>
      </w:r>
      <w:ins w:id="5162" w:author="Arnob Alam" w:date="2025-02-06T14:36:00Z" w16du:dateUtc="2025-02-06T19:36:00Z">
        <w:r w:rsidR="00932F26">
          <w:rPr>
            <w:noProof/>
          </w:rPr>
          <w:t>12</w:t>
        </w:r>
      </w:ins>
      <w:ins w:id="5163" w:author="Arnob Alam" w:date="2025-02-02T18:33:00Z" w16du:dateUtc="2025-02-02T23:33:00Z">
        <w:r>
          <w:fldChar w:fldCharType="end"/>
        </w:r>
        <w:bookmarkEnd w:id="5160"/>
        <w:r>
          <w:rPr>
            <w:noProof/>
          </w:rPr>
          <w:t xml:space="preserve"> Estimator performance when covariates are correlated wth errors</w:t>
        </w:r>
      </w:ins>
    </w:p>
    <w:p w14:paraId="746FBDDF" w14:textId="50BA62EC" w:rsidR="004D5B4F" w:rsidRDefault="00F203E6" w:rsidP="003D2C7A">
      <w:pPr>
        <w:rPr>
          <w:ins w:id="5164" w:author="Arnob Alam" w:date="2025-02-02T18:31:00Z" w16du:dateUtc="2025-02-02T23:31:00Z"/>
        </w:rPr>
      </w:pPr>
      <w:ins w:id="5165" w:author="Arnob Alam" w:date="2025-02-02T18:31:00Z" w16du:dateUtc="2025-02-02T23:31:00Z">
        <w:r>
          <w:rPr>
            <w:noProof/>
            <w14:ligatures w14:val="standardContextual"/>
          </w:rPr>
          <w:drawing>
            <wp:inline distT="0" distB="0" distL="0" distR="0" wp14:anchorId="1971DA58" wp14:editId="3BED9091">
              <wp:extent cx="5934710" cy="3954780"/>
              <wp:effectExtent l="0" t="0" r="0" b="0"/>
              <wp:docPr id="1786777345" name="Picture 4" descr="A graph of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77345" name="Picture 4" descr="A graph of erro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4710" cy="3954780"/>
                      </a:xfrm>
                      <a:prstGeom prst="rect">
                        <a:avLst/>
                      </a:prstGeom>
                    </pic:spPr>
                  </pic:pic>
                </a:graphicData>
              </a:graphic>
            </wp:inline>
          </w:drawing>
        </w:r>
      </w:ins>
    </w:p>
    <w:p w14:paraId="5A11AFC3" w14:textId="27696241" w:rsidR="007F4328" w:rsidRDefault="007F4328">
      <w:pPr>
        <w:pStyle w:val="Caption"/>
        <w:keepNext/>
        <w:jc w:val="center"/>
        <w:rPr>
          <w:ins w:id="5166" w:author="Arnob Alam" w:date="2025-02-02T18:34:00Z" w16du:dateUtc="2025-02-02T23:34:00Z"/>
        </w:rPr>
        <w:pPrChange w:id="5167" w:author="Arnob Alam" w:date="2025-02-02T18:34:00Z" w16du:dateUtc="2025-02-02T23:34:00Z">
          <w:pPr/>
        </w:pPrChange>
      </w:pPr>
      <w:bookmarkStart w:id="5168" w:name="_Ref189413745"/>
      <w:ins w:id="5169" w:author="Arnob Alam" w:date="2025-02-02T18:34:00Z" w16du:dateUtc="2025-02-02T23:34:00Z">
        <w:r>
          <w:t xml:space="preserve">Table </w:t>
        </w:r>
      </w:ins>
      <w:ins w:id="5170" w:author="Arnob Alam" w:date="2025-02-05T20:50:00Z" w16du:dateUtc="2025-02-06T01:50:00Z">
        <w:r w:rsidR="00FE38B0">
          <w:fldChar w:fldCharType="begin"/>
        </w:r>
        <w:r w:rsidR="00FE38B0">
          <w:instrText xml:space="preserve"> SEQ Table \* ARABIC </w:instrText>
        </w:r>
      </w:ins>
      <w:r w:rsidR="00FE38B0">
        <w:fldChar w:fldCharType="separate"/>
      </w:r>
      <w:ins w:id="5171" w:author="Arnob Alam" w:date="2025-02-06T14:36:00Z" w16du:dateUtc="2025-02-06T19:36:00Z">
        <w:r w:rsidR="00932F26">
          <w:rPr>
            <w:noProof/>
          </w:rPr>
          <w:t>24</w:t>
        </w:r>
      </w:ins>
      <w:ins w:id="5172" w:author="Arnob Alam" w:date="2025-02-05T20:50:00Z" w16du:dateUtc="2025-02-06T01:50:00Z">
        <w:r w:rsidR="00FE38B0">
          <w:fldChar w:fldCharType="end"/>
        </w:r>
      </w:ins>
      <w:bookmarkEnd w:id="5168"/>
      <w:ins w:id="5173" w:author="Arnob Alam" w:date="2025-02-02T18:34:00Z" w16du:dateUtc="2025-02-02T23:34:00Z">
        <w:r>
          <w:t xml:space="preserve"> Estimator Performance when covariates are correlated with errors</w:t>
        </w:r>
      </w:ins>
    </w:p>
    <w:tbl>
      <w:tblPr>
        <w:tblW w:w="0" w:type="auto"/>
        <w:jc w:val="center"/>
        <w:tblCellSpacing w:w="15" w:type="dxa"/>
        <w:tblCellMar>
          <w:top w:w="15" w:type="dxa"/>
          <w:left w:w="15" w:type="dxa"/>
          <w:bottom w:w="15" w:type="dxa"/>
          <w:right w:w="15" w:type="dxa"/>
        </w:tblCellMar>
        <w:tblLook w:val="04A0" w:firstRow="1" w:lastRow="0" w:firstColumn="1" w:lastColumn="0" w:noHBand="0" w:noVBand="1"/>
        <w:tblPrChange w:id="5174" w:author="Arnob Alam" w:date="2025-02-02T18:32:00Z" w16du:dateUtc="2025-02-02T23:32: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817"/>
        <w:gridCol w:w="1242"/>
        <w:gridCol w:w="1163"/>
        <w:gridCol w:w="1178"/>
        <w:tblGridChange w:id="5175">
          <w:tblGrid>
            <w:gridCol w:w="1817"/>
            <w:gridCol w:w="1242"/>
            <w:gridCol w:w="1163"/>
            <w:gridCol w:w="1178"/>
          </w:tblGrid>
        </w:tblGridChange>
      </w:tblGrid>
      <w:tr w:rsidR="007F4328" w14:paraId="3A3DAF17" w14:textId="77777777" w:rsidTr="007F4328">
        <w:trPr>
          <w:tblCellSpacing w:w="15" w:type="dxa"/>
          <w:jc w:val="center"/>
          <w:ins w:id="5176" w:author="Arnob Alam" w:date="2025-02-02T18:32:00Z"/>
          <w:trPrChange w:id="5177" w:author="Arnob Alam" w:date="2025-02-02T18:32:00Z" w16du:dateUtc="2025-02-02T23:32:00Z">
            <w:trPr>
              <w:tblCellSpacing w:w="15" w:type="dxa"/>
            </w:trPr>
          </w:trPrChange>
        </w:trPr>
        <w:tc>
          <w:tcPr>
            <w:tcW w:w="0" w:type="auto"/>
            <w:gridSpan w:val="4"/>
            <w:vAlign w:val="center"/>
            <w:hideMark/>
            <w:tcPrChange w:id="5178" w:author="Arnob Alam" w:date="2025-02-02T18:32:00Z" w16du:dateUtc="2025-02-02T23:32:00Z">
              <w:tcPr>
                <w:tcW w:w="0" w:type="auto"/>
                <w:gridSpan w:val="4"/>
                <w:vAlign w:val="center"/>
                <w:hideMark/>
              </w:tcPr>
            </w:tcPrChange>
          </w:tcPr>
          <w:p w14:paraId="38D764AA" w14:textId="77777777" w:rsidR="007F4328" w:rsidRDefault="00CA39A9" w:rsidP="00ED56CC">
            <w:pPr>
              <w:rPr>
                <w:ins w:id="5179" w:author="Arnob Alam" w:date="2025-02-02T18:32:00Z" w16du:dateUtc="2025-02-02T23:32:00Z"/>
                <w:rFonts w:eastAsia="Times New Roman"/>
              </w:rPr>
            </w:pPr>
            <w:ins w:id="5180" w:author="Arnob Alam" w:date="2025-02-02T18:32:00Z" w16du:dateUtc="2025-02-02T23:32:00Z">
              <w:r w:rsidRPr="00CA39A9">
                <w:rPr>
                  <w:rFonts w:eastAsia="Times New Roman"/>
                  <w:noProof/>
                  <w14:ligatures w14:val="standardContextual"/>
                </w:rPr>
                <w:pict w14:anchorId="2E526776">
                  <v:rect id="_x0000_i1027" alt="" style="width:465.65pt;height:.05pt;mso-width-percent:0;mso-height-percent:0;mso-width-percent:0;mso-height-percent:0" o:hrpct="995" o:hralign="center" o:hrstd="t" o:hr="t" fillcolor="#a0a0a0" stroked="f"/>
                </w:pict>
              </w:r>
            </w:ins>
          </w:p>
        </w:tc>
      </w:tr>
      <w:tr w:rsidR="007F4328" w14:paraId="08BB0630" w14:textId="77777777" w:rsidTr="007F4328">
        <w:trPr>
          <w:tblCellSpacing w:w="15" w:type="dxa"/>
          <w:jc w:val="center"/>
          <w:ins w:id="5181" w:author="Arnob Alam" w:date="2025-02-02T18:32:00Z"/>
          <w:trPrChange w:id="5182" w:author="Arnob Alam" w:date="2025-02-02T18:32:00Z" w16du:dateUtc="2025-02-02T23:32:00Z">
            <w:trPr>
              <w:tblCellSpacing w:w="15" w:type="dxa"/>
            </w:trPr>
          </w:trPrChange>
        </w:trPr>
        <w:tc>
          <w:tcPr>
            <w:tcW w:w="0" w:type="auto"/>
            <w:vAlign w:val="center"/>
            <w:hideMark/>
            <w:tcPrChange w:id="5183" w:author="Arnob Alam" w:date="2025-02-02T18:32:00Z" w16du:dateUtc="2025-02-02T23:32:00Z">
              <w:tcPr>
                <w:tcW w:w="0" w:type="auto"/>
                <w:vAlign w:val="center"/>
                <w:hideMark/>
              </w:tcPr>
            </w:tcPrChange>
          </w:tcPr>
          <w:p w14:paraId="6B72DD52" w14:textId="77777777" w:rsidR="007F4328" w:rsidRDefault="007F4328" w:rsidP="00ED56CC">
            <w:pPr>
              <w:rPr>
                <w:ins w:id="5184" w:author="Arnob Alam" w:date="2025-02-02T18:32:00Z" w16du:dateUtc="2025-02-02T23:32:00Z"/>
                <w:rFonts w:eastAsia="Times New Roman"/>
              </w:rPr>
            </w:pPr>
          </w:p>
        </w:tc>
        <w:tc>
          <w:tcPr>
            <w:tcW w:w="0" w:type="auto"/>
            <w:gridSpan w:val="3"/>
            <w:vAlign w:val="center"/>
            <w:hideMark/>
            <w:tcPrChange w:id="5185" w:author="Arnob Alam" w:date="2025-02-02T18:32:00Z" w16du:dateUtc="2025-02-02T23:32:00Z">
              <w:tcPr>
                <w:tcW w:w="0" w:type="auto"/>
                <w:gridSpan w:val="3"/>
                <w:vAlign w:val="center"/>
                <w:hideMark/>
              </w:tcPr>
            </w:tcPrChange>
          </w:tcPr>
          <w:p w14:paraId="298FB261" w14:textId="587738AB" w:rsidR="007F4328" w:rsidRDefault="007F4328" w:rsidP="00ED56CC">
            <w:pPr>
              <w:rPr>
                <w:ins w:id="5186" w:author="Arnob Alam" w:date="2025-02-02T18:32:00Z" w16du:dateUtc="2025-02-02T23:32:00Z"/>
                <w:rFonts w:eastAsia="Times New Roman"/>
                <w:sz w:val="20"/>
                <w:szCs w:val="20"/>
              </w:rPr>
            </w:pPr>
            <w:ins w:id="5187" w:author="Arnob Alam" w:date="2025-02-02T18:33:00Z" w16du:dateUtc="2025-02-02T23:33:00Z">
              <w:r>
                <w:rPr>
                  <w:rFonts w:eastAsia="Times New Roman"/>
                </w:rPr>
                <w:t>Heteroskedasticity Performance</w:t>
              </w:r>
            </w:ins>
          </w:p>
        </w:tc>
      </w:tr>
      <w:tr w:rsidR="007F4328" w14:paraId="42F9B521" w14:textId="77777777" w:rsidTr="007F4328">
        <w:trPr>
          <w:tblCellSpacing w:w="15" w:type="dxa"/>
          <w:jc w:val="center"/>
          <w:ins w:id="5188" w:author="Arnob Alam" w:date="2025-02-02T18:32:00Z"/>
          <w:trPrChange w:id="5189" w:author="Arnob Alam" w:date="2025-02-02T18:32:00Z" w16du:dateUtc="2025-02-02T23:32:00Z">
            <w:trPr>
              <w:tblCellSpacing w:w="15" w:type="dxa"/>
            </w:trPr>
          </w:trPrChange>
        </w:trPr>
        <w:tc>
          <w:tcPr>
            <w:tcW w:w="0" w:type="auto"/>
            <w:vAlign w:val="center"/>
            <w:hideMark/>
            <w:tcPrChange w:id="5190" w:author="Arnob Alam" w:date="2025-02-02T18:32:00Z" w16du:dateUtc="2025-02-02T23:32:00Z">
              <w:tcPr>
                <w:tcW w:w="0" w:type="auto"/>
                <w:vAlign w:val="center"/>
                <w:hideMark/>
              </w:tcPr>
            </w:tcPrChange>
          </w:tcPr>
          <w:p w14:paraId="09E915D7" w14:textId="77777777" w:rsidR="007F4328" w:rsidRDefault="007F4328" w:rsidP="00ED56CC">
            <w:pPr>
              <w:rPr>
                <w:ins w:id="5191" w:author="Arnob Alam" w:date="2025-02-02T18:32:00Z" w16du:dateUtc="2025-02-02T23:32:00Z"/>
                <w:rFonts w:eastAsia="Times New Roman"/>
                <w:sz w:val="20"/>
                <w:szCs w:val="20"/>
              </w:rPr>
            </w:pPr>
          </w:p>
        </w:tc>
        <w:tc>
          <w:tcPr>
            <w:tcW w:w="0" w:type="auto"/>
            <w:vAlign w:val="center"/>
            <w:hideMark/>
            <w:tcPrChange w:id="5192" w:author="Arnob Alam" w:date="2025-02-02T18:32:00Z" w16du:dateUtc="2025-02-02T23:32:00Z">
              <w:tcPr>
                <w:tcW w:w="0" w:type="auto"/>
                <w:vAlign w:val="center"/>
                <w:hideMark/>
              </w:tcPr>
            </w:tcPrChange>
          </w:tcPr>
          <w:p w14:paraId="4DF787A3" w14:textId="58AE39FA" w:rsidR="007F4328" w:rsidRDefault="00BD6510" w:rsidP="00ED56CC">
            <w:pPr>
              <w:rPr>
                <w:ins w:id="5193" w:author="Arnob Alam" w:date="2025-02-02T18:32:00Z" w16du:dateUtc="2025-02-02T23:32:00Z"/>
                <w:rFonts w:eastAsia="Times New Roman"/>
              </w:rPr>
            </w:pPr>
            <w:ins w:id="5194" w:author="Arnob Alam" w:date="2025-02-02T18:42:00Z" w16du:dateUtc="2025-02-02T23:42:00Z">
              <w:r>
                <w:rPr>
                  <w:rFonts w:eastAsia="Times New Roman"/>
                </w:rPr>
                <w:t>Bias</w:t>
              </w:r>
            </w:ins>
          </w:p>
        </w:tc>
        <w:tc>
          <w:tcPr>
            <w:tcW w:w="0" w:type="auto"/>
            <w:vAlign w:val="center"/>
            <w:hideMark/>
            <w:tcPrChange w:id="5195" w:author="Arnob Alam" w:date="2025-02-02T18:32:00Z" w16du:dateUtc="2025-02-02T23:32:00Z">
              <w:tcPr>
                <w:tcW w:w="0" w:type="auto"/>
                <w:vAlign w:val="center"/>
                <w:hideMark/>
              </w:tcPr>
            </w:tcPrChange>
          </w:tcPr>
          <w:p w14:paraId="2C1B4A56" w14:textId="711DC94A" w:rsidR="007F4328" w:rsidRDefault="00BD6510" w:rsidP="00ED56CC">
            <w:pPr>
              <w:rPr>
                <w:ins w:id="5196" w:author="Arnob Alam" w:date="2025-02-02T18:32:00Z" w16du:dateUtc="2025-02-02T23:32:00Z"/>
                <w:rFonts w:eastAsia="Times New Roman"/>
              </w:rPr>
            </w:pPr>
            <w:ins w:id="5197" w:author="Arnob Alam" w:date="2025-02-02T18:42:00Z" w16du:dateUtc="2025-02-02T23:42:00Z">
              <w:r>
                <w:rPr>
                  <w:rFonts w:eastAsia="Times New Roman"/>
                </w:rPr>
                <w:t>Std. Dev.</w:t>
              </w:r>
            </w:ins>
          </w:p>
        </w:tc>
        <w:tc>
          <w:tcPr>
            <w:tcW w:w="0" w:type="auto"/>
            <w:vAlign w:val="center"/>
            <w:hideMark/>
            <w:tcPrChange w:id="5198" w:author="Arnob Alam" w:date="2025-02-02T18:32:00Z" w16du:dateUtc="2025-02-02T23:32:00Z">
              <w:tcPr>
                <w:tcW w:w="0" w:type="auto"/>
                <w:vAlign w:val="center"/>
                <w:hideMark/>
              </w:tcPr>
            </w:tcPrChange>
          </w:tcPr>
          <w:p w14:paraId="2DFFA214" w14:textId="77777777" w:rsidR="007F4328" w:rsidRDefault="007F4328" w:rsidP="00ED56CC">
            <w:pPr>
              <w:rPr>
                <w:ins w:id="5199" w:author="Arnob Alam" w:date="2025-02-02T18:32:00Z" w16du:dateUtc="2025-02-02T23:32:00Z"/>
                <w:rFonts w:eastAsia="Times New Roman"/>
              </w:rPr>
            </w:pPr>
            <w:ins w:id="5200" w:author="Arnob Alam" w:date="2025-02-02T18:32:00Z" w16du:dateUtc="2025-02-02T23:32:00Z">
              <w:r>
                <w:rPr>
                  <w:rFonts w:eastAsia="Times New Roman"/>
                </w:rPr>
                <w:t>MSE</w:t>
              </w:r>
            </w:ins>
          </w:p>
        </w:tc>
      </w:tr>
      <w:tr w:rsidR="007F4328" w14:paraId="0EAF4720" w14:textId="77777777" w:rsidTr="007F4328">
        <w:trPr>
          <w:tblCellSpacing w:w="15" w:type="dxa"/>
          <w:jc w:val="center"/>
          <w:ins w:id="5201" w:author="Arnob Alam" w:date="2025-02-02T18:32:00Z"/>
          <w:trPrChange w:id="5202" w:author="Arnob Alam" w:date="2025-02-02T18:32:00Z" w16du:dateUtc="2025-02-02T23:32:00Z">
            <w:trPr>
              <w:tblCellSpacing w:w="15" w:type="dxa"/>
            </w:trPr>
          </w:trPrChange>
        </w:trPr>
        <w:tc>
          <w:tcPr>
            <w:tcW w:w="0" w:type="auto"/>
            <w:gridSpan w:val="4"/>
            <w:vAlign w:val="center"/>
            <w:hideMark/>
            <w:tcPrChange w:id="5203" w:author="Arnob Alam" w:date="2025-02-02T18:32:00Z" w16du:dateUtc="2025-02-02T23:32:00Z">
              <w:tcPr>
                <w:tcW w:w="0" w:type="auto"/>
                <w:gridSpan w:val="4"/>
                <w:vAlign w:val="center"/>
                <w:hideMark/>
              </w:tcPr>
            </w:tcPrChange>
          </w:tcPr>
          <w:p w14:paraId="00A680FE" w14:textId="77777777" w:rsidR="007F4328" w:rsidRDefault="00CA39A9" w:rsidP="00ED56CC">
            <w:pPr>
              <w:rPr>
                <w:ins w:id="5204" w:author="Arnob Alam" w:date="2025-02-02T18:32:00Z" w16du:dateUtc="2025-02-02T23:32:00Z"/>
                <w:rFonts w:eastAsia="Times New Roman"/>
              </w:rPr>
            </w:pPr>
            <w:ins w:id="5205" w:author="Arnob Alam" w:date="2025-02-02T18:32:00Z" w16du:dateUtc="2025-02-02T23:32:00Z">
              <w:r w:rsidRPr="00CA39A9">
                <w:rPr>
                  <w:rFonts w:eastAsia="Times New Roman"/>
                  <w:noProof/>
                  <w14:ligatures w14:val="standardContextual"/>
                </w:rPr>
                <w:pict w14:anchorId="07AC60C7">
                  <v:rect id="_x0000_i1026" alt="" style="width:465.65pt;height:.05pt;mso-width-percent:0;mso-height-percent:0;mso-width-percent:0;mso-height-percent:0" o:hrpct="995" o:hralign="center" o:hrstd="t" o:hr="t" fillcolor="#a0a0a0" stroked="f"/>
                </w:pict>
              </w:r>
            </w:ins>
          </w:p>
        </w:tc>
      </w:tr>
      <w:tr w:rsidR="007F4328" w14:paraId="23409C90" w14:textId="77777777" w:rsidTr="007F4328">
        <w:trPr>
          <w:tblCellSpacing w:w="15" w:type="dxa"/>
          <w:jc w:val="center"/>
          <w:ins w:id="5206" w:author="Arnob Alam" w:date="2025-02-02T18:32:00Z"/>
          <w:trPrChange w:id="5207" w:author="Arnob Alam" w:date="2025-02-02T18:32:00Z" w16du:dateUtc="2025-02-02T23:32:00Z">
            <w:trPr>
              <w:tblCellSpacing w:w="15" w:type="dxa"/>
            </w:trPr>
          </w:trPrChange>
        </w:trPr>
        <w:tc>
          <w:tcPr>
            <w:tcW w:w="0" w:type="auto"/>
            <w:vAlign w:val="center"/>
            <w:hideMark/>
            <w:tcPrChange w:id="5208" w:author="Arnob Alam" w:date="2025-02-02T18:32:00Z" w16du:dateUtc="2025-02-02T23:32:00Z">
              <w:tcPr>
                <w:tcW w:w="0" w:type="auto"/>
                <w:vAlign w:val="center"/>
                <w:hideMark/>
              </w:tcPr>
            </w:tcPrChange>
          </w:tcPr>
          <w:p w14:paraId="7548489A" w14:textId="19F91521" w:rsidR="007F4328" w:rsidRDefault="007F4328" w:rsidP="00ED56CC">
            <w:pPr>
              <w:rPr>
                <w:ins w:id="5209" w:author="Arnob Alam" w:date="2025-02-02T18:32:00Z" w16du:dateUtc="2025-02-02T23:32:00Z"/>
                <w:rFonts w:eastAsia="Times New Roman"/>
              </w:rPr>
            </w:pPr>
            <w:ins w:id="5210" w:author="Arnob Alam" w:date="2025-02-02T18:32:00Z" w16du:dateUtc="2025-02-02T23:32:00Z">
              <w:r>
                <w:rPr>
                  <w:rFonts w:eastAsia="Times New Roman"/>
                </w:rPr>
                <w:t>Abadie</w:t>
              </w:r>
            </w:ins>
            <w:ins w:id="5211" w:author="Arnob Alam" w:date="2025-02-02T18:40:00Z" w16du:dateUtc="2025-02-02T23:40:00Z">
              <w:r w:rsidR="005E3193">
                <w:rPr>
                  <w:rFonts w:eastAsia="Times New Roman"/>
                </w:rPr>
                <w:t xml:space="preserve"> </w:t>
              </w:r>
            </w:ins>
            <w:ins w:id="5212" w:author="Arnob Alam" w:date="2025-02-02T18:32:00Z" w16du:dateUtc="2025-02-02T23:32:00Z">
              <w:r>
                <w:rPr>
                  <w:rFonts w:eastAsia="Times New Roman"/>
                </w:rPr>
                <w:t>(Logit)</w:t>
              </w:r>
            </w:ins>
          </w:p>
        </w:tc>
        <w:tc>
          <w:tcPr>
            <w:tcW w:w="0" w:type="auto"/>
            <w:vAlign w:val="center"/>
            <w:hideMark/>
            <w:tcPrChange w:id="5213" w:author="Arnob Alam" w:date="2025-02-02T18:32:00Z" w16du:dateUtc="2025-02-02T23:32:00Z">
              <w:tcPr>
                <w:tcW w:w="0" w:type="auto"/>
                <w:vAlign w:val="center"/>
                <w:hideMark/>
              </w:tcPr>
            </w:tcPrChange>
          </w:tcPr>
          <w:p w14:paraId="71162734" w14:textId="77777777" w:rsidR="007F4328" w:rsidRDefault="007F4328" w:rsidP="00ED56CC">
            <w:pPr>
              <w:rPr>
                <w:ins w:id="5214" w:author="Arnob Alam" w:date="2025-02-02T18:32:00Z" w16du:dateUtc="2025-02-02T23:32:00Z"/>
                <w:rFonts w:eastAsia="Times New Roman"/>
              </w:rPr>
            </w:pPr>
            <w:ins w:id="5215" w:author="Arnob Alam" w:date="2025-02-02T18:32:00Z" w16du:dateUtc="2025-02-02T23:32:00Z">
              <w:r>
                <w:rPr>
                  <w:rFonts w:eastAsia="Times New Roman"/>
                </w:rPr>
                <w:t>-.1560549</w:t>
              </w:r>
            </w:ins>
          </w:p>
        </w:tc>
        <w:tc>
          <w:tcPr>
            <w:tcW w:w="0" w:type="auto"/>
            <w:vAlign w:val="center"/>
            <w:hideMark/>
            <w:tcPrChange w:id="5216" w:author="Arnob Alam" w:date="2025-02-02T18:32:00Z" w16du:dateUtc="2025-02-02T23:32:00Z">
              <w:tcPr>
                <w:tcW w:w="0" w:type="auto"/>
                <w:vAlign w:val="center"/>
                <w:hideMark/>
              </w:tcPr>
            </w:tcPrChange>
          </w:tcPr>
          <w:p w14:paraId="79EAE3A8" w14:textId="77777777" w:rsidR="007F4328" w:rsidRDefault="007F4328" w:rsidP="00ED56CC">
            <w:pPr>
              <w:rPr>
                <w:ins w:id="5217" w:author="Arnob Alam" w:date="2025-02-02T18:32:00Z" w16du:dateUtc="2025-02-02T23:32:00Z"/>
                <w:rFonts w:eastAsia="Times New Roman"/>
              </w:rPr>
            </w:pPr>
            <w:ins w:id="5218" w:author="Arnob Alam" w:date="2025-02-02T18:32:00Z" w16du:dateUtc="2025-02-02T23:32:00Z">
              <w:r>
                <w:rPr>
                  <w:rFonts w:eastAsia="Times New Roman"/>
                </w:rPr>
                <w:t>1.163898</w:t>
              </w:r>
            </w:ins>
          </w:p>
        </w:tc>
        <w:tc>
          <w:tcPr>
            <w:tcW w:w="0" w:type="auto"/>
            <w:vAlign w:val="center"/>
            <w:hideMark/>
            <w:tcPrChange w:id="5219" w:author="Arnob Alam" w:date="2025-02-02T18:32:00Z" w16du:dateUtc="2025-02-02T23:32:00Z">
              <w:tcPr>
                <w:tcW w:w="0" w:type="auto"/>
                <w:vAlign w:val="center"/>
                <w:hideMark/>
              </w:tcPr>
            </w:tcPrChange>
          </w:tcPr>
          <w:p w14:paraId="432CA848" w14:textId="77777777" w:rsidR="007F4328" w:rsidRDefault="007F4328" w:rsidP="00ED56CC">
            <w:pPr>
              <w:rPr>
                <w:ins w:id="5220" w:author="Arnob Alam" w:date="2025-02-02T18:32:00Z" w16du:dateUtc="2025-02-02T23:32:00Z"/>
                <w:rFonts w:eastAsia="Times New Roman"/>
              </w:rPr>
            </w:pPr>
            <w:ins w:id="5221" w:author="Arnob Alam" w:date="2025-02-02T18:32:00Z" w16du:dateUtc="2025-02-02T23:32:00Z">
              <w:r>
                <w:rPr>
                  <w:rFonts w:eastAsia="Times New Roman"/>
                </w:rPr>
                <w:t>1.379011</w:t>
              </w:r>
            </w:ins>
          </w:p>
        </w:tc>
      </w:tr>
      <w:tr w:rsidR="007F4328" w14:paraId="644A6990" w14:textId="77777777" w:rsidTr="007F4328">
        <w:trPr>
          <w:tblCellSpacing w:w="15" w:type="dxa"/>
          <w:jc w:val="center"/>
          <w:ins w:id="5222" w:author="Arnob Alam" w:date="2025-02-02T18:32:00Z"/>
          <w:trPrChange w:id="5223" w:author="Arnob Alam" w:date="2025-02-02T18:32:00Z" w16du:dateUtc="2025-02-02T23:32:00Z">
            <w:trPr>
              <w:tblCellSpacing w:w="15" w:type="dxa"/>
            </w:trPr>
          </w:trPrChange>
        </w:trPr>
        <w:tc>
          <w:tcPr>
            <w:tcW w:w="0" w:type="auto"/>
            <w:vAlign w:val="center"/>
            <w:hideMark/>
            <w:tcPrChange w:id="5224" w:author="Arnob Alam" w:date="2025-02-02T18:32:00Z" w16du:dateUtc="2025-02-02T23:32:00Z">
              <w:tcPr>
                <w:tcW w:w="0" w:type="auto"/>
                <w:vAlign w:val="center"/>
                <w:hideMark/>
              </w:tcPr>
            </w:tcPrChange>
          </w:tcPr>
          <w:p w14:paraId="00C301F4" w14:textId="2282A451" w:rsidR="007F4328" w:rsidRDefault="007F4328" w:rsidP="00ED56CC">
            <w:pPr>
              <w:rPr>
                <w:ins w:id="5225" w:author="Arnob Alam" w:date="2025-02-02T18:32:00Z" w16du:dateUtc="2025-02-02T23:32:00Z"/>
                <w:rFonts w:eastAsia="Times New Roman"/>
              </w:rPr>
            </w:pPr>
            <w:ins w:id="5226" w:author="Arnob Alam" w:date="2025-02-02T18:32:00Z" w16du:dateUtc="2025-02-02T23:32:00Z">
              <w:r>
                <w:rPr>
                  <w:rFonts w:eastAsia="Times New Roman"/>
                </w:rPr>
                <w:t>Abadie</w:t>
              </w:r>
            </w:ins>
            <w:ins w:id="5227" w:author="Arnob Alam" w:date="2025-02-02T18:40:00Z" w16du:dateUtc="2025-02-02T23:40:00Z">
              <w:r w:rsidR="005E3193">
                <w:rPr>
                  <w:rFonts w:eastAsia="Times New Roman"/>
                </w:rPr>
                <w:t xml:space="preserve"> </w:t>
              </w:r>
            </w:ins>
            <w:ins w:id="5228" w:author="Arnob Alam" w:date="2025-02-02T18:32:00Z" w16du:dateUtc="2025-02-02T23:32:00Z">
              <w:r>
                <w:rPr>
                  <w:rFonts w:eastAsia="Times New Roman"/>
                </w:rPr>
                <w:t xml:space="preserve">(GME) </w:t>
              </w:r>
            </w:ins>
          </w:p>
        </w:tc>
        <w:tc>
          <w:tcPr>
            <w:tcW w:w="0" w:type="auto"/>
            <w:vAlign w:val="center"/>
            <w:hideMark/>
            <w:tcPrChange w:id="5229" w:author="Arnob Alam" w:date="2025-02-02T18:32:00Z" w16du:dateUtc="2025-02-02T23:32:00Z">
              <w:tcPr>
                <w:tcW w:w="0" w:type="auto"/>
                <w:vAlign w:val="center"/>
                <w:hideMark/>
              </w:tcPr>
            </w:tcPrChange>
          </w:tcPr>
          <w:p w14:paraId="542EA59C" w14:textId="77777777" w:rsidR="007F4328" w:rsidRDefault="007F4328" w:rsidP="00ED56CC">
            <w:pPr>
              <w:rPr>
                <w:ins w:id="5230" w:author="Arnob Alam" w:date="2025-02-02T18:32:00Z" w16du:dateUtc="2025-02-02T23:32:00Z"/>
                <w:rFonts w:eastAsia="Times New Roman"/>
              </w:rPr>
            </w:pPr>
            <w:ins w:id="5231" w:author="Arnob Alam" w:date="2025-02-02T18:32:00Z" w16du:dateUtc="2025-02-02T23:32:00Z">
              <w:r>
                <w:rPr>
                  <w:rFonts w:eastAsia="Times New Roman"/>
                </w:rPr>
                <w:t>.052799</w:t>
              </w:r>
            </w:ins>
          </w:p>
        </w:tc>
        <w:tc>
          <w:tcPr>
            <w:tcW w:w="0" w:type="auto"/>
            <w:vAlign w:val="center"/>
            <w:hideMark/>
            <w:tcPrChange w:id="5232" w:author="Arnob Alam" w:date="2025-02-02T18:32:00Z" w16du:dateUtc="2025-02-02T23:32:00Z">
              <w:tcPr>
                <w:tcW w:w="0" w:type="auto"/>
                <w:vAlign w:val="center"/>
                <w:hideMark/>
              </w:tcPr>
            </w:tcPrChange>
          </w:tcPr>
          <w:p w14:paraId="1C9445D0" w14:textId="77777777" w:rsidR="007F4328" w:rsidRDefault="007F4328" w:rsidP="00ED56CC">
            <w:pPr>
              <w:rPr>
                <w:ins w:id="5233" w:author="Arnob Alam" w:date="2025-02-02T18:32:00Z" w16du:dateUtc="2025-02-02T23:32:00Z"/>
                <w:rFonts w:eastAsia="Times New Roman"/>
              </w:rPr>
            </w:pPr>
            <w:ins w:id="5234" w:author="Arnob Alam" w:date="2025-02-02T18:32:00Z" w16du:dateUtc="2025-02-02T23:32:00Z">
              <w:r>
                <w:rPr>
                  <w:rFonts w:eastAsia="Times New Roman"/>
                </w:rPr>
                <w:t>.6806262</w:t>
              </w:r>
            </w:ins>
          </w:p>
        </w:tc>
        <w:tc>
          <w:tcPr>
            <w:tcW w:w="0" w:type="auto"/>
            <w:vAlign w:val="center"/>
            <w:hideMark/>
            <w:tcPrChange w:id="5235" w:author="Arnob Alam" w:date="2025-02-02T18:32:00Z" w16du:dateUtc="2025-02-02T23:32:00Z">
              <w:tcPr>
                <w:tcW w:w="0" w:type="auto"/>
                <w:vAlign w:val="center"/>
                <w:hideMark/>
              </w:tcPr>
            </w:tcPrChange>
          </w:tcPr>
          <w:p w14:paraId="7F471054" w14:textId="77777777" w:rsidR="007F4328" w:rsidRDefault="007F4328" w:rsidP="00ED56CC">
            <w:pPr>
              <w:rPr>
                <w:ins w:id="5236" w:author="Arnob Alam" w:date="2025-02-02T18:32:00Z" w16du:dateUtc="2025-02-02T23:32:00Z"/>
                <w:rFonts w:eastAsia="Times New Roman"/>
              </w:rPr>
            </w:pPr>
            <w:ins w:id="5237" w:author="Arnob Alam" w:date="2025-02-02T18:32:00Z" w16du:dateUtc="2025-02-02T23:32:00Z">
              <w:r>
                <w:rPr>
                  <w:rFonts w:eastAsia="Times New Roman"/>
                </w:rPr>
                <w:t>.4660398</w:t>
              </w:r>
            </w:ins>
          </w:p>
        </w:tc>
      </w:tr>
      <w:tr w:rsidR="007F4328" w14:paraId="288AF32A" w14:textId="77777777" w:rsidTr="007F4328">
        <w:trPr>
          <w:tblCellSpacing w:w="15" w:type="dxa"/>
          <w:jc w:val="center"/>
          <w:ins w:id="5238" w:author="Arnob Alam" w:date="2025-02-02T18:32:00Z"/>
          <w:trPrChange w:id="5239" w:author="Arnob Alam" w:date="2025-02-02T18:32:00Z" w16du:dateUtc="2025-02-02T23:32:00Z">
            <w:trPr>
              <w:tblCellSpacing w:w="15" w:type="dxa"/>
            </w:trPr>
          </w:trPrChange>
        </w:trPr>
        <w:tc>
          <w:tcPr>
            <w:tcW w:w="0" w:type="auto"/>
            <w:vAlign w:val="center"/>
            <w:hideMark/>
            <w:tcPrChange w:id="5240" w:author="Arnob Alam" w:date="2025-02-02T18:32:00Z" w16du:dateUtc="2025-02-02T23:32:00Z">
              <w:tcPr>
                <w:tcW w:w="0" w:type="auto"/>
                <w:vAlign w:val="center"/>
                <w:hideMark/>
              </w:tcPr>
            </w:tcPrChange>
          </w:tcPr>
          <w:p w14:paraId="15C0ADAE" w14:textId="77777777" w:rsidR="007F4328" w:rsidRDefault="007F4328" w:rsidP="00ED56CC">
            <w:pPr>
              <w:rPr>
                <w:ins w:id="5241" w:author="Arnob Alam" w:date="2025-02-02T18:32:00Z" w16du:dateUtc="2025-02-02T23:32:00Z"/>
                <w:rFonts w:eastAsia="Times New Roman"/>
              </w:rPr>
            </w:pPr>
            <w:ins w:id="5242" w:author="Arnob Alam" w:date="2025-02-02T18:32:00Z" w16du:dateUtc="2025-02-02T23:32:00Z">
              <w:r>
                <w:rPr>
                  <w:rFonts w:eastAsia="Times New Roman"/>
                </w:rPr>
                <w:t>Traditional DiD</w:t>
              </w:r>
            </w:ins>
          </w:p>
        </w:tc>
        <w:tc>
          <w:tcPr>
            <w:tcW w:w="0" w:type="auto"/>
            <w:vAlign w:val="center"/>
            <w:hideMark/>
            <w:tcPrChange w:id="5243" w:author="Arnob Alam" w:date="2025-02-02T18:32:00Z" w16du:dateUtc="2025-02-02T23:32:00Z">
              <w:tcPr>
                <w:tcW w:w="0" w:type="auto"/>
                <w:vAlign w:val="center"/>
                <w:hideMark/>
              </w:tcPr>
            </w:tcPrChange>
          </w:tcPr>
          <w:p w14:paraId="1BD3A310" w14:textId="77777777" w:rsidR="007F4328" w:rsidRDefault="007F4328" w:rsidP="00ED56CC">
            <w:pPr>
              <w:rPr>
                <w:ins w:id="5244" w:author="Arnob Alam" w:date="2025-02-02T18:32:00Z" w16du:dateUtc="2025-02-02T23:32:00Z"/>
                <w:rFonts w:eastAsia="Times New Roman"/>
              </w:rPr>
            </w:pPr>
            <w:ins w:id="5245" w:author="Arnob Alam" w:date="2025-02-02T18:32:00Z" w16du:dateUtc="2025-02-02T23:32:00Z">
              <w:r>
                <w:rPr>
                  <w:rFonts w:eastAsia="Times New Roman"/>
                </w:rPr>
                <w:t>-.512848</w:t>
              </w:r>
            </w:ins>
          </w:p>
        </w:tc>
        <w:tc>
          <w:tcPr>
            <w:tcW w:w="0" w:type="auto"/>
            <w:vAlign w:val="center"/>
            <w:hideMark/>
            <w:tcPrChange w:id="5246" w:author="Arnob Alam" w:date="2025-02-02T18:32:00Z" w16du:dateUtc="2025-02-02T23:32:00Z">
              <w:tcPr>
                <w:tcW w:w="0" w:type="auto"/>
                <w:vAlign w:val="center"/>
                <w:hideMark/>
              </w:tcPr>
            </w:tcPrChange>
          </w:tcPr>
          <w:p w14:paraId="21234ECB" w14:textId="77777777" w:rsidR="007F4328" w:rsidRDefault="007F4328" w:rsidP="00ED56CC">
            <w:pPr>
              <w:rPr>
                <w:ins w:id="5247" w:author="Arnob Alam" w:date="2025-02-02T18:32:00Z" w16du:dateUtc="2025-02-02T23:32:00Z"/>
                <w:rFonts w:eastAsia="Times New Roman"/>
              </w:rPr>
            </w:pPr>
            <w:ins w:id="5248" w:author="Arnob Alam" w:date="2025-02-02T18:32:00Z" w16du:dateUtc="2025-02-02T23:32:00Z">
              <w:r>
                <w:rPr>
                  <w:rFonts w:eastAsia="Times New Roman"/>
                </w:rPr>
                <w:t>.1297478</w:t>
              </w:r>
            </w:ins>
          </w:p>
        </w:tc>
        <w:tc>
          <w:tcPr>
            <w:tcW w:w="0" w:type="auto"/>
            <w:vAlign w:val="center"/>
            <w:hideMark/>
            <w:tcPrChange w:id="5249" w:author="Arnob Alam" w:date="2025-02-02T18:32:00Z" w16du:dateUtc="2025-02-02T23:32:00Z">
              <w:tcPr>
                <w:tcW w:w="0" w:type="auto"/>
                <w:vAlign w:val="center"/>
                <w:hideMark/>
              </w:tcPr>
            </w:tcPrChange>
          </w:tcPr>
          <w:p w14:paraId="62927B24" w14:textId="77777777" w:rsidR="007F4328" w:rsidRDefault="007F4328" w:rsidP="00ED56CC">
            <w:pPr>
              <w:rPr>
                <w:ins w:id="5250" w:author="Arnob Alam" w:date="2025-02-02T18:32:00Z" w16du:dateUtc="2025-02-02T23:32:00Z"/>
                <w:rFonts w:eastAsia="Times New Roman"/>
              </w:rPr>
            </w:pPr>
            <w:ins w:id="5251" w:author="Arnob Alam" w:date="2025-02-02T18:32:00Z" w16du:dateUtc="2025-02-02T23:32:00Z">
              <w:r>
                <w:rPr>
                  <w:rFonts w:eastAsia="Times New Roman"/>
                </w:rPr>
                <w:t>.2798475</w:t>
              </w:r>
            </w:ins>
          </w:p>
        </w:tc>
      </w:tr>
      <w:tr w:rsidR="007F4328" w14:paraId="7D25CDBB" w14:textId="77777777" w:rsidTr="007F4328">
        <w:trPr>
          <w:tblCellSpacing w:w="15" w:type="dxa"/>
          <w:jc w:val="center"/>
          <w:ins w:id="5252" w:author="Arnob Alam" w:date="2025-02-02T18:32:00Z"/>
          <w:trPrChange w:id="5253" w:author="Arnob Alam" w:date="2025-02-02T18:32:00Z" w16du:dateUtc="2025-02-02T23:32:00Z">
            <w:trPr>
              <w:tblCellSpacing w:w="15" w:type="dxa"/>
            </w:trPr>
          </w:trPrChange>
        </w:trPr>
        <w:tc>
          <w:tcPr>
            <w:tcW w:w="0" w:type="auto"/>
            <w:gridSpan w:val="4"/>
            <w:vAlign w:val="center"/>
            <w:hideMark/>
            <w:tcPrChange w:id="5254" w:author="Arnob Alam" w:date="2025-02-02T18:32:00Z" w16du:dateUtc="2025-02-02T23:32:00Z">
              <w:tcPr>
                <w:tcW w:w="0" w:type="auto"/>
                <w:gridSpan w:val="4"/>
                <w:vAlign w:val="center"/>
                <w:hideMark/>
              </w:tcPr>
            </w:tcPrChange>
          </w:tcPr>
          <w:p w14:paraId="759F58FD" w14:textId="77777777" w:rsidR="007F4328" w:rsidRDefault="00CA39A9" w:rsidP="00ED56CC">
            <w:pPr>
              <w:rPr>
                <w:ins w:id="5255" w:author="Arnob Alam" w:date="2025-02-02T18:32:00Z" w16du:dateUtc="2025-02-02T23:32:00Z"/>
                <w:rFonts w:eastAsia="Times New Roman"/>
              </w:rPr>
            </w:pPr>
            <w:ins w:id="5256" w:author="Arnob Alam" w:date="2025-02-02T18:32:00Z" w16du:dateUtc="2025-02-02T23:32:00Z">
              <w:r w:rsidRPr="00CA39A9">
                <w:rPr>
                  <w:rFonts w:eastAsia="Times New Roman"/>
                  <w:noProof/>
                  <w14:ligatures w14:val="standardContextual"/>
                </w:rPr>
                <w:pict w14:anchorId="3577A6E0">
                  <v:rect id="_x0000_i1025" alt="" style="width:465.65pt;height:.05pt;mso-width-percent:0;mso-height-percent:0;mso-width-percent:0;mso-height-percent:0" o:hrpct="995" o:hralign="center" o:hrstd="t" o:hr="t" fillcolor="#a0a0a0" stroked="f"/>
                </w:pict>
              </w:r>
            </w:ins>
          </w:p>
        </w:tc>
      </w:tr>
    </w:tbl>
    <w:p w14:paraId="56E40694" w14:textId="77777777" w:rsidR="00CB0F49" w:rsidRPr="00EA45C9" w:rsidRDefault="00CB0F49" w:rsidP="003D2C7A">
      <w:pPr>
        <w:rPr>
          <w:rPrChange w:id="5257" w:author="Arnob Alam" w:date="2025-02-02T17:14:00Z" w16du:dateUtc="2025-02-02T22:14:00Z">
            <w:rPr>
              <w:highlight w:val="yellow"/>
            </w:rPr>
          </w:rPrChange>
        </w:rPr>
      </w:pPr>
    </w:p>
    <w:p w14:paraId="20D39D76" w14:textId="3781709C" w:rsidR="007F6602" w:rsidDel="00C12079" w:rsidRDefault="007F6602" w:rsidP="007E2EC2">
      <w:pPr>
        <w:rPr>
          <w:del w:id="5258" w:author="Arnob Alam" w:date="2025-02-02T18:42:00Z" w16du:dateUtc="2025-02-02T23:42:00Z"/>
          <w:highlight w:val="yellow"/>
        </w:rPr>
      </w:pPr>
      <w:del w:id="5259" w:author="Arnob Alam" w:date="2025-02-02T18:42:00Z" w16du:dateUtc="2025-02-02T23:42:00Z">
        <w:r w:rsidRPr="00A17574" w:rsidDel="00C12079">
          <w:rPr>
            <w:highlight w:val="yellow"/>
          </w:rPr>
          <w:delText>Real World Data</w:delText>
        </w:r>
      </w:del>
    </w:p>
    <w:p w14:paraId="024AB84D" w14:textId="77777777" w:rsidR="00C12079" w:rsidRDefault="00C12079" w:rsidP="007E2EC2">
      <w:pPr>
        <w:rPr>
          <w:ins w:id="5260" w:author="Arnob Alam" w:date="2025-02-02T18:42:00Z" w16du:dateUtc="2025-02-02T23:42:00Z"/>
          <w:highlight w:val="yellow"/>
        </w:rPr>
      </w:pPr>
    </w:p>
    <w:p w14:paraId="77BE461D" w14:textId="77777777" w:rsidR="00C12079" w:rsidRDefault="00C12079" w:rsidP="007E2EC2">
      <w:pPr>
        <w:rPr>
          <w:ins w:id="5261" w:author="Arnob Alam" w:date="2025-02-02T18:42:00Z" w16du:dateUtc="2025-02-02T23:42:00Z"/>
          <w:highlight w:val="yellow"/>
        </w:rPr>
      </w:pPr>
    </w:p>
    <w:p w14:paraId="220C5B8A" w14:textId="77777777" w:rsidR="00C12079" w:rsidRDefault="00C12079" w:rsidP="007E2EC2">
      <w:pPr>
        <w:rPr>
          <w:ins w:id="5262" w:author="Arnob Alam" w:date="2025-02-02T18:42:00Z" w16du:dateUtc="2025-02-02T23:42:00Z"/>
          <w:highlight w:val="yellow"/>
        </w:rPr>
      </w:pPr>
    </w:p>
    <w:p w14:paraId="4FEB4DD6" w14:textId="22E4326F" w:rsidR="00C12079" w:rsidRDefault="00C12079" w:rsidP="00C12079">
      <w:pPr>
        <w:rPr>
          <w:ins w:id="5263" w:author="Arnob Alam" w:date="2025-02-02T18:43:00Z" w16du:dateUtc="2025-02-02T23:43:00Z"/>
          <w:b/>
          <w:bCs/>
        </w:rPr>
      </w:pPr>
      <w:ins w:id="5264" w:author="Arnob Alam" w:date="2025-02-02T18:43:00Z" w16du:dateUtc="2025-02-02T23:43:00Z">
        <w:r>
          <w:rPr>
            <w:b/>
            <w:bCs/>
          </w:rPr>
          <w:lastRenderedPageBreak/>
          <w:t>Real World Data</w:t>
        </w:r>
      </w:ins>
    </w:p>
    <w:p w14:paraId="4F65D4AD" w14:textId="67FE085F" w:rsidR="00C12079" w:rsidRDefault="00C12079" w:rsidP="00C12079">
      <w:pPr>
        <w:rPr>
          <w:ins w:id="5265" w:author="Arnob Alam" w:date="2025-02-02T19:14:00Z" w16du:dateUtc="2025-02-03T00:14:00Z"/>
        </w:rPr>
      </w:pPr>
      <w:ins w:id="5266" w:author="Arnob Alam" w:date="2025-02-02T18:43:00Z" w16du:dateUtc="2025-02-02T23:43:00Z">
        <w:r>
          <w:t>I</w:t>
        </w:r>
        <w:r w:rsidR="00D06492">
          <w:t xml:space="preserve"> now apply this method to a real-world dataset. I use the data provided </w:t>
        </w:r>
        <w:r w:rsidR="000D7746">
          <w:t>by</w:t>
        </w:r>
      </w:ins>
      <w:ins w:id="5267" w:author="Arnob Alam" w:date="2025-02-02T19:09:00Z" w16du:dateUtc="2025-02-03T00:09:00Z">
        <w:r w:rsidR="00446E77">
          <w:t xml:space="preserve"> LaLonde</w:t>
        </w:r>
      </w:ins>
      <w:ins w:id="5268" w:author="Arnob Alam" w:date="2025-02-02T18:43:00Z" w16du:dateUtc="2025-02-02T23:43:00Z">
        <w:r w:rsidR="000D7746">
          <w:t xml:space="preserve"> </w:t>
        </w:r>
      </w:ins>
      <w:r w:rsidR="00AB0395">
        <w:fldChar w:fldCharType="begin"/>
      </w:r>
      <w:r w:rsidR="00446E77">
        <w:instrText xml:space="preserve"> ADDIN ZOTERO_ITEM CSL_CITATION {"citationID":"sMO5LrqZ","properties":{"formattedCitation":"(1986)","plainCitation":"(1986)","noteIndex":0},"citationItems":[{"id":945,"uris":["http://zotero.org/users/1226582/items/6H5ETP39"],"itemData":{"id":945,"type":"article-journal","abstract":"This paper compares the effect on trainee earnings of an employment program that was run as a field experiment where participants were randomly assigned to treatment and control groups with the estimates that would have been produced by an econometrician. This comparison shows that many of the econometric procedures do not replicate the experimentally determined results, and it suggests that researchers should be aware of the potential for specification errors in other nonexperimental evaluations.","container-title":"The American Economic Review","ISSN":"0002-8282","issue":"4","note":"publisher: American Economic Association","page":"604-620","source":"JSTOR","title":"Evaluating the Econometric Evaluations of Training Programs with Experimental Data","volume":"76","author":[{"family":"LaLonde","given":"Robert J."}],"issued":{"date-parts":[["1986"]]}},"label":"page","suppress-author":true}],"schema":"https://github.com/citation-style-language/schema/raw/master/csl-citation.json"} </w:instrText>
      </w:r>
      <w:r w:rsidR="00AB0395">
        <w:fldChar w:fldCharType="separate"/>
      </w:r>
      <w:r w:rsidR="00446E77">
        <w:rPr>
          <w:noProof/>
        </w:rPr>
        <w:t>(1986)</w:t>
      </w:r>
      <w:r w:rsidR="00AB0395">
        <w:fldChar w:fldCharType="end"/>
      </w:r>
      <w:ins w:id="5269" w:author="Arnob Alam" w:date="2025-02-02T19:09:00Z" w16du:dateUtc="2025-02-03T00:09:00Z">
        <w:r w:rsidR="00446E77">
          <w:t xml:space="preserve"> for </w:t>
        </w:r>
      </w:ins>
      <w:ins w:id="5270" w:author="Arnob Alam" w:date="2025-02-02T18:44:00Z" w16du:dateUtc="2025-02-02T23:44:00Z">
        <w:r w:rsidR="000D7746">
          <w:t xml:space="preserve">his evaluation of the impact of the National Supported Work (NSW) demonstration. </w:t>
        </w:r>
        <w:r w:rsidR="00293F96">
          <w:t xml:space="preserve">The data </w:t>
        </w:r>
      </w:ins>
      <w:ins w:id="5271" w:author="Arnob Alam" w:date="2025-02-02T18:45:00Z" w16du:dateUtc="2025-02-02T23:45:00Z">
        <w:r w:rsidR="00293F96">
          <w:t xml:space="preserve">is readily available in many software packages as well as through the NBER website. </w:t>
        </w:r>
        <w:r w:rsidR="005B5842">
          <w:t xml:space="preserve">The </w:t>
        </w:r>
      </w:ins>
      <w:ins w:id="5272" w:author="Arnob Alam" w:date="2025-02-02T19:09:00Z" w16du:dateUtc="2025-02-03T00:09:00Z">
        <w:r w:rsidR="00055A92">
          <w:t xml:space="preserve">NSW </w:t>
        </w:r>
      </w:ins>
      <w:ins w:id="5273" w:author="Arnob Alam" w:date="2025-02-02T18:45:00Z" w16du:dateUtc="2025-02-02T23:45:00Z">
        <w:r w:rsidR="005B5842">
          <w:t>program randomly assigned indi</w:t>
        </w:r>
      </w:ins>
      <w:ins w:id="5274" w:author="Arnob Alam" w:date="2025-02-02T18:46:00Z" w16du:dateUtc="2025-02-02T23:46:00Z">
        <w:r w:rsidR="005B5842">
          <w:t xml:space="preserve">viduals to a treatment or control group. Those in the treatment group </w:t>
        </w:r>
        <w:r w:rsidR="003A76FA">
          <w:t xml:space="preserve">received “supported work” </w:t>
        </w:r>
      </w:ins>
      <w:ins w:id="5275" w:author="Arnob Alam" w:date="2025-02-02T18:47:00Z" w16du:dateUtc="2025-02-02T23:47:00Z">
        <w:r w:rsidR="00610A06">
          <w:t xml:space="preserve">where participants were employed at construction, </w:t>
        </w:r>
        <w:r w:rsidR="00DE511D">
          <w:t>service or similar industries</w:t>
        </w:r>
      </w:ins>
      <w:ins w:id="5276" w:author="Arnob Alam" w:date="2025-02-02T19:10:00Z" w16du:dateUtc="2025-02-03T00:10:00Z">
        <w:r w:rsidR="00CC4D78">
          <w:t xml:space="preserve"> in a supportive but performance-oriented work environment</w:t>
        </w:r>
      </w:ins>
      <w:ins w:id="5277" w:author="Arnob Alam" w:date="2025-02-02T18:47:00Z" w16du:dateUtc="2025-02-02T23:47:00Z">
        <w:r w:rsidR="00DE511D">
          <w:t xml:space="preserve">. LaLonde examines the </w:t>
        </w:r>
      </w:ins>
      <w:ins w:id="5278" w:author="Arnob Alam" w:date="2025-02-02T18:48:00Z" w16du:dateUtc="2025-02-02T23:48:00Z">
        <w:r w:rsidR="00177835">
          <w:t xml:space="preserve">data for male and female participants separately. </w:t>
        </w:r>
      </w:ins>
      <w:ins w:id="5279" w:author="Arnob Alam" w:date="2025-02-02T18:50:00Z" w16du:dateUtc="2025-02-02T23:50:00Z">
        <w:r w:rsidR="000F6E08">
          <w:t xml:space="preserve">For the male group, the </w:t>
        </w:r>
      </w:ins>
      <w:ins w:id="5280" w:author="Arnob Alam" w:date="2025-02-02T18:51:00Z" w16du:dateUtc="2025-02-02T23:51:00Z">
        <w:r w:rsidR="000F6E08">
          <w:t xml:space="preserve">outcome of interest is the 1978 real earnings </w:t>
        </w:r>
        <w:r w:rsidR="00C3559F">
          <w:t xml:space="preserve">due to participation in the program (or earnings growth from baseline 1975 wages </w:t>
        </w:r>
        <w:r w:rsidR="00A770DF">
          <w:t>in a difference-in-</w:t>
        </w:r>
      </w:ins>
      <w:ins w:id="5281" w:author="Arnob Alam" w:date="2025-02-02T18:52:00Z" w16du:dateUtc="2025-02-02T23:52:00Z">
        <w:r w:rsidR="00A770DF">
          <w:t>differences context).</w:t>
        </w:r>
      </w:ins>
      <w:ins w:id="5282" w:author="Arnob Alam" w:date="2025-02-02T19:11:00Z" w16du:dateUtc="2025-02-03T00:11:00Z">
        <w:r w:rsidR="008408AD">
          <w:t xml:space="preserve"> </w:t>
        </w:r>
        <w:r w:rsidR="0086311A">
          <w:t xml:space="preserve">Since </w:t>
        </w:r>
      </w:ins>
      <w:ins w:id="5283" w:author="Arnob Alam" w:date="2025-02-02T19:12:00Z" w16du:dateUtc="2025-02-03T00:12:00Z">
        <w:r w:rsidR="0086311A">
          <w:t>we have data from a control group,</w:t>
        </w:r>
        <w:r w:rsidR="0070404A">
          <w:t xml:space="preserve"> the difference in mean 1978 earnings between the </w:t>
        </w:r>
      </w:ins>
      <w:ins w:id="5284" w:author="Arnob Alam" w:date="2025-02-02T19:13:00Z" w16du:dateUtc="2025-02-03T00:13:00Z">
        <w:r w:rsidR="004B697B">
          <w:t xml:space="preserve">experimental and control group </w:t>
        </w:r>
        <w:proofErr w:type="gramStart"/>
        <w:r w:rsidR="004B697B">
          <w:t>is</w:t>
        </w:r>
        <w:proofErr w:type="gramEnd"/>
        <w:r w:rsidR="004B697B">
          <w:t xml:space="preserve"> an unbiased estimator of the treatment effect. </w:t>
        </w:r>
      </w:ins>
      <w:ins w:id="5285" w:author="Arnob Alam" w:date="2025-02-02T19:16:00Z" w16du:dateUtc="2025-02-03T00:16:00Z">
        <w:r w:rsidR="00BB0918">
          <w:t>L</w:t>
        </w:r>
      </w:ins>
      <w:ins w:id="5286" w:author="Arnob Alam" w:date="2025-02-02T19:17:00Z" w16du:dateUtc="2025-02-03T00:17:00Z">
        <w:r w:rsidR="00BB0918">
          <w:t xml:space="preserve">aLonde asks </w:t>
        </w:r>
        <w:r w:rsidR="004C5B17">
          <w:t xml:space="preserve">what if researchers used an alternative control group to </w:t>
        </w:r>
      </w:ins>
      <w:ins w:id="5287" w:author="Arnob Alam" w:date="2025-02-02T19:39:00Z" w16du:dateUtc="2025-02-03T00:39:00Z">
        <w:r w:rsidR="00760911">
          <w:t>analyze</w:t>
        </w:r>
      </w:ins>
      <w:ins w:id="5288" w:author="Arnob Alam" w:date="2025-02-02T19:17:00Z" w16du:dateUtc="2025-02-03T00:17:00Z">
        <w:r w:rsidR="004C5B17">
          <w:t xml:space="preserve"> the data instead of the actual control group. He constructs </w:t>
        </w:r>
      </w:ins>
      <w:ins w:id="5289" w:author="Arnob Alam" w:date="2025-02-02T19:18:00Z" w16du:dateUtc="2025-02-03T00:18:00Z">
        <w:r w:rsidR="004C5B17">
          <w:t>several sets of control groups: one based on the Current Population Survey</w:t>
        </w:r>
        <w:r w:rsidR="00FF7321">
          <w:t xml:space="preserve"> (CPS)</w:t>
        </w:r>
        <w:r w:rsidR="004C5B17">
          <w:t xml:space="preserve">, </w:t>
        </w:r>
        <w:r w:rsidR="00FF7321">
          <w:t>one based on the Panel Study of Income Dynamic</w:t>
        </w:r>
      </w:ins>
      <w:ins w:id="5290" w:author="Arnob Alam" w:date="2025-02-02T19:19:00Z" w16du:dateUtc="2025-02-03T00:19:00Z">
        <w:r w:rsidR="00FF7321">
          <w:t xml:space="preserve">s (PSID), with </w:t>
        </w:r>
        <w:r w:rsidR="00EC0BCA">
          <w:t xml:space="preserve">additional datasets </w:t>
        </w:r>
        <w:r w:rsidR="00FF7321">
          <w:t xml:space="preserve">further </w:t>
        </w:r>
        <w:r w:rsidR="00EC0BCA">
          <w:t>sub</w:t>
        </w:r>
      </w:ins>
      <w:ins w:id="5291" w:author="Arnob Alam" w:date="2025-02-02T19:20:00Z" w16du:dateUtc="2025-02-03T00:20:00Z">
        <w:r w:rsidR="00D2349A">
          <w:t>-</w:t>
        </w:r>
      </w:ins>
      <w:ins w:id="5292" w:author="Arnob Alam" w:date="2025-02-02T19:19:00Z" w16du:dateUtc="2025-02-03T00:19:00Z">
        <w:r w:rsidR="00EC0BCA">
          <w:t xml:space="preserve">setting these </w:t>
        </w:r>
        <w:r w:rsidR="00FF7321">
          <w:t xml:space="preserve">to </w:t>
        </w:r>
        <w:r w:rsidR="00EC0BCA">
          <w:t xml:space="preserve">match </w:t>
        </w:r>
        <w:r w:rsidR="00D2349A">
          <w:t>demographic</w:t>
        </w:r>
        <w:r w:rsidR="00EC0BCA">
          <w:t xml:space="preserve"> and pre</w:t>
        </w:r>
      </w:ins>
      <w:ins w:id="5293" w:author="Arnob Alam" w:date="2025-02-02T19:20:00Z" w16du:dateUtc="2025-02-03T00:20:00Z">
        <w:r w:rsidR="00D2349A">
          <w:t>-</w:t>
        </w:r>
      </w:ins>
      <w:ins w:id="5294" w:author="Arnob Alam" w:date="2025-02-02T19:19:00Z" w16du:dateUtc="2025-02-03T00:19:00Z">
        <w:r w:rsidR="00EC0BCA">
          <w:t xml:space="preserve">treatment earnings characteristics </w:t>
        </w:r>
        <w:r w:rsidR="00D2349A">
          <w:t xml:space="preserve">to more closely </w:t>
        </w:r>
      </w:ins>
      <w:ins w:id="5295" w:author="Arnob Alam" w:date="2025-02-02T19:20:00Z" w16du:dateUtc="2025-02-03T00:20:00Z">
        <w:r w:rsidR="008233F0">
          <w:t xml:space="preserve">match that of program </w:t>
        </w:r>
      </w:ins>
      <w:ins w:id="5296" w:author="Arnob Alam" w:date="2025-02-02T19:29:00Z" w16du:dateUtc="2025-02-03T00:29:00Z">
        <w:r w:rsidR="00380205">
          <w:t>participants</w:t>
        </w:r>
      </w:ins>
      <w:ins w:id="5297" w:author="Arnob Alam" w:date="2025-02-02T19:20:00Z" w16du:dateUtc="2025-02-03T00:20:00Z">
        <w:r w:rsidR="008233F0">
          <w:t>. A part</w:t>
        </w:r>
      </w:ins>
      <w:ins w:id="5298" w:author="Arnob Alam" w:date="2025-02-02T19:21:00Z" w16du:dateUtc="2025-02-03T00:21:00Z">
        <w:r w:rsidR="008233F0">
          <w:t xml:space="preserve"> of LaLonde’s results </w:t>
        </w:r>
      </w:ins>
      <w:ins w:id="5299" w:author="Arnob Alam" w:date="2025-02-02T19:32:00Z" w16du:dateUtc="2025-02-03T00:32:00Z">
        <w:r w:rsidR="009E068B">
          <w:t>is</w:t>
        </w:r>
      </w:ins>
      <w:ins w:id="5300" w:author="Arnob Alam" w:date="2025-02-02T19:21:00Z" w16du:dateUtc="2025-02-03T00:21:00Z">
        <w:r w:rsidR="008233F0">
          <w:t xml:space="preserve"> </w:t>
        </w:r>
      </w:ins>
      <w:ins w:id="5301" w:author="Arnob Alam" w:date="2025-02-02T19:32:00Z" w16du:dateUtc="2025-02-03T00:32:00Z">
        <w:r w:rsidR="009E068B">
          <w:t>reproduced</w:t>
        </w:r>
      </w:ins>
      <w:ins w:id="5302" w:author="Arnob Alam" w:date="2025-02-02T19:21:00Z" w16du:dateUtc="2025-02-03T00:21:00Z">
        <w:r w:rsidR="008233F0">
          <w:t xml:space="preserve"> here for reference</w:t>
        </w:r>
      </w:ins>
      <w:ins w:id="5303" w:author="Arnob Alam" w:date="2025-02-02T19:14:00Z" w16du:dateUtc="2025-02-03T00:14:00Z">
        <w:r w:rsidR="000E1BE9">
          <w:t>.</w:t>
        </w:r>
      </w:ins>
    </w:p>
    <w:p w14:paraId="55314471" w14:textId="40539393" w:rsidR="001505E3" w:rsidRDefault="001505E3">
      <w:pPr>
        <w:pStyle w:val="Caption"/>
        <w:keepNext/>
        <w:rPr>
          <w:ins w:id="5304" w:author="Arnob Alam" w:date="2025-02-02T19:37:00Z" w16du:dateUtc="2025-02-03T00:37:00Z"/>
        </w:rPr>
        <w:pPrChange w:id="5305" w:author="Arnob Alam" w:date="2025-02-02T19:37:00Z" w16du:dateUtc="2025-02-03T00:37:00Z">
          <w:pPr/>
        </w:pPrChange>
      </w:pPr>
      <w:ins w:id="5306" w:author="Arnob Alam" w:date="2025-02-02T19:37:00Z" w16du:dateUtc="2025-02-03T00:37:00Z">
        <w:r>
          <w:t xml:space="preserve">Table </w:t>
        </w:r>
      </w:ins>
      <w:ins w:id="5307" w:author="Arnob Alam" w:date="2025-02-05T20:50:00Z" w16du:dateUtc="2025-02-06T01:50:00Z">
        <w:r w:rsidR="00FE38B0">
          <w:fldChar w:fldCharType="begin"/>
        </w:r>
        <w:r w:rsidR="00FE38B0">
          <w:instrText xml:space="preserve"> SEQ Table \* ARABIC </w:instrText>
        </w:r>
      </w:ins>
      <w:r w:rsidR="00FE38B0">
        <w:fldChar w:fldCharType="separate"/>
      </w:r>
      <w:ins w:id="5308" w:author="Arnob Alam" w:date="2025-02-06T14:36:00Z" w16du:dateUtc="2025-02-06T19:36:00Z">
        <w:r w:rsidR="00932F26">
          <w:rPr>
            <w:noProof/>
          </w:rPr>
          <w:t>25</w:t>
        </w:r>
      </w:ins>
      <w:ins w:id="5309" w:author="Arnob Alam" w:date="2025-02-05T20:50:00Z" w16du:dateUtc="2025-02-06T01:50:00Z">
        <w:r w:rsidR="00FE38B0">
          <w:fldChar w:fldCharType="end"/>
        </w:r>
      </w:ins>
      <w:ins w:id="5310" w:author="Arnob Alam" w:date="2025-02-02T19:37:00Z" w16du:dateUtc="2025-02-03T00:37:00Z">
        <w:r>
          <w:rPr>
            <w:noProof/>
          </w:rPr>
          <w:t xml:space="preserve"> LaLonde's Analysis of NSW program effects on male participants (abbreviated)</w:t>
        </w:r>
      </w:ins>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311" w:author="Arnob Alam" w:date="2025-02-02T19:40:00Z" w16du:dateUtc="2025-02-03T00:40:00Z">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73"/>
        <w:gridCol w:w="1982"/>
        <w:gridCol w:w="1190"/>
        <w:gridCol w:w="1800"/>
        <w:gridCol w:w="2591"/>
        <w:tblGridChange w:id="5312">
          <w:tblGrid>
            <w:gridCol w:w="5"/>
            <w:gridCol w:w="1768"/>
            <w:gridCol w:w="5"/>
            <w:gridCol w:w="1982"/>
            <w:gridCol w:w="1185"/>
            <w:gridCol w:w="5"/>
            <w:gridCol w:w="1800"/>
            <w:gridCol w:w="2586"/>
            <w:gridCol w:w="5"/>
          </w:tblGrid>
        </w:tblGridChange>
      </w:tblGrid>
      <w:tr w:rsidR="00B46320" w14:paraId="31C62D6C" w14:textId="312F3224" w:rsidTr="00B46320">
        <w:trPr>
          <w:ins w:id="5313" w:author="Arnob Alam" w:date="2025-02-02T19:15:00Z"/>
          <w:trPrChange w:id="5314" w:author="Arnob Alam" w:date="2025-02-02T19:40:00Z" w16du:dateUtc="2025-02-03T00:40:00Z">
            <w:trPr>
              <w:gridAfter w:val="0"/>
            </w:trPr>
          </w:trPrChange>
        </w:trPr>
        <w:tc>
          <w:tcPr>
            <w:tcW w:w="1773" w:type="dxa"/>
            <w:tcBorders>
              <w:bottom w:val="single" w:sz="4" w:space="0" w:color="auto"/>
            </w:tcBorders>
            <w:tcPrChange w:id="5315" w:author="Arnob Alam" w:date="2025-02-02T19:40:00Z" w16du:dateUtc="2025-02-03T00:40:00Z">
              <w:tcPr>
                <w:tcW w:w="1773" w:type="dxa"/>
                <w:gridSpan w:val="2"/>
                <w:tcBorders>
                  <w:bottom w:val="single" w:sz="4" w:space="0" w:color="auto"/>
                </w:tcBorders>
              </w:tcPr>
            </w:tcPrChange>
          </w:tcPr>
          <w:p w14:paraId="6FBDC437" w14:textId="67D54754" w:rsidR="0022758A" w:rsidRDefault="009625CC" w:rsidP="00C12079">
            <w:pPr>
              <w:ind w:firstLine="0"/>
              <w:rPr>
                <w:ins w:id="5316" w:author="Arnob Alam" w:date="2025-02-02T19:15:00Z" w16du:dateUtc="2025-02-03T00:15:00Z"/>
              </w:rPr>
            </w:pPr>
            <w:ins w:id="5317" w:author="Arnob Alam" w:date="2025-02-02T19:36:00Z" w16du:dateUtc="2025-02-03T00:36:00Z">
              <w:r>
                <w:t xml:space="preserve">Comparison </w:t>
              </w:r>
            </w:ins>
            <w:ins w:id="5318" w:author="Arnob Alam" w:date="2025-02-02T19:38:00Z" w16du:dateUtc="2025-02-03T00:38:00Z">
              <w:r w:rsidR="001505E3">
                <w:t>G</w:t>
              </w:r>
            </w:ins>
            <w:ins w:id="5319" w:author="Arnob Alam" w:date="2025-02-02T19:36:00Z" w16du:dateUtc="2025-02-03T00:36:00Z">
              <w:r>
                <w:t>roup</w:t>
              </w:r>
            </w:ins>
          </w:p>
        </w:tc>
        <w:tc>
          <w:tcPr>
            <w:tcW w:w="3172" w:type="dxa"/>
            <w:gridSpan w:val="2"/>
            <w:tcBorders>
              <w:bottom w:val="single" w:sz="4" w:space="0" w:color="auto"/>
              <w:right w:val="single" w:sz="4" w:space="0" w:color="auto"/>
            </w:tcBorders>
            <w:tcPrChange w:id="5320" w:author="Arnob Alam" w:date="2025-02-02T19:40:00Z" w16du:dateUtc="2025-02-03T00:40:00Z">
              <w:tcPr>
                <w:tcW w:w="3172" w:type="dxa"/>
                <w:gridSpan w:val="3"/>
                <w:tcBorders>
                  <w:bottom w:val="single" w:sz="4" w:space="0" w:color="auto"/>
                </w:tcBorders>
              </w:tcPr>
            </w:tcPrChange>
          </w:tcPr>
          <w:p w14:paraId="2850E23D" w14:textId="67883AF2" w:rsidR="0022758A" w:rsidRDefault="0022758A">
            <w:pPr>
              <w:ind w:firstLine="0"/>
              <w:jc w:val="left"/>
              <w:rPr>
                <w:ins w:id="5321" w:author="Arnob Alam" w:date="2025-02-02T19:15:00Z" w16du:dateUtc="2025-02-03T00:15:00Z"/>
              </w:rPr>
              <w:pPrChange w:id="5322" w:author="Arnob Alam" w:date="2025-02-02T19:35:00Z" w16du:dateUtc="2025-02-03T00:35:00Z">
                <w:pPr>
                  <w:ind w:firstLine="0"/>
                </w:pPr>
              </w:pPrChange>
            </w:pPr>
            <w:ins w:id="5323" w:author="Arnob Alam" w:date="2025-02-02T19:22:00Z" w16du:dateUtc="2025-02-03T00:22:00Z">
              <w:r>
                <w:t>Treatment Less Comparison Group Earnings</w:t>
              </w:r>
            </w:ins>
          </w:p>
        </w:tc>
        <w:tc>
          <w:tcPr>
            <w:tcW w:w="4391" w:type="dxa"/>
            <w:gridSpan w:val="2"/>
            <w:tcBorders>
              <w:left w:val="single" w:sz="4" w:space="0" w:color="auto"/>
              <w:bottom w:val="single" w:sz="4" w:space="0" w:color="auto"/>
            </w:tcBorders>
            <w:tcPrChange w:id="5324" w:author="Arnob Alam" w:date="2025-02-02T19:40:00Z" w16du:dateUtc="2025-02-03T00:40:00Z">
              <w:tcPr>
                <w:tcW w:w="4391" w:type="dxa"/>
                <w:gridSpan w:val="3"/>
                <w:tcBorders>
                  <w:bottom w:val="single" w:sz="4" w:space="0" w:color="auto"/>
                </w:tcBorders>
              </w:tcPr>
            </w:tcPrChange>
          </w:tcPr>
          <w:p w14:paraId="7AA35AC1" w14:textId="0CF30062" w:rsidR="0022758A" w:rsidRDefault="0022758A">
            <w:pPr>
              <w:ind w:firstLine="0"/>
              <w:jc w:val="left"/>
              <w:rPr>
                <w:ins w:id="5325" w:author="Arnob Alam" w:date="2025-02-02T19:15:00Z" w16du:dateUtc="2025-02-03T00:15:00Z"/>
              </w:rPr>
              <w:pPrChange w:id="5326" w:author="Arnob Alam" w:date="2025-02-02T19:35:00Z" w16du:dateUtc="2025-02-03T00:35:00Z">
                <w:pPr>
                  <w:ind w:firstLine="0"/>
                </w:pPr>
              </w:pPrChange>
            </w:pPr>
            <w:ins w:id="5327" w:author="Arnob Alam" w:date="2025-02-02T19:21:00Z" w16du:dateUtc="2025-02-03T00:21:00Z">
              <w:r>
                <w:t>Difference-in-Differences</w:t>
              </w:r>
            </w:ins>
            <w:ins w:id="5328" w:author="Arnob Alam" w:date="2025-02-02T19:36:00Z" w16du:dateUtc="2025-02-03T00:36:00Z">
              <w:r w:rsidR="009625CC">
                <w:t xml:space="preserve">: </w:t>
              </w:r>
            </w:ins>
            <w:ins w:id="5329" w:author="Arnob Alam" w:date="2025-02-02T19:37:00Z" w16du:dateUtc="2025-02-03T00:37:00Z">
              <w:r w:rsidR="001505E3">
                <w:t>Difference</w:t>
              </w:r>
            </w:ins>
            <w:ins w:id="5330" w:author="Arnob Alam" w:date="2025-02-02T19:36:00Z" w16du:dateUtc="2025-02-03T00:36:00Z">
              <w:r w:rsidR="009625CC">
                <w:t xml:space="preserve"> in </w:t>
              </w:r>
            </w:ins>
            <w:ins w:id="5331" w:author="Arnob Alam" w:date="2025-02-02T19:38:00Z" w16du:dateUtc="2025-02-03T00:38:00Z">
              <w:r w:rsidR="001505E3">
                <w:t>E</w:t>
              </w:r>
            </w:ins>
            <w:ins w:id="5332" w:author="Arnob Alam" w:date="2025-02-02T19:36:00Z" w16du:dateUtc="2025-02-03T00:36:00Z">
              <w:r w:rsidR="009625CC">
                <w:t xml:space="preserve">arnings </w:t>
              </w:r>
            </w:ins>
            <w:ins w:id="5333" w:author="Arnob Alam" w:date="2025-02-02T19:38:00Z" w16du:dateUtc="2025-02-03T00:38:00Z">
              <w:r w:rsidR="001505E3">
                <w:t>G</w:t>
              </w:r>
            </w:ins>
            <w:ins w:id="5334" w:author="Arnob Alam" w:date="2025-02-02T19:36:00Z" w16du:dateUtc="2025-02-03T00:36:00Z">
              <w:r w:rsidR="009625CC">
                <w:t xml:space="preserve">rowth 1975-1978 </w:t>
              </w:r>
            </w:ins>
            <w:ins w:id="5335" w:author="Arnob Alam" w:date="2025-02-02T19:37:00Z" w16du:dateUtc="2025-02-03T00:37:00Z">
              <w:r w:rsidR="001505E3">
                <w:t>L</w:t>
              </w:r>
            </w:ins>
            <w:ins w:id="5336" w:author="Arnob Alam" w:date="2025-02-02T19:36:00Z" w16du:dateUtc="2025-02-03T00:36:00Z">
              <w:r w:rsidR="009625CC">
                <w:t xml:space="preserve">ess </w:t>
              </w:r>
            </w:ins>
            <w:ins w:id="5337" w:author="Arnob Alam" w:date="2025-02-02T19:37:00Z" w16du:dateUtc="2025-02-03T00:37:00Z">
              <w:r w:rsidR="001505E3">
                <w:t>C</w:t>
              </w:r>
            </w:ins>
            <w:ins w:id="5338" w:author="Arnob Alam" w:date="2025-02-02T19:36:00Z" w16du:dateUtc="2025-02-03T00:36:00Z">
              <w:r w:rsidR="009625CC">
                <w:t xml:space="preserve">omparison </w:t>
              </w:r>
            </w:ins>
            <w:ins w:id="5339" w:author="Arnob Alam" w:date="2025-02-02T19:37:00Z" w16du:dateUtc="2025-02-03T00:37:00Z">
              <w:r w:rsidR="001505E3">
                <w:t>G</w:t>
              </w:r>
            </w:ins>
            <w:ins w:id="5340" w:author="Arnob Alam" w:date="2025-02-02T19:36:00Z" w16du:dateUtc="2025-02-03T00:36:00Z">
              <w:r w:rsidR="009625CC">
                <w:t>roup</w:t>
              </w:r>
            </w:ins>
          </w:p>
        </w:tc>
      </w:tr>
      <w:tr w:rsidR="00B46320" w14:paraId="785F9BD7" w14:textId="73B289BC" w:rsidTr="00B46320">
        <w:tblPrEx>
          <w:tblPrExChange w:id="5341" w:author="Arnob Alam" w:date="2025-02-02T19:40:00Z" w16du:dateUtc="2025-02-03T00:40:00Z">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ins w:id="5342" w:author="Arnob Alam" w:date="2025-02-02T19:15:00Z"/>
          <w:trPrChange w:id="5343" w:author="Arnob Alam" w:date="2025-02-02T19:40:00Z" w16du:dateUtc="2025-02-03T00:40:00Z">
            <w:trPr>
              <w:gridBefore w:val="1"/>
            </w:trPr>
          </w:trPrChange>
        </w:trPr>
        <w:tc>
          <w:tcPr>
            <w:tcW w:w="1773" w:type="dxa"/>
            <w:tcBorders>
              <w:top w:val="single" w:sz="4" w:space="0" w:color="auto"/>
              <w:right w:val="single" w:sz="4" w:space="0" w:color="auto"/>
            </w:tcBorders>
            <w:tcPrChange w:id="5344" w:author="Arnob Alam" w:date="2025-02-02T19:40:00Z" w16du:dateUtc="2025-02-03T00:40:00Z">
              <w:tcPr>
                <w:tcW w:w="1773" w:type="dxa"/>
                <w:gridSpan w:val="2"/>
                <w:tcBorders>
                  <w:top w:val="single" w:sz="4" w:space="0" w:color="auto"/>
                  <w:right w:val="single" w:sz="4" w:space="0" w:color="auto"/>
                </w:tcBorders>
              </w:tcPr>
            </w:tcPrChange>
          </w:tcPr>
          <w:p w14:paraId="1AC9660C" w14:textId="77777777" w:rsidR="00CF1571" w:rsidRDefault="00CF1571" w:rsidP="00C12079">
            <w:pPr>
              <w:ind w:firstLine="0"/>
              <w:rPr>
                <w:ins w:id="5345" w:author="Arnob Alam" w:date="2025-02-02T19:15:00Z" w16du:dateUtc="2025-02-03T00:15:00Z"/>
              </w:rPr>
            </w:pPr>
          </w:p>
        </w:tc>
        <w:tc>
          <w:tcPr>
            <w:tcW w:w="1982" w:type="dxa"/>
            <w:tcBorders>
              <w:top w:val="single" w:sz="4" w:space="0" w:color="auto"/>
              <w:left w:val="single" w:sz="4" w:space="0" w:color="auto"/>
              <w:bottom w:val="single" w:sz="4" w:space="0" w:color="auto"/>
            </w:tcBorders>
            <w:tcPrChange w:id="5346" w:author="Arnob Alam" w:date="2025-02-02T19:40:00Z" w16du:dateUtc="2025-02-03T00:40:00Z">
              <w:tcPr>
                <w:tcW w:w="1982" w:type="dxa"/>
                <w:tcBorders>
                  <w:top w:val="single" w:sz="4" w:space="0" w:color="auto"/>
                  <w:left w:val="single" w:sz="4" w:space="0" w:color="auto"/>
                </w:tcBorders>
              </w:tcPr>
            </w:tcPrChange>
          </w:tcPr>
          <w:p w14:paraId="3B5C9DB8" w14:textId="01C9AA24" w:rsidR="00CF1571" w:rsidRDefault="00CF1571">
            <w:pPr>
              <w:ind w:firstLine="0"/>
              <w:jc w:val="left"/>
              <w:rPr>
                <w:ins w:id="5347" w:author="Arnob Alam" w:date="2025-02-02T19:15:00Z" w16du:dateUtc="2025-02-03T00:15:00Z"/>
              </w:rPr>
              <w:pPrChange w:id="5348" w:author="Arnob Alam" w:date="2025-02-02T19:35:00Z" w16du:dateUtc="2025-02-03T00:35:00Z">
                <w:pPr>
                  <w:ind w:firstLine="0"/>
                </w:pPr>
              </w:pPrChange>
            </w:pPr>
            <w:ins w:id="5349" w:author="Arnob Alam" w:date="2025-02-02T19:15:00Z" w16du:dateUtc="2025-02-03T00:15:00Z">
              <w:r>
                <w:t>Unadjusted</w:t>
              </w:r>
            </w:ins>
          </w:p>
        </w:tc>
        <w:tc>
          <w:tcPr>
            <w:tcW w:w="1190" w:type="dxa"/>
            <w:tcBorders>
              <w:top w:val="single" w:sz="4" w:space="0" w:color="auto"/>
              <w:bottom w:val="single" w:sz="4" w:space="0" w:color="auto"/>
              <w:right w:val="single" w:sz="4" w:space="0" w:color="auto"/>
            </w:tcBorders>
            <w:tcPrChange w:id="5350" w:author="Arnob Alam" w:date="2025-02-02T19:40:00Z" w16du:dateUtc="2025-02-03T00:40:00Z">
              <w:tcPr>
                <w:tcW w:w="1190" w:type="dxa"/>
                <w:gridSpan w:val="2"/>
                <w:tcBorders>
                  <w:top w:val="single" w:sz="4" w:space="0" w:color="auto"/>
                  <w:right w:val="single" w:sz="4" w:space="0" w:color="auto"/>
                </w:tcBorders>
              </w:tcPr>
            </w:tcPrChange>
          </w:tcPr>
          <w:p w14:paraId="6B1B80FF" w14:textId="4F75392E" w:rsidR="00CF1571" w:rsidRDefault="00CF1571" w:rsidP="00C12079">
            <w:pPr>
              <w:ind w:firstLine="0"/>
              <w:rPr>
                <w:ins w:id="5351" w:author="Arnob Alam" w:date="2025-02-02T19:15:00Z" w16du:dateUtc="2025-02-03T00:15:00Z"/>
              </w:rPr>
            </w:pPr>
            <w:ins w:id="5352" w:author="Arnob Alam" w:date="2025-02-02T19:15:00Z" w16du:dateUtc="2025-02-03T00:15:00Z">
              <w:r>
                <w:t>Adjusted</w:t>
              </w:r>
            </w:ins>
            <w:ins w:id="5353" w:author="Arnob Alam" w:date="2025-02-02T19:32:00Z" w16du:dateUtc="2025-02-03T00:32:00Z">
              <w:r w:rsidR="009E068B">
                <w:rPr>
                  <w:rStyle w:val="FootnoteReference"/>
                </w:rPr>
                <w:footnoteReference w:id="6"/>
              </w:r>
            </w:ins>
          </w:p>
        </w:tc>
        <w:tc>
          <w:tcPr>
            <w:tcW w:w="1800" w:type="dxa"/>
            <w:tcBorders>
              <w:top w:val="single" w:sz="4" w:space="0" w:color="auto"/>
              <w:left w:val="single" w:sz="4" w:space="0" w:color="auto"/>
              <w:bottom w:val="single" w:sz="4" w:space="0" w:color="auto"/>
            </w:tcBorders>
            <w:tcPrChange w:id="5356" w:author="Arnob Alam" w:date="2025-02-02T19:40:00Z" w16du:dateUtc="2025-02-03T00:40:00Z">
              <w:tcPr>
                <w:tcW w:w="1800" w:type="dxa"/>
                <w:tcBorders>
                  <w:top w:val="single" w:sz="4" w:space="0" w:color="auto"/>
                  <w:left w:val="single" w:sz="4" w:space="0" w:color="auto"/>
                </w:tcBorders>
              </w:tcPr>
            </w:tcPrChange>
          </w:tcPr>
          <w:p w14:paraId="193098B8" w14:textId="381A9926" w:rsidR="00CF1571" w:rsidRDefault="00324050">
            <w:pPr>
              <w:ind w:firstLine="0"/>
              <w:jc w:val="left"/>
              <w:rPr>
                <w:ins w:id="5357" w:author="Arnob Alam" w:date="2025-02-02T19:15:00Z" w16du:dateUtc="2025-02-03T00:15:00Z"/>
              </w:rPr>
              <w:pPrChange w:id="5358" w:author="Arnob Alam" w:date="2025-02-02T19:35:00Z" w16du:dateUtc="2025-02-03T00:35:00Z">
                <w:pPr>
                  <w:ind w:firstLine="0"/>
                </w:pPr>
              </w:pPrChange>
            </w:pPr>
            <w:ins w:id="5359" w:author="Arnob Alam" w:date="2025-02-02T19:16:00Z" w16du:dateUtc="2025-02-03T00:16:00Z">
              <w:r>
                <w:t>Without Age</w:t>
              </w:r>
            </w:ins>
          </w:p>
        </w:tc>
        <w:tc>
          <w:tcPr>
            <w:tcW w:w="2591" w:type="dxa"/>
            <w:tcBorders>
              <w:top w:val="single" w:sz="4" w:space="0" w:color="auto"/>
              <w:bottom w:val="single" w:sz="4" w:space="0" w:color="auto"/>
            </w:tcBorders>
            <w:tcPrChange w:id="5360" w:author="Arnob Alam" w:date="2025-02-02T19:40:00Z" w16du:dateUtc="2025-02-03T00:40:00Z">
              <w:tcPr>
                <w:tcW w:w="2591" w:type="dxa"/>
                <w:gridSpan w:val="2"/>
                <w:tcBorders>
                  <w:top w:val="single" w:sz="4" w:space="0" w:color="auto"/>
                </w:tcBorders>
              </w:tcPr>
            </w:tcPrChange>
          </w:tcPr>
          <w:p w14:paraId="235AECB5" w14:textId="5EFF26DE" w:rsidR="00CF1571" w:rsidRDefault="00324050">
            <w:pPr>
              <w:ind w:firstLine="0"/>
              <w:jc w:val="left"/>
              <w:rPr>
                <w:ins w:id="5361" w:author="Arnob Alam" w:date="2025-02-02T19:15:00Z" w16du:dateUtc="2025-02-03T00:15:00Z"/>
              </w:rPr>
              <w:pPrChange w:id="5362" w:author="Arnob Alam" w:date="2025-02-02T19:35:00Z" w16du:dateUtc="2025-02-03T00:35:00Z">
                <w:pPr>
                  <w:ind w:firstLine="0"/>
                </w:pPr>
              </w:pPrChange>
            </w:pPr>
            <w:ins w:id="5363" w:author="Arnob Alam" w:date="2025-02-02T19:16:00Z" w16du:dateUtc="2025-02-03T00:16:00Z">
              <w:r>
                <w:t>With Age</w:t>
              </w:r>
            </w:ins>
          </w:p>
        </w:tc>
      </w:tr>
      <w:tr w:rsidR="00B46320" w14:paraId="4F988F71" w14:textId="3B525004" w:rsidTr="00B46320">
        <w:tblPrEx>
          <w:tblPrExChange w:id="5364" w:author="Arnob Alam" w:date="2025-02-02T19:40:00Z" w16du:dateUtc="2025-02-03T00:40:00Z">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ins w:id="5365" w:author="Arnob Alam" w:date="2025-02-02T19:15:00Z"/>
          <w:trPrChange w:id="5366" w:author="Arnob Alam" w:date="2025-02-02T19:40:00Z" w16du:dateUtc="2025-02-03T00:40:00Z">
            <w:trPr>
              <w:gridBefore w:val="1"/>
            </w:trPr>
          </w:trPrChange>
        </w:trPr>
        <w:tc>
          <w:tcPr>
            <w:tcW w:w="1773" w:type="dxa"/>
            <w:tcBorders>
              <w:right w:val="single" w:sz="4" w:space="0" w:color="auto"/>
            </w:tcBorders>
            <w:tcPrChange w:id="5367" w:author="Arnob Alam" w:date="2025-02-02T19:40:00Z" w16du:dateUtc="2025-02-03T00:40:00Z">
              <w:tcPr>
                <w:tcW w:w="1773" w:type="dxa"/>
                <w:gridSpan w:val="2"/>
                <w:tcBorders>
                  <w:right w:val="single" w:sz="4" w:space="0" w:color="auto"/>
                </w:tcBorders>
              </w:tcPr>
            </w:tcPrChange>
          </w:tcPr>
          <w:p w14:paraId="242BF1B4" w14:textId="2528AF1D" w:rsidR="00CF1571" w:rsidRDefault="00335DC8" w:rsidP="00C12079">
            <w:pPr>
              <w:ind w:firstLine="0"/>
              <w:rPr>
                <w:ins w:id="5368" w:author="Arnob Alam" w:date="2025-02-02T19:15:00Z" w16du:dateUtc="2025-02-03T00:15:00Z"/>
              </w:rPr>
            </w:pPr>
            <w:ins w:id="5369" w:author="Arnob Alam" w:date="2025-02-02T19:23:00Z" w16du:dateUtc="2025-02-03T00:23:00Z">
              <w:r>
                <w:t>Controls</w:t>
              </w:r>
            </w:ins>
          </w:p>
        </w:tc>
        <w:tc>
          <w:tcPr>
            <w:tcW w:w="1982" w:type="dxa"/>
            <w:tcBorders>
              <w:top w:val="single" w:sz="4" w:space="0" w:color="auto"/>
              <w:left w:val="single" w:sz="4" w:space="0" w:color="auto"/>
            </w:tcBorders>
            <w:tcPrChange w:id="5370" w:author="Arnob Alam" w:date="2025-02-02T19:40:00Z" w16du:dateUtc="2025-02-03T00:40:00Z">
              <w:tcPr>
                <w:tcW w:w="1982" w:type="dxa"/>
                <w:tcBorders>
                  <w:left w:val="single" w:sz="4" w:space="0" w:color="auto"/>
                </w:tcBorders>
              </w:tcPr>
            </w:tcPrChange>
          </w:tcPr>
          <w:p w14:paraId="44E45271" w14:textId="2608EDCF" w:rsidR="00CF1571" w:rsidRDefault="00C85EF2" w:rsidP="00C12079">
            <w:pPr>
              <w:ind w:firstLine="0"/>
              <w:rPr>
                <w:ins w:id="5371" w:author="Arnob Alam" w:date="2025-02-02T19:15:00Z" w16du:dateUtc="2025-02-03T00:15:00Z"/>
              </w:rPr>
            </w:pPr>
            <w:ins w:id="5372" w:author="Arnob Alam" w:date="2025-02-02T19:36:00Z" w16du:dateUtc="2025-02-03T00:36:00Z">
              <w:r>
                <w:t>$</w:t>
              </w:r>
            </w:ins>
            <w:ins w:id="5373" w:author="Arnob Alam" w:date="2025-02-02T19:23:00Z" w16du:dateUtc="2025-02-03T00:23:00Z">
              <w:r w:rsidR="00335DC8">
                <w:t>886</w:t>
              </w:r>
              <w:r w:rsidR="00335DC8">
                <w:br/>
                <w:t>(476)</w:t>
              </w:r>
            </w:ins>
          </w:p>
        </w:tc>
        <w:tc>
          <w:tcPr>
            <w:tcW w:w="1190" w:type="dxa"/>
            <w:tcBorders>
              <w:top w:val="single" w:sz="4" w:space="0" w:color="auto"/>
              <w:right w:val="single" w:sz="4" w:space="0" w:color="auto"/>
            </w:tcBorders>
            <w:tcPrChange w:id="5374" w:author="Arnob Alam" w:date="2025-02-02T19:40:00Z" w16du:dateUtc="2025-02-03T00:40:00Z">
              <w:tcPr>
                <w:tcW w:w="1190" w:type="dxa"/>
                <w:gridSpan w:val="2"/>
                <w:tcBorders>
                  <w:right w:val="single" w:sz="4" w:space="0" w:color="auto"/>
                </w:tcBorders>
              </w:tcPr>
            </w:tcPrChange>
          </w:tcPr>
          <w:p w14:paraId="063BA0E8" w14:textId="6F5A9164" w:rsidR="00CF1571" w:rsidRDefault="00C85EF2" w:rsidP="00C12079">
            <w:pPr>
              <w:ind w:firstLine="0"/>
              <w:rPr>
                <w:ins w:id="5375" w:author="Arnob Alam" w:date="2025-02-02T19:15:00Z" w16du:dateUtc="2025-02-03T00:15:00Z"/>
              </w:rPr>
            </w:pPr>
            <w:ins w:id="5376" w:author="Arnob Alam" w:date="2025-02-02T19:36:00Z" w16du:dateUtc="2025-02-03T00:36:00Z">
              <w:r>
                <w:t>$</w:t>
              </w:r>
            </w:ins>
            <w:ins w:id="5377" w:author="Arnob Alam" w:date="2025-02-02T19:29:00Z" w16du:dateUtc="2025-02-03T00:29:00Z">
              <w:r w:rsidR="000B368B">
                <w:t>798</w:t>
              </w:r>
              <w:r w:rsidR="000B368B">
                <w:br/>
                <w:t>(</w:t>
              </w:r>
            </w:ins>
            <w:ins w:id="5378" w:author="Arnob Alam" w:date="2025-02-02T19:30:00Z" w16du:dateUtc="2025-02-03T00:30:00Z">
              <w:r w:rsidR="000B368B">
                <w:t>472)</w:t>
              </w:r>
            </w:ins>
          </w:p>
        </w:tc>
        <w:tc>
          <w:tcPr>
            <w:tcW w:w="1800" w:type="dxa"/>
            <w:tcBorders>
              <w:top w:val="single" w:sz="4" w:space="0" w:color="auto"/>
              <w:left w:val="single" w:sz="4" w:space="0" w:color="auto"/>
            </w:tcBorders>
            <w:tcPrChange w:id="5379" w:author="Arnob Alam" w:date="2025-02-02T19:40:00Z" w16du:dateUtc="2025-02-03T00:40:00Z">
              <w:tcPr>
                <w:tcW w:w="1800" w:type="dxa"/>
                <w:tcBorders>
                  <w:left w:val="single" w:sz="4" w:space="0" w:color="auto"/>
                </w:tcBorders>
              </w:tcPr>
            </w:tcPrChange>
          </w:tcPr>
          <w:p w14:paraId="38988E51" w14:textId="15F0E3B3" w:rsidR="00CF1571" w:rsidRDefault="00C85EF2">
            <w:pPr>
              <w:ind w:firstLine="0"/>
              <w:jc w:val="left"/>
              <w:rPr>
                <w:ins w:id="5380" w:author="Arnob Alam" w:date="2025-02-02T19:15:00Z" w16du:dateUtc="2025-02-03T00:15:00Z"/>
              </w:rPr>
              <w:pPrChange w:id="5381" w:author="Arnob Alam" w:date="2025-02-02T19:35:00Z" w16du:dateUtc="2025-02-03T00:35:00Z">
                <w:pPr>
                  <w:ind w:firstLine="0"/>
                </w:pPr>
              </w:pPrChange>
            </w:pPr>
            <w:ins w:id="5382" w:author="Arnob Alam" w:date="2025-02-02T19:36:00Z" w16du:dateUtc="2025-02-03T00:36:00Z">
              <w:r>
                <w:t>$</w:t>
              </w:r>
            </w:ins>
            <w:ins w:id="5383" w:author="Arnob Alam" w:date="2025-02-02T19:31:00Z" w16du:dateUtc="2025-02-03T00:31:00Z">
              <w:r w:rsidR="00A218FB">
                <w:t>847</w:t>
              </w:r>
              <w:r w:rsidR="00A218FB">
                <w:br/>
                <w:t>(</w:t>
              </w:r>
              <w:r w:rsidR="00605058">
                <w:t>560)</w:t>
              </w:r>
            </w:ins>
          </w:p>
        </w:tc>
        <w:tc>
          <w:tcPr>
            <w:tcW w:w="2591" w:type="dxa"/>
            <w:tcBorders>
              <w:top w:val="single" w:sz="4" w:space="0" w:color="auto"/>
            </w:tcBorders>
            <w:tcPrChange w:id="5384" w:author="Arnob Alam" w:date="2025-02-02T19:40:00Z" w16du:dateUtc="2025-02-03T00:40:00Z">
              <w:tcPr>
                <w:tcW w:w="2591" w:type="dxa"/>
                <w:gridSpan w:val="2"/>
                <w:tcBorders>
                  <w:right w:val="single" w:sz="4" w:space="0" w:color="auto"/>
                </w:tcBorders>
              </w:tcPr>
            </w:tcPrChange>
          </w:tcPr>
          <w:p w14:paraId="5FD470C9" w14:textId="68BC278D" w:rsidR="00CF1571" w:rsidRDefault="00C85EF2">
            <w:pPr>
              <w:ind w:firstLine="0"/>
              <w:jc w:val="left"/>
              <w:rPr>
                <w:ins w:id="5385" w:author="Arnob Alam" w:date="2025-02-02T19:15:00Z" w16du:dateUtc="2025-02-03T00:15:00Z"/>
              </w:rPr>
              <w:pPrChange w:id="5386" w:author="Arnob Alam" w:date="2025-02-02T19:35:00Z" w16du:dateUtc="2025-02-03T00:35:00Z">
                <w:pPr>
                  <w:ind w:firstLine="0"/>
                </w:pPr>
              </w:pPrChange>
            </w:pPr>
            <w:ins w:id="5387" w:author="Arnob Alam" w:date="2025-02-02T19:36:00Z" w16du:dateUtc="2025-02-03T00:36:00Z">
              <w:r>
                <w:t>$</w:t>
              </w:r>
            </w:ins>
            <w:ins w:id="5388" w:author="Arnob Alam" w:date="2025-02-02T19:31:00Z" w16du:dateUtc="2025-02-03T00:31:00Z">
              <w:r w:rsidR="00605058">
                <w:t>856</w:t>
              </w:r>
              <w:r w:rsidR="00605058">
                <w:br/>
                <w:t>(558)</w:t>
              </w:r>
            </w:ins>
          </w:p>
        </w:tc>
      </w:tr>
      <w:tr w:rsidR="00B46320" w14:paraId="09A7180F" w14:textId="481601FB" w:rsidTr="00B46320">
        <w:tblPrEx>
          <w:tblPrExChange w:id="5389" w:author="Arnob Alam" w:date="2025-02-02T19:40:00Z" w16du:dateUtc="2025-02-03T00:40:00Z">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blPrExChange>
        </w:tblPrEx>
        <w:trPr>
          <w:ins w:id="5390" w:author="Arnob Alam" w:date="2025-02-02T19:15:00Z"/>
          <w:trPrChange w:id="5391" w:author="Arnob Alam" w:date="2025-02-02T19:40:00Z" w16du:dateUtc="2025-02-03T00:40:00Z">
            <w:trPr>
              <w:gridBefore w:val="1"/>
            </w:trPr>
          </w:trPrChange>
        </w:trPr>
        <w:tc>
          <w:tcPr>
            <w:tcW w:w="1773" w:type="dxa"/>
            <w:tcBorders>
              <w:right w:val="single" w:sz="4" w:space="0" w:color="auto"/>
            </w:tcBorders>
            <w:tcPrChange w:id="5392" w:author="Arnob Alam" w:date="2025-02-02T19:40:00Z" w16du:dateUtc="2025-02-03T00:40:00Z">
              <w:tcPr>
                <w:tcW w:w="1773" w:type="dxa"/>
                <w:gridSpan w:val="2"/>
                <w:tcBorders>
                  <w:right w:val="single" w:sz="4" w:space="0" w:color="auto"/>
                </w:tcBorders>
              </w:tcPr>
            </w:tcPrChange>
          </w:tcPr>
          <w:p w14:paraId="06EA6E83" w14:textId="7AEA079B" w:rsidR="00CF1571" w:rsidRDefault="00A45EFE" w:rsidP="00C12079">
            <w:pPr>
              <w:ind w:firstLine="0"/>
              <w:rPr>
                <w:ins w:id="5393" w:author="Arnob Alam" w:date="2025-02-02T19:15:00Z" w16du:dateUtc="2025-02-03T00:15:00Z"/>
              </w:rPr>
            </w:pPr>
            <w:ins w:id="5394" w:author="Arnob Alam" w:date="2025-02-02T19:53:00Z" w16du:dateUtc="2025-02-03T00:53:00Z">
              <w:r>
                <w:t>CPS</w:t>
              </w:r>
            </w:ins>
            <w:ins w:id="5395" w:author="Arnob Alam" w:date="2025-02-02T19:23:00Z" w16du:dateUtc="2025-02-03T00:23:00Z">
              <w:r w:rsidR="00335DC8">
                <w:t>-1</w:t>
              </w:r>
            </w:ins>
          </w:p>
        </w:tc>
        <w:tc>
          <w:tcPr>
            <w:tcW w:w="1982" w:type="dxa"/>
            <w:tcBorders>
              <w:left w:val="single" w:sz="4" w:space="0" w:color="auto"/>
            </w:tcBorders>
            <w:tcPrChange w:id="5396" w:author="Arnob Alam" w:date="2025-02-02T19:40:00Z" w16du:dateUtc="2025-02-03T00:40:00Z">
              <w:tcPr>
                <w:tcW w:w="1982" w:type="dxa"/>
                <w:tcBorders>
                  <w:left w:val="single" w:sz="4" w:space="0" w:color="auto"/>
                </w:tcBorders>
              </w:tcPr>
            </w:tcPrChange>
          </w:tcPr>
          <w:p w14:paraId="6A9E3E2D" w14:textId="6A23A082" w:rsidR="00CF1571" w:rsidRDefault="00755718" w:rsidP="00C12079">
            <w:pPr>
              <w:ind w:firstLine="0"/>
              <w:rPr>
                <w:ins w:id="5397" w:author="Arnob Alam" w:date="2025-02-02T19:15:00Z" w16du:dateUtc="2025-02-03T00:15:00Z"/>
              </w:rPr>
            </w:pPr>
            <w:ins w:id="5398" w:author="Arnob Alam" w:date="2025-02-02T19:30:00Z" w16du:dateUtc="2025-02-03T00:30:00Z">
              <w:r>
                <w:t>-</w:t>
              </w:r>
            </w:ins>
            <w:ins w:id="5399" w:author="Arnob Alam" w:date="2025-02-02T19:36:00Z" w16du:dateUtc="2025-02-03T00:36:00Z">
              <w:r w:rsidR="00C85EF2">
                <w:t>$</w:t>
              </w:r>
            </w:ins>
            <w:ins w:id="5400" w:author="Arnob Alam" w:date="2025-02-02T19:55:00Z" w16du:dateUtc="2025-02-03T00:55:00Z">
              <w:r w:rsidR="00507773">
                <w:t>8,870</w:t>
              </w:r>
            </w:ins>
            <w:ins w:id="5401" w:author="Arnob Alam" w:date="2025-02-02T19:30:00Z" w16du:dateUtc="2025-02-03T00:30:00Z">
              <w:r>
                <w:br/>
                <w:t>(</w:t>
              </w:r>
            </w:ins>
            <w:ins w:id="5402" w:author="Arnob Alam" w:date="2025-02-02T19:54:00Z" w16du:dateUtc="2025-02-03T00:54:00Z">
              <w:r w:rsidR="00094F4A">
                <w:t>5</w:t>
              </w:r>
            </w:ins>
            <w:ins w:id="5403" w:author="Arnob Alam" w:date="2025-02-02T19:55:00Z" w16du:dateUtc="2025-02-03T00:55:00Z">
              <w:r w:rsidR="00507773">
                <w:t>62</w:t>
              </w:r>
            </w:ins>
            <w:ins w:id="5404" w:author="Arnob Alam" w:date="2025-02-02T19:30:00Z" w16du:dateUtc="2025-02-03T00:30:00Z">
              <w:r>
                <w:t>)</w:t>
              </w:r>
            </w:ins>
          </w:p>
        </w:tc>
        <w:tc>
          <w:tcPr>
            <w:tcW w:w="1190" w:type="dxa"/>
            <w:tcBorders>
              <w:right w:val="single" w:sz="4" w:space="0" w:color="auto"/>
            </w:tcBorders>
            <w:tcPrChange w:id="5405" w:author="Arnob Alam" w:date="2025-02-02T19:40:00Z" w16du:dateUtc="2025-02-03T00:40:00Z">
              <w:tcPr>
                <w:tcW w:w="1190" w:type="dxa"/>
                <w:gridSpan w:val="2"/>
                <w:tcBorders>
                  <w:right w:val="single" w:sz="4" w:space="0" w:color="auto"/>
                </w:tcBorders>
              </w:tcPr>
            </w:tcPrChange>
          </w:tcPr>
          <w:p w14:paraId="53C43317" w14:textId="5A511D69" w:rsidR="00CF1571" w:rsidRDefault="00A218FB" w:rsidP="00C12079">
            <w:pPr>
              <w:ind w:firstLine="0"/>
              <w:rPr>
                <w:ins w:id="5406" w:author="Arnob Alam" w:date="2025-02-02T19:15:00Z" w16du:dateUtc="2025-02-03T00:15:00Z"/>
              </w:rPr>
            </w:pPr>
            <w:ins w:id="5407" w:author="Arnob Alam" w:date="2025-02-02T19:30:00Z" w16du:dateUtc="2025-02-03T00:30:00Z">
              <w:r>
                <w:t>-</w:t>
              </w:r>
            </w:ins>
            <w:ins w:id="5408" w:author="Arnob Alam" w:date="2025-02-02T19:36:00Z" w16du:dateUtc="2025-02-03T00:36:00Z">
              <w:r w:rsidR="00C85EF2">
                <w:t>$</w:t>
              </w:r>
            </w:ins>
            <w:ins w:id="5409" w:author="Arnob Alam" w:date="2025-02-02T19:54:00Z" w16du:dateUtc="2025-02-03T00:54:00Z">
              <w:r w:rsidR="00094F4A">
                <w:t>4</w:t>
              </w:r>
            </w:ins>
            <w:ins w:id="5410" w:author="Arnob Alam" w:date="2025-02-02T19:30:00Z" w16du:dateUtc="2025-02-03T00:30:00Z">
              <w:r>
                <w:t>,</w:t>
              </w:r>
            </w:ins>
            <w:ins w:id="5411" w:author="Arnob Alam" w:date="2025-02-02T19:55:00Z" w16du:dateUtc="2025-02-03T00:55:00Z">
              <w:r w:rsidR="00507773">
                <w:t>416</w:t>
              </w:r>
            </w:ins>
            <w:ins w:id="5412" w:author="Arnob Alam" w:date="2025-02-02T19:30:00Z" w16du:dateUtc="2025-02-03T00:30:00Z">
              <w:r>
                <w:br/>
                <w:t>(</w:t>
              </w:r>
            </w:ins>
            <w:ins w:id="5413" w:author="Arnob Alam" w:date="2025-02-02T19:55:00Z" w16du:dateUtc="2025-02-03T00:55:00Z">
              <w:r w:rsidR="00094F4A">
                <w:t>5</w:t>
              </w:r>
              <w:r w:rsidR="00507773">
                <w:t>57</w:t>
              </w:r>
            </w:ins>
            <w:ins w:id="5414" w:author="Arnob Alam" w:date="2025-02-02T19:31:00Z" w16du:dateUtc="2025-02-03T00:31:00Z">
              <w:r>
                <w:t>)</w:t>
              </w:r>
            </w:ins>
          </w:p>
        </w:tc>
        <w:tc>
          <w:tcPr>
            <w:tcW w:w="1800" w:type="dxa"/>
            <w:tcBorders>
              <w:left w:val="single" w:sz="4" w:space="0" w:color="auto"/>
            </w:tcBorders>
            <w:tcPrChange w:id="5415" w:author="Arnob Alam" w:date="2025-02-02T19:40:00Z" w16du:dateUtc="2025-02-03T00:40:00Z">
              <w:tcPr>
                <w:tcW w:w="1800" w:type="dxa"/>
                <w:tcBorders>
                  <w:left w:val="single" w:sz="4" w:space="0" w:color="auto"/>
                </w:tcBorders>
              </w:tcPr>
            </w:tcPrChange>
          </w:tcPr>
          <w:p w14:paraId="28E8E507" w14:textId="7078118E" w:rsidR="00CF1571" w:rsidRDefault="00C85EF2">
            <w:pPr>
              <w:ind w:firstLine="0"/>
              <w:jc w:val="left"/>
              <w:rPr>
                <w:ins w:id="5416" w:author="Arnob Alam" w:date="2025-02-02T19:15:00Z" w16du:dateUtc="2025-02-03T00:15:00Z"/>
              </w:rPr>
              <w:pPrChange w:id="5417" w:author="Arnob Alam" w:date="2025-02-02T19:35:00Z" w16du:dateUtc="2025-02-03T00:35:00Z">
                <w:pPr>
                  <w:ind w:firstLine="0"/>
                </w:pPr>
              </w:pPrChange>
            </w:pPr>
            <w:ins w:id="5418" w:author="Arnob Alam" w:date="2025-02-02T19:37:00Z" w16du:dateUtc="2025-02-03T00:37:00Z">
              <w:r>
                <w:t>$</w:t>
              </w:r>
            </w:ins>
            <w:ins w:id="5419" w:author="Arnob Alam" w:date="2025-02-02T19:56:00Z" w16du:dateUtc="2025-02-03T00:56:00Z">
              <w:r w:rsidR="008851E1">
                <w:t>1,714</w:t>
              </w:r>
            </w:ins>
            <w:ins w:id="5420" w:author="Arnob Alam" w:date="2025-02-02T19:31:00Z" w16du:dateUtc="2025-02-03T00:31:00Z">
              <w:r w:rsidR="00605058">
                <w:br/>
                <w:t>(</w:t>
              </w:r>
            </w:ins>
            <w:ins w:id="5421" w:author="Arnob Alam" w:date="2025-02-02T19:56:00Z" w16du:dateUtc="2025-02-03T00:56:00Z">
              <w:r w:rsidR="008851E1">
                <w:t>452</w:t>
              </w:r>
            </w:ins>
            <w:ins w:id="5422" w:author="Arnob Alam" w:date="2025-02-02T19:32:00Z" w16du:dateUtc="2025-02-03T00:32:00Z">
              <w:r w:rsidR="009E068B">
                <w:t>)</w:t>
              </w:r>
            </w:ins>
          </w:p>
        </w:tc>
        <w:tc>
          <w:tcPr>
            <w:tcW w:w="2591" w:type="dxa"/>
            <w:tcPrChange w:id="5423" w:author="Arnob Alam" w:date="2025-02-02T19:40:00Z" w16du:dateUtc="2025-02-03T00:40:00Z">
              <w:tcPr>
                <w:tcW w:w="2591" w:type="dxa"/>
                <w:gridSpan w:val="2"/>
                <w:tcBorders>
                  <w:right w:val="single" w:sz="4" w:space="0" w:color="auto"/>
                </w:tcBorders>
              </w:tcPr>
            </w:tcPrChange>
          </w:tcPr>
          <w:p w14:paraId="0F56DFDD" w14:textId="06FBFA6F" w:rsidR="00CF1571" w:rsidRDefault="00C85EF2">
            <w:pPr>
              <w:ind w:firstLine="0"/>
              <w:jc w:val="left"/>
              <w:rPr>
                <w:ins w:id="5424" w:author="Arnob Alam" w:date="2025-02-02T19:15:00Z" w16du:dateUtc="2025-02-03T00:15:00Z"/>
              </w:rPr>
              <w:pPrChange w:id="5425" w:author="Arnob Alam" w:date="2025-02-02T19:35:00Z" w16du:dateUtc="2025-02-03T00:35:00Z">
                <w:pPr>
                  <w:ind w:firstLine="0"/>
                </w:pPr>
              </w:pPrChange>
            </w:pPr>
            <w:ins w:id="5426" w:author="Arnob Alam" w:date="2025-02-02T19:37:00Z" w16du:dateUtc="2025-02-03T00:37:00Z">
              <w:r>
                <w:t>$</w:t>
              </w:r>
            </w:ins>
            <w:ins w:id="5427" w:author="Arnob Alam" w:date="2025-02-02T19:56:00Z" w16du:dateUtc="2025-02-03T00:56:00Z">
              <w:r w:rsidR="008851E1">
                <w:t>195</w:t>
              </w:r>
            </w:ins>
            <w:ins w:id="5428" w:author="Arnob Alam" w:date="2025-02-02T19:32:00Z" w16du:dateUtc="2025-02-03T00:32:00Z">
              <w:r w:rsidR="009E068B">
                <w:br/>
                <w:t>(</w:t>
              </w:r>
            </w:ins>
            <w:ins w:id="5429" w:author="Arnob Alam" w:date="2025-02-02T19:56:00Z" w16du:dateUtc="2025-02-03T00:56:00Z">
              <w:r w:rsidR="008851E1">
                <w:t>441</w:t>
              </w:r>
            </w:ins>
            <w:ins w:id="5430" w:author="Arnob Alam" w:date="2025-02-02T19:32:00Z" w16du:dateUtc="2025-02-03T00:32:00Z">
              <w:r w:rsidR="009E068B">
                <w:t>)</w:t>
              </w:r>
            </w:ins>
          </w:p>
        </w:tc>
      </w:tr>
    </w:tbl>
    <w:p w14:paraId="5FAE1EB4" w14:textId="77777777" w:rsidR="00033A2F" w:rsidRPr="00C12079" w:rsidRDefault="00033A2F" w:rsidP="00C12079">
      <w:pPr>
        <w:rPr>
          <w:ins w:id="5431" w:author="Arnob Alam" w:date="2025-02-02T18:42:00Z" w16du:dateUtc="2025-02-02T23:42:00Z"/>
          <w:rPrChange w:id="5432" w:author="Arnob Alam" w:date="2025-02-02T18:43:00Z" w16du:dateUtc="2025-02-02T23:43:00Z">
            <w:rPr>
              <w:ins w:id="5433" w:author="Arnob Alam" w:date="2025-02-02T18:42:00Z" w16du:dateUtc="2025-02-02T23:42:00Z"/>
              <w:highlight w:val="yellow"/>
            </w:rPr>
          </w:rPrChange>
        </w:rPr>
      </w:pPr>
    </w:p>
    <w:p w14:paraId="3F80E381" w14:textId="0B71672E" w:rsidR="007F6602" w:rsidRDefault="00760911" w:rsidP="007E2EC2">
      <w:pPr>
        <w:rPr>
          <w:ins w:id="5434" w:author="Arnob Alam" w:date="2025-02-02T19:50:00Z" w16du:dateUtc="2025-02-03T00:50:00Z"/>
        </w:rPr>
      </w:pPr>
      <w:ins w:id="5435" w:author="Arnob Alam" w:date="2025-02-02T19:38:00Z" w16du:dateUtc="2025-02-03T00:38:00Z">
        <w:r w:rsidRPr="00760911">
          <w:rPr>
            <w:rPrChange w:id="5436" w:author="Arnob Alam" w:date="2025-02-02T19:38:00Z" w16du:dateUtc="2025-02-03T00:38:00Z">
              <w:rPr>
                <w:highlight w:val="yellow"/>
              </w:rPr>
            </w:rPrChange>
          </w:rPr>
          <w:lastRenderedPageBreak/>
          <w:t>N</w:t>
        </w:r>
        <w:r>
          <w:t>ote</w:t>
        </w:r>
      </w:ins>
      <w:ins w:id="5437" w:author="Arnob Alam" w:date="2025-02-02T19:39:00Z" w16du:dateUtc="2025-02-03T00:39:00Z">
        <w:r>
          <w:t xml:space="preserve"> that</w:t>
        </w:r>
      </w:ins>
      <w:ins w:id="5438" w:author="Arnob Alam" w:date="2025-02-02T19:40:00Z" w16du:dateUtc="2025-02-03T00:40:00Z">
        <w:r w:rsidR="0055729E">
          <w:t xml:space="preserve"> naïve </w:t>
        </w:r>
      </w:ins>
      <w:ins w:id="5439" w:author="Arnob Alam" w:date="2025-02-02T19:41:00Z" w16du:dateUtc="2025-02-03T00:41:00Z">
        <w:r w:rsidR="00F52338">
          <w:t xml:space="preserve">difference </w:t>
        </w:r>
        <w:r w:rsidR="00BF3A0D">
          <w:t>in 1975</w:t>
        </w:r>
      </w:ins>
      <w:ins w:id="5440" w:author="Arnob Alam" w:date="2025-02-02T19:42:00Z" w16du:dateUtc="2025-02-03T00:42:00Z">
        <w:r w:rsidR="00BF3A0D">
          <w:t xml:space="preserve"> </w:t>
        </w:r>
      </w:ins>
      <w:ins w:id="5441" w:author="Arnob Alam" w:date="2025-02-02T19:41:00Z" w16du:dateUtc="2025-02-03T00:41:00Z">
        <w:r w:rsidR="00BF3A0D">
          <w:t xml:space="preserve">earnings </w:t>
        </w:r>
        <w:r w:rsidR="00F52338">
          <w:t xml:space="preserve">between the </w:t>
        </w:r>
      </w:ins>
      <w:ins w:id="5442" w:author="Arnob Alam" w:date="2025-02-02T19:54:00Z" w16du:dateUtc="2025-02-03T00:54:00Z">
        <w:r w:rsidR="00A45EFE">
          <w:t>CPS</w:t>
        </w:r>
      </w:ins>
      <w:ins w:id="5443" w:author="Arnob Alam" w:date="2025-02-02T19:41:00Z" w16du:dateUtc="2025-02-03T00:41:00Z">
        <w:r w:rsidR="00F52338">
          <w:t xml:space="preserve"> comparison group and the </w:t>
        </w:r>
      </w:ins>
      <w:ins w:id="5444" w:author="Arnob Alam" w:date="2025-02-02T19:42:00Z" w16du:dateUtc="2025-02-03T00:42:00Z">
        <w:r w:rsidR="00BF3A0D">
          <w:t xml:space="preserve">treatment </w:t>
        </w:r>
      </w:ins>
      <w:ins w:id="5445" w:author="Arnob Alam" w:date="2025-02-02T19:41:00Z" w16du:dateUtc="2025-02-03T00:41:00Z">
        <w:r w:rsidR="00F52338">
          <w:t xml:space="preserve">group </w:t>
        </w:r>
      </w:ins>
      <w:ins w:id="5446" w:author="Arnob Alam" w:date="2025-02-02T19:42:00Z" w16du:dateUtc="2025-02-03T00:42:00Z">
        <w:r w:rsidR="008B1BE5">
          <w:t xml:space="preserve">recovers a large negative impact </w:t>
        </w:r>
      </w:ins>
      <w:ins w:id="5447" w:author="Arnob Alam" w:date="2025-02-02T19:43:00Z" w16du:dateUtc="2025-02-03T00:43:00Z">
        <w:r w:rsidR="00D623F7">
          <w:t xml:space="preserve">of participating in the program. Using the experimental control group as our reference, </w:t>
        </w:r>
        <w:r w:rsidR="00DB420E">
          <w:t xml:space="preserve">we know participation in the </w:t>
        </w:r>
      </w:ins>
      <w:ins w:id="5448" w:author="Arnob Alam" w:date="2025-02-02T19:44:00Z" w16du:dateUtc="2025-02-03T00:44:00Z">
        <w:r w:rsidR="00C02991">
          <w:t xml:space="preserve">program is associated with a ~$886 increase in earnings. </w:t>
        </w:r>
        <w:r w:rsidR="00D3697C">
          <w:t xml:space="preserve">The large negative impact obtained when using the </w:t>
        </w:r>
      </w:ins>
      <w:ins w:id="5449" w:author="Arnob Alam" w:date="2025-02-02T19:54:00Z" w16du:dateUtc="2025-02-03T00:54:00Z">
        <w:r w:rsidR="00A45EFE">
          <w:t>CPS</w:t>
        </w:r>
      </w:ins>
      <w:ins w:id="5450" w:author="Arnob Alam" w:date="2025-02-02T19:44:00Z" w16du:dateUtc="2025-02-03T00:44:00Z">
        <w:r w:rsidR="00D3697C">
          <w:t xml:space="preserve"> as the comparison group is likely due to differences in </w:t>
        </w:r>
      </w:ins>
      <w:ins w:id="5451" w:author="Arnob Alam" w:date="2025-02-02T19:45:00Z" w16du:dateUtc="2025-02-03T00:45:00Z">
        <w:r w:rsidR="00D3697C">
          <w:t xml:space="preserve">demographic characteristics between the treatment group and the </w:t>
        </w:r>
      </w:ins>
      <w:ins w:id="5452" w:author="Arnob Alam" w:date="2025-02-02T19:54:00Z" w16du:dateUtc="2025-02-03T00:54:00Z">
        <w:r w:rsidR="00A45EFE">
          <w:t>CPS</w:t>
        </w:r>
      </w:ins>
      <w:ins w:id="5453" w:author="Arnob Alam" w:date="2025-02-02T19:45:00Z" w16du:dateUtc="2025-02-03T00:45:00Z">
        <w:r w:rsidR="00D3697C">
          <w:t xml:space="preserve"> population.</w:t>
        </w:r>
        <w:r w:rsidR="00474E72">
          <w:t xml:space="preserve"> Column 2 attempts to adjust for some de</w:t>
        </w:r>
      </w:ins>
      <w:ins w:id="5454" w:author="Arnob Alam" w:date="2025-02-02T19:46:00Z" w16du:dateUtc="2025-02-03T00:46:00Z">
        <w:r w:rsidR="00474E72">
          <w:t>mographic characteristics such as educational attainment, race and age. However, the estimate of the program’s effect continues to be negative</w:t>
        </w:r>
      </w:ins>
      <w:ins w:id="5455" w:author="Arnob Alam" w:date="2025-02-02T19:47:00Z" w16du:dateUtc="2025-02-03T00:47:00Z">
        <w:r w:rsidR="006A11CB">
          <w:t>, likely due to uncontrolled (and unobservable) differences between the two groups</w:t>
        </w:r>
      </w:ins>
      <w:ins w:id="5456" w:author="Arnob Alam" w:date="2025-02-02T19:46:00Z" w16du:dateUtc="2025-02-03T00:46:00Z">
        <w:r w:rsidR="00474E72">
          <w:t>.</w:t>
        </w:r>
      </w:ins>
      <w:ins w:id="5457" w:author="Arnob Alam" w:date="2025-02-02T19:47:00Z" w16du:dateUtc="2025-02-03T00:47:00Z">
        <w:r w:rsidR="006A11CB">
          <w:t xml:space="preserve"> Columns </w:t>
        </w:r>
      </w:ins>
      <w:ins w:id="5458" w:author="Arnob Alam" w:date="2025-02-02T19:48:00Z" w16du:dateUtc="2025-02-03T00:48:00Z">
        <w:r w:rsidR="006A11CB">
          <w:t>3 and 4 show the results of a Difference-in-Differences type estimation (using 1975 earnings as a baseline). Column 4 controls for age (and age squared) in the DiD estimate.</w:t>
        </w:r>
      </w:ins>
      <w:ins w:id="5459" w:author="Arnob Alam" w:date="2025-02-02T19:49:00Z" w16du:dateUtc="2025-02-03T00:49:00Z">
        <w:r w:rsidR="001F5A09">
          <w:t xml:space="preserve"> The </w:t>
        </w:r>
      </w:ins>
      <w:ins w:id="5460" w:author="Arnob Alam" w:date="2025-02-02T19:54:00Z" w16du:dateUtc="2025-02-03T00:54:00Z">
        <w:r w:rsidR="00A45EFE">
          <w:t>CPS</w:t>
        </w:r>
      </w:ins>
      <w:ins w:id="5461" w:author="Arnob Alam" w:date="2025-02-02T19:49:00Z" w16du:dateUtc="2025-02-03T00:49:00Z">
        <w:r w:rsidR="001F5A09">
          <w:t xml:space="preserve"> group shows wildly different </w:t>
        </w:r>
      </w:ins>
      <w:ins w:id="5462" w:author="Arnob Alam" w:date="2025-02-02T19:50:00Z" w16du:dateUtc="2025-02-03T00:50:00Z">
        <w:r w:rsidR="00133A30">
          <w:t>impact of program participation when age is controlled for</w:t>
        </w:r>
        <w:r w:rsidR="00724CAB">
          <w:t xml:space="preserve"> (which is inconsistent with our findings for the experimental control group).</w:t>
        </w:r>
      </w:ins>
      <w:del w:id="5463" w:author="Arnob Alam" w:date="2025-02-02T18:42:00Z" w16du:dateUtc="2025-02-02T23:42:00Z">
        <w:r w:rsidR="007F6602" w:rsidRPr="00760911" w:rsidDel="00C12079">
          <w:rPr>
            <w:rPrChange w:id="5464" w:author="Arnob Alam" w:date="2025-02-02T19:38:00Z" w16du:dateUtc="2025-02-03T00:38:00Z">
              <w:rPr>
                <w:highlight w:val="yellow"/>
              </w:rPr>
            </w:rPrChange>
          </w:rPr>
          <w:delText xml:space="preserve">LaLonde’s study </w:delText>
        </w:r>
        <w:r w:rsidR="00F52F86" w:rsidRPr="00760911" w:rsidDel="00C12079">
          <w:rPr>
            <w:rPrChange w:id="5465" w:author="Arnob Alam" w:date="2025-02-02T19:38:00Z" w16du:dateUtc="2025-02-03T00:38:00Z">
              <w:rPr>
                <w:highlight w:val="yellow"/>
              </w:rPr>
            </w:rPrChange>
          </w:rPr>
          <w:delText xml:space="preserve">National Supported Work (NSW) demonstration and </w:delText>
        </w:r>
        <w:r w:rsidR="00A74762" w:rsidRPr="00760911" w:rsidDel="00C12079">
          <w:rPr>
            <w:rPrChange w:id="5466" w:author="Arnob Alam" w:date="2025-02-02T19:38:00Z" w16du:dateUtc="2025-02-03T00:38:00Z">
              <w:rPr>
                <w:highlight w:val="yellow"/>
              </w:rPr>
            </w:rPrChange>
          </w:rPr>
          <w:delText xml:space="preserve">follow-up 1999 study </w:delText>
        </w:r>
        <w:r w:rsidR="00DB48D9" w:rsidRPr="00760911" w:rsidDel="00C12079">
          <w:rPr>
            <w:rPrChange w:id="5467" w:author="Arnob Alam" w:date="2025-02-02T19:38:00Z" w16du:dateUtc="2025-02-03T00:38:00Z">
              <w:rPr>
                <w:highlight w:val="yellow"/>
              </w:rPr>
            </w:rPrChange>
          </w:rPr>
          <w:delText xml:space="preserve">by </w:delText>
        </w:r>
        <w:r w:rsidR="00DB4B46" w:rsidRPr="00760911" w:rsidDel="00C12079">
          <w:rPr>
            <w:rPrChange w:id="5468" w:author="Arnob Alam" w:date="2025-02-02T19:38:00Z" w16du:dateUtc="2025-02-03T00:38:00Z">
              <w:rPr>
                <w:highlight w:val="yellow"/>
              </w:rPr>
            </w:rPrChange>
          </w:rPr>
          <w:delText xml:space="preserve">Dehejia-Wahha. </w:delText>
        </w:r>
        <w:r w:rsidR="003E4F9B" w:rsidRPr="00760911" w:rsidDel="00C12079">
          <w:rPr>
            <w:rPrChange w:id="5469" w:author="Arnob Alam" w:date="2025-02-02T19:38:00Z" w16du:dateUtc="2025-02-03T00:38:00Z">
              <w:rPr>
                <w:highlight w:val="yellow"/>
              </w:rPr>
            </w:rPrChange>
          </w:rPr>
          <w:delText xml:space="preserve">The NSW program </w:delText>
        </w:r>
        <w:r w:rsidR="00981E74" w:rsidRPr="00760911" w:rsidDel="00C12079">
          <w:rPr>
            <w:rPrChange w:id="5470" w:author="Arnob Alam" w:date="2025-02-02T19:38:00Z" w16du:dateUtc="2025-02-03T00:38:00Z">
              <w:rPr>
                <w:highlight w:val="yellow"/>
              </w:rPr>
            </w:rPrChange>
          </w:rPr>
          <w:delText>was an RCT type</w:delText>
        </w:r>
        <w:r w:rsidR="00613E8E" w:rsidRPr="00760911" w:rsidDel="00C12079">
          <w:rPr>
            <w:rPrChange w:id="5471" w:author="Arnob Alam" w:date="2025-02-02T19:38:00Z" w16du:dateUtc="2025-02-03T00:38:00Z">
              <w:rPr>
                <w:highlight w:val="yellow"/>
              </w:rPr>
            </w:rPrChange>
          </w:rPr>
          <w:delText xml:space="preserve"> program</w:delText>
        </w:r>
        <w:r w:rsidR="00981E74" w:rsidRPr="00760911" w:rsidDel="00C12079">
          <w:rPr>
            <w:rPrChange w:id="5472" w:author="Arnob Alam" w:date="2025-02-02T19:38:00Z" w16du:dateUtc="2025-02-03T00:38:00Z">
              <w:rPr>
                <w:highlight w:val="yellow"/>
              </w:rPr>
            </w:rPrChange>
          </w:rPr>
          <w:delText>, so the “ground truth” of the effect of the program is known</w:delText>
        </w:r>
        <w:r w:rsidR="00BA5514" w:rsidRPr="00760911" w:rsidDel="00C12079">
          <w:rPr>
            <w:rPrChange w:id="5473" w:author="Arnob Alam" w:date="2025-02-02T19:38:00Z" w16du:dateUtc="2025-02-03T00:38:00Z">
              <w:rPr>
                <w:highlight w:val="yellow"/>
              </w:rPr>
            </w:rPrChange>
          </w:rPr>
          <w:delText xml:space="preserve"> (by looking at the difference in outcome variable </w:delText>
        </w:r>
        <w:r w:rsidR="006E0DE8" w:rsidRPr="00760911" w:rsidDel="00C12079">
          <w:rPr>
            <w:rPrChange w:id="5474" w:author="Arnob Alam" w:date="2025-02-02T19:38:00Z" w16du:dateUtc="2025-02-03T00:38:00Z">
              <w:rPr>
                <w:highlight w:val="yellow"/>
              </w:rPr>
            </w:rPrChange>
          </w:rPr>
          <w:delText xml:space="preserve">between control and treatment </w:delText>
        </w:r>
        <w:r w:rsidR="000E51C7" w:rsidRPr="00760911" w:rsidDel="00C12079">
          <w:rPr>
            <w:rPrChange w:id="5475" w:author="Arnob Alam" w:date="2025-02-02T19:38:00Z" w16du:dateUtc="2025-02-03T00:38:00Z">
              <w:rPr>
                <w:highlight w:val="yellow"/>
              </w:rPr>
            </w:rPrChange>
          </w:rPr>
          <w:delText>groups)</w:delText>
        </w:r>
        <w:r w:rsidR="00981E74" w:rsidRPr="00760911" w:rsidDel="00C12079">
          <w:rPr>
            <w:rPrChange w:id="5476" w:author="Arnob Alam" w:date="2025-02-02T19:38:00Z" w16du:dateUtc="2025-02-03T00:38:00Z">
              <w:rPr>
                <w:highlight w:val="yellow"/>
              </w:rPr>
            </w:rPrChange>
          </w:rPr>
          <w:delText>.</w:delText>
        </w:r>
        <w:r w:rsidR="000E51C7" w:rsidRPr="00760911" w:rsidDel="00C12079">
          <w:rPr>
            <w:rPrChange w:id="5477" w:author="Arnob Alam" w:date="2025-02-02T19:38:00Z" w16du:dateUtc="2025-02-03T00:38:00Z">
              <w:rPr>
                <w:highlight w:val="yellow"/>
              </w:rPr>
            </w:rPrChange>
          </w:rPr>
          <w:delText xml:space="preserve"> LaLonde </w:delText>
        </w:r>
        <w:r w:rsidR="00BF5892" w:rsidRPr="00760911" w:rsidDel="00C12079">
          <w:rPr>
            <w:rPrChange w:id="5478" w:author="Arnob Alam" w:date="2025-02-02T19:38:00Z" w16du:dateUtc="2025-02-03T00:38:00Z">
              <w:rPr>
                <w:highlight w:val="yellow"/>
              </w:rPr>
            </w:rPrChange>
          </w:rPr>
          <w:delText>created artificial</w:delText>
        </w:r>
        <w:r w:rsidR="000365A0" w:rsidRPr="00760911" w:rsidDel="00C12079">
          <w:rPr>
            <w:rPrChange w:id="5479" w:author="Arnob Alam" w:date="2025-02-02T19:38:00Z" w16du:dateUtc="2025-02-03T00:38:00Z">
              <w:rPr>
                <w:highlight w:val="yellow"/>
              </w:rPr>
            </w:rPrChange>
          </w:rPr>
          <w:delText xml:space="preserve"> control </w:delText>
        </w:r>
        <w:r w:rsidR="00EB0720" w:rsidRPr="00760911" w:rsidDel="00C12079">
          <w:rPr>
            <w:rPrChange w:id="5480" w:author="Arnob Alam" w:date="2025-02-02T19:38:00Z" w16du:dateUtc="2025-02-03T00:38:00Z">
              <w:rPr>
                <w:highlight w:val="yellow"/>
              </w:rPr>
            </w:rPrChange>
          </w:rPr>
          <w:delText xml:space="preserve">groups </w:delText>
        </w:r>
        <w:r w:rsidR="001D58AF" w:rsidRPr="00760911" w:rsidDel="00C12079">
          <w:rPr>
            <w:rPrChange w:id="5481" w:author="Arnob Alam" w:date="2025-02-02T19:38:00Z" w16du:dateUtc="2025-02-03T00:38:00Z">
              <w:rPr>
                <w:highlight w:val="yellow"/>
              </w:rPr>
            </w:rPrChange>
          </w:rPr>
          <w:delText xml:space="preserve">from the Panel Study of Income Dynamics (PSID) or </w:delText>
        </w:r>
        <w:r w:rsidR="00CA3CE1" w:rsidRPr="00760911" w:rsidDel="00C12079">
          <w:rPr>
            <w:rPrChange w:id="5482" w:author="Arnob Alam" w:date="2025-02-02T19:38:00Z" w16du:dateUtc="2025-02-03T00:38:00Z">
              <w:rPr>
                <w:highlight w:val="yellow"/>
              </w:rPr>
            </w:rPrChange>
          </w:rPr>
          <w:delText>Westat Matched Current Population Survey</w:delText>
        </w:r>
        <w:r w:rsidR="000365A0" w:rsidRPr="00760911" w:rsidDel="00C12079">
          <w:rPr>
            <w:rPrChange w:id="5483" w:author="Arnob Alam" w:date="2025-02-02T19:38:00Z" w16du:dateUtc="2025-02-03T00:38:00Z">
              <w:rPr>
                <w:highlight w:val="yellow"/>
              </w:rPr>
            </w:rPrChange>
          </w:rPr>
          <w:delText xml:space="preserve"> to replace the control group </w:delText>
        </w:r>
        <w:r w:rsidR="00B95905" w:rsidRPr="00760911" w:rsidDel="00C12079">
          <w:rPr>
            <w:rPrChange w:id="5484" w:author="Arnob Alam" w:date="2025-02-02T19:38:00Z" w16du:dateUtc="2025-02-03T00:38:00Z">
              <w:rPr>
                <w:highlight w:val="yellow"/>
              </w:rPr>
            </w:rPrChange>
          </w:rPr>
          <w:delText>from</w:delText>
        </w:r>
        <w:r w:rsidR="000365A0" w:rsidRPr="00760911" w:rsidDel="00C12079">
          <w:rPr>
            <w:rPrChange w:id="5485" w:author="Arnob Alam" w:date="2025-02-02T19:38:00Z" w16du:dateUtc="2025-02-03T00:38:00Z">
              <w:rPr>
                <w:highlight w:val="yellow"/>
              </w:rPr>
            </w:rPrChange>
          </w:rPr>
          <w:delText xml:space="preserve"> the study. He </w:delText>
        </w:r>
        <w:r w:rsidR="00DF7D6E" w:rsidRPr="00760911" w:rsidDel="00C12079">
          <w:rPr>
            <w:rPrChange w:id="5486" w:author="Arnob Alam" w:date="2025-02-02T19:38:00Z" w16du:dateUtc="2025-02-03T00:38:00Z">
              <w:rPr>
                <w:highlight w:val="yellow"/>
              </w:rPr>
            </w:rPrChange>
          </w:rPr>
          <w:delText xml:space="preserve">looked at how various estimators </w:delText>
        </w:r>
        <w:r w:rsidR="00481059" w:rsidRPr="00760911" w:rsidDel="00C12079">
          <w:rPr>
            <w:rPrChange w:id="5487" w:author="Arnob Alam" w:date="2025-02-02T19:38:00Z" w16du:dateUtc="2025-02-03T00:38:00Z">
              <w:rPr>
                <w:highlight w:val="yellow"/>
              </w:rPr>
            </w:rPrChange>
          </w:rPr>
          <w:delText>(</w:delText>
        </w:r>
        <w:r w:rsidR="00481088" w:rsidRPr="00760911" w:rsidDel="00C12079">
          <w:rPr>
            <w:rPrChange w:id="5488" w:author="Arnob Alam" w:date="2025-02-02T19:38:00Z" w16du:dateUtc="2025-02-03T00:38:00Z">
              <w:rPr>
                <w:highlight w:val="yellow"/>
              </w:rPr>
            </w:rPrChange>
          </w:rPr>
          <w:delText xml:space="preserve">e.g. </w:delText>
        </w:r>
        <w:r w:rsidR="00B95905" w:rsidRPr="00760911" w:rsidDel="00C12079">
          <w:rPr>
            <w:rPrChange w:id="5489" w:author="Arnob Alam" w:date="2025-02-02T19:38:00Z" w16du:dateUtc="2025-02-03T00:38:00Z">
              <w:rPr>
                <w:highlight w:val="yellow"/>
              </w:rPr>
            </w:rPrChange>
          </w:rPr>
          <w:delText xml:space="preserve">simple </w:delText>
        </w:r>
        <w:r w:rsidR="00481088" w:rsidRPr="00760911" w:rsidDel="00C12079">
          <w:rPr>
            <w:rPrChange w:id="5490" w:author="Arnob Alam" w:date="2025-02-02T19:38:00Z" w16du:dateUtc="2025-02-03T00:38:00Z">
              <w:rPr>
                <w:highlight w:val="yellow"/>
              </w:rPr>
            </w:rPrChange>
          </w:rPr>
          <w:delText xml:space="preserve">difference </w:delText>
        </w:r>
        <w:r w:rsidR="009D704C" w:rsidRPr="00760911" w:rsidDel="00C12079">
          <w:rPr>
            <w:rPrChange w:id="5491" w:author="Arnob Alam" w:date="2025-02-02T19:38:00Z" w16du:dateUtc="2025-02-03T00:38:00Z">
              <w:rPr>
                <w:highlight w:val="yellow"/>
              </w:rPr>
            </w:rPrChange>
          </w:rPr>
          <w:delText xml:space="preserve">in </w:delText>
        </w:r>
        <w:r w:rsidR="007A22A1" w:rsidRPr="00760911" w:rsidDel="00C12079">
          <w:rPr>
            <w:rPrChange w:id="5492" w:author="Arnob Alam" w:date="2025-02-02T19:38:00Z" w16du:dateUtc="2025-02-03T00:38:00Z">
              <w:rPr>
                <w:highlight w:val="yellow"/>
              </w:rPr>
            </w:rPrChange>
          </w:rPr>
          <w:delText>post-treatment period outcome</w:delText>
        </w:r>
        <w:r w:rsidR="00B95905" w:rsidRPr="00760911" w:rsidDel="00C12079">
          <w:rPr>
            <w:rPrChange w:id="5493" w:author="Arnob Alam" w:date="2025-02-02T19:38:00Z" w16du:dateUtc="2025-02-03T00:38:00Z">
              <w:rPr>
                <w:highlight w:val="yellow"/>
              </w:rPr>
            </w:rPrChange>
          </w:rPr>
          <w:delText xml:space="preserve"> for </w:delText>
        </w:r>
        <w:r w:rsidR="00456EF4" w:rsidRPr="00760911" w:rsidDel="00C12079">
          <w:rPr>
            <w:rPrChange w:id="5494" w:author="Arnob Alam" w:date="2025-02-02T19:38:00Z" w16du:dateUtc="2025-02-03T00:38:00Z">
              <w:rPr>
                <w:highlight w:val="yellow"/>
              </w:rPr>
            </w:rPrChange>
          </w:rPr>
          <w:delText xml:space="preserve">treatment and artificial control group, </w:delText>
        </w:r>
        <w:r w:rsidR="0090734E" w:rsidRPr="00760911" w:rsidDel="00C12079">
          <w:rPr>
            <w:rPrChange w:id="5495" w:author="Arnob Alam" w:date="2025-02-02T19:38:00Z" w16du:dateUtc="2025-02-03T00:38:00Z">
              <w:rPr>
                <w:highlight w:val="yellow"/>
              </w:rPr>
            </w:rPrChange>
          </w:rPr>
          <w:delText xml:space="preserve">difference with controls for demographic characteristics, </w:delText>
        </w:r>
        <w:r w:rsidR="00456EF4" w:rsidRPr="00760911" w:rsidDel="00C12079">
          <w:rPr>
            <w:rPrChange w:id="5496" w:author="Arnob Alam" w:date="2025-02-02T19:38:00Z" w16du:dateUtc="2025-02-03T00:38:00Z">
              <w:rPr>
                <w:highlight w:val="yellow"/>
              </w:rPr>
            </w:rPrChange>
          </w:rPr>
          <w:delText>difference-in-differences, Heckman correction)</w:delText>
        </w:r>
        <w:r w:rsidR="00EF2182" w:rsidRPr="00760911" w:rsidDel="00C12079">
          <w:rPr>
            <w:rPrChange w:id="5497" w:author="Arnob Alam" w:date="2025-02-02T19:38:00Z" w16du:dateUtc="2025-02-03T00:38:00Z">
              <w:rPr>
                <w:highlight w:val="yellow"/>
              </w:rPr>
            </w:rPrChange>
          </w:rPr>
          <w:delText xml:space="preserve"> performed</w:delText>
        </w:r>
        <w:r w:rsidR="001D15B3" w:rsidRPr="00760911" w:rsidDel="00C12079">
          <w:rPr>
            <w:rPrChange w:id="5498" w:author="Arnob Alam" w:date="2025-02-02T19:38:00Z" w16du:dateUtc="2025-02-03T00:38:00Z">
              <w:rPr>
                <w:highlight w:val="yellow"/>
              </w:rPr>
            </w:rPrChange>
          </w:rPr>
          <w:delText>.</w:delText>
        </w:r>
        <w:r w:rsidR="002365B6" w:rsidRPr="00760911" w:rsidDel="00C12079">
          <w:rPr>
            <w:rPrChange w:id="5499" w:author="Arnob Alam" w:date="2025-02-02T19:38:00Z" w16du:dateUtc="2025-02-03T00:38:00Z">
              <w:rPr>
                <w:highlight w:val="yellow"/>
              </w:rPr>
            </w:rPrChange>
          </w:rPr>
          <w:delText xml:space="preserve"> He found t</w:delText>
        </w:r>
        <w:r w:rsidR="001D15B3" w:rsidRPr="00760911" w:rsidDel="00C12079">
          <w:rPr>
            <w:rPrChange w:id="5500" w:author="Arnob Alam" w:date="2025-02-02T19:38:00Z" w16du:dateUtc="2025-02-03T00:38:00Z">
              <w:rPr>
                <w:highlight w:val="yellow"/>
              </w:rPr>
            </w:rPrChange>
          </w:rPr>
          <w:delText xml:space="preserve">hat no </w:delText>
        </w:r>
        <w:r w:rsidR="00466E19" w:rsidRPr="00760911" w:rsidDel="00C12079">
          <w:rPr>
            <w:rPrChange w:id="5501" w:author="Arnob Alam" w:date="2025-02-02T19:38:00Z" w16du:dateUtc="2025-02-03T00:38:00Z">
              <w:rPr>
                <w:highlight w:val="yellow"/>
              </w:rPr>
            </w:rPrChange>
          </w:rPr>
          <w:delText xml:space="preserve">estimator performed well </w:delText>
        </w:r>
        <w:r w:rsidR="002401BF" w:rsidRPr="00760911" w:rsidDel="00C12079">
          <w:rPr>
            <w:rPrChange w:id="5502" w:author="Arnob Alam" w:date="2025-02-02T19:38:00Z" w16du:dateUtc="2025-02-03T00:38:00Z">
              <w:rPr>
                <w:highlight w:val="yellow"/>
              </w:rPr>
            </w:rPrChange>
          </w:rPr>
          <w:delText>consistently.</w:delText>
        </w:r>
        <w:r w:rsidR="006A2E7C" w:rsidRPr="00760911" w:rsidDel="00C12079">
          <w:rPr>
            <w:rPrChange w:id="5503" w:author="Arnob Alam" w:date="2025-02-02T19:38:00Z" w16du:dateUtc="2025-02-03T00:38:00Z">
              <w:rPr>
                <w:highlight w:val="yellow"/>
              </w:rPr>
            </w:rPrChange>
          </w:rPr>
          <w:delText xml:space="preserve"> Dehejia-Wahha revisit this</w:delText>
        </w:r>
        <w:r w:rsidR="00C8086F" w:rsidRPr="00760911" w:rsidDel="00C12079">
          <w:rPr>
            <w:rPrChange w:id="5504" w:author="Arnob Alam" w:date="2025-02-02T19:38:00Z" w16du:dateUtc="2025-02-03T00:38:00Z">
              <w:rPr>
                <w:highlight w:val="yellow"/>
              </w:rPr>
            </w:rPrChange>
          </w:rPr>
          <w:delText>, looking at a subset of LaLonde</w:delText>
        </w:r>
        <w:r w:rsidR="00EE4B1C" w:rsidRPr="00760911" w:rsidDel="00C12079">
          <w:rPr>
            <w:rPrChange w:id="5505" w:author="Arnob Alam" w:date="2025-02-02T19:38:00Z" w16du:dateUtc="2025-02-03T00:38:00Z">
              <w:rPr>
                <w:highlight w:val="yellow"/>
              </w:rPr>
            </w:rPrChange>
          </w:rPr>
          <w:delText xml:space="preserve">’s data for which </w:delText>
        </w:r>
        <w:r w:rsidR="00E43F8F" w:rsidRPr="00760911" w:rsidDel="00C12079">
          <w:rPr>
            <w:rPrChange w:id="5506" w:author="Arnob Alam" w:date="2025-02-02T19:38:00Z" w16du:dateUtc="2025-02-03T00:38:00Z">
              <w:rPr>
                <w:highlight w:val="yellow"/>
              </w:rPr>
            </w:rPrChange>
          </w:rPr>
          <w:delText xml:space="preserve">the pre-treatment outcome variable was available for </w:delText>
        </w:r>
        <w:r w:rsidR="00150B9C" w:rsidRPr="00760911" w:rsidDel="00C12079">
          <w:rPr>
            <w:rPrChange w:id="5507" w:author="Arnob Alam" w:date="2025-02-02T19:38:00Z" w16du:dateUtc="2025-02-03T00:38:00Z">
              <w:rPr>
                <w:highlight w:val="yellow"/>
              </w:rPr>
            </w:rPrChange>
          </w:rPr>
          <w:delText>2 periods prior to the start of the program.</w:delText>
        </w:r>
        <w:r w:rsidR="00D97E99" w:rsidRPr="00760911" w:rsidDel="00C12079">
          <w:rPr>
            <w:rPrChange w:id="5508" w:author="Arnob Alam" w:date="2025-02-02T19:38:00Z" w16du:dateUtc="2025-02-03T00:38:00Z">
              <w:rPr>
                <w:highlight w:val="yellow"/>
              </w:rPr>
            </w:rPrChange>
          </w:rPr>
          <w:delText xml:space="preserve"> They </w:delText>
        </w:r>
        <w:r w:rsidR="00DD78AA" w:rsidRPr="00760911" w:rsidDel="00C12079">
          <w:rPr>
            <w:rPrChange w:id="5509" w:author="Arnob Alam" w:date="2025-02-02T19:38:00Z" w16du:dateUtc="2025-02-03T00:38:00Z">
              <w:rPr>
                <w:highlight w:val="yellow"/>
              </w:rPr>
            </w:rPrChange>
          </w:rPr>
          <w:delText xml:space="preserve">also implemented new </w:delText>
        </w:r>
        <w:r w:rsidR="00BC102E" w:rsidRPr="00760911" w:rsidDel="00C12079">
          <w:rPr>
            <w:rPrChange w:id="5510" w:author="Arnob Alam" w:date="2025-02-02T19:38:00Z" w16du:dateUtc="2025-02-03T00:38:00Z">
              <w:rPr>
                <w:highlight w:val="yellow"/>
              </w:rPr>
            </w:rPrChange>
          </w:rPr>
          <w:delText xml:space="preserve">(propensity score matching) estimators </w:delText>
        </w:r>
        <w:r w:rsidR="00747A7F" w:rsidRPr="00760911" w:rsidDel="00C12079">
          <w:rPr>
            <w:rPrChange w:id="5511" w:author="Arnob Alam" w:date="2025-02-02T19:38:00Z" w16du:dateUtc="2025-02-03T00:38:00Z">
              <w:rPr>
                <w:highlight w:val="yellow"/>
              </w:rPr>
            </w:rPrChange>
          </w:rPr>
          <w:delText xml:space="preserve">that </w:delText>
        </w:r>
        <w:r w:rsidR="00C91793" w:rsidRPr="00760911" w:rsidDel="00C12079">
          <w:rPr>
            <w:rPrChange w:id="5512" w:author="Arnob Alam" w:date="2025-02-02T19:38:00Z" w16du:dateUtc="2025-02-03T00:38:00Z">
              <w:rPr>
                <w:highlight w:val="yellow"/>
              </w:rPr>
            </w:rPrChange>
          </w:rPr>
          <w:delText xml:space="preserve">seem to perform well. Since this is a well-known dataset (readily available in multiple software packages) and </w:delText>
        </w:r>
        <w:r w:rsidR="00A17574" w:rsidRPr="00760911" w:rsidDel="00C12079">
          <w:rPr>
            <w:rPrChange w:id="5513" w:author="Arnob Alam" w:date="2025-02-02T19:38:00Z" w16du:dateUtc="2025-02-03T00:38:00Z">
              <w:rPr>
                <w:highlight w:val="yellow"/>
              </w:rPr>
            </w:rPrChange>
          </w:rPr>
          <w:delText>what the result should be is known, it would be a good test of how the method performs.</w:delText>
        </w:r>
      </w:del>
    </w:p>
    <w:p w14:paraId="1E2F8689" w14:textId="1752140D" w:rsidR="00724CAB" w:rsidRDefault="00724CAB" w:rsidP="007E2EC2">
      <w:pPr>
        <w:rPr>
          <w:ins w:id="5514" w:author="Arnob Alam" w:date="2025-02-02T19:51:00Z" w16du:dateUtc="2025-02-03T00:51:00Z"/>
        </w:rPr>
      </w:pPr>
      <w:ins w:id="5515" w:author="Arnob Alam" w:date="2025-02-02T19:50:00Z" w16du:dateUtc="2025-02-03T00:50:00Z">
        <w:r>
          <w:t>I n</w:t>
        </w:r>
      </w:ins>
      <w:ins w:id="5516" w:author="Arnob Alam" w:date="2025-02-02T19:51:00Z" w16du:dateUtc="2025-02-03T00:51:00Z">
        <w:r>
          <w:t xml:space="preserve">ow </w:t>
        </w:r>
        <w:r w:rsidR="001F15B4">
          <w:t>apply Abadie’s matching method</w:t>
        </w:r>
        <w:r w:rsidR="00850116">
          <w:t xml:space="preserve">, using the GME based first stage described earlier. </w:t>
        </w:r>
      </w:ins>
      <w:ins w:id="5517" w:author="Arnob Alam" w:date="2025-02-02T19:57:00Z" w16du:dateUtc="2025-02-03T00:57:00Z">
        <w:r w:rsidR="00BF47F6">
          <w:t xml:space="preserve">I obtain </w:t>
        </w:r>
        <w:r w:rsidR="00961560">
          <w:t>standard errors through bootstrap.</w:t>
        </w:r>
      </w:ins>
      <w:ins w:id="5518" w:author="Arnob Alam" w:date="2025-02-02T20:01:00Z" w16du:dateUtc="2025-02-03T01:01:00Z">
        <w:r w:rsidR="00C72184">
          <w:t xml:space="preserve"> </w:t>
        </w:r>
      </w:ins>
      <w:ins w:id="5519" w:author="Arnob Alam" w:date="2025-02-02T20:02:00Z" w16du:dateUtc="2025-02-03T01:02:00Z">
        <w:r w:rsidR="00FD1DDB">
          <w:fldChar w:fldCharType="begin"/>
        </w:r>
        <w:r w:rsidR="00FD1DDB">
          <w:instrText xml:space="preserve"> REF _Ref189418955 \h </w:instrText>
        </w:r>
      </w:ins>
      <w:r w:rsidR="00FD1DDB">
        <w:fldChar w:fldCharType="separate"/>
      </w:r>
      <w:ins w:id="5520" w:author="Arnob Alam" w:date="2025-02-06T14:36:00Z" w16du:dateUtc="2025-02-06T19:36:00Z">
        <w:r w:rsidR="00932F26">
          <w:t xml:space="preserve">Table </w:t>
        </w:r>
        <w:r w:rsidR="00932F26">
          <w:rPr>
            <w:noProof/>
          </w:rPr>
          <w:t>26</w:t>
        </w:r>
      </w:ins>
      <w:ins w:id="5521" w:author="Arnob Alam" w:date="2025-02-02T20:02:00Z" w16du:dateUtc="2025-02-03T01:02:00Z">
        <w:r w:rsidR="00FD1DDB">
          <w:fldChar w:fldCharType="end"/>
        </w:r>
        <w:r w:rsidR="00FD1DDB">
          <w:t xml:space="preserve"> shows the results. Note that the </w:t>
        </w:r>
      </w:ins>
      <w:ins w:id="5522" w:author="Arnob Alam" w:date="2025-02-02T20:03:00Z" w16du:dateUtc="2025-02-03T01:03:00Z">
        <w:r w:rsidR="00A777B5">
          <w:t xml:space="preserve">estimate of the program’s effect is now much closer to one obtained from </w:t>
        </w:r>
        <w:r w:rsidR="006812A5">
          <w:t>using the experiment</w:t>
        </w:r>
      </w:ins>
      <w:ins w:id="5523" w:author="Arnob Alam" w:date="2025-02-02T20:04:00Z" w16du:dateUtc="2025-02-03T01:04:00Z">
        <w:r w:rsidR="006812A5">
          <w:t>al control group. The standard error of the estimate is also similar.</w:t>
        </w:r>
      </w:ins>
    </w:p>
    <w:p w14:paraId="7745DA4E" w14:textId="5495870A" w:rsidR="00FD1DDB" w:rsidRDefault="00FD1DDB">
      <w:pPr>
        <w:pStyle w:val="Caption"/>
        <w:keepNext/>
        <w:rPr>
          <w:ins w:id="5524" w:author="Arnob Alam" w:date="2025-02-02T20:02:00Z" w16du:dateUtc="2025-02-03T01:02:00Z"/>
        </w:rPr>
        <w:pPrChange w:id="5525" w:author="Arnob Alam" w:date="2025-02-02T20:02:00Z" w16du:dateUtc="2025-02-03T01:02:00Z">
          <w:pPr/>
        </w:pPrChange>
      </w:pPr>
      <w:bookmarkStart w:id="5526" w:name="_Ref189418955"/>
      <w:ins w:id="5527" w:author="Arnob Alam" w:date="2025-02-02T20:02:00Z" w16du:dateUtc="2025-02-03T01:02:00Z">
        <w:r>
          <w:t xml:space="preserve">Table </w:t>
        </w:r>
      </w:ins>
      <w:ins w:id="5528" w:author="Arnob Alam" w:date="2025-02-05T20:50:00Z" w16du:dateUtc="2025-02-06T01:50:00Z">
        <w:r w:rsidR="00FE38B0">
          <w:fldChar w:fldCharType="begin"/>
        </w:r>
        <w:r w:rsidR="00FE38B0">
          <w:instrText xml:space="preserve"> SEQ Table \* ARABIC </w:instrText>
        </w:r>
      </w:ins>
      <w:r w:rsidR="00FE38B0">
        <w:fldChar w:fldCharType="separate"/>
      </w:r>
      <w:ins w:id="5529" w:author="Arnob Alam" w:date="2025-02-06T14:36:00Z" w16du:dateUtc="2025-02-06T19:36:00Z">
        <w:r w:rsidR="00932F26">
          <w:rPr>
            <w:noProof/>
          </w:rPr>
          <w:t>26</w:t>
        </w:r>
      </w:ins>
      <w:ins w:id="5530" w:author="Arnob Alam" w:date="2025-02-05T20:50:00Z" w16du:dateUtc="2025-02-06T01:50:00Z">
        <w:r w:rsidR="00FE38B0">
          <w:fldChar w:fldCharType="end"/>
        </w:r>
      </w:ins>
      <w:bookmarkEnd w:id="5526"/>
      <w:ins w:id="5531" w:author="Arnob Alam" w:date="2025-02-02T20:02:00Z" w16du:dateUtc="2025-02-03T01:02:00Z">
        <w:r>
          <w:rPr>
            <w:noProof/>
          </w:rPr>
          <w:t xml:space="preserve"> LaLonde's Analysis of CPS population with matching</w:t>
        </w:r>
      </w:ins>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532" w:author="Arnob Alam" w:date="2025-02-02T20:01:00Z" w16du:dateUtc="2025-02-03T01:01:00Z">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10"/>
        <w:gridCol w:w="5040"/>
        <w:tblGridChange w:id="5533">
          <w:tblGrid>
            <w:gridCol w:w="1773"/>
            <w:gridCol w:w="837"/>
            <w:gridCol w:w="1350"/>
            <w:gridCol w:w="8"/>
            <w:gridCol w:w="3682"/>
          </w:tblGrid>
        </w:tblGridChange>
      </w:tblGrid>
      <w:tr w:rsidR="00C72184" w14:paraId="7A973D38" w14:textId="77777777" w:rsidTr="00C72184">
        <w:trPr>
          <w:ins w:id="5534" w:author="Arnob Alam" w:date="2025-02-02T19:57:00Z"/>
          <w:trPrChange w:id="5535" w:author="Arnob Alam" w:date="2025-02-02T20:01:00Z" w16du:dateUtc="2025-02-03T01:01:00Z">
            <w:trPr>
              <w:gridAfter w:val="0"/>
            </w:trPr>
          </w:trPrChange>
        </w:trPr>
        <w:tc>
          <w:tcPr>
            <w:tcW w:w="2610" w:type="dxa"/>
            <w:tcBorders>
              <w:bottom w:val="single" w:sz="4" w:space="0" w:color="auto"/>
            </w:tcBorders>
            <w:tcPrChange w:id="5536" w:author="Arnob Alam" w:date="2025-02-02T20:01:00Z" w16du:dateUtc="2025-02-03T01:01:00Z">
              <w:tcPr>
                <w:tcW w:w="1773" w:type="dxa"/>
                <w:tcBorders>
                  <w:bottom w:val="single" w:sz="4" w:space="0" w:color="auto"/>
                </w:tcBorders>
              </w:tcPr>
            </w:tcPrChange>
          </w:tcPr>
          <w:p w14:paraId="77065909" w14:textId="77777777" w:rsidR="00C72184" w:rsidRDefault="00C72184" w:rsidP="00ED56CC">
            <w:pPr>
              <w:ind w:firstLine="0"/>
              <w:rPr>
                <w:ins w:id="5537" w:author="Arnob Alam" w:date="2025-02-02T19:57:00Z" w16du:dateUtc="2025-02-03T00:57:00Z"/>
              </w:rPr>
            </w:pPr>
            <w:ins w:id="5538" w:author="Arnob Alam" w:date="2025-02-02T19:57:00Z" w16du:dateUtc="2025-02-03T00:57:00Z">
              <w:r>
                <w:t>Comparison Group</w:t>
              </w:r>
            </w:ins>
          </w:p>
        </w:tc>
        <w:tc>
          <w:tcPr>
            <w:tcW w:w="5040" w:type="dxa"/>
            <w:tcBorders>
              <w:left w:val="single" w:sz="4" w:space="0" w:color="auto"/>
              <w:bottom w:val="single" w:sz="4" w:space="0" w:color="auto"/>
            </w:tcBorders>
            <w:tcPrChange w:id="5539" w:author="Arnob Alam" w:date="2025-02-02T20:01:00Z" w16du:dateUtc="2025-02-03T01:01:00Z">
              <w:tcPr>
                <w:tcW w:w="2195" w:type="dxa"/>
                <w:gridSpan w:val="3"/>
                <w:tcBorders>
                  <w:left w:val="single" w:sz="4" w:space="0" w:color="auto"/>
                  <w:bottom w:val="single" w:sz="4" w:space="0" w:color="auto"/>
                </w:tcBorders>
              </w:tcPr>
            </w:tcPrChange>
          </w:tcPr>
          <w:p w14:paraId="178894FD" w14:textId="77777777" w:rsidR="00C72184" w:rsidRDefault="00C72184" w:rsidP="00ED56CC">
            <w:pPr>
              <w:ind w:firstLine="0"/>
              <w:jc w:val="left"/>
              <w:rPr>
                <w:ins w:id="5540" w:author="Arnob Alam" w:date="2025-02-02T19:57:00Z" w16du:dateUtc="2025-02-03T00:57:00Z"/>
              </w:rPr>
            </w:pPr>
            <w:ins w:id="5541" w:author="Arnob Alam" w:date="2025-02-02T19:57:00Z" w16du:dateUtc="2025-02-03T00:57:00Z">
              <w:r>
                <w:t>Difference-in-Differences: Difference in Earnings Growth 1975-1978 Less Comparison Group</w:t>
              </w:r>
            </w:ins>
          </w:p>
        </w:tc>
      </w:tr>
      <w:tr w:rsidR="00C72184" w14:paraId="2E4B327E" w14:textId="77777777" w:rsidTr="00C72184">
        <w:trPr>
          <w:ins w:id="5542" w:author="Arnob Alam" w:date="2025-02-02T19:57:00Z"/>
          <w:trPrChange w:id="5543" w:author="Arnob Alam" w:date="2025-02-02T20:01:00Z" w16du:dateUtc="2025-02-03T01:01:00Z">
            <w:trPr>
              <w:gridAfter w:val="0"/>
              <w:wAfter w:w="8" w:type="dxa"/>
            </w:trPr>
          </w:trPrChange>
        </w:trPr>
        <w:tc>
          <w:tcPr>
            <w:tcW w:w="2610" w:type="dxa"/>
            <w:tcBorders>
              <w:top w:val="single" w:sz="4" w:space="0" w:color="auto"/>
              <w:right w:val="single" w:sz="4" w:space="0" w:color="auto"/>
            </w:tcBorders>
            <w:tcPrChange w:id="5544" w:author="Arnob Alam" w:date="2025-02-02T20:01:00Z" w16du:dateUtc="2025-02-03T01:01:00Z">
              <w:tcPr>
                <w:tcW w:w="1773" w:type="dxa"/>
                <w:tcBorders>
                  <w:top w:val="single" w:sz="4" w:space="0" w:color="auto"/>
                  <w:right w:val="single" w:sz="4" w:space="0" w:color="auto"/>
                </w:tcBorders>
              </w:tcPr>
            </w:tcPrChange>
          </w:tcPr>
          <w:p w14:paraId="17149125" w14:textId="77777777" w:rsidR="00C72184" w:rsidRDefault="00C72184" w:rsidP="00ED56CC">
            <w:pPr>
              <w:ind w:firstLine="0"/>
              <w:rPr>
                <w:ins w:id="5545" w:author="Arnob Alam" w:date="2025-02-02T19:57:00Z" w16du:dateUtc="2025-02-03T00:57:00Z"/>
              </w:rPr>
            </w:pPr>
          </w:p>
        </w:tc>
        <w:tc>
          <w:tcPr>
            <w:tcW w:w="5040" w:type="dxa"/>
            <w:tcBorders>
              <w:top w:val="single" w:sz="4" w:space="0" w:color="auto"/>
              <w:left w:val="single" w:sz="4" w:space="0" w:color="auto"/>
              <w:bottom w:val="single" w:sz="4" w:space="0" w:color="auto"/>
            </w:tcBorders>
            <w:tcPrChange w:id="5546" w:author="Arnob Alam" w:date="2025-02-02T20:01:00Z" w16du:dateUtc="2025-02-03T01:01:00Z">
              <w:tcPr>
                <w:tcW w:w="2187" w:type="dxa"/>
                <w:gridSpan w:val="2"/>
                <w:tcBorders>
                  <w:top w:val="single" w:sz="4" w:space="0" w:color="auto"/>
                  <w:left w:val="single" w:sz="4" w:space="0" w:color="auto"/>
                  <w:bottom w:val="single" w:sz="4" w:space="0" w:color="auto"/>
                </w:tcBorders>
              </w:tcPr>
            </w:tcPrChange>
          </w:tcPr>
          <w:p w14:paraId="1F22D2F6" w14:textId="77777777" w:rsidR="00C72184" w:rsidRDefault="00C72184" w:rsidP="00ED56CC">
            <w:pPr>
              <w:ind w:firstLine="0"/>
              <w:jc w:val="left"/>
              <w:rPr>
                <w:ins w:id="5547" w:author="Arnob Alam" w:date="2025-02-02T19:57:00Z" w16du:dateUtc="2025-02-03T00:57:00Z"/>
              </w:rPr>
            </w:pPr>
            <w:ins w:id="5548" w:author="Arnob Alam" w:date="2025-02-02T19:57:00Z" w16du:dateUtc="2025-02-03T00:57:00Z">
              <w:r>
                <w:t>Without Age</w:t>
              </w:r>
            </w:ins>
          </w:p>
        </w:tc>
      </w:tr>
      <w:tr w:rsidR="00C72184" w14:paraId="573284D2" w14:textId="77777777" w:rsidTr="00C72184">
        <w:trPr>
          <w:ins w:id="5549" w:author="Arnob Alam" w:date="2025-02-02T19:57:00Z"/>
          <w:trPrChange w:id="5550" w:author="Arnob Alam" w:date="2025-02-02T20:01:00Z" w16du:dateUtc="2025-02-03T01:01:00Z">
            <w:trPr>
              <w:gridAfter w:val="0"/>
              <w:wAfter w:w="8" w:type="dxa"/>
            </w:trPr>
          </w:trPrChange>
        </w:trPr>
        <w:tc>
          <w:tcPr>
            <w:tcW w:w="2610" w:type="dxa"/>
            <w:tcBorders>
              <w:right w:val="single" w:sz="4" w:space="0" w:color="auto"/>
            </w:tcBorders>
            <w:tcPrChange w:id="5551" w:author="Arnob Alam" w:date="2025-02-02T20:01:00Z" w16du:dateUtc="2025-02-03T01:01:00Z">
              <w:tcPr>
                <w:tcW w:w="1773" w:type="dxa"/>
                <w:tcBorders>
                  <w:right w:val="single" w:sz="4" w:space="0" w:color="auto"/>
                </w:tcBorders>
              </w:tcPr>
            </w:tcPrChange>
          </w:tcPr>
          <w:p w14:paraId="15DCE53E" w14:textId="77777777" w:rsidR="00C72184" w:rsidRDefault="00C72184" w:rsidP="00ED56CC">
            <w:pPr>
              <w:ind w:firstLine="0"/>
              <w:rPr>
                <w:ins w:id="5552" w:author="Arnob Alam" w:date="2025-02-02T19:57:00Z" w16du:dateUtc="2025-02-03T00:57:00Z"/>
              </w:rPr>
            </w:pPr>
            <w:ins w:id="5553" w:author="Arnob Alam" w:date="2025-02-02T19:57:00Z" w16du:dateUtc="2025-02-03T00:57:00Z">
              <w:r>
                <w:t>Controls</w:t>
              </w:r>
            </w:ins>
          </w:p>
        </w:tc>
        <w:tc>
          <w:tcPr>
            <w:tcW w:w="5040" w:type="dxa"/>
            <w:tcBorders>
              <w:top w:val="single" w:sz="4" w:space="0" w:color="auto"/>
              <w:left w:val="single" w:sz="4" w:space="0" w:color="auto"/>
            </w:tcBorders>
            <w:tcPrChange w:id="5554" w:author="Arnob Alam" w:date="2025-02-02T20:01:00Z" w16du:dateUtc="2025-02-03T01:01:00Z">
              <w:tcPr>
                <w:tcW w:w="2187" w:type="dxa"/>
                <w:gridSpan w:val="2"/>
                <w:tcBorders>
                  <w:top w:val="single" w:sz="4" w:space="0" w:color="auto"/>
                  <w:left w:val="single" w:sz="4" w:space="0" w:color="auto"/>
                </w:tcBorders>
              </w:tcPr>
            </w:tcPrChange>
          </w:tcPr>
          <w:p w14:paraId="62C9CEA7" w14:textId="77777777" w:rsidR="00C72184" w:rsidRDefault="00C72184" w:rsidP="00ED56CC">
            <w:pPr>
              <w:ind w:firstLine="0"/>
              <w:jc w:val="left"/>
              <w:rPr>
                <w:ins w:id="5555" w:author="Arnob Alam" w:date="2025-02-02T19:57:00Z" w16du:dateUtc="2025-02-03T00:57:00Z"/>
              </w:rPr>
            </w:pPr>
            <w:ins w:id="5556" w:author="Arnob Alam" w:date="2025-02-02T19:57:00Z" w16du:dateUtc="2025-02-03T00:57:00Z">
              <w:r>
                <w:t>$847</w:t>
              </w:r>
              <w:r>
                <w:br/>
                <w:t>(560)</w:t>
              </w:r>
            </w:ins>
          </w:p>
        </w:tc>
      </w:tr>
      <w:tr w:rsidR="00C72184" w14:paraId="6C55465C" w14:textId="77777777" w:rsidTr="00C72184">
        <w:trPr>
          <w:ins w:id="5557" w:author="Arnob Alam" w:date="2025-02-02T19:57:00Z"/>
          <w:trPrChange w:id="5558" w:author="Arnob Alam" w:date="2025-02-02T20:01:00Z" w16du:dateUtc="2025-02-03T01:01:00Z">
            <w:trPr>
              <w:gridAfter w:val="0"/>
              <w:wAfter w:w="8" w:type="dxa"/>
            </w:trPr>
          </w:trPrChange>
        </w:trPr>
        <w:tc>
          <w:tcPr>
            <w:tcW w:w="2610" w:type="dxa"/>
            <w:tcBorders>
              <w:right w:val="single" w:sz="4" w:space="0" w:color="auto"/>
            </w:tcBorders>
            <w:tcPrChange w:id="5559" w:author="Arnob Alam" w:date="2025-02-02T20:01:00Z" w16du:dateUtc="2025-02-03T01:01:00Z">
              <w:tcPr>
                <w:tcW w:w="1773" w:type="dxa"/>
                <w:tcBorders>
                  <w:right w:val="single" w:sz="4" w:space="0" w:color="auto"/>
                </w:tcBorders>
              </w:tcPr>
            </w:tcPrChange>
          </w:tcPr>
          <w:p w14:paraId="481E43E1" w14:textId="64439E7C" w:rsidR="00C72184" w:rsidRDefault="00C72184">
            <w:pPr>
              <w:ind w:firstLine="0"/>
              <w:jc w:val="left"/>
              <w:rPr>
                <w:ins w:id="5560" w:author="Arnob Alam" w:date="2025-02-02T19:57:00Z" w16du:dateUtc="2025-02-03T00:57:00Z"/>
              </w:rPr>
              <w:pPrChange w:id="5561" w:author="Arnob Alam" w:date="2025-02-02T20:01:00Z" w16du:dateUtc="2025-02-03T01:01:00Z">
                <w:pPr>
                  <w:ind w:firstLine="0"/>
                </w:pPr>
              </w:pPrChange>
            </w:pPr>
            <w:ins w:id="5562" w:author="Arnob Alam" w:date="2025-02-02T19:57:00Z" w16du:dateUtc="2025-02-03T00:57:00Z">
              <w:r>
                <w:t>CPS-1</w:t>
              </w:r>
            </w:ins>
            <w:ins w:id="5563" w:author="Arnob Alam" w:date="2025-02-02T19:58:00Z" w16du:dateUtc="2025-02-03T00:58:00Z">
              <w:r>
                <w:t xml:space="preserve"> with Abadie’s method</w:t>
              </w:r>
            </w:ins>
          </w:p>
        </w:tc>
        <w:tc>
          <w:tcPr>
            <w:tcW w:w="5040" w:type="dxa"/>
            <w:tcBorders>
              <w:left w:val="single" w:sz="4" w:space="0" w:color="auto"/>
            </w:tcBorders>
            <w:tcPrChange w:id="5564" w:author="Arnob Alam" w:date="2025-02-02T20:01:00Z" w16du:dateUtc="2025-02-03T01:01:00Z">
              <w:tcPr>
                <w:tcW w:w="2187" w:type="dxa"/>
                <w:gridSpan w:val="2"/>
                <w:tcBorders>
                  <w:left w:val="single" w:sz="4" w:space="0" w:color="auto"/>
                </w:tcBorders>
              </w:tcPr>
            </w:tcPrChange>
          </w:tcPr>
          <w:p w14:paraId="5BCFFC29" w14:textId="446ABDE9" w:rsidR="00C72184" w:rsidRDefault="00C72184" w:rsidP="00ED56CC">
            <w:pPr>
              <w:ind w:firstLine="0"/>
              <w:jc w:val="left"/>
              <w:rPr>
                <w:ins w:id="5565" w:author="Arnob Alam" w:date="2025-02-02T19:57:00Z" w16du:dateUtc="2025-02-03T00:57:00Z"/>
              </w:rPr>
            </w:pPr>
            <w:ins w:id="5566" w:author="Arnob Alam" w:date="2025-02-02T19:57:00Z" w16du:dateUtc="2025-02-03T00:57:00Z">
              <w:r>
                <w:t>$</w:t>
              </w:r>
            </w:ins>
            <w:ins w:id="5567" w:author="Arnob Alam" w:date="2025-02-02T19:59:00Z" w16du:dateUtc="2025-02-03T00:59:00Z">
              <w:r>
                <w:t>575</w:t>
              </w:r>
            </w:ins>
            <w:ins w:id="5568" w:author="Arnob Alam" w:date="2025-02-02T19:57:00Z" w16du:dateUtc="2025-02-03T00:57:00Z">
              <w:r>
                <w:br/>
                <w:t>(</w:t>
              </w:r>
            </w:ins>
            <w:ins w:id="5569" w:author="Arnob Alam" w:date="2025-02-02T19:59:00Z" w16du:dateUtc="2025-02-03T00:59:00Z">
              <w:r>
                <w:t>562</w:t>
              </w:r>
            </w:ins>
            <w:ins w:id="5570" w:author="Arnob Alam" w:date="2025-02-02T19:57:00Z" w16du:dateUtc="2025-02-03T00:57:00Z">
              <w:r>
                <w:t>)</w:t>
              </w:r>
            </w:ins>
          </w:p>
        </w:tc>
      </w:tr>
    </w:tbl>
    <w:p w14:paraId="7BF9AAAB" w14:textId="77777777" w:rsidR="006812A5" w:rsidRDefault="006812A5" w:rsidP="007E2EC2">
      <w:pPr>
        <w:rPr>
          <w:ins w:id="5571" w:author="Arnob Alam" w:date="2025-02-02T20:04:00Z" w16du:dateUtc="2025-02-03T01:04:00Z"/>
        </w:rPr>
      </w:pPr>
    </w:p>
    <w:p w14:paraId="3D58D6FD" w14:textId="21DA6D94" w:rsidR="00850116" w:rsidRPr="009F7BD0" w:rsidRDefault="006812A5" w:rsidP="007E2EC2">
      <w:ins w:id="5572" w:author="Arnob Alam" w:date="2025-02-02T20:04:00Z" w16du:dateUtc="2025-02-03T01:04:00Z">
        <w:r>
          <w:t xml:space="preserve">In conclusion, </w:t>
        </w:r>
        <w:r w:rsidR="00370810">
          <w:t xml:space="preserve">through simulation I show that Abadie’s matching method (especially when using </w:t>
        </w:r>
      </w:ins>
      <w:ins w:id="5573" w:author="Arnob Alam" w:date="2025-02-02T20:05:00Z" w16du:dateUtc="2025-02-03T01:05:00Z">
        <w:r w:rsidR="00370810">
          <w:t xml:space="preserve">GME first stage to estimate the selection equation) </w:t>
        </w:r>
        <w:r w:rsidR="00E748BB">
          <w:t xml:space="preserve">performs well in recovering the impact of treatment when </w:t>
        </w:r>
      </w:ins>
      <w:ins w:id="5574" w:author="Arnob Alam" w:date="2025-02-02T20:06:00Z" w16du:dateUtc="2025-02-03T01:06:00Z">
        <w:r w:rsidR="00E748BB">
          <w:t xml:space="preserve">the </w:t>
        </w:r>
        <w:r w:rsidR="00C76BBC">
          <w:t xml:space="preserve">narrow </w:t>
        </w:r>
      </w:ins>
      <w:ins w:id="5575" w:author="Arnob Alam" w:date="2025-02-02T20:05:00Z" w16du:dateUtc="2025-02-03T01:05:00Z">
        <w:r w:rsidR="00E748BB">
          <w:t xml:space="preserve">parallel trends </w:t>
        </w:r>
      </w:ins>
      <w:ins w:id="5576" w:author="Arnob Alam" w:date="2025-02-02T20:06:00Z" w16du:dateUtc="2025-02-03T01:06:00Z">
        <w:r w:rsidR="00C76BBC">
          <w:t xml:space="preserve">assumption is </w:t>
        </w:r>
      </w:ins>
      <w:ins w:id="5577" w:author="Arnob Alam" w:date="2025-02-02T20:05:00Z" w16du:dateUtc="2025-02-03T01:05:00Z">
        <w:r w:rsidR="00E748BB">
          <w:t>violated</w:t>
        </w:r>
      </w:ins>
      <w:ins w:id="5578" w:author="Arnob Alam" w:date="2025-02-02T20:06:00Z" w16du:dateUtc="2025-02-03T01:06:00Z">
        <w:r w:rsidR="00C76BBC">
          <w:t xml:space="preserve"> (due to selection or heterogenous treatment effects</w:t>
        </w:r>
      </w:ins>
      <w:ins w:id="5579" w:author="Arnob Alam" w:date="2025-02-02T20:09:00Z" w16du:dateUtc="2025-02-03T01:09:00Z">
        <w:r w:rsidR="00133086">
          <w:t>. However, the parallel trends assumption is still maintained after conditioning on treatment an</w:t>
        </w:r>
      </w:ins>
      <w:ins w:id="5580" w:author="Arnob Alam" w:date="2025-02-02T20:10:00Z" w16du:dateUtc="2025-02-03T01:10:00Z">
        <w:r w:rsidR="00133086">
          <w:t xml:space="preserve">d </w:t>
        </w:r>
        <w:r w:rsidR="00A65306">
          <w:t>covariates</w:t>
        </w:r>
      </w:ins>
      <w:ins w:id="5581" w:author="Arnob Alam" w:date="2025-02-02T20:06:00Z" w16du:dateUtc="2025-02-03T01:06:00Z">
        <w:r w:rsidR="00C76BBC">
          <w:t>). The GME-based method performs especially well when there</w:t>
        </w:r>
      </w:ins>
      <w:ins w:id="5582" w:author="Arnob Alam" w:date="2025-02-02T20:07:00Z" w16du:dateUtc="2025-02-03T01:07:00Z">
        <w:r w:rsidR="00C76BBC">
          <w:t xml:space="preserve"> is heteroskedasticity or small sample sizes. In addition, I apply the method to a well-known dataset </w:t>
        </w:r>
        <w:r w:rsidR="00C76BBC">
          <w:lastRenderedPageBreak/>
          <w:t xml:space="preserve">(once where we have </w:t>
        </w:r>
      </w:ins>
      <w:ins w:id="5583" w:author="Arnob Alam" w:date="2025-02-02T20:08:00Z" w16du:dateUtc="2025-02-03T01:08:00Z">
        <w:r w:rsidR="008935A9">
          <w:t xml:space="preserve">an experimental control group to verify our result). I show the </w:t>
        </w:r>
        <w:r w:rsidR="002552A2">
          <w:t xml:space="preserve">Difference-in-Differences with matching estimator performs much better </w:t>
        </w:r>
      </w:ins>
      <w:ins w:id="5584" w:author="Arnob Alam" w:date="2025-02-02T20:09:00Z" w16du:dateUtc="2025-02-03T01:09:00Z">
        <w:r w:rsidR="002552A2">
          <w:t xml:space="preserve">in estimating the treatment effect than </w:t>
        </w:r>
      </w:ins>
      <w:ins w:id="5585" w:author="Arnob Alam" w:date="2025-02-02T20:10:00Z" w16du:dateUtc="2025-02-03T01:10:00Z">
        <w:r w:rsidR="00A65306">
          <w:t>traditional DiD.</w:t>
        </w:r>
      </w:ins>
    </w:p>
    <w:sectPr w:rsidR="00850116" w:rsidRPr="009F7BD0" w:rsidSect="00C07EA6">
      <w:pgSz w:w="12226"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rnob Alam" w:date="2024-11-03T15:39:00Z" w:initials="AA">
    <w:p w14:paraId="2813EA54" w14:textId="77777777" w:rsidR="000D4DB9" w:rsidRDefault="000D4DB9" w:rsidP="000D4DB9">
      <w:pPr>
        <w:jc w:val="left"/>
      </w:pPr>
      <w:r>
        <w:rPr>
          <w:rStyle w:val="CommentReference"/>
        </w:rPr>
        <w:annotationRef/>
      </w:r>
      <w:r>
        <w:rPr>
          <w:color w:val="000000"/>
        </w:rPr>
        <w:t>Additional paragraphs detailing the impact of various US regulations.</w:t>
      </w:r>
    </w:p>
  </w:comment>
  <w:comment w:id="18" w:author="Arnob Alam" w:date="2024-11-03T16:05:00Z" w:initials="AA">
    <w:p w14:paraId="538AF865" w14:textId="77777777" w:rsidR="00A50363" w:rsidRDefault="00A50363" w:rsidP="00A50363">
      <w:pPr>
        <w:jc w:val="left"/>
      </w:pPr>
      <w:r>
        <w:rPr>
          <w:rStyle w:val="CommentReference"/>
        </w:rPr>
        <w:annotationRef/>
      </w:r>
      <w:r>
        <w:rPr>
          <w:color w:val="000000"/>
        </w:rPr>
        <w:t>New discussion about how Biais’ model is simplified.</w:t>
      </w:r>
    </w:p>
  </w:comment>
  <w:comment w:id="20" w:author="Arnob Alam" w:date="2025-01-14T22:01:00Z" w:initials="AA">
    <w:p w14:paraId="54645D0C" w14:textId="77777777" w:rsidR="00FD2267" w:rsidRDefault="00FD2267" w:rsidP="00FD2267">
      <w:pPr>
        <w:pStyle w:val="CommentText"/>
        <w:ind w:firstLine="0"/>
        <w:jc w:val="left"/>
      </w:pPr>
      <w:r>
        <w:rPr>
          <w:rStyle w:val="CommentReference"/>
        </w:rPr>
        <w:annotationRef/>
      </w:r>
      <w:r>
        <w:t>Moved out of appendix</w:t>
      </w:r>
    </w:p>
  </w:comment>
  <w:comment w:id="22" w:author="Arnob Alam" w:date="2024-11-03T16:06:00Z" w:initials="AA">
    <w:p w14:paraId="44A1FF8E" w14:textId="6D640C48" w:rsidR="00A50363" w:rsidRDefault="00A50363" w:rsidP="00A50363">
      <w:pPr>
        <w:jc w:val="left"/>
      </w:pPr>
      <w:r>
        <w:rPr>
          <w:rStyle w:val="CommentReference"/>
        </w:rPr>
        <w:annotationRef/>
      </w:r>
      <w:r>
        <w:rPr>
          <w:color w:val="000000"/>
        </w:rPr>
        <w:t>New discussion regarding identification.</w:t>
      </w:r>
    </w:p>
  </w:comment>
  <w:comment w:id="29" w:author="Arnob Alam" w:date="2024-11-30T16:56:00Z" w:initials="AA">
    <w:p w14:paraId="12B8DC82" w14:textId="77777777" w:rsidR="00964440" w:rsidRDefault="00964440" w:rsidP="00964440">
      <w:pPr>
        <w:jc w:val="left"/>
      </w:pPr>
      <w:r>
        <w:rPr>
          <w:rStyle w:val="CommentReference"/>
        </w:rPr>
        <w:annotationRef/>
      </w:r>
      <w:r>
        <w:rPr>
          <w:color w:val="000000"/>
        </w:rPr>
        <w:t>More details on controls</w:t>
      </w:r>
    </w:p>
  </w:comment>
  <w:comment w:id="30" w:author="Arnob Alam" w:date="2025-01-14T19:59:00Z" w:initials="AA">
    <w:p w14:paraId="2B3FD4FD" w14:textId="77777777" w:rsidR="00EC36AC" w:rsidRDefault="00EC36AC" w:rsidP="00EC36AC">
      <w:pPr>
        <w:pStyle w:val="CommentText"/>
        <w:ind w:firstLine="0"/>
        <w:jc w:val="left"/>
      </w:pPr>
      <w:r>
        <w:rPr>
          <w:rStyle w:val="CommentReference"/>
        </w:rPr>
        <w:annotationRef/>
      </w:r>
      <w:r>
        <w:t>New analysis</w:t>
      </w:r>
    </w:p>
  </w:comment>
  <w:comment w:id="112" w:author="Arnob Alam" w:date="2025-01-14T21:24:00Z" w:initials="AA">
    <w:p w14:paraId="194D893D" w14:textId="77777777" w:rsidR="00F10BEF" w:rsidRDefault="00F10BEF" w:rsidP="00F10BEF">
      <w:pPr>
        <w:pStyle w:val="CommentText"/>
        <w:ind w:firstLine="0"/>
        <w:jc w:val="left"/>
      </w:pPr>
      <w:r>
        <w:rPr>
          <w:rStyle w:val="CommentReference"/>
        </w:rPr>
        <w:annotationRef/>
      </w:r>
      <w:r>
        <w:t>Updated figures</w:t>
      </w:r>
    </w:p>
  </w:comment>
  <w:comment w:id="135" w:author="Arnob Alam" w:date="2025-01-14T21:24:00Z" w:initials="AA">
    <w:p w14:paraId="67C68543" w14:textId="77777777" w:rsidR="00EC20E0" w:rsidRDefault="00EC20E0" w:rsidP="00EC20E0">
      <w:pPr>
        <w:pStyle w:val="CommentText"/>
        <w:ind w:firstLine="0"/>
        <w:jc w:val="left"/>
      </w:pPr>
      <w:r>
        <w:rPr>
          <w:rStyle w:val="CommentReference"/>
        </w:rPr>
        <w:annotationRef/>
      </w:r>
      <w:r>
        <w:t>Updated figures</w:t>
      </w:r>
    </w:p>
  </w:comment>
  <w:comment w:id="138" w:author="Arnob Alam" w:date="2025-01-14T21:24:00Z" w:initials="AA">
    <w:p w14:paraId="0DC4BF3D" w14:textId="77777777" w:rsidR="00EC20E0" w:rsidRDefault="00EC20E0" w:rsidP="00EC20E0">
      <w:pPr>
        <w:pStyle w:val="CommentText"/>
        <w:ind w:firstLine="0"/>
        <w:jc w:val="left"/>
      </w:pPr>
      <w:r>
        <w:rPr>
          <w:rStyle w:val="CommentReference"/>
        </w:rPr>
        <w:annotationRef/>
      </w:r>
      <w:r>
        <w:t>Updated figures</w:t>
      </w:r>
    </w:p>
  </w:comment>
  <w:comment w:id="164" w:author="Arnob Alam" w:date="2025-01-14T21:24:00Z" w:initials="AA">
    <w:p w14:paraId="29FDDEF3" w14:textId="77777777" w:rsidR="008A65C5" w:rsidRDefault="008A65C5" w:rsidP="008A65C5">
      <w:pPr>
        <w:pStyle w:val="CommentText"/>
        <w:ind w:firstLine="0"/>
        <w:jc w:val="left"/>
      </w:pPr>
      <w:r>
        <w:rPr>
          <w:rStyle w:val="CommentReference"/>
        </w:rPr>
        <w:annotationRef/>
      </w:r>
      <w:r>
        <w:t>Updated figures</w:t>
      </w:r>
    </w:p>
  </w:comment>
  <w:comment w:id="172" w:author="Arnob Alam" w:date="2025-01-18T16:53:00Z" w:initials="AA">
    <w:p w14:paraId="3C4771FE" w14:textId="77777777" w:rsidR="007D258F" w:rsidRDefault="007D258F" w:rsidP="007D258F">
      <w:pPr>
        <w:jc w:val="left"/>
      </w:pPr>
      <w:r>
        <w:rPr>
          <w:rStyle w:val="CommentReference"/>
        </w:rPr>
        <w:annotationRef/>
      </w:r>
      <w:r>
        <w:rPr>
          <w:color w:val="000000"/>
        </w:rPr>
        <w:t>Slightly edited for better flow.</w:t>
      </w:r>
    </w:p>
  </w:comment>
  <w:comment w:id="173" w:author="Arnob Alam" w:date="2025-01-18T17:07:00Z" w:initials="AA">
    <w:p w14:paraId="0DFF3AB3" w14:textId="77777777" w:rsidR="0083247D" w:rsidRDefault="0083247D" w:rsidP="0083247D">
      <w:pPr>
        <w:jc w:val="left"/>
      </w:pPr>
      <w:r>
        <w:rPr>
          <w:rStyle w:val="CommentReference"/>
        </w:rPr>
        <w:annotationRef/>
      </w:r>
      <w:r>
        <w:rPr>
          <w:color w:val="000000"/>
        </w:rPr>
        <w:t>Revised with more background on voluntary clearing.</w:t>
      </w:r>
    </w:p>
  </w:comment>
  <w:comment w:id="251" w:author="Arnob Alam" w:date="2025-01-18T18:14:00Z" w:initials="AA">
    <w:p w14:paraId="49D2B5B0" w14:textId="77777777" w:rsidR="00A047F1" w:rsidRDefault="00A047F1" w:rsidP="00A047F1">
      <w:pPr>
        <w:jc w:val="left"/>
      </w:pPr>
      <w:r>
        <w:rPr>
          <w:rStyle w:val="CommentReference"/>
        </w:rPr>
        <w:annotationRef/>
      </w:r>
      <w:r>
        <w:rPr>
          <w:color w:val="000000"/>
        </w:rPr>
        <w:t>Revised</w:t>
      </w:r>
    </w:p>
  </w:comment>
  <w:comment w:id="4495" w:author="Arnob Alam" w:date="2025-01-14T21:28:00Z" w:initials="AA">
    <w:p w14:paraId="60856FB7" w14:textId="1B9BEFD9" w:rsidR="00C43B6C" w:rsidRDefault="00C43B6C" w:rsidP="00C43B6C">
      <w:pPr>
        <w:pStyle w:val="CommentText"/>
        <w:ind w:firstLine="0"/>
        <w:jc w:val="left"/>
      </w:pPr>
      <w:r>
        <w:rPr>
          <w:rStyle w:val="CommentReference"/>
        </w:rPr>
        <w:annotationRef/>
      </w:r>
      <w:r>
        <w:t>New content starts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13EA54" w15:done="0"/>
  <w15:commentEx w15:paraId="538AF865" w15:done="0"/>
  <w15:commentEx w15:paraId="54645D0C" w15:done="0"/>
  <w15:commentEx w15:paraId="44A1FF8E" w15:done="0"/>
  <w15:commentEx w15:paraId="12B8DC82" w15:done="0"/>
  <w15:commentEx w15:paraId="2B3FD4FD" w15:done="0"/>
  <w15:commentEx w15:paraId="194D893D" w15:done="0"/>
  <w15:commentEx w15:paraId="67C68543" w15:done="0"/>
  <w15:commentEx w15:paraId="0DC4BF3D" w15:done="0"/>
  <w15:commentEx w15:paraId="29FDDEF3" w15:done="0"/>
  <w15:commentEx w15:paraId="3C4771FE" w15:done="0"/>
  <w15:commentEx w15:paraId="0DFF3AB3" w15:done="0"/>
  <w15:commentEx w15:paraId="49D2B5B0" w15:done="0"/>
  <w15:commentEx w15:paraId="60856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6D8D6F" w16cex:dateUtc="2024-11-03T09:54:00Z"/>
  <w16cex:commentExtensible w16cex:durableId="2FECD393" w16cex:dateUtc="2024-11-03T10:20:00Z"/>
  <w16cex:commentExtensible w16cex:durableId="7705602B" w16cex:dateUtc="2025-01-15T03:01:00Z"/>
  <w16cex:commentExtensible w16cex:durableId="45B53CA4" w16cex:dateUtc="2024-11-03T10:21:00Z"/>
  <w16cex:commentExtensible w16cex:durableId="051BBB4F" w16cex:dateUtc="2024-11-30T21:56:00Z"/>
  <w16cex:commentExtensible w16cex:durableId="02B5490C" w16cex:dateUtc="2025-01-15T00:59:00Z"/>
  <w16cex:commentExtensible w16cex:durableId="67774443" w16cex:dateUtc="2025-01-15T02:24:00Z"/>
  <w16cex:commentExtensible w16cex:durableId="35146DBF" w16cex:dateUtc="2025-01-15T02:24:00Z"/>
  <w16cex:commentExtensible w16cex:durableId="64B70E33" w16cex:dateUtc="2025-01-15T02:24:00Z"/>
  <w16cex:commentExtensible w16cex:durableId="3F8FBCB5" w16cex:dateUtc="2025-01-15T02:24:00Z"/>
  <w16cex:commentExtensible w16cex:durableId="7494F902" w16cex:dateUtc="2025-01-18T21:53:00Z"/>
  <w16cex:commentExtensible w16cex:durableId="193D55CE" w16cex:dateUtc="2025-01-18T22:07:00Z"/>
  <w16cex:commentExtensible w16cex:durableId="2771DA54" w16cex:dateUtc="2025-01-18T23:14:00Z"/>
  <w16cex:commentExtensible w16cex:durableId="6D6EA64C" w16cex:dateUtc="2025-01-15T0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13EA54" w16cid:durableId="376D8D6F"/>
  <w16cid:commentId w16cid:paraId="538AF865" w16cid:durableId="2FECD393"/>
  <w16cid:commentId w16cid:paraId="54645D0C" w16cid:durableId="7705602B"/>
  <w16cid:commentId w16cid:paraId="44A1FF8E" w16cid:durableId="45B53CA4"/>
  <w16cid:commentId w16cid:paraId="12B8DC82" w16cid:durableId="051BBB4F"/>
  <w16cid:commentId w16cid:paraId="2B3FD4FD" w16cid:durableId="02B5490C"/>
  <w16cid:commentId w16cid:paraId="194D893D" w16cid:durableId="67774443"/>
  <w16cid:commentId w16cid:paraId="67C68543" w16cid:durableId="35146DBF"/>
  <w16cid:commentId w16cid:paraId="0DC4BF3D" w16cid:durableId="64B70E33"/>
  <w16cid:commentId w16cid:paraId="29FDDEF3" w16cid:durableId="3F8FBCB5"/>
  <w16cid:commentId w16cid:paraId="3C4771FE" w16cid:durableId="7494F902"/>
  <w16cid:commentId w16cid:paraId="0DFF3AB3" w16cid:durableId="193D55CE"/>
  <w16cid:commentId w16cid:paraId="49D2B5B0" w16cid:durableId="2771DA54"/>
  <w16cid:commentId w16cid:paraId="60856FB7" w16cid:durableId="6D6EA6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1CA33" w14:textId="77777777" w:rsidR="00CA39A9" w:rsidRDefault="00CA39A9" w:rsidP="00916B59">
      <w:pPr>
        <w:spacing w:line="240" w:lineRule="auto"/>
      </w:pPr>
      <w:r>
        <w:separator/>
      </w:r>
    </w:p>
  </w:endnote>
  <w:endnote w:type="continuationSeparator" w:id="0">
    <w:p w14:paraId="4A63789E" w14:textId="77777777" w:rsidR="00CA39A9" w:rsidRDefault="00CA39A9" w:rsidP="00916B59">
      <w:pPr>
        <w:spacing w:line="240" w:lineRule="auto"/>
      </w:pPr>
      <w:r>
        <w:continuationSeparator/>
      </w:r>
    </w:p>
  </w:endnote>
  <w:endnote w:type="continuationNotice" w:id="1">
    <w:p w14:paraId="41D16772" w14:textId="77777777" w:rsidR="00CA39A9" w:rsidRDefault="00CA39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A1F6E" w14:textId="77777777" w:rsidR="00CA39A9" w:rsidRDefault="00CA39A9" w:rsidP="00916B59">
      <w:pPr>
        <w:spacing w:line="240" w:lineRule="auto"/>
      </w:pPr>
      <w:r>
        <w:separator/>
      </w:r>
    </w:p>
  </w:footnote>
  <w:footnote w:type="continuationSeparator" w:id="0">
    <w:p w14:paraId="175EB3B8" w14:textId="77777777" w:rsidR="00CA39A9" w:rsidRDefault="00CA39A9" w:rsidP="00916B59">
      <w:pPr>
        <w:spacing w:line="240" w:lineRule="auto"/>
      </w:pPr>
      <w:r>
        <w:continuationSeparator/>
      </w:r>
    </w:p>
  </w:footnote>
  <w:footnote w:type="continuationNotice" w:id="1">
    <w:p w14:paraId="460FD866" w14:textId="77777777" w:rsidR="00CA39A9" w:rsidRDefault="00CA39A9">
      <w:pPr>
        <w:spacing w:line="240" w:lineRule="auto"/>
      </w:pPr>
    </w:p>
  </w:footnote>
  <w:footnote w:id="2">
    <w:p w14:paraId="2A434BB3" w14:textId="77777777" w:rsidR="00172624" w:rsidRDefault="00172624" w:rsidP="00172624">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 w:id="5">
    <w:p w14:paraId="769E59A4" w14:textId="2663BCE5" w:rsidR="001B3661" w:rsidRDefault="001B3661">
      <w:pPr>
        <w:pStyle w:val="FootnoteText"/>
      </w:pPr>
      <w:ins w:id="187" w:author="Arnob Alam" w:date="2025-02-04T14:12:00Z" w16du:dateUtc="2025-02-04T19:12:00Z">
        <w:r>
          <w:rPr>
            <w:rStyle w:val="FootnoteReference"/>
          </w:rPr>
          <w:footnoteRef/>
        </w:r>
        <w:r>
          <w:t xml:space="preserve"> This is ~39% of USD contracts in phase 1, 22% of USD contracts in phase 2, and 11% of contracts in phase 3; it is also 52% of CAD contracts in phase 1 and 3 and 44% of CAD contracts in phase 2</w:t>
        </w:r>
      </w:ins>
    </w:p>
  </w:footnote>
  <w:footnote w:id="6">
    <w:p w14:paraId="5F1F883B" w14:textId="4CF79569" w:rsidR="009E068B" w:rsidRDefault="009E068B">
      <w:pPr>
        <w:pStyle w:val="FootnoteText"/>
      </w:pPr>
      <w:ins w:id="5354" w:author="Arnob Alam" w:date="2025-02-02T19:32:00Z" w16du:dateUtc="2025-02-03T00:32:00Z">
        <w:r>
          <w:rPr>
            <w:rStyle w:val="FootnoteReference"/>
          </w:rPr>
          <w:footnoteRef/>
        </w:r>
        <w:r>
          <w:t xml:space="preserve"> </w:t>
        </w:r>
      </w:ins>
      <w:ins w:id="5355" w:author="Arnob Alam" w:date="2025-02-02T19:33:00Z" w16du:dateUtc="2025-02-03T00:33:00Z">
        <w:r w:rsidR="00300E2E">
          <w:t xml:space="preserve">The exogenous variables used in the regression adjusted equations are age, age squared, </w:t>
        </w:r>
        <w:r w:rsidR="00614568">
          <w:t>years of schooling, high school dropout status and race</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8"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5"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3"/>
  </w:num>
  <w:num w:numId="2" w16cid:durableId="1322077080">
    <w:abstractNumId w:val="12"/>
  </w:num>
  <w:num w:numId="3" w16cid:durableId="1060834225">
    <w:abstractNumId w:val="2"/>
  </w:num>
  <w:num w:numId="4" w16cid:durableId="1677343865">
    <w:abstractNumId w:val="6"/>
  </w:num>
  <w:num w:numId="5" w16cid:durableId="2085032138">
    <w:abstractNumId w:val="9"/>
  </w:num>
  <w:num w:numId="6" w16cid:durableId="2079209417">
    <w:abstractNumId w:val="8"/>
  </w:num>
  <w:num w:numId="7" w16cid:durableId="1911109467">
    <w:abstractNumId w:val="15"/>
  </w:num>
  <w:num w:numId="8" w16cid:durableId="832453860">
    <w:abstractNumId w:val="5"/>
  </w:num>
  <w:num w:numId="9" w16cid:durableId="720860017">
    <w:abstractNumId w:val="11"/>
  </w:num>
  <w:num w:numId="10" w16cid:durableId="32773518">
    <w:abstractNumId w:val="7"/>
  </w:num>
  <w:num w:numId="11" w16cid:durableId="1427723544">
    <w:abstractNumId w:val="4"/>
  </w:num>
  <w:num w:numId="12" w16cid:durableId="1863207758">
    <w:abstractNumId w:val="13"/>
  </w:num>
  <w:num w:numId="13" w16cid:durableId="384452397">
    <w:abstractNumId w:val="14"/>
  </w:num>
  <w:num w:numId="14" w16cid:durableId="1627658375">
    <w:abstractNumId w:val="1"/>
  </w:num>
  <w:num w:numId="15" w16cid:durableId="828256289">
    <w:abstractNumId w:val="0"/>
  </w:num>
  <w:num w:numId="16" w16cid:durableId="1313214853">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nob Alam">
    <w15:presenceInfo w15:providerId="Windows Live" w15:userId="14f59b4f5920e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54B4"/>
    <w:rsid w:val="0000551C"/>
    <w:rsid w:val="00015EA9"/>
    <w:rsid w:val="00016015"/>
    <w:rsid w:val="000211C1"/>
    <w:rsid w:val="00022DE8"/>
    <w:rsid w:val="000238D2"/>
    <w:rsid w:val="000242B3"/>
    <w:rsid w:val="00033A2F"/>
    <w:rsid w:val="00034D08"/>
    <w:rsid w:val="000365A0"/>
    <w:rsid w:val="000368F9"/>
    <w:rsid w:val="00036F9C"/>
    <w:rsid w:val="0004023A"/>
    <w:rsid w:val="00040BB5"/>
    <w:rsid w:val="000410D0"/>
    <w:rsid w:val="00051F3D"/>
    <w:rsid w:val="000525FC"/>
    <w:rsid w:val="00055A92"/>
    <w:rsid w:val="00056BA8"/>
    <w:rsid w:val="00057C26"/>
    <w:rsid w:val="00060603"/>
    <w:rsid w:val="000623F9"/>
    <w:rsid w:val="00062476"/>
    <w:rsid w:val="00062B19"/>
    <w:rsid w:val="0006327F"/>
    <w:rsid w:val="000649B7"/>
    <w:rsid w:val="00073B00"/>
    <w:rsid w:val="00075277"/>
    <w:rsid w:val="00076D05"/>
    <w:rsid w:val="000811B5"/>
    <w:rsid w:val="000817B0"/>
    <w:rsid w:val="000831E5"/>
    <w:rsid w:val="00083664"/>
    <w:rsid w:val="00084FCC"/>
    <w:rsid w:val="00090999"/>
    <w:rsid w:val="000930EC"/>
    <w:rsid w:val="0009329D"/>
    <w:rsid w:val="00094F4A"/>
    <w:rsid w:val="000A0237"/>
    <w:rsid w:val="000A1FFB"/>
    <w:rsid w:val="000B06C9"/>
    <w:rsid w:val="000B1C59"/>
    <w:rsid w:val="000B2046"/>
    <w:rsid w:val="000B368B"/>
    <w:rsid w:val="000B6289"/>
    <w:rsid w:val="000B62EF"/>
    <w:rsid w:val="000B6559"/>
    <w:rsid w:val="000D28F5"/>
    <w:rsid w:val="000D3CA4"/>
    <w:rsid w:val="000D49EA"/>
    <w:rsid w:val="000D4DB9"/>
    <w:rsid w:val="000D7746"/>
    <w:rsid w:val="000E1BE9"/>
    <w:rsid w:val="000E35F2"/>
    <w:rsid w:val="000E4B25"/>
    <w:rsid w:val="000E51C7"/>
    <w:rsid w:val="000E690D"/>
    <w:rsid w:val="000E7A31"/>
    <w:rsid w:val="000F346B"/>
    <w:rsid w:val="000F4367"/>
    <w:rsid w:val="000F54C1"/>
    <w:rsid w:val="000F58CF"/>
    <w:rsid w:val="000F6E08"/>
    <w:rsid w:val="00100DFE"/>
    <w:rsid w:val="00101AC3"/>
    <w:rsid w:val="0010357F"/>
    <w:rsid w:val="00113231"/>
    <w:rsid w:val="00117C16"/>
    <w:rsid w:val="00120494"/>
    <w:rsid w:val="001238DA"/>
    <w:rsid w:val="00127942"/>
    <w:rsid w:val="00127F49"/>
    <w:rsid w:val="001310E6"/>
    <w:rsid w:val="00133086"/>
    <w:rsid w:val="001330D3"/>
    <w:rsid w:val="0013380F"/>
    <w:rsid w:val="00133A30"/>
    <w:rsid w:val="00136322"/>
    <w:rsid w:val="0013756C"/>
    <w:rsid w:val="00137E30"/>
    <w:rsid w:val="001505E3"/>
    <w:rsid w:val="00150B9C"/>
    <w:rsid w:val="00151179"/>
    <w:rsid w:val="001544D7"/>
    <w:rsid w:val="00156A9D"/>
    <w:rsid w:val="00160B28"/>
    <w:rsid w:val="00163395"/>
    <w:rsid w:val="00163864"/>
    <w:rsid w:val="001666DB"/>
    <w:rsid w:val="00167482"/>
    <w:rsid w:val="001723E9"/>
    <w:rsid w:val="00172624"/>
    <w:rsid w:val="00176E23"/>
    <w:rsid w:val="00177835"/>
    <w:rsid w:val="00183785"/>
    <w:rsid w:val="00184C80"/>
    <w:rsid w:val="0018533F"/>
    <w:rsid w:val="00190A09"/>
    <w:rsid w:val="00193119"/>
    <w:rsid w:val="001A1822"/>
    <w:rsid w:val="001A6C99"/>
    <w:rsid w:val="001A7FFA"/>
    <w:rsid w:val="001B3661"/>
    <w:rsid w:val="001C0500"/>
    <w:rsid w:val="001C06FA"/>
    <w:rsid w:val="001C7DD5"/>
    <w:rsid w:val="001D15B3"/>
    <w:rsid w:val="001D58AF"/>
    <w:rsid w:val="001E0B34"/>
    <w:rsid w:val="001E276D"/>
    <w:rsid w:val="001E344C"/>
    <w:rsid w:val="001F15B4"/>
    <w:rsid w:val="001F4209"/>
    <w:rsid w:val="001F5A09"/>
    <w:rsid w:val="00202A54"/>
    <w:rsid w:val="002063B5"/>
    <w:rsid w:val="0020697E"/>
    <w:rsid w:val="00206CEC"/>
    <w:rsid w:val="00211831"/>
    <w:rsid w:val="002126BB"/>
    <w:rsid w:val="00212D43"/>
    <w:rsid w:val="00213AA9"/>
    <w:rsid w:val="002154BE"/>
    <w:rsid w:val="002155C4"/>
    <w:rsid w:val="00216F42"/>
    <w:rsid w:val="0022132A"/>
    <w:rsid w:val="00226BB0"/>
    <w:rsid w:val="0022758A"/>
    <w:rsid w:val="00234178"/>
    <w:rsid w:val="002365B6"/>
    <w:rsid w:val="002401BF"/>
    <w:rsid w:val="00244123"/>
    <w:rsid w:val="002458BB"/>
    <w:rsid w:val="00246805"/>
    <w:rsid w:val="00246DE5"/>
    <w:rsid w:val="00252689"/>
    <w:rsid w:val="00252737"/>
    <w:rsid w:val="00254288"/>
    <w:rsid w:val="002552A2"/>
    <w:rsid w:val="00260318"/>
    <w:rsid w:val="002609B0"/>
    <w:rsid w:val="00260ADF"/>
    <w:rsid w:val="002629BF"/>
    <w:rsid w:val="002637B3"/>
    <w:rsid w:val="00263E05"/>
    <w:rsid w:val="002651C1"/>
    <w:rsid w:val="002653CE"/>
    <w:rsid w:val="00267114"/>
    <w:rsid w:val="00267864"/>
    <w:rsid w:val="002726FF"/>
    <w:rsid w:val="00273AE0"/>
    <w:rsid w:val="00275B78"/>
    <w:rsid w:val="00276F21"/>
    <w:rsid w:val="0027758E"/>
    <w:rsid w:val="00277A95"/>
    <w:rsid w:val="002833CE"/>
    <w:rsid w:val="0028734C"/>
    <w:rsid w:val="00293F96"/>
    <w:rsid w:val="00296C48"/>
    <w:rsid w:val="002975CF"/>
    <w:rsid w:val="00297A3F"/>
    <w:rsid w:val="002A62E7"/>
    <w:rsid w:val="002B0FB0"/>
    <w:rsid w:val="002B17C6"/>
    <w:rsid w:val="002C0473"/>
    <w:rsid w:val="002C0988"/>
    <w:rsid w:val="002C10DE"/>
    <w:rsid w:val="002C47DB"/>
    <w:rsid w:val="002C4EA4"/>
    <w:rsid w:val="002D0170"/>
    <w:rsid w:val="002D2B3D"/>
    <w:rsid w:val="002D3D87"/>
    <w:rsid w:val="002D7608"/>
    <w:rsid w:val="002E6207"/>
    <w:rsid w:val="002E6BD5"/>
    <w:rsid w:val="002E71CF"/>
    <w:rsid w:val="002F5A55"/>
    <w:rsid w:val="00300E2E"/>
    <w:rsid w:val="00302D61"/>
    <w:rsid w:val="00310460"/>
    <w:rsid w:val="00311CF5"/>
    <w:rsid w:val="00312CA8"/>
    <w:rsid w:val="003130C5"/>
    <w:rsid w:val="0031310F"/>
    <w:rsid w:val="003177F0"/>
    <w:rsid w:val="00317C07"/>
    <w:rsid w:val="00322790"/>
    <w:rsid w:val="00323951"/>
    <w:rsid w:val="00324050"/>
    <w:rsid w:val="0032551E"/>
    <w:rsid w:val="00325A94"/>
    <w:rsid w:val="0032630D"/>
    <w:rsid w:val="00327919"/>
    <w:rsid w:val="00330AE8"/>
    <w:rsid w:val="003313A8"/>
    <w:rsid w:val="00331A1A"/>
    <w:rsid w:val="00333CD7"/>
    <w:rsid w:val="00334CFA"/>
    <w:rsid w:val="00335DC8"/>
    <w:rsid w:val="003373AC"/>
    <w:rsid w:val="00337EDA"/>
    <w:rsid w:val="00342FA7"/>
    <w:rsid w:val="00343B2B"/>
    <w:rsid w:val="00344D98"/>
    <w:rsid w:val="00345470"/>
    <w:rsid w:val="00355068"/>
    <w:rsid w:val="0035643A"/>
    <w:rsid w:val="00356A39"/>
    <w:rsid w:val="003639B3"/>
    <w:rsid w:val="00364992"/>
    <w:rsid w:val="00364F63"/>
    <w:rsid w:val="003666CD"/>
    <w:rsid w:val="003677D8"/>
    <w:rsid w:val="00370810"/>
    <w:rsid w:val="00372C08"/>
    <w:rsid w:val="0037511E"/>
    <w:rsid w:val="00380205"/>
    <w:rsid w:val="00380A9F"/>
    <w:rsid w:val="00386F96"/>
    <w:rsid w:val="00387917"/>
    <w:rsid w:val="0039099C"/>
    <w:rsid w:val="0039100D"/>
    <w:rsid w:val="003933C2"/>
    <w:rsid w:val="00393D46"/>
    <w:rsid w:val="00395A8E"/>
    <w:rsid w:val="00396EDF"/>
    <w:rsid w:val="003A76FA"/>
    <w:rsid w:val="003B1D0B"/>
    <w:rsid w:val="003B32F2"/>
    <w:rsid w:val="003B417D"/>
    <w:rsid w:val="003B527D"/>
    <w:rsid w:val="003C11A8"/>
    <w:rsid w:val="003C2223"/>
    <w:rsid w:val="003C2AB6"/>
    <w:rsid w:val="003C3245"/>
    <w:rsid w:val="003C3B08"/>
    <w:rsid w:val="003C5626"/>
    <w:rsid w:val="003D0EA5"/>
    <w:rsid w:val="003D15B5"/>
    <w:rsid w:val="003D1958"/>
    <w:rsid w:val="003D1C71"/>
    <w:rsid w:val="003D2C7A"/>
    <w:rsid w:val="003D6B32"/>
    <w:rsid w:val="003E34E2"/>
    <w:rsid w:val="003E4F9B"/>
    <w:rsid w:val="003E5D9E"/>
    <w:rsid w:val="003F38DD"/>
    <w:rsid w:val="003F4404"/>
    <w:rsid w:val="003F4476"/>
    <w:rsid w:val="004014AF"/>
    <w:rsid w:val="004044E0"/>
    <w:rsid w:val="00407933"/>
    <w:rsid w:val="004079FB"/>
    <w:rsid w:val="00413637"/>
    <w:rsid w:val="00413873"/>
    <w:rsid w:val="004142D0"/>
    <w:rsid w:val="00420825"/>
    <w:rsid w:val="00422C48"/>
    <w:rsid w:val="0043272A"/>
    <w:rsid w:val="00432C9C"/>
    <w:rsid w:val="004347DF"/>
    <w:rsid w:val="00434B8C"/>
    <w:rsid w:val="00436067"/>
    <w:rsid w:val="00436BF3"/>
    <w:rsid w:val="00442DE2"/>
    <w:rsid w:val="00444FE6"/>
    <w:rsid w:val="00446E77"/>
    <w:rsid w:val="00456EF4"/>
    <w:rsid w:val="00464C53"/>
    <w:rsid w:val="004652DE"/>
    <w:rsid w:val="00465CB6"/>
    <w:rsid w:val="00466E19"/>
    <w:rsid w:val="00466EAB"/>
    <w:rsid w:val="0047070D"/>
    <w:rsid w:val="00471876"/>
    <w:rsid w:val="00472EC4"/>
    <w:rsid w:val="00473B19"/>
    <w:rsid w:val="00474E72"/>
    <w:rsid w:val="00481059"/>
    <w:rsid w:val="00481088"/>
    <w:rsid w:val="00481F09"/>
    <w:rsid w:val="004838E9"/>
    <w:rsid w:val="00485C34"/>
    <w:rsid w:val="004909CE"/>
    <w:rsid w:val="0049365F"/>
    <w:rsid w:val="0049516A"/>
    <w:rsid w:val="004B1105"/>
    <w:rsid w:val="004B282D"/>
    <w:rsid w:val="004B697B"/>
    <w:rsid w:val="004C5B17"/>
    <w:rsid w:val="004C61B8"/>
    <w:rsid w:val="004C620A"/>
    <w:rsid w:val="004D1362"/>
    <w:rsid w:val="004D5B4F"/>
    <w:rsid w:val="004D7155"/>
    <w:rsid w:val="004E046B"/>
    <w:rsid w:val="004E4B2E"/>
    <w:rsid w:val="004E53DD"/>
    <w:rsid w:val="004E5D89"/>
    <w:rsid w:val="004E70B5"/>
    <w:rsid w:val="004F05F7"/>
    <w:rsid w:val="004F1B45"/>
    <w:rsid w:val="004F1BCE"/>
    <w:rsid w:val="004F1D04"/>
    <w:rsid w:val="004F3245"/>
    <w:rsid w:val="004F52DA"/>
    <w:rsid w:val="004F6360"/>
    <w:rsid w:val="00505AC1"/>
    <w:rsid w:val="00507773"/>
    <w:rsid w:val="00510BEA"/>
    <w:rsid w:val="005116D2"/>
    <w:rsid w:val="005172B2"/>
    <w:rsid w:val="00524266"/>
    <w:rsid w:val="00524440"/>
    <w:rsid w:val="00525974"/>
    <w:rsid w:val="00534508"/>
    <w:rsid w:val="00536572"/>
    <w:rsid w:val="00544AA1"/>
    <w:rsid w:val="00544CCA"/>
    <w:rsid w:val="005520FA"/>
    <w:rsid w:val="0055729E"/>
    <w:rsid w:val="00561299"/>
    <w:rsid w:val="0056142C"/>
    <w:rsid w:val="00561948"/>
    <w:rsid w:val="00565535"/>
    <w:rsid w:val="00574F24"/>
    <w:rsid w:val="00575066"/>
    <w:rsid w:val="00577085"/>
    <w:rsid w:val="00577B93"/>
    <w:rsid w:val="00582349"/>
    <w:rsid w:val="00590C7A"/>
    <w:rsid w:val="0059273E"/>
    <w:rsid w:val="005A5795"/>
    <w:rsid w:val="005A7F0C"/>
    <w:rsid w:val="005B2CFB"/>
    <w:rsid w:val="005B5842"/>
    <w:rsid w:val="005C32AB"/>
    <w:rsid w:val="005C7134"/>
    <w:rsid w:val="005D0ED2"/>
    <w:rsid w:val="005D2017"/>
    <w:rsid w:val="005E3193"/>
    <w:rsid w:val="005E6B1A"/>
    <w:rsid w:val="005F1ECB"/>
    <w:rsid w:val="00600ACA"/>
    <w:rsid w:val="00601226"/>
    <w:rsid w:val="00603CC8"/>
    <w:rsid w:val="00605058"/>
    <w:rsid w:val="00606F43"/>
    <w:rsid w:val="00610A06"/>
    <w:rsid w:val="00610F5D"/>
    <w:rsid w:val="00612436"/>
    <w:rsid w:val="00613274"/>
    <w:rsid w:val="00613E8E"/>
    <w:rsid w:val="00614568"/>
    <w:rsid w:val="006171DA"/>
    <w:rsid w:val="006212F9"/>
    <w:rsid w:val="0062179B"/>
    <w:rsid w:val="006236C0"/>
    <w:rsid w:val="0062393B"/>
    <w:rsid w:val="00627D20"/>
    <w:rsid w:val="00630316"/>
    <w:rsid w:val="00631417"/>
    <w:rsid w:val="00632BC9"/>
    <w:rsid w:val="00633477"/>
    <w:rsid w:val="00635CD0"/>
    <w:rsid w:val="0063624E"/>
    <w:rsid w:val="00641B81"/>
    <w:rsid w:val="00642B70"/>
    <w:rsid w:val="00646DB7"/>
    <w:rsid w:val="00652170"/>
    <w:rsid w:val="006561E8"/>
    <w:rsid w:val="00657B7D"/>
    <w:rsid w:val="00666456"/>
    <w:rsid w:val="00667B32"/>
    <w:rsid w:val="0067034A"/>
    <w:rsid w:val="00670633"/>
    <w:rsid w:val="00673EA8"/>
    <w:rsid w:val="00677C96"/>
    <w:rsid w:val="006812A5"/>
    <w:rsid w:val="00681DD4"/>
    <w:rsid w:val="00684349"/>
    <w:rsid w:val="006903EF"/>
    <w:rsid w:val="00690FF0"/>
    <w:rsid w:val="00697CBF"/>
    <w:rsid w:val="006A11CB"/>
    <w:rsid w:val="006A136B"/>
    <w:rsid w:val="006A2E7C"/>
    <w:rsid w:val="006A6C1C"/>
    <w:rsid w:val="006A6CCE"/>
    <w:rsid w:val="006B0CE0"/>
    <w:rsid w:val="006B1B7E"/>
    <w:rsid w:val="006B4B90"/>
    <w:rsid w:val="006C2DBA"/>
    <w:rsid w:val="006C4CB9"/>
    <w:rsid w:val="006C70C1"/>
    <w:rsid w:val="006C7A78"/>
    <w:rsid w:val="006D0303"/>
    <w:rsid w:val="006D07C7"/>
    <w:rsid w:val="006D29F5"/>
    <w:rsid w:val="006E0DE8"/>
    <w:rsid w:val="006E16E3"/>
    <w:rsid w:val="006E2035"/>
    <w:rsid w:val="006E2801"/>
    <w:rsid w:val="006E55D8"/>
    <w:rsid w:val="006E69F4"/>
    <w:rsid w:val="006E71AD"/>
    <w:rsid w:val="006F2394"/>
    <w:rsid w:val="006F259D"/>
    <w:rsid w:val="006F4A8C"/>
    <w:rsid w:val="0070106C"/>
    <w:rsid w:val="0070404A"/>
    <w:rsid w:val="00706597"/>
    <w:rsid w:val="00710C1E"/>
    <w:rsid w:val="00711493"/>
    <w:rsid w:val="007115E8"/>
    <w:rsid w:val="007136FE"/>
    <w:rsid w:val="00714654"/>
    <w:rsid w:val="00717712"/>
    <w:rsid w:val="00721654"/>
    <w:rsid w:val="00722B77"/>
    <w:rsid w:val="007232EC"/>
    <w:rsid w:val="007239CB"/>
    <w:rsid w:val="00724CAB"/>
    <w:rsid w:val="00727D7F"/>
    <w:rsid w:val="00741567"/>
    <w:rsid w:val="00746E45"/>
    <w:rsid w:val="00747A7F"/>
    <w:rsid w:val="00755318"/>
    <w:rsid w:val="00755718"/>
    <w:rsid w:val="00760911"/>
    <w:rsid w:val="0076432A"/>
    <w:rsid w:val="00765A98"/>
    <w:rsid w:val="00766ED4"/>
    <w:rsid w:val="00767205"/>
    <w:rsid w:val="00771523"/>
    <w:rsid w:val="00771FA8"/>
    <w:rsid w:val="00773856"/>
    <w:rsid w:val="00773D11"/>
    <w:rsid w:val="00775801"/>
    <w:rsid w:val="00776F74"/>
    <w:rsid w:val="00780E79"/>
    <w:rsid w:val="007820B7"/>
    <w:rsid w:val="00783D69"/>
    <w:rsid w:val="00784B17"/>
    <w:rsid w:val="00787F0C"/>
    <w:rsid w:val="00787F96"/>
    <w:rsid w:val="00792D2D"/>
    <w:rsid w:val="007979D3"/>
    <w:rsid w:val="007A22A1"/>
    <w:rsid w:val="007A3315"/>
    <w:rsid w:val="007A3E13"/>
    <w:rsid w:val="007A580A"/>
    <w:rsid w:val="007B021F"/>
    <w:rsid w:val="007B3F1A"/>
    <w:rsid w:val="007B5957"/>
    <w:rsid w:val="007C5A92"/>
    <w:rsid w:val="007C73C5"/>
    <w:rsid w:val="007C7BBB"/>
    <w:rsid w:val="007D258F"/>
    <w:rsid w:val="007D3AE1"/>
    <w:rsid w:val="007D76ED"/>
    <w:rsid w:val="007E0211"/>
    <w:rsid w:val="007E19CB"/>
    <w:rsid w:val="007E1BA7"/>
    <w:rsid w:val="007E2EC2"/>
    <w:rsid w:val="007E43E6"/>
    <w:rsid w:val="007E5335"/>
    <w:rsid w:val="007F4328"/>
    <w:rsid w:val="007F6602"/>
    <w:rsid w:val="00800953"/>
    <w:rsid w:val="00805065"/>
    <w:rsid w:val="0080536F"/>
    <w:rsid w:val="008067F7"/>
    <w:rsid w:val="00811986"/>
    <w:rsid w:val="00813F24"/>
    <w:rsid w:val="00822C59"/>
    <w:rsid w:val="008233F0"/>
    <w:rsid w:val="0083247D"/>
    <w:rsid w:val="00832EDF"/>
    <w:rsid w:val="008339E4"/>
    <w:rsid w:val="00836A0B"/>
    <w:rsid w:val="00840030"/>
    <w:rsid w:val="008408AD"/>
    <w:rsid w:val="00840D4C"/>
    <w:rsid w:val="00841F34"/>
    <w:rsid w:val="008461F3"/>
    <w:rsid w:val="00846E31"/>
    <w:rsid w:val="008472C0"/>
    <w:rsid w:val="00850116"/>
    <w:rsid w:val="008507D9"/>
    <w:rsid w:val="0085449D"/>
    <w:rsid w:val="008551E2"/>
    <w:rsid w:val="0086311A"/>
    <w:rsid w:val="0086424C"/>
    <w:rsid w:val="00864734"/>
    <w:rsid w:val="008678A2"/>
    <w:rsid w:val="00867F49"/>
    <w:rsid w:val="00870477"/>
    <w:rsid w:val="00872BB9"/>
    <w:rsid w:val="008773E0"/>
    <w:rsid w:val="008803BE"/>
    <w:rsid w:val="00881C91"/>
    <w:rsid w:val="008851E1"/>
    <w:rsid w:val="008935A9"/>
    <w:rsid w:val="00894D4A"/>
    <w:rsid w:val="008961A1"/>
    <w:rsid w:val="00897141"/>
    <w:rsid w:val="008A1713"/>
    <w:rsid w:val="008A29C0"/>
    <w:rsid w:val="008A3BA7"/>
    <w:rsid w:val="008A3CC6"/>
    <w:rsid w:val="008A5C92"/>
    <w:rsid w:val="008A6507"/>
    <w:rsid w:val="008A65C5"/>
    <w:rsid w:val="008A7AC7"/>
    <w:rsid w:val="008B1BE5"/>
    <w:rsid w:val="008B2215"/>
    <w:rsid w:val="008B2472"/>
    <w:rsid w:val="008B2BAB"/>
    <w:rsid w:val="008B2BAF"/>
    <w:rsid w:val="008B3241"/>
    <w:rsid w:val="008B33C3"/>
    <w:rsid w:val="008B3865"/>
    <w:rsid w:val="008B5CAB"/>
    <w:rsid w:val="008C1687"/>
    <w:rsid w:val="008C5765"/>
    <w:rsid w:val="008C6EE1"/>
    <w:rsid w:val="008D14FB"/>
    <w:rsid w:val="008D289A"/>
    <w:rsid w:val="008D540C"/>
    <w:rsid w:val="008D5B5F"/>
    <w:rsid w:val="008D5CCE"/>
    <w:rsid w:val="008E1B0A"/>
    <w:rsid w:val="008E6CEA"/>
    <w:rsid w:val="008E704C"/>
    <w:rsid w:val="008F0AB0"/>
    <w:rsid w:val="008F1CD7"/>
    <w:rsid w:val="008F335A"/>
    <w:rsid w:val="008F3A03"/>
    <w:rsid w:val="008F7950"/>
    <w:rsid w:val="0090734E"/>
    <w:rsid w:val="00914187"/>
    <w:rsid w:val="00916B59"/>
    <w:rsid w:val="0092264A"/>
    <w:rsid w:val="009227A1"/>
    <w:rsid w:val="00923F59"/>
    <w:rsid w:val="009262F1"/>
    <w:rsid w:val="009275E4"/>
    <w:rsid w:val="00930217"/>
    <w:rsid w:val="0093161C"/>
    <w:rsid w:val="00932E6B"/>
    <w:rsid w:val="00932F26"/>
    <w:rsid w:val="009358B9"/>
    <w:rsid w:val="0093619C"/>
    <w:rsid w:val="009375D6"/>
    <w:rsid w:val="009452AA"/>
    <w:rsid w:val="0095006D"/>
    <w:rsid w:val="00950094"/>
    <w:rsid w:val="00950EFE"/>
    <w:rsid w:val="00951EB8"/>
    <w:rsid w:val="00952975"/>
    <w:rsid w:val="00954B44"/>
    <w:rsid w:val="009559FF"/>
    <w:rsid w:val="009572A9"/>
    <w:rsid w:val="00961560"/>
    <w:rsid w:val="009618C0"/>
    <w:rsid w:val="009625CC"/>
    <w:rsid w:val="009640AC"/>
    <w:rsid w:val="00964440"/>
    <w:rsid w:val="00967952"/>
    <w:rsid w:val="00971608"/>
    <w:rsid w:val="00972AF2"/>
    <w:rsid w:val="009764A4"/>
    <w:rsid w:val="00977B6B"/>
    <w:rsid w:val="00980325"/>
    <w:rsid w:val="0098035B"/>
    <w:rsid w:val="009811A1"/>
    <w:rsid w:val="00981E74"/>
    <w:rsid w:val="00982991"/>
    <w:rsid w:val="00982B0A"/>
    <w:rsid w:val="00985F39"/>
    <w:rsid w:val="00987F2C"/>
    <w:rsid w:val="00990950"/>
    <w:rsid w:val="00995868"/>
    <w:rsid w:val="00996AB7"/>
    <w:rsid w:val="009977CD"/>
    <w:rsid w:val="009A344A"/>
    <w:rsid w:val="009A4CC2"/>
    <w:rsid w:val="009A7E2E"/>
    <w:rsid w:val="009B1E57"/>
    <w:rsid w:val="009B3614"/>
    <w:rsid w:val="009B67D9"/>
    <w:rsid w:val="009C0FEC"/>
    <w:rsid w:val="009C75BF"/>
    <w:rsid w:val="009D35EB"/>
    <w:rsid w:val="009D36CE"/>
    <w:rsid w:val="009D704C"/>
    <w:rsid w:val="009E068B"/>
    <w:rsid w:val="009E791F"/>
    <w:rsid w:val="009F16B5"/>
    <w:rsid w:val="009F7BD0"/>
    <w:rsid w:val="00A047F1"/>
    <w:rsid w:val="00A04B06"/>
    <w:rsid w:val="00A05BB8"/>
    <w:rsid w:val="00A14345"/>
    <w:rsid w:val="00A144BA"/>
    <w:rsid w:val="00A158D7"/>
    <w:rsid w:val="00A17574"/>
    <w:rsid w:val="00A2102A"/>
    <w:rsid w:val="00A218FB"/>
    <w:rsid w:val="00A21DC8"/>
    <w:rsid w:val="00A24B4A"/>
    <w:rsid w:val="00A2647D"/>
    <w:rsid w:val="00A27460"/>
    <w:rsid w:val="00A336D5"/>
    <w:rsid w:val="00A35565"/>
    <w:rsid w:val="00A3628A"/>
    <w:rsid w:val="00A3797B"/>
    <w:rsid w:val="00A37BB1"/>
    <w:rsid w:val="00A436D5"/>
    <w:rsid w:val="00A44835"/>
    <w:rsid w:val="00A44B0A"/>
    <w:rsid w:val="00A45619"/>
    <w:rsid w:val="00A459DA"/>
    <w:rsid w:val="00A45EFE"/>
    <w:rsid w:val="00A46355"/>
    <w:rsid w:val="00A50363"/>
    <w:rsid w:val="00A5140A"/>
    <w:rsid w:val="00A5161C"/>
    <w:rsid w:val="00A51D1C"/>
    <w:rsid w:val="00A60894"/>
    <w:rsid w:val="00A624FE"/>
    <w:rsid w:val="00A65306"/>
    <w:rsid w:val="00A6556D"/>
    <w:rsid w:val="00A66561"/>
    <w:rsid w:val="00A70B15"/>
    <w:rsid w:val="00A70D47"/>
    <w:rsid w:val="00A712D2"/>
    <w:rsid w:val="00A717F9"/>
    <w:rsid w:val="00A735A4"/>
    <w:rsid w:val="00A74762"/>
    <w:rsid w:val="00A76BA5"/>
    <w:rsid w:val="00A770DF"/>
    <w:rsid w:val="00A777B5"/>
    <w:rsid w:val="00A80502"/>
    <w:rsid w:val="00A80598"/>
    <w:rsid w:val="00A811A3"/>
    <w:rsid w:val="00A81AA1"/>
    <w:rsid w:val="00A82687"/>
    <w:rsid w:val="00A86B4A"/>
    <w:rsid w:val="00A91AAA"/>
    <w:rsid w:val="00A923D5"/>
    <w:rsid w:val="00A92C54"/>
    <w:rsid w:val="00A93705"/>
    <w:rsid w:val="00A9498C"/>
    <w:rsid w:val="00A94C0E"/>
    <w:rsid w:val="00AA0366"/>
    <w:rsid w:val="00AA1407"/>
    <w:rsid w:val="00AB0395"/>
    <w:rsid w:val="00AB4A7C"/>
    <w:rsid w:val="00AB72A0"/>
    <w:rsid w:val="00AB72A3"/>
    <w:rsid w:val="00AB73C9"/>
    <w:rsid w:val="00AC6FB7"/>
    <w:rsid w:val="00AD2150"/>
    <w:rsid w:val="00AD6A41"/>
    <w:rsid w:val="00AE2E08"/>
    <w:rsid w:val="00AE596C"/>
    <w:rsid w:val="00AF0F09"/>
    <w:rsid w:val="00AF1057"/>
    <w:rsid w:val="00AF5C18"/>
    <w:rsid w:val="00AF746E"/>
    <w:rsid w:val="00B07BB1"/>
    <w:rsid w:val="00B11F4B"/>
    <w:rsid w:val="00B160FC"/>
    <w:rsid w:val="00B17CFE"/>
    <w:rsid w:val="00B21874"/>
    <w:rsid w:val="00B22A05"/>
    <w:rsid w:val="00B2363A"/>
    <w:rsid w:val="00B2415B"/>
    <w:rsid w:val="00B24F57"/>
    <w:rsid w:val="00B25D3A"/>
    <w:rsid w:val="00B27F6E"/>
    <w:rsid w:val="00B3210A"/>
    <w:rsid w:val="00B338A4"/>
    <w:rsid w:val="00B46320"/>
    <w:rsid w:val="00B5286A"/>
    <w:rsid w:val="00B538D9"/>
    <w:rsid w:val="00B55B03"/>
    <w:rsid w:val="00B56201"/>
    <w:rsid w:val="00B57C8C"/>
    <w:rsid w:val="00B60585"/>
    <w:rsid w:val="00B66829"/>
    <w:rsid w:val="00B67E6D"/>
    <w:rsid w:val="00B70186"/>
    <w:rsid w:val="00B74D7D"/>
    <w:rsid w:val="00B80AF0"/>
    <w:rsid w:val="00B936EE"/>
    <w:rsid w:val="00B947DD"/>
    <w:rsid w:val="00B94A71"/>
    <w:rsid w:val="00B95905"/>
    <w:rsid w:val="00B96FD0"/>
    <w:rsid w:val="00BA012B"/>
    <w:rsid w:val="00BA5514"/>
    <w:rsid w:val="00BA653F"/>
    <w:rsid w:val="00BB0918"/>
    <w:rsid w:val="00BB1C3C"/>
    <w:rsid w:val="00BB2726"/>
    <w:rsid w:val="00BB360A"/>
    <w:rsid w:val="00BB58E9"/>
    <w:rsid w:val="00BC08DD"/>
    <w:rsid w:val="00BC102E"/>
    <w:rsid w:val="00BC3CD4"/>
    <w:rsid w:val="00BC7D12"/>
    <w:rsid w:val="00BD0C23"/>
    <w:rsid w:val="00BD4127"/>
    <w:rsid w:val="00BD50E3"/>
    <w:rsid w:val="00BD6510"/>
    <w:rsid w:val="00BF00D3"/>
    <w:rsid w:val="00BF3A0D"/>
    <w:rsid w:val="00BF47F6"/>
    <w:rsid w:val="00BF5892"/>
    <w:rsid w:val="00BF61CF"/>
    <w:rsid w:val="00C021E5"/>
    <w:rsid w:val="00C024F6"/>
    <w:rsid w:val="00C02991"/>
    <w:rsid w:val="00C03A39"/>
    <w:rsid w:val="00C050D8"/>
    <w:rsid w:val="00C074BF"/>
    <w:rsid w:val="00C07967"/>
    <w:rsid w:val="00C07EA6"/>
    <w:rsid w:val="00C12079"/>
    <w:rsid w:val="00C13230"/>
    <w:rsid w:val="00C219A2"/>
    <w:rsid w:val="00C222B8"/>
    <w:rsid w:val="00C22A78"/>
    <w:rsid w:val="00C22DDD"/>
    <w:rsid w:val="00C25DD7"/>
    <w:rsid w:val="00C26194"/>
    <w:rsid w:val="00C3559F"/>
    <w:rsid w:val="00C3688F"/>
    <w:rsid w:val="00C404AC"/>
    <w:rsid w:val="00C40D8B"/>
    <w:rsid w:val="00C413B8"/>
    <w:rsid w:val="00C41434"/>
    <w:rsid w:val="00C415A8"/>
    <w:rsid w:val="00C419CF"/>
    <w:rsid w:val="00C41CE8"/>
    <w:rsid w:val="00C430B1"/>
    <w:rsid w:val="00C43B6C"/>
    <w:rsid w:val="00C44400"/>
    <w:rsid w:val="00C45C8D"/>
    <w:rsid w:val="00C503F6"/>
    <w:rsid w:val="00C53777"/>
    <w:rsid w:val="00C54591"/>
    <w:rsid w:val="00C55A7A"/>
    <w:rsid w:val="00C6027D"/>
    <w:rsid w:val="00C617DF"/>
    <w:rsid w:val="00C63386"/>
    <w:rsid w:val="00C72184"/>
    <w:rsid w:val="00C7357E"/>
    <w:rsid w:val="00C75B0C"/>
    <w:rsid w:val="00C76BBC"/>
    <w:rsid w:val="00C76C02"/>
    <w:rsid w:val="00C76D50"/>
    <w:rsid w:val="00C77059"/>
    <w:rsid w:val="00C802D3"/>
    <w:rsid w:val="00C804A9"/>
    <w:rsid w:val="00C8086F"/>
    <w:rsid w:val="00C816CC"/>
    <w:rsid w:val="00C830D1"/>
    <w:rsid w:val="00C8363A"/>
    <w:rsid w:val="00C83A7E"/>
    <w:rsid w:val="00C83CFF"/>
    <w:rsid w:val="00C85EF2"/>
    <w:rsid w:val="00C86EA3"/>
    <w:rsid w:val="00C873D7"/>
    <w:rsid w:val="00C87DB3"/>
    <w:rsid w:val="00C91088"/>
    <w:rsid w:val="00C91793"/>
    <w:rsid w:val="00CA2E33"/>
    <w:rsid w:val="00CA39A9"/>
    <w:rsid w:val="00CA3CE1"/>
    <w:rsid w:val="00CA4D18"/>
    <w:rsid w:val="00CB0F49"/>
    <w:rsid w:val="00CB126D"/>
    <w:rsid w:val="00CB1BFC"/>
    <w:rsid w:val="00CB52FB"/>
    <w:rsid w:val="00CC33A1"/>
    <w:rsid w:val="00CC3E5D"/>
    <w:rsid w:val="00CC4D78"/>
    <w:rsid w:val="00CC5348"/>
    <w:rsid w:val="00CD3FAA"/>
    <w:rsid w:val="00CE14BA"/>
    <w:rsid w:val="00CE1DFC"/>
    <w:rsid w:val="00CE3C4B"/>
    <w:rsid w:val="00CE683D"/>
    <w:rsid w:val="00CF0EDF"/>
    <w:rsid w:val="00CF1571"/>
    <w:rsid w:val="00CF1751"/>
    <w:rsid w:val="00CF1968"/>
    <w:rsid w:val="00CF46DD"/>
    <w:rsid w:val="00D019D2"/>
    <w:rsid w:val="00D030FC"/>
    <w:rsid w:val="00D0387A"/>
    <w:rsid w:val="00D0518B"/>
    <w:rsid w:val="00D06492"/>
    <w:rsid w:val="00D1247B"/>
    <w:rsid w:val="00D1305E"/>
    <w:rsid w:val="00D13694"/>
    <w:rsid w:val="00D165E1"/>
    <w:rsid w:val="00D20BF4"/>
    <w:rsid w:val="00D2349A"/>
    <w:rsid w:val="00D26C7C"/>
    <w:rsid w:val="00D27DA3"/>
    <w:rsid w:val="00D27F39"/>
    <w:rsid w:val="00D27F5F"/>
    <w:rsid w:val="00D31AC5"/>
    <w:rsid w:val="00D3347C"/>
    <w:rsid w:val="00D34F02"/>
    <w:rsid w:val="00D3568B"/>
    <w:rsid w:val="00D3655C"/>
    <w:rsid w:val="00D3697C"/>
    <w:rsid w:val="00D407D0"/>
    <w:rsid w:val="00D44520"/>
    <w:rsid w:val="00D44FE6"/>
    <w:rsid w:val="00D45876"/>
    <w:rsid w:val="00D50F5D"/>
    <w:rsid w:val="00D5434C"/>
    <w:rsid w:val="00D555AB"/>
    <w:rsid w:val="00D572DF"/>
    <w:rsid w:val="00D623F7"/>
    <w:rsid w:val="00D62943"/>
    <w:rsid w:val="00D63878"/>
    <w:rsid w:val="00D63C6D"/>
    <w:rsid w:val="00D654F4"/>
    <w:rsid w:val="00D71756"/>
    <w:rsid w:val="00D74507"/>
    <w:rsid w:val="00D76A8D"/>
    <w:rsid w:val="00D77369"/>
    <w:rsid w:val="00D773DB"/>
    <w:rsid w:val="00D81AB0"/>
    <w:rsid w:val="00D855A9"/>
    <w:rsid w:val="00D86B46"/>
    <w:rsid w:val="00D90B4E"/>
    <w:rsid w:val="00D956EA"/>
    <w:rsid w:val="00D963F0"/>
    <w:rsid w:val="00D97E99"/>
    <w:rsid w:val="00DA007A"/>
    <w:rsid w:val="00DA0248"/>
    <w:rsid w:val="00DA4753"/>
    <w:rsid w:val="00DB0BB7"/>
    <w:rsid w:val="00DB3B7A"/>
    <w:rsid w:val="00DB420E"/>
    <w:rsid w:val="00DB48D9"/>
    <w:rsid w:val="00DB4B46"/>
    <w:rsid w:val="00DB56C3"/>
    <w:rsid w:val="00DB7A4D"/>
    <w:rsid w:val="00DC013C"/>
    <w:rsid w:val="00DC471E"/>
    <w:rsid w:val="00DC6458"/>
    <w:rsid w:val="00DD00F7"/>
    <w:rsid w:val="00DD0CFE"/>
    <w:rsid w:val="00DD1D54"/>
    <w:rsid w:val="00DD78AA"/>
    <w:rsid w:val="00DE0A4C"/>
    <w:rsid w:val="00DE2886"/>
    <w:rsid w:val="00DE40BC"/>
    <w:rsid w:val="00DE49CE"/>
    <w:rsid w:val="00DE511D"/>
    <w:rsid w:val="00DE55A3"/>
    <w:rsid w:val="00DE753F"/>
    <w:rsid w:val="00DE7C29"/>
    <w:rsid w:val="00DF0CB4"/>
    <w:rsid w:val="00DF3047"/>
    <w:rsid w:val="00DF5EA2"/>
    <w:rsid w:val="00DF6185"/>
    <w:rsid w:val="00DF7D6E"/>
    <w:rsid w:val="00E00B5B"/>
    <w:rsid w:val="00E010E0"/>
    <w:rsid w:val="00E01678"/>
    <w:rsid w:val="00E06B31"/>
    <w:rsid w:val="00E07C5A"/>
    <w:rsid w:val="00E162B2"/>
    <w:rsid w:val="00E16512"/>
    <w:rsid w:val="00E17A27"/>
    <w:rsid w:val="00E203C9"/>
    <w:rsid w:val="00E20C97"/>
    <w:rsid w:val="00E256DE"/>
    <w:rsid w:val="00E30B7B"/>
    <w:rsid w:val="00E32B7C"/>
    <w:rsid w:val="00E33F8A"/>
    <w:rsid w:val="00E37643"/>
    <w:rsid w:val="00E43F8F"/>
    <w:rsid w:val="00E471EB"/>
    <w:rsid w:val="00E551E0"/>
    <w:rsid w:val="00E602A2"/>
    <w:rsid w:val="00E6487A"/>
    <w:rsid w:val="00E70023"/>
    <w:rsid w:val="00E70208"/>
    <w:rsid w:val="00E748BB"/>
    <w:rsid w:val="00E76661"/>
    <w:rsid w:val="00E76811"/>
    <w:rsid w:val="00E81DB8"/>
    <w:rsid w:val="00E84EE9"/>
    <w:rsid w:val="00E860D4"/>
    <w:rsid w:val="00E871E9"/>
    <w:rsid w:val="00E92F48"/>
    <w:rsid w:val="00E97C69"/>
    <w:rsid w:val="00E97FFE"/>
    <w:rsid w:val="00EA11B1"/>
    <w:rsid w:val="00EA1936"/>
    <w:rsid w:val="00EA3B26"/>
    <w:rsid w:val="00EA45C9"/>
    <w:rsid w:val="00EA4A0A"/>
    <w:rsid w:val="00EA6141"/>
    <w:rsid w:val="00EB0720"/>
    <w:rsid w:val="00EB0C36"/>
    <w:rsid w:val="00EB1336"/>
    <w:rsid w:val="00EB19F9"/>
    <w:rsid w:val="00EB3234"/>
    <w:rsid w:val="00EC0BCA"/>
    <w:rsid w:val="00EC196B"/>
    <w:rsid w:val="00EC20E0"/>
    <w:rsid w:val="00EC36AC"/>
    <w:rsid w:val="00EC4163"/>
    <w:rsid w:val="00EC5F6C"/>
    <w:rsid w:val="00EC6FEF"/>
    <w:rsid w:val="00ED42A4"/>
    <w:rsid w:val="00ED4522"/>
    <w:rsid w:val="00EE0063"/>
    <w:rsid w:val="00EE00FB"/>
    <w:rsid w:val="00EE0253"/>
    <w:rsid w:val="00EE4B1C"/>
    <w:rsid w:val="00EE4FFB"/>
    <w:rsid w:val="00EF2182"/>
    <w:rsid w:val="00EF21F0"/>
    <w:rsid w:val="00EF3481"/>
    <w:rsid w:val="00EF3C9B"/>
    <w:rsid w:val="00EF5AA7"/>
    <w:rsid w:val="00EF7631"/>
    <w:rsid w:val="00F01239"/>
    <w:rsid w:val="00F05CD3"/>
    <w:rsid w:val="00F05DFA"/>
    <w:rsid w:val="00F10BEF"/>
    <w:rsid w:val="00F11A53"/>
    <w:rsid w:val="00F14EBA"/>
    <w:rsid w:val="00F1603A"/>
    <w:rsid w:val="00F161EE"/>
    <w:rsid w:val="00F203E6"/>
    <w:rsid w:val="00F211BF"/>
    <w:rsid w:val="00F22283"/>
    <w:rsid w:val="00F2535D"/>
    <w:rsid w:val="00F260BC"/>
    <w:rsid w:val="00F26DF0"/>
    <w:rsid w:val="00F279C3"/>
    <w:rsid w:val="00F32331"/>
    <w:rsid w:val="00F33966"/>
    <w:rsid w:val="00F47D57"/>
    <w:rsid w:val="00F52338"/>
    <w:rsid w:val="00F52F86"/>
    <w:rsid w:val="00F54200"/>
    <w:rsid w:val="00F54CE6"/>
    <w:rsid w:val="00F61D89"/>
    <w:rsid w:val="00F66971"/>
    <w:rsid w:val="00F70FD2"/>
    <w:rsid w:val="00F74116"/>
    <w:rsid w:val="00F77373"/>
    <w:rsid w:val="00F86F7E"/>
    <w:rsid w:val="00F91796"/>
    <w:rsid w:val="00F921E4"/>
    <w:rsid w:val="00F92AF3"/>
    <w:rsid w:val="00F92EC5"/>
    <w:rsid w:val="00F97D2E"/>
    <w:rsid w:val="00FA33F7"/>
    <w:rsid w:val="00FA56B7"/>
    <w:rsid w:val="00FC0630"/>
    <w:rsid w:val="00FC3085"/>
    <w:rsid w:val="00FC39DA"/>
    <w:rsid w:val="00FC5982"/>
    <w:rsid w:val="00FC6143"/>
    <w:rsid w:val="00FC7154"/>
    <w:rsid w:val="00FD1487"/>
    <w:rsid w:val="00FD1DDB"/>
    <w:rsid w:val="00FD2267"/>
    <w:rsid w:val="00FD467A"/>
    <w:rsid w:val="00FD5519"/>
    <w:rsid w:val="00FD5A79"/>
    <w:rsid w:val="00FD6043"/>
    <w:rsid w:val="00FE1576"/>
    <w:rsid w:val="00FE2679"/>
    <w:rsid w:val="00FE38B0"/>
    <w:rsid w:val="00FE4120"/>
    <w:rsid w:val="00FE68A6"/>
    <w:rsid w:val="00FF55C4"/>
    <w:rsid w:val="00FF73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9500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chart" Target="charts/chart2.xml"/><Relationship Id="rId34" Type="http://schemas.openxmlformats.org/officeDocument/2006/relationships/image" Target="media/image1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hart" Target="charts/chart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3.xm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emf"/><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1336</TotalTime>
  <Pages>103</Pages>
  <Words>33135</Words>
  <Characters>188871</Characters>
  <Application>Microsoft Office Word</Application>
  <DocSecurity>0</DocSecurity>
  <Lines>1573</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676</cp:revision>
  <cp:lastPrinted>2025-02-03T01:13:00Z</cp:lastPrinted>
  <dcterms:created xsi:type="dcterms:W3CDTF">2024-10-22T04:28:00Z</dcterms:created>
  <dcterms:modified xsi:type="dcterms:W3CDTF">2025-02-06T19:41:00Z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id="Mgh50IsS"/&gt;&lt;style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