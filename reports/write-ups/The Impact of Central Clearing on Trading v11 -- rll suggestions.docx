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commentRangeStart w:id="0"/>
      <w:r w:rsidRPr="000A41CF">
        <w:t>Despite</w:t>
      </w:r>
      <w:commentRangeEnd w:id="0"/>
      <w:r w:rsidR="00646DB7">
        <w:rPr>
          <w:rStyle w:val="CommentReference"/>
        </w:rPr>
        <w:commentReference w:id="0"/>
      </w:r>
      <w:r w:rsidRPr="000A41CF">
        <w:t xml:space="preserv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6236C0">
      <w:pPr>
        <w:pStyle w:val="Heading1"/>
      </w:pPr>
      <w:bookmarkStart w:id="1" w:name="_Ref169915993"/>
      <w:r w:rsidRPr="00076D05">
        <w:t>Background</w:t>
      </w:r>
      <w:bookmarkEnd w:id="1"/>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w:t>
      </w:r>
      <w:commentRangeStart w:id="2"/>
      <w:r>
        <w:t>Appendix A</w:t>
      </w:r>
      <w:commentRangeEnd w:id="2"/>
      <w:r w:rsidR="00646DB7">
        <w:rPr>
          <w:rStyle w:val="CommentReference"/>
        </w:rPr>
        <w:commentReference w:id="2"/>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w:t>
      </w:r>
      <w:commentRangeStart w:id="3"/>
      <w:commentRangeStart w:id="4"/>
      <w:r>
        <w:t>clear</w:t>
      </w:r>
      <w:commentRangeEnd w:id="3"/>
      <w:r w:rsidR="00646DB7">
        <w:rPr>
          <w:rStyle w:val="CommentReference"/>
        </w:rPr>
        <w:commentReference w:id="3"/>
      </w:r>
      <w:commentRangeEnd w:id="4"/>
      <w:r w:rsidR="001800F0">
        <w:rPr>
          <w:rStyle w:val="CommentReference"/>
        </w:rPr>
        <w:commentReference w:id="4"/>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made: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4A851B3E" w:rsidR="009F16B5" w:rsidRDefault="009F16B5" w:rsidP="009F16B5">
      <w:pPr>
        <w:pStyle w:val="Caption"/>
        <w:keepNext/>
        <w:jc w:val="center"/>
      </w:pPr>
      <w:bookmarkStart w:id="5" w:name="_Ref169916310"/>
      <w:r>
        <w:lastRenderedPageBreak/>
        <w:t xml:space="preserve">Figure </w:t>
      </w:r>
      <w:fldSimple w:instr=" SEQ Figure \* ARABIC ">
        <w:r w:rsidR="00767205">
          <w:rPr>
            <w:noProof/>
          </w:rPr>
          <w:t>1</w:t>
        </w:r>
      </w:fldSimple>
      <w:bookmarkEnd w:id="5"/>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4">
                      <a:extLst>
                        <a:ext uri="{96DAC541-7B7A-43D3-8B79-37D633B846F1}">
                          <asvg:svgBlip xmlns:asvg="http://schemas.microsoft.com/office/drawing/2016/SVG/main" r:embed="rId15"/>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6">
                      <a:extLst>
                        <a:ext uri="{96DAC541-7B7A-43D3-8B79-37D633B846F1}">
                          <asvg:svgBlip xmlns:asvg="http://schemas.microsoft.com/office/drawing/2016/SVG/main" r:embed="rId17"/>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39166D61" w:rsidR="009F16B5" w:rsidRDefault="009F16B5" w:rsidP="009F16B5">
      <w:pPr>
        <w:pStyle w:val="Caption"/>
        <w:keepNext/>
      </w:pPr>
      <w:bookmarkStart w:id="6" w:name="_Ref169916240"/>
      <w:r>
        <w:lastRenderedPageBreak/>
        <w:t xml:space="preserve">Table </w:t>
      </w:r>
      <w:fldSimple w:instr=" SEQ Table \* ARABIC ">
        <w:r w:rsidR="00767205">
          <w:rPr>
            <w:noProof/>
          </w:rPr>
          <w:t>1</w:t>
        </w:r>
      </w:fldSimple>
      <w:bookmarkEnd w:id="6"/>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67931C44" w:rsidR="009F16B5" w:rsidRDefault="009F16B5" w:rsidP="009F16B5">
      <w:pPr>
        <w:pStyle w:val="Caption"/>
        <w:keepNext/>
      </w:pPr>
      <w:bookmarkStart w:id="7" w:name="_Ref169916258"/>
      <w:r>
        <w:lastRenderedPageBreak/>
        <w:t xml:space="preserve">Table </w:t>
      </w:r>
      <w:fldSimple w:instr=" SEQ Table \* ARABIC ">
        <w:r w:rsidR="00767205">
          <w:rPr>
            <w:noProof/>
          </w:rPr>
          <w:t>2</w:t>
        </w:r>
      </w:fldSimple>
      <w:bookmarkEnd w:id="7"/>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8" w:name="_Ref169916015"/>
      <w:r>
        <w:t>Theory</w:t>
      </w:r>
      <w:bookmarkEnd w:id="8"/>
    </w:p>
    <w:p w14:paraId="2E288927" w14:textId="72313BBC" w:rsidR="00E33F8A" w:rsidRDefault="00E33F8A" w:rsidP="00076D05">
      <w:pPr>
        <w:pStyle w:val="Heading2"/>
      </w:pPr>
      <w:bookmarkStart w:id="9" w:name="_Ref169916176"/>
      <w:r>
        <w:t>Pricing Without Credit Risks</w:t>
      </w:r>
      <w:bookmarkEnd w:id="9"/>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fldSimple w:instr=" SEQ Equation \* ARABIC ">
              <w:r w:rsidR="00C07EA6">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fldSimple w:instr=" SEQ Equation \* ARABIC ">
              <w:r w:rsidR="00C07EA6">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10" w:name="_Ref167361621"/>
            <w:r>
              <w:t>(</w:t>
            </w:r>
            <w:fldSimple w:instr=" SEQ Equation \* ARABIC ">
              <w:r w:rsidR="00C07EA6">
                <w:rPr>
                  <w:noProof/>
                </w:rPr>
                <w:t>3</w:t>
              </w:r>
            </w:fldSimple>
            <w:r>
              <w:t>)</w:t>
            </w:r>
            <w:bookmarkEnd w:id="10"/>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64038DC7" w:rsidR="009F16B5" w:rsidRDefault="009F16B5" w:rsidP="009F16B5">
      <w:pPr>
        <w:pStyle w:val="Caption"/>
        <w:keepNext/>
        <w:jc w:val="center"/>
      </w:pPr>
      <w:bookmarkStart w:id="11" w:name="_Ref169916362"/>
      <w:r>
        <w:t xml:space="preserve">Figure </w:t>
      </w:r>
      <w:fldSimple w:instr=" SEQ Figure \* ARABIC ">
        <w:r w:rsidR="00767205">
          <w:rPr>
            <w:noProof/>
          </w:rPr>
          <w:t>2</w:t>
        </w:r>
      </w:fldSimple>
      <w:bookmarkEnd w:id="11"/>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8">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fldSimple w:instr=" SEQ Equation \* ARABIC ">
              <w:r w:rsidR="00C07EA6">
                <w:rPr>
                  <w:noProof/>
                </w:rPr>
                <w:t>4</w:t>
              </w:r>
            </w:fldSimple>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(Note that a swap's valuation with counterparty risk requires two adjustments. Only the credit valuation adjustment [CVA] is shown above. However, if one’s counterparty defaults, one no longer has to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5B75A359" w:rsidR="009F16B5" w:rsidRDefault="009F16B5" w:rsidP="009F16B5">
      <w:pPr>
        <w:pStyle w:val="Caption"/>
        <w:keepNext/>
        <w:jc w:val="center"/>
      </w:pPr>
      <w:bookmarkStart w:id="12" w:name="_Ref169916763"/>
      <w:r>
        <w:t xml:space="preserve">Figure </w:t>
      </w:r>
      <w:fldSimple w:instr=" SEQ Figure \* ARABIC ">
        <w:r w:rsidR="00767205">
          <w:rPr>
            <w:noProof/>
          </w:rPr>
          <w:t>3</w:t>
        </w:r>
      </w:fldSimple>
      <w:bookmarkEnd w:id="12"/>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3" w:name="_Ref169917084"/>
      <w:r>
        <w:lastRenderedPageBreak/>
        <w:t>Model of Liquidity (Bid-Ask Spreads)</w:t>
      </w:r>
      <w:bookmarkEnd w:id="13"/>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fldSimple w:instr=" SEQ Equation \* ARABIC ">
              <w:r w:rsidR="00C07EA6">
                <w:rPr>
                  <w:noProof/>
                </w:rPr>
                <w:t>5</w:t>
              </w:r>
            </w:fldSimple>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fldSimple w:instr=" SEQ Equation \* ARABIC ">
              <w:r w:rsidR="00C07EA6">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fldSimple w:instr=" SEQ Equation \* ARABIC ">
              <w:r w:rsidR="00C07EA6">
                <w:rPr>
                  <w:noProof/>
                </w:rPr>
                <w:t>7</w:t>
              </w:r>
            </w:fldSimple>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Pr="00161443">
        <w:rPr>
          <w:highlight w:val="yellow"/>
        </w:rPr>
        <w:t>his</w:t>
      </w:r>
      <w:r>
        <w:t xml:space="preserve">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fldSimple w:instr=" SEQ Equation \* ARABIC ">
              <w:r w:rsidR="00C07EA6">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fldSimple w:instr=" SEQ Equation \* ARABIC ">
              <w:r w:rsidR="00C07EA6">
                <w:rPr>
                  <w:noProof/>
                </w:rPr>
                <w:t>9</w:t>
              </w:r>
            </w:fldSimple>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fldSimple w:instr=" SEQ Equation \* ARABIC ">
              <w:r w:rsidR="00C07EA6">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fldSimple w:instr=" SEQ Equation \* ARABIC ">
              <w:r w:rsidR="00C07EA6">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C9246ED" w:rsidR="00916B59" w:rsidRDefault="00916B59" w:rsidP="00916B59">
      <w:pPr>
        <w:rPr>
          <w:rFonts w:eastAsiaTheme="minorEastAsia"/>
        </w:rPr>
      </w:pPr>
      <w:r>
        <w:rPr>
          <w:rFonts w:eastAsiaTheme="minorEastAsia"/>
        </w:rPr>
        <w:t xml:space="preserve">I analyze the case of the optimal bid quote for dealer 1, </w:t>
      </w:r>
      <w:r>
        <w:t>assuming competing dealers do not observe the other’s inventory levels, but both assume that the other</w:t>
      </w:r>
      <w:ins w:id="14" w:author="AU User" w:date="2024-10-31T21:13:00Z" w16du:dateUtc="2024-11-01T01:13:00Z">
        <w:r w:rsidR="00161443">
          <w:t>’</w:t>
        </w:r>
      </w:ins>
      <w:r>
        <w:t xml:space="preserve">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fldSimple w:instr=" SEQ Equation \* ARABIC ">
              <w:r w:rsidR="00C07EA6">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fldSimple w:instr=" SEQ Equation \* ARABIC ">
              <w:r w:rsidR="00C07EA6">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5" w:name="_Ref167364187"/>
            <w:r>
              <w:t>(</w:t>
            </w:r>
            <w:fldSimple w:instr=" SEQ Equation \* ARABIC ">
              <w:r w:rsidR="00C07EA6">
                <w:rPr>
                  <w:noProof/>
                </w:rPr>
                <w:t>14</w:t>
              </w:r>
            </w:fldSimple>
            <w:r>
              <w:t>)</w:t>
            </w:r>
            <w:bookmarkEnd w:id="15"/>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fldSimple w:instr=" SEQ Equation \* ARABIC ">
              <w:r w:rsidR="00C07EA6">
                <w:rPr>
                  <w:noProof/>
                </w:rPr>
                <w:t>15</w:t>
              </w:r>
            </w:fldSimple>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fldSimple w:instr=" SEQ Equation \* ARABIC ">
              <w:r w:rsidR="00C07EA6">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fldSimple w:instr=" SEQ Equation \* ARABIC ">
              <w:r w:rsidR="00C07EA6">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fldSimple w:instr=" SEQ Equation \* ARABIC ">
              <w:r w:rsidR="00C07EA6">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fldSimple w:instr=" SEQ Equation \* ARABIC ">
              <w:r w:rsidR="00C07EA6">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fldSimple w:instr=" SEQ Equation \* ARABIC ">
              <w:r w:rsidR="00C07EA6">
                <w:rPr>
                  <w:noProof/>
                </w:rPr>
                <w:t>20</w:t>
              </w:r>
            </w:fldSimple>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I develop an original model of price volatility. There are two sets of agents: market-makers who post bid and ask prices, and liquidity traders who post market orders. Assume that order-flow (net market-buy or market-sell orders) in one period are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fldSimple w:instr=" SEQ Equation \* ARABIC ">
              <w:r w:rsidR="00C07EA6">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fldSimple w:instr=" SEQ Equation \* ARABIC ">
              <w:r w:rsidR="00C07EA6">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w:t>
      </w:r>
      <w:commentRangeStart w:id="16"/>
      <w:r>
        <w:t xml:space="preserve">makers </w:t>
      </w:r>
      <w:commentRangeEnd w:id="16"/>
      <w:r w:rsidR="00161443">
        <w:rPr>
          <w:rStyle w:val="CommentReference"/>
        </w:rPr>
        <w:commentReference w:id="16"/>
      </w:r>
      <w:r>
        <w:t>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fldSimple w:instr=" SEQ Equation \* ARABIC ">
              <w:r w:rsidR="00C07EA6">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fldSimple w:instr=" SEQ Equation \* ARABIC ">
              <w:r w:rsidR="00C07EA6">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 xml:space="preserve">The expression for the </w:t>
      </w:r>
      <w:commentRangeStart w:id="17"/>
      <w:r>
        <w:t xml:space="preserve">price chance </w:t>
      </w:r>
      <w:commentRangeEnd w:id="17"/>
      <w:r w:rsidR="00161443">
        <w:rPr>
          <w:rStyle w:val="CommentReference"/>
        </w:rPr>
        <w:commentReference w:id="17"/>
      </w:r>
      <w:r>
        <w:t>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fldSimple w:instr=" SEQ Equation \* ARABIC ">
              <w:r w:rsidR="00C07EA6">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fldSimple w:instr=" SEQ Equation \* ARABIC ">
              <w:r w:rsidR="00C07EA6">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fldSimple w:instr=" SEQ Equation \* ARABIC ">
              <w:r w:rsidR="00C07EA6">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fldSimple w:instr=" SEQ Equation \* ARABIC ">
              <w:r w:rsidR="00C07EA6">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8" w:name="_Ref169916041"/>
      <w:r>
        <w:t>Identification Strategy</w:t>
      </w:r>
      <w:bookmarkEnd w:id="18"/>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fldSimple w:instr=" SEQ Equation \* ARABIC ">
              <w:r w:rsidR="00C07EA6">
                <w:rPr>
                  <w:noProof/>
                </w:rPr>
                <w:t>29</w:t>
              </w:r>
            </w:fldSimple>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6287D92A" w:rsidR="00916B59" w:rsidRDefault="00916B59" w:rsidP="00916B59">
      <w:r>
        <w:t xml:space="preserve">To ensure the validity of the identification strategy, I test the parallel trends assumption by visually inspecting the pre-treatment trends of swap premiums for both treatment and control groups and conducting placebo tests. Additionally, </w:t>
      </w:r>
      <w:r w:rsidR="00F66971">
        <w:t>I</w:t>
      </w:r>
      <w:r>
        <w:t xml:space="preserve"> us</w:t>
      </w:r>
      <w:r w:rsidR="00F66971">
        <w:t>e</w:t>
      </w:r>
      <w:r>
        <w:t xml:space="preserve"> alternative control and experimental groups</w:t>
      </w:r>
      <w:r w:rsidR="00F66971">
        <w:t xml:space="preserve"> to lend further support to my findings.</w:t>
      </w:r>
    </w:p>
    <w:p w14:paraId="1B498EF1" w14:textId="211063D7" w:rsidR="00916B59" w:rsidRDefault="00916B59" w:rsidP="00916B59">
      <w:commentRangeStart w:id="19"/>
      <w:r>
        <w:t>I examin</w:t>
      </w:r>
      <w:r w:rsidR="00BA653F">
        <w:t>e</w:t>
      </w:r>
      <w:r>
        <w:t xml:space="preserve"> whether the parallel trends assumption holds by visually inspecting the swap rate (fixed rate of an interest rate swaps contract) prior to each phase of the implementation of the clearing mandate. </w:t>
      </w:r>
      <w:commentRangeEnd w:id="19"/>
      <w:r w:rsidR="00161443">
        <w:rPr>
          <w:rStyle w:val="CommentReference"/>
        </w:rPr>
        <w:commentReference w:id="19"/>
      </w:r>
      <w:r>
        <w:t xml:space="preserve">I examine the three most common tenors of USD and CAD interest rate swaps (2-year, 5-year and 10-year swaps). The </w:t>
      </w:r>
      <w:commentRangeStart w:id="20"/>
      <w:r>
        <w:t>data</w:t>
      </w:r>
      <w:commentRangeEnd w:id="20"/>
      <w:r w:rsidR="00161443">
        <w:rPr>
          <w:rStyle w:val="CommentReference"/>
        </w:rPr>
        <w:commentReference w:id="20"/>
      </w:r>
      <w:r>
        <w:t xml:space="preserve"> </w:t>
      </w:r>
      <w:del w:id="21" w:author="AU User" w:date="2024-10-31T21:18:00Z" w16du:dateUtc="2024-11-01T01:18:00Z">
        <w:r w:rsidDel="00161443">
          <w:delText xml:space="preserve">is </w:delText>
        </w:r>
      </w:del>
      <w:ins w:id="22" w:author="AU User" w:date="2024-10-31T21:18:00Z" w16du:dateUtc="2024-11-01T01:18:00Z">
        <w:r w:rsidR="00161443">
          <w:t>are</w:t>
        </w:r>
        <w:r w:rsidR="00161443">
          <w:t xml:space="preserve"> </w:t>
        </w:r>
      </w:ins>
      <w:r>
        <w:t xml:space="preserve">reported by Bloomberg and </w:t>
      </w:r>
      <w:del w:id="23" w:author="AU User" w:date="2024-10-31T21:18:00Z" w16du:dateUtc="2024-11-01T01:18:00Z">
        <w:r w:rsidDel="00161443">
          <w:delText xml:space="preserve">is </w:delText>
        </w:r>
      </w:del>
      <w:ins w:id="24" w:author="AU User" w:date="2024-10-31T21:18:00Z" w16du:dateUtc="2024-11-01T01:18:00Z">
        <w:r w:rsidR="00161443">
          <w:t>are</w:t>
        </w:r>
        <w:r w:rsidR="00161443">
          <w:t xml:space="preserve"> </w:t>
        </w:r>
      </w:ins>
      <w:r>
        <w:t>usually the average of 11 or more contracts traded around 11:00 AM Eastern Time of the trading day that meet</w:t>
      </w:r>
      <w:ins w:id="25" w:author="AU User" w:date="2024-10-31T21:19:00Z" w16du:dateUtc="2024-11-01T01:19:00Z">
        <w:r w:rsidR="00161443">
          <w:t>s the</w:t>
        </w:r>
      </w:ins>
      <w:r>
        <w:t xml:space="preserve">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20"/>
          <w:pgSz w:w="12240" w:h="15840"/>
          <w:pgMar w:top="1440" w:right="1440" w:bottom="1440" w:left="1440" w:header="720" w:footer="720" w:gutter="0"/>
          <w:cols w:space="720"/>
          <w:docGrid w:linePitch="360"/>
        </w:sectPr>
      </w:pPr>
    </w:p>
    <w:p w14:paraId="655B9119" w14:textId="392BE384" w:rsidR="00C07EA6" w:rsidRDefault="00C07EA6" w:rsidP="009B3614">
      <w:pPr>
        <w:pStyle w:val="Caption"/>
        <w:keepNext/>
        <w:jc w:val="center"/>
      </w:pPr>
      <w:bookmarkStart w:id="26" w:name="_Ref169917013"/>
      <w:r>
        <w:lastRenderedPageBreak/>
        <w:t xml:space="preserve">Figure </w:t>
      </w:r>
      <w:fldSimple w:instr=" SEQ Figure \* ARABIC ">
        <w:r w:rsidR="00767205">
          <w:rPr>
            <w:noProof/>
          </w:rPr>
          <w:t>4</w:t>
        </w:r>
      </w:fldSimple>
      <w:bookmarkEnd w:id="26"/>
      <w:r>
        <w:rPr>
          <w:noProof/>
        </w:rPr>
        <w:t xml:space="preserve"> Pre-trend for pricing</w:t>
      </w:r>
    </w:p>
    <w:bookmarkStart w:id="27" w:name="_MON_1780527892"/>
    <w:bookmarkEnd w:id="27"/>
    <w:p w14:paraId="6B1590F3" w14:textId="1B618E79" w:rsidR="00C07EA6" w:rsidRDefault="008B2BAB" w:rsidP="00C07EA6">
      <w:pPr>
        <w:ind w:firstLine="0"/>
      </w:pPr>
      <w:r w:rsidRPr="008B2BAB">
        <w:rPr>
          <w:noProof/>
          <w14:ligatures w14:val="standardContextual"/>
        </w:rPr>
        <w:object w:dxaOrig="13060" w:dyaOrig="8160" w14:anchorId="3ACF5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54pt;height:408pt;mso-width-percent:0;mso-height-percent:0;mso-width-percent:0;mso-height-percent:0" o:ole="">
            <v:imagedata r:id="rId21" o:title=""/>
          </v:shape>
          <o:OLEObject Type="Embed" ProgID="Word.Document.12" ShapeID="_x0000_i1025" DrawAspect="Content" ObjectID="_1791916263" r:id="rId22">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fldSimple w:instr=" SEQ Equation \* ARABIC ">
              <w:r w:rsidR="00C07EA6">
                <w:rPr>
                  <w:noProof/>
                </w:rPr>
                <w:t>30</w:t>
              </w:r>
            </w:fldSimple>
            <w:r>
              <w:t>)</w:t>
            </w:r>
          </w:p>
        </w:tc>
      </w:tr>
    </w:tbl>
    <w:p w14:paraId="4C6C2872" w14:textId="13A6DE7C" w:rsidR="00916B59" w:rsidRDefault="00916B59" w:rsidP="00916B59">
      <w:pPr>
        <w:ind w:firstLine="0"/>
      </w:pPr>
      <w:r>
        <w:t xml:space="preserve">where the numerator </w:t>
      </w:r>
      <m:oMath>
        <m:r>
          <w:rPr>
            <w:rFonts w:ascii="Cambria Math" w:hAnsi="Cambria Math"/>
          </w:rPr>
          <m:t>(bid-ask)</m:t>
        </m:r>
      </m:oMath>
      <w:r>
        <w:t xml:space="preserve"> is the “raw” spread and the </w:t>
      </w:r>
      <w:commentRangeStart w:id="28"/>
      <w:r>
        <w:t xml:space="preserve">denominator </w:t>
      </w:r>
      <m:oMath>
        <m:f>
          <m:fPr>
            <m:ctrlPr>
              <w:rPr>
                <w:rFonts w:ascii="Cambria Math" w:hAnsi="Cambria Math"/>
                <w:i/>
              </w:rPr>
            </m:ctrlPr>
          </m:fPr>
          <m:num>
            <m:r>
              <w:rPr>
                <w:rFonts w:ascii="Cambria Math" w:hAnsi="Cambria Math"/>
              </w:rPr>
              <m:t>bid-ask</m:t>
            </m:r>
          </m:num>
          <m:den>
            <m:r>
              <w:rPr>
                <w:rFonts w:ascii="Cambria Math" w:hAnsi="Cambria Math"/>
              </w:rPr>
              <m:t>2</m:t>
            </m:r>
          </m:den>
        </m:f>
        <w:commentRangeEnd w:id="28"/>
        <m:r>
          <m:rPr>
            <m:sty m:val="p"/>
          </m:rPr>
          <w:rPr>
            <w:rStyle w:val="CommentReference"/>
          </w:rPr>
          <w:commentReference w:id="28"/>
        </m:r>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commentRangeStart w:id="29"/>
      <w:commentRangeStart w:id="30"/>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commentRangeEnd w:id="29"/>
      <w:r w:rsidR="003B527D">
        <w:rPr>
          <w:rStyle w:val="CommentReference"/>
        </w:rPr>
        <w:commentReference w:id="29"/>
      </w:r>
      <w:commentRangeEnd w:id="30"/>
      <w:r w:rsidR="005A21B8">
        <w:rPr>
          <w:rStyle w:val="CommentReference"/>
        </w:rPr>
        <w:commentReference w:id="30"/>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fldSimple w:instr=" SEQ Equation \* ARABIC ">
              <w:r w:rsidR="00C07EA6">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w:t>
      </w:r>
      <w:commentRangeStart w:id="31"/>
      <w:r w:rsidR="00F66971">
        <w:t xml:space="preserve">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commentRangeEnd w:id="31"/>
      <w:r w:rsidR="003B527D">
        <w:rPr>
          <w:rStyle w:val="CommentReference"/>
        </w:rPr>
        <w:commentReference w:id="31"/>
      </w:r>
      <w:r>
        <w:t>.</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fldSimple w:instr=" SEQ Equation \* ARABIC ">
              <w:r w:rsidR="00C07EA6">
                <w:rPr>
                  <w:noProof/>
                </w:rPr>
                <w:t>32</w:t>
              </w:r>
            </w:fldSimple>
            <w:r>
              <w:t>)</w:t>
            </w:r>
          </w:p>
        </w:tc>
      </w:tr>
    </w:tbl>
    <w:p w14:paraId="5DDE49E6" w14:textId="329E78B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fldSimple w:instr=" SEQ Equation \* ARABIC ">
              <w:r w:rsidR="00C07EA6">
                <w:rPr>
                  <w:noProof/>
                </w:rPr>
                <w:t>33</w:t>
              </w:r>
            </w:fldSimple>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 xml:space="preserve">the Amihud measure is larger (indicating less liquidity) for the Canadian market, due to its smaller size. As is the case with the Roll measure, there is not enough data to conclude whether the parallel trend assumptions hold for the Amihud illiquidity </w:t>
      </w:r>
      <w:commentRangeStart w:id="32"/>
      <w:r w:rsidR="002B0FB0">
        <w:t>measure</w:t>
      </w:r>
      <w:commentRangeEnd w:id="32"/>
      <w:r w:rsidR="003B527D">
        <w:rPr>
          <w:rStyle w:val="CommentReference"/>
        </w:rPr>
        <w:commentReference w:id="32"/>
      </w:r>
      <w:r w:rsidR="002B0FB0">
        <w:t>.</w:t>
      </w:r>
    </w:p>
    <w:p w14:paraId="1A2C6742" w14:textId="3481FEDB" w:rsidR="00B2363A" w:rsidRDefault="00B2363A">
      <w:pPr>
        <w:spacing w:line="240" w:lineRule="auto"/>
        <w:ind w:firstLine="0"/>
        <w:jc w:val="left"/>
      </w:pPr>
      <w:r>
        <w:br w:type="page"/>
      </w:r>
    </w:p>
    <w:p w14:paraId="6E8D6075" w14:textId="18B0BA8E" w:rsidR="00DD00F7" w:rsidRDefault="00DD00F7" w:rsidP="00DD00F7">
      <w:pPr>
        <w:pStyle w:val="Caption"/>
        <w:keepNext/>
        <w:jc w:val="center"/>
      </w:pPr>
      <w:bookmarkStart w:id="33" w:name="_Ref169958555"/>
      <w:r>
        <w:lastRenderedPageBreak/>
        <w:t xml:space="preserve">Figure </w:t>
      </w:r>
      <w:fldSimple w:instr=" SEQ Figure \* ARABIC ">
        <w:r w:rsidR="00767205">
          <w:rPr>
            <w:noProof/>
          </w:rPr>
          <w:t>5</w:t>
        </w:r>
      </w:fldSimple>
      <w:bookmarkEnd w:id="33"/>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4E40D0" w14:textId="77777777" w:rsidR="00EA1936" w:rsidRDefault="00EA1936">
      <w:pPr>
        <w:spacing w:line="240" w:lineRule="auto"/>
        <w:ind w:firstLine="0"/>
        <w:jc w:val="left"/>
      </w:pPr>
      <w:r>
        <w:br w:type="page"/>
      </w:r>
    </w:p>
    <w:p w14:paraId="212C82FB" w14:textId="7D6F726C" w:rsidR="006B0CE0" w:rsidRDefault="006B0CE0" w:rsidP="006B0CE0">
      <w:pPr>
        <w:pStyle w:val="Caption"/>
        <w:keepNext/>
        <w:jc w:val="center"/>
      </w:pPr>
      <w:bookmarkStart w:id="34" w:name="_Ref169960502"/>
      <w:r>
        <w:lastRenderedPageBreak/>
        <w:t xml:space="preserve">Figure </w:t>
      </w:r>
      <w:fldSimple w:instr=" SEQ Figure \* ARABIC ">
        <w:r w:rsidR="00767205">
          <w:rPr>
            <w:noProof/>
          </w:rPr>
          <w:t>6</w:t>
        </w:r>
      </w:fldSimple>
      <w:bookmarkEnd w:id="34"/>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B2363A">
        <w:br w:type="page"/>
      </w:r>
    </w:p>
    <w:p w14:paraId="13B67E63" w14:textId="349CA67E" w:rsidR="00302D61" w:rsidRDefault="00302D61" w:rsidP="00302D61">
      <w:pPr>
        <w:pStyle w:val="Caption"/>
        <w:keepNext/>
        <w:jc w:val="center"/>
      </w:pPr>
      <w:bookmarkStart w:id="35" w:name="_Ref169960521"/>
      <w:r>
        <w:lastRenderedPageBreak/>
        <w:t xml:space="preserve">Figure </w:t>
      </w:r>
      <w:fldSimple w:instr=" SEQ Figure \* ARABIC ">
        <w:r w:rsidR="00767205">
          <w:rPr>
            <w:noProof/>
          </w:rPr>
          <w:t>7</w:t>
        </w:r>
      </w:fldSimple>
      <w:bookmarkEnd w:id="35"/>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fldSimple w:instr=" SEQ Equation \* ARABIC ">
              <w:r w:rsidR="00C07EA6">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fldSimple w:instr=" SEQ Equation \* ARABIC ">
              <w:r w:rsidR="00C07EA6">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fldSimple w:instr=" SEQ Equation \* ARABIC ">
              <w:r w:rsidR="00C07EA6">
                <w:rPr>
                  <w:noProof/>
                </w:rPr>
                <w:t>36</w:t>
              </w:r>
            </w:fldSimple>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commentRangeStart w:id="36"/>
      <w:r>
        <w:t>variance</w:t>
      </w:r>
      <w:commentRangeEnd w:id="36"/>
      <w:r w:rsidR="005A21B8">
        <w:rPr>
          <w:rStyle w:val="CommentReference"/>
        </w:rPr>
        <w:commentReference w:id="36"/>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E4C4A4E" w:rsidR="003D15B5" w:rsidRDefault="003D15B5" w:rsidP="003D15B5">
      <w:pPr>
        <w:pStyle w:val="Caption"/>
        <w:keepNext/>
        <w:jc w:val="center"/>
      </w:pPr>
      <w:bookmarkStart w:id="37" w:name="_Ref170051212"/>
      <w:r>
        <w:lastRenderedPageBreak/>
        <w:t xml:space="preserve">Figure </w:t>
      </w:r>
      <w:fldSimple w:instr=" SEQ Figure \* ARABIC ">
        <w:r w:rsidR="00767205">
          <w:rPr>
            <w:noProof/>
          </w:rPr>
          <w:t>8</w:t>
        </w:r>
      </w:fldSimple>
      <w:bookmarkEnd w:id="37"/>
      <w:r>
        <w:rPr>
          <w:noProof/>
        </w:rPr>
        <w:t xml:space="preserve"> </w:t>
      </w:r>
      <w:commentRangeStart w:id="38"/>
      <w:r>
        <w:rPr>
          <w:noProof/>
        </w:rPr>
        <w:t>Realized</w:t>
      </w:r>
      <w:commentRangeEnd w:id="38"/>
      <w:r w:rsidR="00714654">
        <w:rPr>
          <w:rStyle w:val="CommentReference"/>
          <w:i w:val="0"/>
          <w:iCs w:val="0"/>
          <w:color w:val="auto"/>
        </w:rPr>
        <w:commentReference w:id="38"/>
      </w:r>
      <w:r>
        <w:rPr>
          <w:noProof/>
        </w:rPr>
        <w:t xml:space="preserve">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32"/>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39" w:name="_Ref169916057"/>
      <w:r>
        <w:lastRenderedPageBreak/>
        <w:t>Data</w:t>
      </w:r>
      <w:bookmarkEnd w:id="39"/>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w:t>
      </w:r>
      <w:commentRangeStart w:id="40"/>
      <w:r w:rsidRPr="0004387C">
        <w:t xml:space="preserve">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and after (Mar 11 – Mar 22</w:t>
      </w:r>
      <w:r>
        <w:t>, Jun 10 – Jun 21 and Sep 9 – Sep 20</w:t>
      </w:r>
      <w:r w:rsidRPr="0004387C">
        <w:t>) the regulation's effective date</w:t>
      </w:r>
      <w:r>
        <w:t xml:space="preserve"> in each phase</w:t>
      </w:r>
      <w:r w:rsidRPr="0004387C">
        <w:t>.</w:t>
      </w:r>
      <w:r>
        <w:t xml:space="preserve"> </w:t>
      </w:r>
      <w:commentRangeEnd w:id="40"/>
      <w:r w:rsidR="005A21B8">
        <w:rPr>
          <w:rStyle w:val="CommentReference"/>
        </w:rPr>
        <w:commentReference w:id="40"/>
      </w:r>
      <w:r>
        <w:t>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w:t>
      </w:r>
      <w:r>
        <w:lastRenderedPageBreak/>
        <w:t xml:space="preserve">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7B3B099A"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w:t>
      </w:r>
      <w:r w:rsidRPr="005A21B8">
        <w:rPr>
          <w:highlight w:val="yellow"/>
          <w:rPrChange w:id="41" w:author="AU User" w:date="2024-10-31T21:32:00Z" w16du:dateUtc="2024-11-01T01:32:00Z">
            <w:rPr/>
          </w:rPrChange>
        </w:rPr>
        <w:t>CDOR i</w:t>
      </w:r>
      <w:r w:rsidRPr="0004387C">
        <w:t xml:space="preserve">s the index for 99% of swaps. I exclude </w:t>
      </w:r>
      <w:r>
        <w:t xml:space="preserve">certain </w:t>
      </w:r>
      <w:r w:rsidRPr="0004387C">
        <w:t>swaps that make a single payment at maturity (i.e., payment frequency is 1T</w:t>
      </w:r>
      <w:r>
        <w:t>), which should actually be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61B05DB7"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w:t>
      </w:r>
      <w:r w:rsidR="00916B59">
        <w:lastRenderedPageBreak/>
        <w:t>“voluntarily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2013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4EF4935B" w:rsidR="009F16B5" w:rsidRDefault="009F16B5" w:rsidP="009F16B5">
      <w:pPr>
        <w:pStyle w:val="Caption"/>
        <w:keepNext/>
      </w:pPr>
      <w:bookmarkStart w:id="42" w:name="_Ref169917152"/>
      <w:r>
        <w:lastRenderedPageBreak/>
        <w:t xml:space="preserve">Table </w:t>
      </w:r>
      <w:fldSimple w:instr=" SEQ Table \* ARABIC ">
        <w:r w:rsidR="00767205">
          <w:rPr>
            <w:noProof/>
          </w:rPr>
          <w:t>3</w:t>
        </w:r>
      </w:fldSimple>
      <w:bookmarkEnd w:id="42"/>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EDU13 Comdty</w:t>
            </w:r>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EDZ13 Comdty</w:t>
            </w:r>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EDH14 Comdty</w:t>
            </w:r>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EDM14 Comdty</w:t>
            </w:r>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EDU14 Comdty</w:t>
            </w:r>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EDZ14 Comdty</w:t>
            </w:r>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USSWAP2 BGN Curncy</w:t>
            </w:r>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USSWAP3 BGN Curncy</w:t>
            </w:r>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USSWAP4 BGN Curncy</w:t>
            </w:r>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USSWAP5 BGN Curncy</w:t>
            </w:r>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USSW6 BGN Curncy</w:t>
            </w:r>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USSWAP7 BGN Curncy</w:t>
            </w:r>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USSW8 BGN Curncy</w:t>
            </w:r>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USSW9 BGN Curncy</w:t>
            </w:r>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USSWAP10 BGN Curncy</w:t>
            </w:r>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USSWAP11 BGN Curncy</w:t>
            </w:r>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USSWAP12 BGN Curncy</w:t>
            </w:r>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USSWAP15 BGN Curncy</w:t>
            </w:r>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USSWAP20 BGN Curncy</w:t>
            </w:r>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USSWAP25 BGN Curncy</w:t>
            </w:r>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USSWAP30 BGN Curncy</w:t>
            </w:r>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BAU13 Comdty</w:t>
            </w:r>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BAZ13 Comdty</w:t>
            </w:r>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BAH14 Comdty</w:t>
            </w:r>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BAM14 Comdty</w:t>
            </w:r>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BAU14 Comdty</w:t>
            </w:r>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BAZ14 Comdty</w:t>
            </w:r>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CDSW2 BGN Curncy</w:t>
            </w:r>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CDSW3 BGN Curncy</w:t>
            </w:r>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CDSW4 BGN Curncy</w:t>
            </w:r>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CDSW5 BGN Curncy</w:t>
            </w:r>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CDSW6 BGN Curncy</w:t>
            </w:r>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CDSW7 BGN Curncy</w:t>
            </w:r>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CDSW8 BGN Curncy</w:t>
            </w:r>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CDSW9 BGN Curncy</w:t>
            </w:r>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CDSW10 BGN Curncy</w:t>
            </w:r>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CDSW12 BGN Curncy</w:t>
            </w:r>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CDSW15 BGN Curncy</w:t>
            </w:r>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CDSW20 BGN Curncy</w:t>
            </w:r>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CDSW25 BGN Curncy</w:t>
            </w:r>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CDSW30 BGN Curncy</w:t>
            </w:r>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3CEE41F8" w:rsidR="009F16B5" w:rsidRDefault="009F16B5" w:rsidP="009F16B5">
      <w:pPr>
        <w:pStyle w:val="Caption"/>
        <w:keepNext/>
        <w:rPr>
          <w:noProof/>
        </w:rPr>
      </w:pPr>
      <w:bookmarkStart w:id="43" w:name="_Ref169917203"/>
      <w:r>
        <w:lastRenderedPageBreak/>
        <w:t xml:space="preserve">Table </w:t>
      </w:r>
      <w:fldSimple w:instr=" SEQ Table \* ARABIC ">
        <w:r w:rsidR="00767205">
          <w:rPr>
            <w:noProof/>
          </w:rPr>
          <w:t>4</w:t>
        </w:r>
      </w:fldSimple>
      <w:bookmarkEnd w:id="43"/>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r>
        <w:t>Pre Phase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r>
        <w:lastRenderedPageBreak/>
        <w:t>Pre Phase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r>
        <w:lastRenderedPageBreak/>
        <w:t>Pre 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608080D" w:rsidR="009F16B5" w:rsidRDefault="009F16B5" w:rsidP="009F16B5">
      <w:pPr>
        <w:pStyle w:val="Caption"/>
        <w:keepNext/>
      </w:pPr>
      <w:bookmarkStart w:id="44" w:name="_Ref169917219"/>
      <w:r>
        <w:lastRenderedPageBreak/>
        <w:t xml:space="preserve">Table </w:t>
      </w:r>
      <w:fldSimple w:instr=" SEQ Table \* ARABIC ">
        <w:r w:rsidR="00767205">
          <w:rPr>
            <w:noProof/>
          </w:rPr>
          <w:t>5</w:t>
        </w:r>
      </w:fldSimple>
      <w:bookmarkEnd w:id="44"/>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45" w:name="_Ref169916076"/>
      <w:r>
        <w:lastRenderedPageBreak/>
        <w:t>Results</w:t>
      </w:r>
      <w:bookmarkEnd w:id="45"/>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19FD4503"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model on each phase of the data separately. In phase 1, there is </w:t>
      </w:r>
      <w:r w:rsidR="00E203C9">
        <w:t xml:space="preserve">a ~5 bps increase in the premium after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590C7A">
        <w:t>There was an additional 12% increase in the cleared volume following phase 2, and the premium rose by another ~3 bps</w:t>
      </w:r>
      <w:r w:rsidR="00916B59">
        <w:t xml:space="preserve">. In </w:t>
      </w:r>
      <w:r w:rsidR="00916B59">
        <w:lastRenderedPageBreak/>
        <w:t>phase 3, a larger set of market participants fell under the mandate</w:t>
      </w:r>
      <w:r w:rsidR="00590C7A">
        <w:t xml:space="preserve"> (although the cleared volume did not change)</w:t>
      </w:r>
      <w:r w:rsidR="00916B59">
        <w:t>, and the premium increased</w:t>
      </w:r>
      <w:r w:rsidR="00590C7A">
        <w:t xml:space="preserve"> by ~16 bps</w:t>
      </w:r>
      <w:r w:rsidR="00916B59">
        <w:t>.</w:t>
      </w:r>
      <w:r w:rsidR="00590C7A">
        <w:t xml:space="preserve"> This suggests that when almost all contracts (&gt;90%) are cleared, </w:t>
      </w:r>
      <w:r w:rsidR="00AD6A41">
        <w:t>premia rise due to less severe consequences of counterparty default.</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3F8A182A" w:rsidR="009F16B5" w:rsidRDefault="009F16B5" w:rsidP="009F16B5">
      <w:pPr>
        <w:pStyle w:val="Caption"/>
        <w:keepNext/>
        <w:jc w:val="left"/>
      </w:pPr>
      <w:bookmarkStart w:id="46" w:name="_Ref169917265"/>
      <w:r>
        <w:lastRenderedPageBreak/>
        <w:t xml:space="preserve">Table </w:t>
      </w:r>
      <w:fldSimple w:instr=" SEQ Table \* ARABIC ">
        <w:r w:rsidR="00767205">
          <w:rPr>
            <w:noProof/>
          </w:rPr>
          <w:t>6</w:t>
        </w:r>
      </w:fldSimple>
      <w:bookmarkEnd w:id="46"/>
      <w:r>
        <w:rPr>
          <w:noProof/>
        </w:rPr>
        <w:t xml:space="preserve"> </w:t>
      </w:r>
      <w:r w:rsidR="00C7357E">
        <w:rPr>
          <w:noProof/>
        </w:rPr>
        <w:t>Difference-in-Difference Results for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362B29">
        <w:trPr>
          <w:tblCellSpacing w:w="15" w:type="dxa"/>
        </w:trPr>
        <w:tc>
          <w:tcPr>
            <w:tcW w:w="0" w:type="auto"/>
            <w:gridSpan w:val="3"/>
            <w:tcBorders>
              <w:top w:val="nil"/>
              <w:left w:val="nil"/>
              <w:bottom w:val="nil"/>
              <w:right w:val="nil"/>
            </w:tcBorders>
            <w:vAlign w:val="center"/>
            <w:hideMark/>
          </w:tcPr>
          <w:p w14:paraId="4A014181" w14:textId="77777777" w:rsidR="00E203C9" w:rsidRDefault="00E203C9" w:rsidP="00362B29">
            <w:pPr>
              <w:jc w:val="center"/>
              <w:rPr>
                <w:rFonts w:eastAsia="Times New Roman"/>
              </w:rPr>
            </w:pPr>
            <w:r>
              <w:rPr>
                <w:rStyle w:val="Strong"/>
              </w:rPr>
              <w:t>Difference-in-Differences Regression Results</w:t>
            </w:r>
          </w:p>
        </w:tc>
      </w:tr>
      <w:tr w:rsidR="00E203C9" w14:paraId="4C36D6B1" w14:textId="77777777" w:rsidTr="00362B29">
        <w:trPr>
          <w:tblCellSpacing w:w="15" w:type="dxa"/>
        </w:trPr>
        <w:tc>
          <w:tcPr>
            <w:tcW w:w="0" w:type="auto"/>
            <w:gridSpan w:val="3"/>
            <w:tcBorders>
              <w:bottom w:val="single" w:sz="6" w:space="0" w:color="000000"/>
            </w:tcBorders>
            <w:vAlign w:val="center"/>
            <w:hideMark/>
          </w:tcPr>
          <w:p w14:paraId="45579689" w14:textId="77777777" w:rsidR="00E203C9" w:rsidRDefault="00E203C9" w:rsidP="00362B29">
            <w:pPr>
              <w:jc w:val="center"/>
              <w:rPr>
                <w:rFonts w:eastAsia="Times New Roman"/>
              </w:rPr>
            </w:pPr>
          </w:p>
        </w:tc>
      </w:tr>
      <w:tr w:rsidR="00E203C9" w14:paraId="470C3185" w14:textId="77777777" w:rsidTr="00362B29">
        <w:trPr>
          <w:tblCellSpacing w:w="15" w:type="dxa"/>
        </w:trPr>
        <w:tc>
          <w:tcPr>
            <w:tcW w:w="0" w:type="auto"/>
            <w:vAlign w:val="center"/>
            <w:hideMark/>
          </w:tcPr>
          <w:p w14:paraId="6ED724BB" w14:textId="77777777" w:rsidR="00E203C9" w:rsidRDefault="00E203C9" w:rsidP="00362B29">
            <w:pPr>
              <w:jc w:val="center"/>
              <w:rPr>
                <w:rFonts w:eastAsia="Times New Roman"/>
                <w:sz w:val="20"/>
                <w:szCs w:val="20"/>
              </w:rPr>
            </w:pPr>
          </w:p>
        </w:tc>
        <w:tc>
          <w:tcPr>
            <w:tcW w:w="0" w:type="auto"/>
            <w:gridSpan w:val="2"/>
            <w:vAlign w:val="center"/>
            <w:hideMark/>
          </w:tcPr>
          <w:p w14:paraId="4EA9115E" w14:textId="77777777" w:rsidR="00E203C9" w:rsidRDefault="00E203C9" w:rsidP="00362B29">
            <w:pPr>
              <w:jc w:val="center"/>
              <w:rPr>
                <w:rFonts w:eastAsia="Times New Roman"/>
              </w:rPr>
            </w:pPr>
            <w:r>
              <w:rPr>
                <w:rFonts w:eastAsia="Times New Roman"/>
              </w:rPr>
              <w:t>Dependent variable: Premium</w:t>
            </w:r>
          </w:p>
        </w:tc>
      </w:tr>
      <w:tr w:rsidR="00E203C9" w14:paraId="78444C19" w14:textId="77777777" w:rsidTr="00362B29">
        <w:trPr>
          <w:tblCellSpacing w:w="15" w:type="dxa"/>
        </w:trPr>
        <w:tc>
          <w:tcPr>
            <w:tcW w:w="0" w:type="auto"/>
            <w:vAlign w:val="center"/>
            <w:hideMark/>
          </w:tcPr>
          <w:p w14:paraId="39D48426" w14:textId="77777777" w:rsidR="00E203C9" w:rsidRDefault="00E203C9" w:rsidP="00362B2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rsidP="00362B29">
            <w:pPr>
              <w:jc w:val="center"/>
              <w:rPr>
                <w:rFonts w:eastAsia="Times New Roman"/>
                <w:sz w:val="20"/>
                <w:szCs w:val="20"/>
              </w:rPr>
            </w:pPr>
          </w:p>
        </w:tc>
      </w:tr>
      <w:tr w:rsidR="00E203C9" w14:paraId="3370FFED" w14:textId="77777777" w:rsidTr="00362B29">
        <w:trPr>
          <w:tblCellSpacing w:w="15" w:type="dxa"/>
        </w:trPr>
        <w:tc>
          <w:tcPr>
            <w:tcW w:w="0" w:type="auto"/>
            <w:vAlign w:val="center"/>
            <w:hideMark/>
          </w:tcPr>
          <w:p w14:paraId="6F28475A" w14:textId="77777777" w:rsidR="00E203C9" w:rsidRDefault="00E203C9" w:rsidP="00362B29">
            <w:pPr>
              <w:jc w:val="center"/>
              <w:rPr>
                <w:rFonts w:eastAsia="Times New Roman"/>
                <w:sz w:val="20"/>
                <w:szCs w:val="20"/>
              </w:rPr>
            </w:pPr>
          </w:p>
        </w:tc>
        <w:tc>
          <w:tcPr>
            <w:tcW w:w="0" w:type="auto"/>
            <w:vAlign w:val="center"/>
            <w:hideMark/>
          </w:tcPr>
          <w:p w14:paraId="774633AA" w14:textId="77777777" w:rsidR="00E203C9" w:rsidRDefault="00E203C9" w:rsidP="00362B29">
            <w:pPr>
              <w:jc w:val="center"/>
              <w:rPr>
                <w:rFonts w:eastAsia="Times New Roman"/>
              </w:rPr>
            </w:pPr>
            <w:r>
              <w:rPr>
                <w:rFonts w:eastAsia="Times New Roman"/>
              </w:rPr>
              <w:t>Basic Model</w:t>
            </w:r>
          </w:p>
        </w:tc>
        <w:tc>
          <w:tcPr>
            <w:tcW w:w="0" w:type="auto"/>
            <w:vAlign w:val="center"/>
            <w:hideMark/>
          </w:tcPr>
          <w:p w14:paraId="5B38F738" w14:textId="77777777" w:rsidR="00E203C9" w:rsidRDefault="00E203C9" w:rsidP="00362B29">
            <w:pPr>
              <w:jc w:val="center"/>
              <w:rPr>
                <w:rFonts w:eastAsia="Times New Roman"/>
              </w:rPr>
            </w:pPr>
            <w:r>
              <w:rPr>
                <w:rFonts w:eastAsia="Times New Roman"/>
              </w:rPr>
              <w:t>Advanced Model</w:t>
            </w:r>
          </w:p>
        </w:tc>
      </w:tr>
      <w:tr w:rsidR="00E203C9" w14:paraId="0DBD5E48" w14:textId="77777777" w:rsidTr="00362B29">
        <w:trPr>
          <w:tblCellSpacing w:w="15" w:type="dxa"/>
        </w:trPr>
        <w:tc>
          <w:tcPr>
            <w:tcW w:w="0" w:type="auto"/>
            <w:vAlign w:val="center"/>
            <w:hideMark/>
          </w:tcPr>
          <w:p w14:paraId="1117061C" w14:textId="77777777" w:rsidR="00E203C9" w:rsidRDefault="00E203C9" w:rsidP="00362B29">
            <w:pPr>
              <w:jc w:val="center"/>
              <w:rPr>
                <w:rFonts w:eastAsia="Times New Roman"/>
              </w:rPr>
            </w:pPr>
          </w:p>
        </w:tc>
        <w:tc>
          <w:tcPr>
            <w:tcW w:w="0" w:type="auto"/>
            <w:vAlign w:val="center"/>
            <w:hideMark/>
          </w:tcPr>
          <w:p w14:paraId="3B521FF0" w14:textId="77777777" w:rsidR="00E203C9" w:rsidRDefault="00E203C9" w:rsidP="00362B29">
            <w:pPr>
              <w:jc w:val="center"/>
              <w:rPr>
                <w:rFonts w:eastAsia="Times New Roman"/>
              </w:rPr>
            </w:pPr>
            <w:r>
              <w:rPr>
                <w:rFonts w:eastAsia="Times New Roman"/>
              </w:rPr>
              <w:t>(1)</w:t>
            </w:r>
          </w:p>
        </w:tc>
        <w:tc>
          <w:tcPr>
            <w:tcW w:w="0" w:type="auto"/>
            <w:vAlign w:val="center"/>
            <w:hideMark/>
          </w:tcPr>
          <w:p w14:paraId="58A003C4" w14:textId="77777777" w:rsidR="00E203C9" w:rsidRDefault="00E203C9" w:rsidP="00362B29">
            <w:pPr>
              <w:jc w:val="center"/>
              <w:rPr>
                <w:rFonts w:eastAsia="Times New Roman"/>
              </w:rPr>
            </w:pPr>
            <w:r>
              <w:rPr>
                <w:rFonts w:eastAsia="Times New Roman"/>
              </w:rPr>
              <w:t>(2)</w:t>
            </w:r>
          </w:p>
        </w:tc>
      </w:tr>
      <w:tr w:rsidR="00E203C9" w14:paraId="2B081BBD" w14:textId="77777777" w:rsidTr="00362B29">
        <w:trPr>
          <w:tblCellSpacing w:w="15" w:type="dxa"/>
        </w:trPr>
        <w:tc>
          <w:tcPr>
            <w:tcW w:w="0" w:type="auto"/>
            <w:gridSpan w:val="3"/>
            <w:tcBorders>
              <w:bottom w:val="single" w:sz="6" w:space="0" w:color="000000"/>
            </w:tcBorders>
            <w:vAlign w:val="center"/>
            <w:hideMark/>
          </w:tcPr>
          <w:p w14:paraId="34D6AF19" w14:textId="77777777" w:rsidR="00E203C9" w:rsidRDefault="00E203C9" w:rsidP="00362B29">
            <w:pPr>
              <w:jc w:val="center"/>
              <w:rPr>
                <w:rFonts w:eastAsia="Times New Roman"/>
              </w:rPr>
            </w:pPr>
          </w:p>
        </w:tc>
      </w:tr>
      <w:tr w:rsidR="00E203C9" w14:paraId="0779469E" w14:textId="77777777" w:rsidTr="00362B29">
        <w:trPr>
          <w:tblCellSpacing w:w="15" w:type="dxa"/>
        </w:trPr>
        <w:tc>
          <w:tcPr>
            <w:tcW w:w="0" w:type="auto"/>
            <w:vAlign w:val="center"/>
            <w:hideMark/>
          </w:tcPr>
          <w:p w14:paraId="711CEA57" w14:textId="77777777" w:rsidR="00E203C9" w:rsidRDefault="00E203C9" w:rsidP="00362B29">
            <w:pPr>
              <w:rPr>
                <w:rFonts w:eastAsia="Times New Roman"/>
              </w:rPr>
            </w:pPr>
            <w:r>
              <w:rPr>
                <w:rFonts w:eastAsia="Times New Roman"/>
              </w:rPr>
              <w:t>Group</w:t>
            </w:r>
          </w:p>
        </w:tc>
        <w:tc>
          <w:tcPr>
            <w:tcW w:w="0" w:type="auto"/>
            <w:vAlign w:val="center"/>
            <w:hideMark/>
          </w:tcPr>
          <w:p w14:paraId="7D56ECC9" w14:textId="77777777" w:rsidR="00E203C9" w:rsidRDefault="00E203C9" w:rsidP="00362B2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rsidP="00362B29">
            <w:pPr>
              <w:jc w:val="center"/>
              <w:rPr>
                <w:rFonts w:eastAsia="Times New Roman"/>
              </w:rPr>
            </w:pPr>
            <w:r>
              <w:rPr>
                <w:rFonts w:eastAsia="Times New Roman"/>
              </w:rPr>
              <w:t>-0.7683</w:t>
            </w:r>
          </w:p>
        </w:tc>
      </w:tr>
      <w:tr w:rsidR="00E203C9" w14:paraId="7CEEB9CA" w14:textId="77777777" w:rsidTr="00362B29">
        <w:trPr>
          <w:tblCellSpacing w:w="15" w:type="dxa"/>
        </w:trPr>
        <w:tc>
          <w:tcPr>
            <w:tcW w:w="0" w:type="auto"/>
            <w:vAlign w:val="center"/>
            <w:hideMark/>
          </w:tcPr>
          <w:p w14:paraId="5296C475" w14:textId="77777777" w:rsidR="00E203C9" w:rsidRDefault="00E203C9" w:rsidP="00362B29">
            <w:pPr>
              <w:jc w:val="center"/>
              <w:rPr>
                <w:rFonts w:eastAsia="Times New Roman"/>
              </w:rPr>
            </w:pPr>
          </w:p>
        </w:tc>
        <w:tc>
          <w:tcPr>
            <w:tcW w:w="0" w:type="auto"/>
            <w:vAlign w:val="center"/>
            <w:hideMark/>
          </w:tcPr>
          <w:p w14:paraId="7CFBAB05" w14:textId="77777777" w:rsidR="00E203C9" w:rsidRDefault="00E203C9" w:rsidP="00362B29">
            <w:pPr>
              <w:jc w:val="center"/>
              <w:rPr>
                <w:rFonts w:eastAsia="Times New Roman"/>
              </w:rPr>
            </w:pPr>
            <w:r>
              <w:rPr>
                <w:rFonts w:eastAsia="Times New Roman"/>
              </w:rPr>
              <w:t>(0.4917)</w:t>
            </w:r>
          </w:p>
        </w:tc>
        <w:tc>
          <w:tcPr>
            <w:tcW w:w="0" w:type="auto"/>
            <w:vAlign w:val="center"/>
            <w:hideMark/>
          </w:tcPr>
          <w:p w14:paraId="5DDCDBF2" w14:textId="77777777" w:rsidR="00E203C9" w:rsidRDefault="00E203C9" w:rsidP="00362B29">
            <w:pPr>
              <w:jc w:val="center"/>
              <w:rPr>
                <w:rFonts w:eastAsia="Times New Roman"/>
              </w:rPr>
            </w:pPr>
            <w:r>
              <w:rPr>
                <w:rFonts w:eastAsia="Times New Roman"/>
              </w:rPr>
              <w:t>(0.4900)</w:t>
            </w:r>
          </w:p>
        </w:tc>
      </w:tr>
      <w:tr w:rsidR="00E203C9" w14:paraId="38A64157" w14:textId="77777777" w:rsidTr="00362B29">
        <w:trPr>
          <w:tblCellSpacing w:w="15" w:type="dxa"/>
        </w:trPr>
        <w:tc>
          <w:tcPr>
            <w:tcW w:w="0" w:type="auto"/>
            <w:vAlign w:val="center"/>
            <w:hideMark/>
          </w:tcPr>
          <w:p w14:paraId="6D5A6348" w14:textId="77777777" w:rsidR="00E203C9" w:rsidRDefault="00E203C9" w:rsidP="00362B29">
            <w:pPr>
              <w:rPr>
                <w:rFonts w:eastAsia="Times New Roman"/>
              </w:rPr>
            </w:pPr>
            <w:r>
              <w:rPr>
                <w:rFonts w:eastAsia="Times New Roman"/>
              </w:rPr>
              <w:t>Period</w:t>
            </w:r>
          </w:p>
        </w:tc>
        <w:tc>
          <w:tcPr>
            <w:tcW w:w="0" w:type="auto"/>
            <w:vAlign w:val="center"/>
            <w:hideMark/>
          </w:tcPr>
          <w:p w14:paraId="3F9FA662" w14:textId="77777777" w:rsidR="00E203C9" w:rsidRDefault="00E203C9" w:rsidP="00362B2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rsidP="00362B2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362B29">
        <w:trPr>
          <w:tblCellSpacing w:w="15" w:type="dxa"/>
        </w:trPr>
        <w:tc>
          <w:tcPr>
            <w:tcW w:w="0" w:type="auto"/>
            <w:vAlign w:val="center"/>
            <w:hideMark/>
          </w:tcPr>
          <w:p w14:paraId="5D25834A" w14:textId="77777777" w:rsidR="00E203C9" w:rsidRDefault="00E203C9" w:rsidP="00362B29">
            <w:pPr>
              <w:jc w:val="center"/>
              <w:rPr>
                <w:rFonts w:eastAsia="Times New Roman"/>
              </w:rPr>
            </w:pPr>
          </w:p>
        </w:tc>
        <w:tc>
          <w:tcPr>
            <w:tcW w:w="0" w:type="auto"/>
            <w:vAlign w:val="center"/>
            <w:hideMark/>
          </w:tcPr>
          <w:p w14:paraId="032AA22D" w14:textId="77777777" w:rsidR="00E203C9" w:rsidRDefault="00E203C9" w:rsidP="00362B29">
            <w:pPr>
              <w:jc w:val="center"/>
              <w:rPr>
                <w:rFonts w:eastAsia="Times New Roman"/>
              </w:rPr>
            </w:pPr>
            <w:r>
              <w:rPr>
                <w:rFonts w:eastAsia="Times New Roman"/>
              </w:rPr>
              <w:t>(0.6641)</w:t>
            </w:r>
          </w:p>
        </w:tc>
        <w:tc>
          <w:tcPr>
            <w:tcW w:w="0" w:type="auto"/>
            <w:vAlign w:val="center"/>
            <w:hideMark/>
          </w:tcPr>
          <w:p w14:paraId="159C483B" w14:textId="77777777" w:rsidR="00E203C9" w:rsidRDefault="00E203C9" w:rsidP="00362B29">
            <w:pPr>
              <w:jc w:val="center"/>
              <w:rPr>
                <w:rFonts w:eastAsia="Times New Roman"/>
              </w:rPr>
            </w:pPr>
            <w:r>
              <w:rPr>
                <w:rFonts w:eastAsia="Times New Roman"/>
              </w:rPr>
              <w:t>(0.6610)</w:t>
            </w:r>
          </w:p>
        </w:tc>
      </w:tr>
      <w:tr w:rsidR="00E203C9" w14:paraId="247EBE16" w14:textId="77777777" w:rsidTr="00362B29">
        <w:trPr>
          <w:tblCellSpacing w:w="15" w:type="dxa"/>
        </w:trPr>
        <w:tc>
          <w:tcPr>
            <w:tcW w:w="0" w:type="auto"/>
            <w:vAlign w:val="center"/>
            <w:hideMark/>
          </w:tcPr>
          <w:p w14:paraId="35C018CB" w14:textId="77777777" w:rsidR="00E203C9" w:rsidRDefault="00E203C9" w:rsidP="00362B29">
            <w:pPr>
              <w:rPr>
                <w:rFonts w:eastAsia="Times New Roman"/>
              </w:rPr>
            </w:pPr>
            <w:r>
              <w:rPr>
                <w:rFonts w:eastAsia="Times New Roman"/>
              </w:rPr>
              <w:t>Tenor</w:t>
            </w:r>
          </w:p>
        </w:tc>
        <w:tc>
          <w:tcPr>
            <w:tcW w:w="0" w:type="auto"/>
            <w:vAlign w:val="center"/>
            <w:hideMark/>
          </w:tcPr>
          <w:p w14:paraId="2583FD4A" w14:textId="77777777" w:rsidR="00E203C9" w:rsidRDefault="00E203C9" w:rsidP="00362B29">
            <w:pPr>
              <w:rPr>
                <w:rFonts w:eastAsia="Times New Roman"/>
              </w:rPr>
            </w:pPr>
          </w:p>
        </w:tc>
        <w:tc>
          <w:tcPr>
            <w:tcW w:w="0" w:type="auto"/>
            <w:vAlign w:val="center"/>
            <w:hideMark/>
          </w:tcPr>
          <w:p w14:paraId="5398B5AE" w14:textId="77777777" w:rsidR="00E203C9" w:rsidRDefault="00E203C9" w:rsidP="00362B2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362B29">
        <w:trPr>
          <w:tblCellSpacing w:w="15" w:type="dxa"/>
        </w:trPr>
        <w:tc>
          <w:tcPr>
            <w:tcW w:w="0" w:type="auto"/>
            <w:vAlign w:val="center"/>
            <w:hideMark/>
          </w:tcPr>
          <w:p w14:paraId="2D4F1EB8" w14:textId="77777777" w:rsidR="00E203C9" w:rsidRDefault="00E203C9" w:rsidP="00362B29">
            <w:pPr>
              <w:jc w:val="center"/>
              <w:rPr>
                <w:rFonts w:eastAsia="Times New Roman"/>
              </w:rPr>
            </w:pPr>
          </w:p>
        </w:tc>
        <w:tc>
          <w:tcPr>
            <w:tcW w:w="0" w:type="auto"/>
            <w:vAlign w:val="center"/>
            <w:hideMark/>
          </w:tcPr>
          <w:p w14:paraId="4F5A52AF" w14:textId="77777777" w:rsidR="00E203C9" w:rsidRDefault="00E203C9" w:rsidP="00362B29">
            <w:pPr>
              <w:rPr>
                <w:rFonts w:eastAsia="Times New Roman"/>
                <w:sz w:val="20"/>
                <w:szCs w:val="20"/>
              </w:rPr>
            </w:pPr>
          </w:p>
        </w:tc>
        <w:tc>
          <w:tcPr>
            <w:tcW w:w="0" w:type="auto"/>
            <w:vAlign w:val="center"/>
            <w:hideMark/>
          </w:tcPr>
          <w:p w14:paraId="5722D53F" w14:textId="77777777" w:rsidR="00E203C9" w:rsidRDefault="00E203C9" w:rsidP="00362B29">
            <w:pPr>
              <w:jc w:val="center"/>
              <w:rPr>
                <w:rFonts w:eastAsia="Times New Roman"/>
              </w:rPr>
            </w:pPr>
            <w:r>
              <w:rPr>
                <w:rFonts w:eastAsia="Times New Roman"/>
              </w:rPr>
              <w:t>(0.0086)</w:t>
            </w:r>
          </w:p>
        </w:tc>
      </w:tr>
      <w:tr w:rsidR="00E203C9" w14:paraId="37BE4B56" w14:textId="77777777" w:rsidTr="00362B29">
        <w:trPr>
          <w:tblCellSpacing w:w="15" w:type="dxa"/>
        </w:trPr>
        <w:tc>
          <w:tcPr>
            <w:tcW w:w="0" w:type="auto"/>
            <w:vAlign w:val="center"/>
            <w:hideMark/>
          </w:tcPr>
          <w:p w14:paraId="4DC69105" w14:textId="77777777" w:rsidR="00E203C9" w:rsidRDefault="00E203C9" w:rsidP="00362B29">
            <w:pPr>
              <w:rPr>
                <w:rFonts w:eastAsia="Times New Roman"/>
              </w:rPr>
            </w:pPr>
            <w:r>
              <w:rPr>
                <w:rFonts w:eastAsia="Times New Roman"/>
              </w:rPr>
              <w:t>Log Notional</w:t>
            </w:r>
          </w:p>
        </w:tc>
        <w:tc>
          <w:tcPr>
            <w:tcW w:w="0" w:type="auto"/>
            <w:vAlign w:val="center"/>
            <w:hideMark/>
          </w:tcPr>
          <w:p w14:paraId="55B63891" w14:textId="77777777" w:rsidR="00E203C9" w:rsidRDefault="00E203C9" w:rsidP="00362B29">
            <w:pPr>
              <w:rPr>
                <w:rFonts w:eastAsia="Times New Roman"/>
              </w:rPr>
            </w:pPr>
          </w:p>
        </w:tc>
        <w:tc>
          <w:tcPr>
            <w:tcW w:w="0" w:type="auto"/>
            <w:vAlign w:val="center"/>
            <w:hideMark/>
          </w:tcPr>
          <w:p w14:paraId="4AA50504" w14:textId="77777777" w:rsidR="00E203C9" w:rsidRDefault="00E203C9" w:rsidP="00362B2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362B29">
        <w:trPr>
          <w:tblCellSpacing w:w="15" w:type="dxa"/>
        </w:trPr>
        <w:tc>
          <w:tcPr>
            <w:tcW w:w="0" w:type="auto"/>
            <w:vAlign w:val="center"/>
            <w:hideMark/>
          </w:tcPr>
          <w:p w14:paraId="1A5CF6C4" w14:textId="77777777" w:rsidR="00E203C9" w:rsidRDefault="00E203C9" w:rsidP="00362B29">
            <w:pPr>
              <w:jc w:val="center"/>
              <w:rPr>
                <w:rFonts w:eastAsia="Times New Roman"/>
              </w:rPr>
            </w:pPr>
          </w:p>
        </w:tc>
        <w:tc>
          <w:tcPr>
            <w:tcW w:w="0" w:type="auto"/>
            <w:vAlign w:val="center"/>
            <w:hideMark/>
          </w:tcPr>
          <w:p w14:paraId="7B736C7B" w14:textId="77777777" w:rsidR="00E203C9" w:rsidRDefault="00E203C9" w:rsidP="00362B29">
            <w:pPr>
              <w:rPr>
                <w:rFonts w:eastAsia="Times New Roman"/>
                <w:sz w:val="20"/>
                <w:szCs w:val="20"/>
              </w:rPr>
            </w:pPr>
          </w:p>
        </w:tc>
        <w:tc>
          <w:tcPr>
            <w:tcW w:w="0" w:type="auto"/>
            <w:vAlign w:val="center"/>
            <w:hideMark/>
          </w:tcPr>
          <w:p w14:paraId="16159C21" w14:textId="77777777" w:rsidR="00E203C9" w:rsidRDefault="00E203C9" w:rsidP="00362B29">
            <w:pPr>
              <w:jc w:val="center"/>
              <w:rPr>
                <w:rFonts w:eastAsia="Times New Roman"/>
              </w:rPr>
            </w:pPr>
            <w:r>
              <w:rPr>
                <w:rFonts w:eastAsia="Times New Roman"/>
              </w:rPr>
              <w:t>(0.0671)</w:t>
            </w:r>
          </w:p>
        </w:tc>
      </w:tr>
      <w:tr w:rsidR="00E203C9" w14:paraId="4B826096" w14:textId="77777777" w:rsidTr="00362B29">
        <w:trPr>
          <w:tblCellSpacing w:w="15" w:type="dxa"/>
        </w:trPr>
        <w:tc>
          <w:tcPr>
            <w:tcW w:w="0" w:type="auto"/>
            <w:vAlign w:val="center"/>
            <w:hideMark/>
          </w:tcPr>
          <w:p w14:paraId="3E2ED3A5" w14:textId="77777777" w:rsidR="00E203C9" w:rsidRDefault="00E203C9" w:rsidP="00362B29">
            <w:pPr>
              <w:rPr>
                <w:rFonts w:eastAsia="Times New Roman"/>
              </w:rPr>
            </w:pPr>
            <w:r>
              <w:rPr>
                <w:rFonts w:eastAsia="Times New Roman"/>
              </w:rPr>
              <w:t>Capped</w:t>
            </w:r>
          </w:p>
        </w:tc>
        <w:tc>
          <w:tcPr>
            <w:tcW w:w="0" w:type="auto"/>
            <w:vAlign w:val="center"/>
            <w:hideMark/>
          </w:tcPr>
          <w:p w14:paraId="257A3217" w14:textId="77777777" w:rsidR="00E203C9" w:rsidRDefault="00E203C9" w:rsidP="00362B29">
            <w:pPr>
              <w:rPr>
                <w:rFonts w:eastAsia="Times New Roman"/>
              </w:rPr>
            </w:pPr>
          </w:p>
        </w:tc>
        <w:tc>
          <w:tcPr>
            <w:tcW w:w="0" w:type="auto"/>
            <w:vAlign w:val="center"/>
            <w:hideMark/>
          </w:tcPr>
          <w:p w14:paraId="5BE06B54" w14:textId="77777777" w:rsidR="00E203C9" w:rsidRDefault="00E203C9" w:rsidP="00362B2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362B29">
        <w:trPr>
          <w:tblCellSpacing w:w="15" w:type="dxa"/>
        </w:trPr>
        <w:tc>
          <w:tcPr>
            <w:tcW w:w="0" w:type="auto"/>
            <w:vAlign w:val="center"/>
            <w:hideMark/>
          </w:tcPr>
          <w:p w14:paraId="63C049FC" w14:textId="77777777" w:rsidR="00E203C9" w:rsidRDefault="00E203C9" w:rsidP="00362B29">
            <w:pPr>
              <w:jc w:val="center"/>
              <w:rPr>
                <w:rFonts w:eastAsia="Times New Roman"/>
              </w:rPr>
            </w:pPr>
          </w:p>
        </w:tc>
        <w:tc>
          <w:tcPr>
            <w:tcW w:w="0" w:type="auto"/>
            <w:vAlign w:val="center"/>
            <w:hideMark/>
          </w:tcPr>
          <w:p w14:paraId="62E32D2C" w14:textId="77777777" w:rsidR="00E203C9" w:rsidRDefault="00E203C9" w:rsidP="00362B29">
            <w:pPr>
              <w:rPr>
                <w:rFonts w:eastAsia="Times New Roman"/>
                <w:sz w:val="20"/>
                <w:szCs w:val="20"/>
              </w:rPr>
            </w:pPr>
          </w:p>
        </w:tc>
        <w:tc>
          <w:tcPr>
            <w:tcW w:w="0" w:type="auto"/>
            <w:vAlign w:val="center"/>
            <w:hideMark/>
          </w:tcPr>
          <w:p w14:paraId="4048EF04" w14:textId="77777777" w:rsidR="00E203C9" w:rsidRDefault="00E203C9" w:rsidP="00362B29">
            <w:pPr>
              <w:jc w:val="center"/>
              <w:rPr>
                <w:rFonts w:eastAsia="Times New Roman"/>
              </w:rPr>
            </w:pPr>
            <w:r>
              <w:rPr>
                <w:rFonts w:eastAsia="Times New Roman"/>
              </w:rPr>
              <w:t>(0.1849)</w:t>
            </w:r>
          </w:p>
        </w:tc>
      </w:tr>
      <w:tr w:rsidR="00E203C9" w14:paraId="5D0CEA27" w14:textId="77777777" w:rsidTr="00362B29">
        <w:trPr>
          <w:tblCellSpacing w:w="15" w:type="dxa"/>
        </w:trPr>
        <w:tc>
          <w:tcPr>
            <w:tcW w:w="0" w:type="auto"/>
            <w:vAlign w:val="center"/>
            <w:hideMark/>
          </w:tcPr>
          <w:p w14:paraId="0E005CBC" w14:textId="77777777" w:rsidR="00E203C9" w:rsidRDefault="00E203C9" w:rsidP="00362B29">
            <w:pPr>
              <w:rPr>
                <w:rFonts w:eastAsia="Times New Roman"/>
              </w:rPr>
            </w:pPr>
            <w:r>
              <w:rPr>
                <w:rFonts w:eastAsia="Times New Roman"/>
              </w:rPr>
              <w:t>SEF</w:t>
            </w:r>
          </w:p>
        </w:tc>
        <w:tc>
          <w:tcPr>
            <w:tcW w:w="0" w:type="auto"/>
            <w:vAlign w:val="center"/>
            <w:hideMark/>
          </w:tcPr>
          <w:p w14:paraId="3EF25BA8" w14:textId="77777777" w:rsidR="00E203C9" w:rsidRDefault="00E203C9" w:rsidP="00362B29">
            <w:pPr>
              <w:rPr>
                <w:rFonts w:eastAsia="Times New Roman"/>
              </w:rPr>
            </w:pPr>
          </w:p>
        </w:tc>
        <w:tc>
          <w:tcPr>
            <w:tcW w:w="0" w:type="auto"/>
            <w:vAlign w:val="center"/>
            <w:hideMark/>
          </w:tcPr>
          <w:p w14:paraId="72B3212F" w14:textId="77777777" w:rsidR="00E203C9" w:rsidRDefault="00E203C9" w:rsidP="00362B29">
            <w:pPr>
              <w:jc w:val="center"/>
              <w:rPr>
                <w:rFonts w:eastAsia="Times New Roman"/>
              </w:rPr>
            </w:pPr>
            <w:r>
              <w:rPr>
                <w:rFonts w:eastAsia="Times New Roman"/>
              </w:rPr>
              <w:t>0.6922</w:t>
            </w:r>
          </w:p>
        </w:tc>
      </w:tr>
      <w:tr w:rsidR="00E203C9" w14:paraId="4566BF87" w14:textId="77777777" w:rsidTr="00362B29">
        <w:trPr>
          <w:tblCellSpacing w:w="15" w:type="dxa"/>
        </w:trPr>
        <w:tc>
          <w:tcPr>
            <w:tcW w:w="0" w:type="auto"/>
            <w:vAlign w:val="center"/>
            <w:hideMark/>
          </w:tcPr>
          <w:p w14:paraId="537FD187" w14:textId="77777777" w:rsidR="00E203C9" w:rsidRDefault="00E203C9" w:rsidP="00362B29">
            <w:pPr>
              <w:jc w:val="center"/>
              <w:rPr>
                <w:rFonts w:eastAsia="Times New Roman"/>
              </w:rPr>
            </w:pPr>
          </w:p>
        </w:tc>
        <w:tc>
          <w:tcPr>
            <w:tcW w:w="0" w:type="auto"/>
            <w:vAlign w:val="center"/>
            <w:hideMark/>
          </w:tcPr>
          <w:p w14:paraId="69960F71" w14:textId="77777777" w:rsidR="00E203C9" w:rsidRDefault="00E203C9" w:rsidP="00362B29">
            <w:pPr>
              <w:rPr>
                <w:rFonts w:eastAsia="Times New Roman"/>
                <w:sz w:val="20"/>
                <w:szCs w:val="20"/>
              </w:rPr>
            </w:pPr>
          </w:p>
        </w:tc>
        <w:tc>
          <w:tcPr>
            <w:tcW w:w="0" w:type="auto"/>
            <w:vAlign w:val="center"/>
            <w:hideMark/>
          </w:tcPr>
          <w:p w14:paraId="3CDB555E" w14:textId="77777777" w:rsidR="00E203C9" w:rsidRDefault="00E203C9" w:rsidP="00362B29">
            <w:pPr>
              <w:jc w:val="center"/>
              <w:rPr>
                <w:rFonts w:eastAsia="Times New Roman"/>
              </w:rPr>
            </w:pPr>
            <w:r>
              <w:rPr>
                <w:rFonts w:eastAsia="Times New Roman"/>
              </w:rPr>
              <w:t>(2.5197)</w:t>
            </w:r>
          </w:p>
        </w:tc>
      </w:tr>
      <w:tr w:rsidR="00E203C9" w14:paraId="7516B345" w14:textId="77777777" w:rsidTr="00362B29">
        <w:trPr>
          <w:tblCellSpacing w:w="15" w:type="dxa"/>
        </w:trPr>
        <w:tc>
          <w:tcPr>
            <w:tcW w:w="0" w:type="auto"/>
            <w:vAlign w:val="center"/>
            <w:hideMark/>
          </w:tcPr>
          <w:p w14:paraId="11CE89B8" w14:textId="77777777" w:rsidR="00E203C9" w:rsidRDefault="00E203C9" w:rsidP="00362B29">
            <w:pPr>
              <w:rPr>
                <w:rFonts w:eastAsia="Times New Roman"/>
              </w:rPr>
            </w:pPr>
            <w:r>
              <w:rPr>
                <w:rFonts w:eastAsia="Times New Roman"/>
              </w:rPr>
              <w:t>Morning Session</w:t>
            </w:r>
          </w:p>
        </w:tc>
        <w:tc>
          <w:tcPr>
            <w:tcW w:w="0" w:type="auto"/>
            <w:vAlign w:val="center"/>
            <w:hideMark/>
          </w:tcPr>
          <w:p w14:paraId="3B860BFF" w14:textId="77777777" w:rsidR="00E203C9" w:rsidRDefault="00E203C9" w:rsidP="00362B29">
            <w:pPr>
              <w:rPr>
                <w:rFonts w:eastAsia="Times New Roman"/>
              </w:rPr>
            </w:pPr>
          </w:p>
        </w:tc>
        <w:tc>
          <w:tcPr>
            <w:tcW w:w="0" w:type="auto"/>
            <w:vAlign w:val="center"/>
            <w:hideMark/>
          </w:tcPr>
          <w:p w14:paraId="2086F94D" w14:textId="77777777" w:rsidR="00E203C9" w:rsidRDefault="00E203C9" w:rsidP="00362B2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362B29">
        <w:trPr>
          <w:tblCellSpacing w:w="15" w:type="dxa"/>
        </w:trPr>
        <w:tc>
          <w:tcPr>
            <w:tcW w:w="0" w:type="auto"/>
            <w:vAlign w:val="center"/>
            <w:hideMark/>
          </w:tcPr>
          <w:p w14:paraId="02E85608" w14:textId="77777777" w:rsidR="00E203C9" w:rsidRDefault="00E203C9" w:rsidP="00362B29">
            <w:pPr>
              <w:jc w:val="center"/>
              <w:rPr>
                <w:rFonts w:eastAsia="Times New Roman"/>
              </w:rPr>
            </w:pPr>
          </w:p>
        </w:tc>
        <w:tc>
          <w:tcPr>
            <w:tcW w:w="0" w:type="auto"/>
            <w:vAlign w:val="center"/>
            <w:hideMark/>
          </w:tcPr>
          <w:p w14:paraId="26391D0A" w14:textId="77777777" w:rsidR="00E203C9" w:rsidRDefault="00E203C9" w:rsidP="00362B29">
            <w:pPr>
              <w:rPr>
                <w:rFonts w:eastAsia="Times New Roman"/>
                <w:sz w:val="20"/>
                <w:szCs w:val="20"/>
              </w:rPr>
            </w:pPr>
          </w:p>
        </w:tc>
        <w:tc>
          <w:tcPr>
            <w:tcW w:w="0" w:type="auto"/>
            <w:vAlign w:val="center"/>
            <w:hideMark/>
          </w:tcPr>
          <w:p w14:paraId="781BE1F2" w14:textId="77777777" w:rsidR="00E203C9" w:rsidRDefault="00E203C9" w:rsidP="00362B29">
            <w:pPr>
              <w:jc w:val="center"/>
              <w:rPr>
                <w:rFonts w:eastAsia="Times New Roman"/>
              </w:rPr>
            </w:pPr>
            <w:r>
              <w:rPr>
                <w:rFonts w:eastAsia="Times New Roman"/>
              </w:rPr>
              <w:t>(0.1843)</w:t>
            </w:r>
          </w:p>
        </w:tc>
      </w:tr>
      <w:tr w:rsidR="00E203C9" w14:paraId="28D1ED0A" w14:textId="77777777" w:rsidTr="00362B29">
        <w:trPr>
          <w:tblCellSpacing w:w="15" w:type="dxa"/>
        </w:trPr>
        <w:tc>
          <w:tcPr>
            <w:tcW w:w="0" w:type="auto"/>
            <w:vAlign w:val="center"/>
            <w:hideMark/>
          </w:tcPr>
          <w:p w14:paraId="0EB945F2" w14:textId="77777777" w:rsidR="00E203C9" w:rsidRDefault="00E203C9" w:rsidP="00362B29">
            <w:pPr>
              <w:rPr>
                <w:rFonts w:eastAsia="Times New Roman"/>
              </w:rPr>
            </w:pPr>
            <w:r>
              <w:rPr>
                <w:rFonts w:eastAsia="Times New Roman"/>
              </w:rPr>
              <w:t>Afternoon Session</w:t>
            </w:r>
          </w:p>
        </w:tc>
        <w:tc>
          <w:tcPr>
            <w:tcW w:w="0" w:type="auto"/>
            <w:vAlign w:val="center"/>
            <w:hideMark/>
          </w:tcPr>
          <w:p w14:paraId="74BCFAFA" w14:textId="77777777" w:rsidR="00E203C9" w:rsidRDefault="00E203C9" w:rsidP="00362B29">
            <w:pPr>
              <w:rPr>
                <w:rFonts w:eastAsia="Times New Roman"/>
              </w:rPr>
            </w:pPr>
          </w:p>
        </w:tc>
        <w:tc>
          <w:tcPr>
            <w:tcW w:w="0" w:type="auto"/>
            <w:vAlign w:val="center"/>
            <w:hideMark/>
          </w:tcPr>
          <w:p w14:paraId="10F52D27" w14:textId="77777777" w:rsidR="00E203C9" w:rsidRDefault="00E203C9" w:rsidP="00362B2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362B29">
        <w:trPr>
          <w:tblCellSpacing w:w="15" w:type="dxa"/>
        </w:trPr>
        <w:tc>
          <w:tcPr>
            <w:tcW w:w="0" w:type="auto"/>
            <w:vAlign w:val="center"/>
            <w:hideMark/>
          </w:tcPr>
          <w:p w14:paraId="187F5122" w14:textId="77777777" w:rsidR="00E203C9" w:rsidRDefault="00E203C9" w:rsidP="00362B29">
            <w:pPr>
              <w:jc w:val="center"/>
              <w:rPr>
                <w:rFonts w:eastAsia="Times New Roman"/>
              </w:rPr>
            </w:pPr>
          </w:p>
        </w:tc>
        <w:tc>
          <w:tcPr>
            <w:tcW w:w="0" w:type="auto"/>
            <w:vAlign w:val="center"/>
            <w:hideMark/>
          </w:tcPr>
          <w:p w14:paraId="6758372D" w14:textId="77777777" w:rsidR="00E203C9" w:rsidRDefault="00E203C9" w:rsidP="00362B29">
            <w:pPr>
              <w:rPr>
                <w:rFonts w:eastAsia="Times New Roman"/>
                <w:sz w:val="20"/>
                <w:szCs w:val="20"/>
              </w:rPr>
            </w:pPr>
          </w:p>
        </w:tc>
        <w:tc>
          <w:tcPr>
            <w:tcW w:w="0" w:type="auto"/>
            <w:vAlign w:val="center"/>
            <w:hideMark/>
          </w:tcPr>
          <w:p w14:paraId="3E49B188" w14:textId="77777777" w:rsidR="00E203C9" w:rsidRDefault="00E203C9" w:rsidP="00362B29">
            <w:pPr>
              <w:jc w:val="center"/>
              <w:rPr>
                <w:rFonts w:eastAsia="Times New Roman"/>
              </w:rPr>
            </w:pPr>
            <w:r>
              <w:rPr>
                <w:rFonts w:eastAsia="Times New Roman"/>
              </w:rPr>
              <w:t>(0.1814)</w:t>
            </w:r>
          </w:p>
        </w:tc>
      </w:tr>
      <w:tr w:rsidR="00E203C9" w14:paraId="53F8518D" w14:textId="77777777" w:rsidTr="00362B29">
        <w:trPr>
          <w:tblCellSpacing w:w="15" w:type="dxa"/>
        </w:trPr>
        <w:tc>
          <w:tcPr>
            <w:tcW w:w="0" w:type="auto"/>
            <w:vAlign w:val="center"/>
            <w:hideMark/>
          </w:tcPr>
          <w:p w14:paraId="45791348" w14:textId="77777777" w:rsidR="00E203C9" w:rsidRDefault="00E203C9" w:rsidP="00362B29">
            <w:pPr>
              <w:rPr>
                <w:rFonts w:eastAsia="Times New Roman"/>
              </w:rPr>
            </w:pPr>
            <w:r>
              <w:rPr>
                <w:rFonts w:eastAsia="Times New Roman"/>
              </w:rPr>
              <w:t>Off Hours</w:t>
            </w:r>
          </w:p>
        </w:tc>
        <w:tc>
          <w:tcPr>
            <w:tcW w:w="0" w:type="auto"/>
            <w:vAlign w:val="center"/>
            <w:hideMark/>
          </w:tcPr>
          <w:p w14:paraId="50E57DA8" w14:textId="77777777" w:rsidR="00E203C9" w:rsidRDefault="00E203C9" w:rsidP="00362B29">
            <w:pPr>
              <w:rPr>
                <w:rFonts w:eastAsia="Times New Roman"/>
              </w:rPr>
            </w:pPr>
          </w:p>
        </w:tc>
        <w:tc>
          <w:tcPr>
            <w:tcW w:w="0" w:type="auto"/>
            <w:vAlign w:val="center"/>
            <w:hideMark/>
          </w:tcPr>
          <w:p w14:paraId="0F128155" w14:textId="77777777" w:rsidR="00E203C9" w:rsidRDefault="00E203C9" w:rsidP="00362B2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362B29">
        <w:trPr>
          <w:tblCellSpacing w:w="15" w:type="dxa"/>
        </w:trPr>
        <w:tc>
          <w:tcPr>
            <w:tcW w:w="0" w:type="auto"/>
            <w:vAlign w:val="center"/>
            <w:hideMark/>
          </w:tcPr>
          <w:p w14:paraId="785D667C" w14:textId="77777777" w:rsidR="00E203C9" w:rsidRDefault="00E203C9" w:rsidP="00362B29">
            <w:pPr>
              <w:jc w:val="center"/>
              <w:rPr>
                <w:rFonts w:eastAsia="Times New Roman"/>
              </w:rPr>
            </w:pPr>
          </w:p>
        </w:tc>
        <w:tc>
          <w:tcPr>
            <w:tcW w:w="0" w:type="auto"/>
            <w:vAlign w:val="center"/>
            <w:hideMark/>
          </w:tcPr>
          <w:p w14:paraId="3231A234" w14:textId="77777777" w:rsidR="00E203C9" w:rsidRDefault="00E203C9" w:rsidP="00362B29">
            <w:pPr>
              <w:rPr>
                <w:rFonts w:eastAsia="Times New Roman"/>
                <w:sz w:val="20"/>
                <w:szCs w:val="20"/>
              </w:rPr>
            </w:pPr>
          </w:p>
        </w:tc>
        <w:tc>
          <w:tcPr>
            <w:tcW w:w="0" w:type="auto"/>
            <w:vAlign w:val="center"/>
            <w:hideMark/>
          </w:tcPr>
          <w:p w14:paraId="352861CF" w14:textId="77777777" w:rsidR="00E203C9" w:rsidRDefault="00E203C9" w:rsidP="00362B29">
            <w:pPr>
              <w:jc w:val="center"/>
              <w:rPr>
                <w:rFonts w:eastAsia="Times New Roman"/>
              </w:rPr>
            </w:pPr>
            <w:r>
              <w:rPr>
                <w:rFonts w:eastAsia="Times New Roman"/>
              </w:rPr>
              <w:t>(0.2125)</w:t>
            </w:r>
          </w:p>
        </w:tc>
      </w:tr>
      <w:tr w:rsidR="00E203C9" w14:paraId="44D3BA3D" w14:textId="77777777" w:rsidTr="00362B29">
        <w:trPr>
          <w:tblCellSpacing w:w="15" w:type="dxa"/>
        </w:trPr>
        <w:tc>
          <w:tcPr>
            <w:tcW w:w="0" w:type="auto"/>
            <w:vAlign w:val="center"/>
            <w:hideMark/>
          </w:tcPr>
          <w:p w14:paraId="668972E6" w14:textId="77777777" w:rsidR="00E203C9" w:rsidRDefault="00E203C9" w:rsidP="00362B29">
            <w:pPr>
              <w:rPr>
                <w:rFonts w:eastAsia="Times New Roman"/>
              </w:rPr>
            </w:pPr>
            <w:r>
              <w:rPr>
                <w:rFonts w:eastAsia="Times New Roman"/>
              </w:rPr>
              <w:t>Monday</w:t>
            </w:r>
          </w:p>
        </w:tc>
        <w:tc>
          <w:tcPr>
            <w:tcW w:w="0" w:type="auto"/>
            <w:vAlign w:val="center"/>
            <w:hideMark/>
          </w:tcPr>
          <w:p w14:paraId="4209DEFC" w14:textId="77777777" w:rsidR="00E203C9" w:rsidRDefault="00E203C9" w:rsidP="00362B29">
            <w:pPr>
              <w:rPr>
                <w:rFonts w:eastAsia="Times New Roman"/>
              </w:rPr>
            </w:pPr>
          </w:p>
        </w:tc>
        <w:tc>
          <w:tcPr>
            <w:tcW w:w="0" w:type="auto"/>
            <w:vAlign w:val="center"/>
            <w:hideMark/>
          </w:tcPr>
          <w:p w14:paraId="0FBC45F0" w14:textId="77777777" w:rsidR="00E203C9" w:rsidRDefault="00E203C9" w:rsidP="00362B2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362B29">
        <w:trPr>
          <w:tblCellSpacing w:w="15" w:type="dxa"/>
        </w:trPr>
        <w:tc>
          <w:tcPr>
            <w:tcW w:w="0" w:type="auto"/>
            <w:vAlign w:val="center"/>
            <w:hideMark/>
          </w:tcPr>
          <w:p w14:paraId="099C9CE4" w14:textId="77777777" w:rsidR="00E203C9" w:rsidRDefault="00E203C9" w:rsidP="00362B29">
            <w:pPr>
              <w:jc w:val="center"/>
              <w:rPr>
                <w:rFonts w:eastAsia="Times New Roman"/>
              </w:rPr>
            </w:pPr>
          </w:p>
        </w:tc>
        <w:tc>
          <w:tcPr>
            <w:tcW w:w="0" w:type="auto"/>
            <w:vAlign w:val="center"/>
            <w:hideMark/>
          </w:tcPr>
          <w:p w14:paraId="583B8B6D" w14:textId="77777777" w:rsidR="00E203C9" w:rsidRDefault="00E203C9" w:rsidP="00362B29">
            <w:pPr>
              <w:rPr>
                <w:rFonts w:eastAsia="Times New Roman"/>
                <w:sz w:val="20"/>
                <w:szCs w:val="20"/>
              </w:rPr>
            </w:pPr>
          </w:p>
        </w:tc>
        <w:tc>
          <w:tcPr>
            <w:tcW w:w="0" w:type="auto"/>
            <w:vAlign w:val="center"/>
            <w:hideMark/>
          </w:tcPr>
          <w:p w14:paraId="7F60C210" w14:textId="77777777" w:rsidR="00E203C9" w:rsidRDefault="00E203C9" w:rsidP="00362B29">
            <w:pPr>
              <w:jc w:val="center"/>
              <w:rPr>
                <w:rFonts w:eastAsia="Times New Roman"/>
              </w:rPr>
            </w:pPr>
            <w:r>
              <w:rPr>
                <w:rFonts w:eastAsia="Times New Roman"/>
              </w:rPr>
              <w:t>(0.2244)</w:t>
            </w:r>
          </w:p>
        </w:tc>
      </w:tr>
      <w:tr w:rsidR="00E203C9" w14:paraId="62C02C2E" w14:textId="77777777" w:rsidTr="00362B29">
        <w:trPr>
          <w:tblCellSpacing w:w="15" w:type="dxa"/>
        </w:trPr>
        <w:tc>
          <w:tcPr>
            <w:tcW w:w="0" w:type="auto"/>
            <w:vAlign w:val="center"/>
            <w:hideMark/>
          </w:tcPr>
          <w:p w14:paraId="6B26922A" w14:textId="77777777" w:rsidR="00E203C9" w:rsidRDefault="00E203C9" w:rsidP="00362B29">
            <w:pPr>
              <w:rPr>
                <w:rFonts w:eastAsia="Times New Roman"/>
              </w:rPr>
            </w:pPr>
            <w:r>
              <w:rPr>
                <w:rFonts w:eastAsia="Times New Roman"/>
              </w:rPr>
              <w:t>Tuesday</w:t>
            </w:r>
          </w:p>
        </w:tc>
        <w:tc>
          <w:tcPr>
            <w:tcW w:w="0" w:type="auto"/>
            <w:vAlign w:val="center"/>
            <w:hideMark/>
          </w:tcPr>
          <w:p w14:paraId="41C238EA" w14:textId="77777777" w:rsidR="00E203C9" w:rsidRDefault="00E203C9" w:rsidP="00362B29">
            <w:pPr>
              <w:rPr>
                <w:rFonts w:eastAsia="Times New Roman"/>
              </w:rPr>
            </w:pPr>
          </w:p>
        </w:tc>
        <w:tc>
          <w:tcPr>
            <w:tcW w:w="0" w:type="auto"/>
            <w:vAlign w:val="center"/>
            <w:hideMark/>
          </w:tcPr>
          <w:p w14:paraId="530E32D0" w14:textId="77777777" w:rsidR="00E203C9" w:rsidRDefault="00E203C9" w:rsidP="00362B2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362B29">
        <w:trPr>
          <w:tblCellSpacing w:w="15" w:type="dxa"/>
        </w:trPr>
        <w:tc>
          <w:tcPr>
            <w:tcW w:w="0" w:type="auto"/>
            <w:vAlign w:val="center"/>
            <w:hideMark/>
          </w:tcPr>
          <w:p w14:paraId="016BB9A8" w14:textId="77777777" w:rsidR="00E203C9" w:rsidRDefault="00E203C9" w:rsidP="00362B29">
            <w:pPr>
              <w:jc w:val="center"/>
              <w:rPr>
                <w:rFonts w:eastAsia="Times New Roman"/>
              </w:rPr>
            </w:pPr>
          </w:p>
        </w:tc>
        <w:tc>
          <w:tcPr>
            <w:tcW w:w="0" w:type="auto"/>
            <w:vAlign w:val="center"/>
            <w:hideMark/>
          </w:tcPr>
          <w:p w14:paraId="1CBE0673" w14:textId="77777777" w:rsidR="00E203C9" w:rsidRDefault="00E203C9" w:rsidP="00362B29">
            <w:pPr>
              <w:rPr>
                <w:rFonts w:eastAsia="Times New Roman"/>
                <w:sz w:val="20"/>
                <w:szCs w:val="20"/>
              </w:rPr>
            </w:pPr>
          </w:p>
        </w:tc>
        <w:tc>
          <w:tcPr>
            <w:tcW w:w="0" w:type="auto"/>
            <w:vAlign w:val="center"/>
            <w:hideMark/>
          </w:tcPr>
          <w:p w14:paraId="410A27E5" w14:textId="77777777" w:rsidR="00E203C9" w:rsidRDefault="00E203C9" w:rsidP="00362B29">
            <w:pPr>
              <w:jc w:val="center"/>
              <w:rPr>
                <w:rFonts w:eastAsia="Times New Roman"/>
              </w:rPr>
            </w:pPr>
            <w:r>
              <w:rPr>
                <w:rFonts w:eastAsia="Times New Roman"/>
              </w:rPr>
              <w:t>(0.2070)</w:t>
            </w:r>
          </w:p>
        </w:tc>
      </w:tr>
      <w:tr w:rsidR="00E203C9" w14:paraId="48332E23" w14:textId="77777777" w:rsidTr="00362B29">
        <w:trPr>
          <w:tblCellSpacing w:w="15" w:type="dxa"/>
        </w:trPr>
        <w:tc>
          <w:tcPr>
            <w:tcW w:w="0" w:type="auto"/>
            <w:vAlign w:val="center"/>
            <w:hideMark/>
          </w:tcPr>
          <w:p w14:paraId="23A57A92" w14:textId="77777777" w:rsidR="00E203C9" w:rsidRDefault="00E203C9" w:rsidP="00362B29">
            <w:pPr>
              <w:rPr>
                <w:rFonts w:eastAsia="Times New Roman"/>
              </w:rPr>
            </w:pPr>
            <w:r>
              <w:rPr>
                <w:rFonts w:eastAsia="Times New Roman"/>
              </w:rPr>
              <w:t>Thursday</w:t>
            </w:r>
          </w:p>
        </w:tc>
        <w:tc>
          <w:tcPr>
            <w:tcW w:w="0" w:type="auto"/>
            <w:vAlign w:val="center"/>
            <w:hideMark/>
          </w:tcPr>
          <w:p w14:paraId="1E5C00D1" w14:textId="77777777" w:rsidR="00E203C9" w:rsidRDefault="00E203C9" w:rsidP="00362B29">
            <w:pPr>
              <w:rPr>
                <w:rFonts w:eastAsia="Times New Roman"/>
              </w:rPr>
            </w:pPr>
          </w:p>
        </w:tc>
        <w:tc>
          <w:tcPr>
            <w:tcW w:w="0" w:type="auto"/>
            <w:vAlign w:val="center"/>
            <w:hideMark/>
          </w:tcPr>
          <w:p w14:paraId="4A981A3B" w14:textId="77777777" w:rsidR="00E203C9" w:rsidRDefault="00E203C9" w:rsidP="00362B2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362B29">
        <w:trPr>
          <w:tblCellSpacing w:w="15" w:type="dxa"/>
        </w:trPr>
        <w:tc>
          <w:tcPr>
            <w:tcW w:w="0" w:type="auto"/>
            <w:vAlign w:val="center"/>
            <w:hideMark/>
          </w:tcPr>
          <w:p w14:paraId="6E7DD359" w14:textId="77777777" w:rsidR="00E203C9" w:rsidRDefault="00E203C9" w:rsidP="00362B29">
            <w:pPr>
              <w:jc w:val="center"/>
              <w:rPr>
                <w:rFonts w:eastAsia="Times New Roman"/>
              </w:rPr>
            </w:pPr>
          </w:p>
        </w:tc>
        <w:tc>
          <w:tcPr>
            <w:tcW w:w="0" w:type="auto"/>
            <w:vAlign w:val="center"/>
            <w:hideMark/>
          </w:tcPr>
          <w:p w14:paraId="6C21E6FB" w14:textId="77777777" w:rsidR="00E203C9" w:rsidRDefault="00E203C9" w:rsidP="00362B29">
            <w:pPr>
              <w:rPr>
                <w:rFonts w:eastAsia="Times New Roman"/>
                <w:sz w:val="20"/>
                <w:szCs w:val="20"/>
              </w:rPr>
            </w:pPr>
          </w:p>
        </w:tc>
        <w:tc>
          <w:tcPr>
            <w:tcW w:w="0" w:type="auto"/>
            <w:vAlign w:val="center"/>
            <w:hideMark/>
          </w:tcPr>
          <w:p w14:paraId="6BA7095E" w14:textId="77777777" w:rsidR="00E203C9" w:rsidRDefault="00E203C9" w:rsidP="00362B29">
            <w:pPr>
              <w:jc w:val="center"/>
              <w:rPr>
                <w:rFonts w:eastAsia="Times New Roman"/>
              </w:rPr>
            </w:pPr>
            <w:r>
              <w:rPr>
                <w:rFonts w:eastAsia="Times New Roman"/>
              </w:rPr>
              <w:t>(0.2005)</w:t>
            </w:r>
          </w:p>
        </w:tc>
      </w:tr>
      <w:tr w:rsidR="00E203C9" w14:paraId="134A9E03" w14:textId="77777777" w:rsidTr="00362B29">
        <w:trPr>
          <w:tblCellSpacing w:w="15" w:type="dxa"/>
        </w:trPr>
        <w:tc>
          <w:tcPr>
            <w:tcW w:w="0" w:type="auto"/>
            <w:vAlign w:val="center"/>
            <w:hideMark/>
          </w:tcPr>
          <w:p w14:paraId="041DCA31" w14:textId="77777777" w:rsidR="00E203C9" w:rsidRDefault="00E203C9" w:rsidP="00362B29">
            <w:pPr>
              <w:rPr>
                <w:rFonts w:eastAsia="Times New Roman"/>
              </w:rPr>
            </w:pPr>
            <w:r>
              <w:rPr>
                <w:rFonts w:eastAsia="Times New Roman"/>
              </w:rPr>
              <w:t>Friday</w:t>
            </w:r>
          </w:p>
        </w:tc>
        <w:tc>
          <w:tcPr>
            <w:tcW w:w="0" w:type="auto"/>
            <w:vAlign w:val="center"/>
            <w:hideMark/>
          </w:tcPr>
          <w:p w14:paraId="05E27A3F" w14:textId="77777777" w:rsidR="00E203C9" w:rsidRDefault="00E203C9" w:rsidP="00362B29">
            <w:pPr>
              <w:rPr>
                <w:rFonts w:eastAsia="Times New Roman"/>
              </w:rPr>
            </w:pPr>
          </w:p>
        </w:tc>
        <w:tc>
          <w:tcPr>
            <w:tcW w:w="0" w:type="auto"/>
            <w:vAlign w:val="center"/>
            <w:hideMark/>
          </w:tcPr>
          <w:p w14:paraId="5C786F17" w14:textId="77777777" w:rsidR="00E203C9" w:rsidRDefault="00E203C9" w:rsidP="00362B2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362B29">
        <w:trPr>
          <w:tblCellSpacing w:w="15" w:type="dxa"/>
        </w:trPr>
        <w:tc>
          <w:tcPr>
            <w:tcW w:w="0" w:type="auto"/>
            <w:vAlign w:val="center"/>
            <w:hideMark/>
          </w:tcPr>
          <w:p w14:paraId="309C9ED9" w14:textId="77777777" w:rsidR="00E203C9" w:rsidRDefault="00E203C9" w:rsidP="00362B29">
            <w:pPr>
              <w:jc w:val="center"/>
              <w:rPr>
                <w:rFonts w:eastAsia="Times New Roman"/>
              </w:rPr>
            </w:pPr>
          </w:p>
        </w:tc>
        <w:tc>
          <w:tcPr>
            <w:tcW w:w="0" w:type="auto"/>
            <w:vAlign w:val="center"/>
            <w:hideMark/>
          </w:tcPr>
          <w:p w14:paraId="0386C8CC" w14:textId="77777777" w:rsidR="00E203C9" w:rsidRDefault="00E203C9" w:rsidP="00362B29">
            <w:pPr>
              <w:rPr>
                <w:rFonts w:eastAsia="Times New Roman"/>
                <w:sz w:val="20"/>
                <w:szCs w:val="20"/>
              </w:rPr>
            </w:pPr>
          </w:p>
        </w:tc>
        <w:tc>
          <w:tcPr>
            <w:tcW w:w="0" w:type="auto"/>
            <w:vAlign w:val="center"/>
            <w:hideMark/>
          </w:tcPr>
          <w:p w14:paraId="64D1E50B" w14:textId="77777777" w:rsidR="00E203C9" w:rsidRDefault="00E203C9" w:rsidP="00362B29">
            <w:pPr>
              <w:jc w:val="center"/>
              <w:rPr>
                <w:rFonts w:eastAsia="Times New Roman"/>
              </w:rPr>
            </w:pPr>
            <w:r>
              <w:rPr>
                <w:rFonts w:eastAsia="Times New Roman"/>
              </w:rPr>
              <w:t>(0.2124)</w:t>
            </w:r>
          </w:p>
        </w:tc>
      </w:tr>
      <w:tr w:rsidR="00E203C9" w14:paraId="3299458A" w14:textId="77777777" w:rsidTr="00362B29">
        <w:trPr>
          <w:tblCellSpacing w:w="15" w:type="dxa"/>
        </w:trPr>
        <w:tc>
          <w:tcPr>
            <w:tcW w:w="0" w:type="auto"/>
            <w:vAlign w:val="center"/>
            <w:hideMark/>
          </w:tcPr>
          <w:p w14:paraId="109EAE1D" w14:textId="77777777" w:rsidR="00E203C9" w:rsidRDefault="00E203C9" w:rsidP="00362B29">
            <w:pPr>
              <w:rPr>
                <w:rFonts w:eastAsia="Times New Roman"/>
              </w:rPr>
            </w:pPr>
            <w:r>
              <w:rPr>
                <w:rFonts w:eastAsia="Times New Roman"/>
              </w:rPr>
              <w:t>Group * Period</w:t>
            </w:r>
          </w:p>
        </w:tc>
        <w:tc>
          <w:tcPr>
            <w:tcW w:w="0" w:type="auto"/>
            <w:vAlign w:val="center"/>
            <w:hideMark/>
          </w:tcPr>
          <w:p w14:paraId="328A586A" w14:textId="77777777" w:rsidR="00E203C9" w:rsidRDefault="00E203C9" w:rsidP="00362B2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rsidP="00362B2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362B29">
        <w:trPr>
          <w:tblCellSpacing w:w="15" w:type="dxa"/>
        </w:trPr>
        <w:tc>
          <w:tcPr>
            <w:tcW w:w="0" w:type="auto"/>
            <w:vAlign w:val="center"/>
            <w:hideMark/>
          </w:tcPr>
          <w:p w14:paraId="3D0D8A4A" w14:textId="77777777" w:rsidR="00E203C9" w:rsidRDefault="00E203C9" w:rsidP="00362B29">
            <w:pPr>
              <w:jc w:val="center"/>
              <w:rPr>
                <w:rFonts w:eastAsia="Times New Roman"/>
              </w:rPr>
            </w:pPr>
          </w:p>
        </w:tc>
        <w:tc>
          <w:tcPr>
            <w:tcW w:w="0" w:type="auto"/>
            <w:vAlign w:val="center"/>
            <w:hideMark/>
          </w:tcPr>
          <w:p w14:paraId="4B7EFEFA" w14:textId="77777777" w:rsidR="00E203C9" w:rsidRDefault="00E203C9" w:rsidP="00362B29">
            <w:pPr>
              <w:jc w:val="center"/>
              <w:rPr>
                <w:rFonts w:eastAsia="Times New Roman"/>
              </w:rPr>
            </w:pPr>
            <w:r>
              <w:rPr>
                <w:rFonts w:eastAsia="Times New Roman"/>
              </w:rPr>
              <w:t>(0.6833)</w:t>
            </w:r>
          </w:p>
        </w:tc>
        <w:tc>
          <w:tcPr>
            <w:tcW w:w="0" w:type="auto"/>
            <w:vAlign w:val="center"/>
            <w:hideMark/>
          </w:tcPr>
          <w:p w14:paraId="6208A6FE" w14:textId="77777777" w:rsidR="00E203C9" w:rsidRDefault="00E203C9" w:rsidP="00362B29">
            <w:pPr>
              <w:jc w:val="center"/>
              <w:rPr>
                <w:rFonts w:eastAsia="Times New Roman"/>
              </w:rPr>
            </w:pPr>
            <w:r>
              <w:rPr>
                <w:rFonts w:eastAsia="Times New Roman"/>
              </w:rPr>
              <w:t>(0.6839)</w:t>
            </w:r>
          </w:p>
        </w:tc>
      </w:tr>
      <w:tr w:rsidR="00E203C9" w14:paraId="669E5147" w14:textId="77777777" w:rsidTr="00362B29">
        <w:trPr>
          <w:tblCellSpacing w:w="15" w:type="dxa"/>
        </w:trPr>
        <w:tc>
          <w:tcPr>
            <w:tcW w:w="0" w:type="auto"/>
            <w:vAlign w:val="center"/>
            <w:hideMark/>
          </w:tcPr>
          <w:p w14:paraId="42DAC8BB" w14:textId="77777777" w:rsidR="00E203C9" w:rsidRDefault="00E203C9" w:rsidP="00362B29">
            <w:pPr>
              <w:rPr>
                <w:rFonts w:eastAsia="Times New Roman"/>
              </w:rPr>
            </w:pPr>
            <w:r>
              <w:rPr>
                <w:rFonts w:eastAsia="Times New Roman"/>
              </w:rPr>
              <w:t>Constant</w:t>
            </w:r>
          </w:p>
        </w:tc>
        <w:tc>
          <w:tcPr>
            <w:tcW w:w="0" w:type="auto"/>
            <w:vAlign w:val="center"/>
            <w:hideMark/>
          </w:tcPr>
          <w:p w14:paraId="5E53811B" w14:textId="77777777" w:rsidR="00E203C9" w:rsidRDefault="00E203C9" w:rsidP="00362B29">
            <w:pPr>
              <w:jc w:val="center"/>
              <w:rPr>
                <w:rFonts w:eastAsia="Times New Roman"/>
              </w:rPr>
            </w:pPr>
            <w:r>
              <w:rPr>
                <w:rFonts w:eastAsia="Times New Roman"/>
              </w:rPr>
              <w:t>-0.2415</w:t>
            </w:r>
          </w:p>
        </w:tc>
        <w:tc>
          <w:tcPr>
            <w:tcW w:w="0" w:type="auto"/>
            <w:vAlign w:val="center"/>
            <w:hideMark/>
          </w:tcPr>
          <w:p w14:paraId="448CBF93" w14:textId="77777777" w:rsidR="00E203C9" w:rsidRDefault="00E203C9" w:rsidP="00362B2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362B29">
        <w:trPr>
          <w:tblCellSpacing w:w="15" w:type="dxa"/>
        </w:trPr>
        <w:tc>
          <w:tcPr>
            <w:tcW w:w="0" w:type="auto"/>
            <w:vAlign w:val="center"/>
            <w:hideMark/>
          </w:tcPr>
          <w:p w14:paraId="62A0F9B1" w14:textId="77777777" w:rsidR="00E203C9" w:rsidRDefault="00E203C9" w:rsidP="00362B29">
            <w:pPr>
              <w:jc w:val="center"/>
              <w:rPr>
                <w:rFonts w:eastAsia="Times New Roman"/>
              </w:rPr>
            </w:pPr>
          </w:p>
        </w:tc>
        <w:tc>
          <w:tcPr>
            <w:tcW w:w="0" w:type="auto"/>
            <w:vAlign w:val="center"/>
            <w:hideMark/>
          </w:tcPr>
          <w:p w14:paraId="5497E087" w14:textId="77777777" w:rsidR="00E203C9" w:rsidRDefault="00E203C9" w:rsidP="00362B29">
            <w:pPr>
              <w:jc w:val="center"/>
              <w:rPr>
                <w:rFonts w:eastAsia="Times New Roman"/>
              </w:rPr>
            </w:pPr>
            <w:r>
              <w:rPr>
                <w:rFonts w:eastAsia="Times New Roman"/>
              </w:rPr>
              <w:t>(0.4718)</w:t>
            </w:r>
          </w:p>
        </w:tc>
        <w:tc>
          <w:tcPr>
            <w:tcW w:w="0" w:type="auto"/>
            <w:vAlign w:val="center"/>
            <w:hideMark/>
          </w:tcPr>
          <w:p w14:paraId="618D8417" w14:textId="77777777" w:rsidR="00E203C9" w:rsidRDefault="00E203C9" w:rsidP="00362B29">
            <w:pPr>
              <w:jc w:val="center"/>
              <w:rPr>
                <w:rFonts w:eastAsia="Times New Roman"/>
              </w:rPr>
            </w:pPr>
            <w:r>
              <w:rPr>
                <w:rFonts w:eastAsia="Times New Roman"/>
              </w:rPr>
              <w:t>(1.2407)</w:t>
            </w:r>
          </w:p>
        </w:tc>
      </w:tr>
      <w:tr w:rsidR="00E203C9" w14:paraId="4D0AAD2D" w14:textId="77777777" w:rsidTr="00362B29">
        <w:trPr>
          <w:tblCellSpacing w:w="15" w:type="dxa"/>
        </w:trPr>
        <w:tc>
          <w:tcPr>
            <w:tcW w:w="0" w:type="auto"/>
            <w:gridSpan w:val="3"/>
            <w:tcBorders>
              <w:bottom w:val="single" w:sz="6" w:space="0" w:color="000000"/>
            </w:tcBorders>
            <w:vAlign w:val="center"/>
            <w:hideMark/>
          </w:tcPr>
          <w:p w14:paraId="6DA4241F" w14:textId="77777777" w:rsidR="00E203C9" w:rsidRDefault="00E203C9" w:rsidP="00362B29">
            <w:pPr>
              <w:jc w:val="center"/>
              <w:rPr>
                <w:rFonts w:eastAsia="Times New Roman"/>
              </w:rPr>
            </w:pPr>
          </w:p>
        </w:tc>
      </w:tr>
      <w:tr w:rsidR="00E203C9" w14:paraId="2D56F18A" w14:textId="77777777" w:rsidTr="00362B29">
        <w:trPr>
          <w:tblCellSpacing w:w="15" w:type="dxa"/>
        </w:trPr>
        <w:tc>
          <w:tcPr>
            <w:tcW w:w="0" w:type="auto"/>
            <w:vAlign w:val="center"/>
            <w:hideMark/>
          </w:tcPr>
          <w:p w14:paraId="2DA27130" w14:textId="77777777" w:rsidR="00E203C9" w:rsidRDefault="00E203C9" w:rsidP="00362B29">
            <w:pPr>
              <w:rPr>
                <w:rFonts w:eastAsia="Times New Roman"/>
              </w:rPr>
            </w:pPr>
            <w:r>
              <w:rPr>
                <w:rFonts w:eastAsia="Times New Roman"/>
              </w:rPr>
              <w:t>Observations</w:t>
            </w:r>
          </w:p>
        </w:tc>
        <w:tc>
          <w:tcPr>
            <w:tcW w:w="0" w:type="auto"/>
            <w:vAlign w:val="center"/>
            <w:hideMark/>
          </w:tcPr>
          <w:p w14:paraId="4BDD101C" w14:textId="77777777" w:rsidR="00E203C9" w:rsidRDefault="00E203C9" w:rsidP="00362B29">
            <w:pPr>
              <w:jc w:val="center"/>
              <w:rPr>
                <w:rFonts w:eastAsia="Times New Roman"/>
              </w:rPr>
            </w:pPr>
            <w:r>
              <w:rPr>
                <w:rFonts w:eastAsia="Times New Roman"/>
              </w:rPr>
              <w:t>27,210</w:t>
            </w:r>
          </w:p>
        </w:tc>
        <w:tc>
          <w:tcPr>
            <w:tcW w:w="0" w:type="auto"/>
            <w:vAlign w:val="center"/>
            <w:hideMark/>
          </w:tcPr>
          <w:p w14:paraId="7ABFDB8F" w14:textId="77777777" w:rsidR="00E203C9" w:rsidRDefault="00E203C9" w:rsidP="00362B29">
            <w:pPr>
              <w:jc w:val="center"/>
              <w:rPr>
                <w:rFonts w:eastAsia="Times New Roman"/>
              </w:rPr>
            </w:pPr>
            <w:r>
              <w:rPr>
                <w:rFonts w:eastAsia="Times New Roman"/>
              </w:rPr>
              <w:t>27,210</w:t>
            </w:r>
          </w:p>
        </w:tc>
      </w:tr>
      <w:tr w:rsidR="00E203C9" w14:paraId="01314659" w14:textId="77777777" w:rsidTr="00362B29">
        <w:trPr>
          <w:tblCellSpacing w:w="15" w:type="dxa"/>
        </w:trPr>
        <w:tc>
          <w:tcPr>
            <w:tcW w:w="0" w:type="auto"/>
            <w:vAlign w:val="center"/>
            <w:hideMark/>
          </w:tcPr>
          <w:p w14:paraId="7B7D06E2" w14:textId="77777777" w:rsidR="00E203C9" w:rsidRDefault="00E203C9" w:rsidP="00362B2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rsidP="00362B29">
            <w:pPr>
              <w:jc w:val="center"/>
              <w:rPr>
                <w:rFonts w:eastAsia="Times New Roman"/>
              </w:rPr>
            </w:pPr>
            <w:r>
              <w:rPr>
                <w:rFonts w:eastAsia="Times New Roman"/>
              </w:rPr>
              <w:t>0.0283</w:t>
            </w:r>
          </w:p>
        </w:tc>
        <w:tc>
          <w:tcPr>
            <w:tcW w:w="0" w:type="auto"/>
            <w:vAlign w:val="center"/>
            <w:hideMark/>
          </w:tcPr>
          <w:p w14:paraId="2A9715EF" w14:textId="77777777" w:rsidR="00E203C9" w:rsidRDefault="00E203C9" w:rsidP="00362B29">
            <w:pPr>
              <w:jc w:val="center"/>
              <w:rPr>
                <w:rFonts w:eastAsia="Times New Roman"/>
              </w:rPr>
            </w:pPr>
            <w:r>
              <w:rPr>
                <w:rFonts w:eastAsia="Times New Roman"/>
              </w:rPr>
              <w:t>0.0444</w:t>
            </w:r>
          </w:p>
        </w:tc>
      </w:tr>
      <w:tr w:rsidR="00E203C9" w14:paraId="54608B80" w14:textId="77777777" w:rsidTr="00362B29">
        <w:trPr>
          <w:tblCellSpacing w:w="15" w:type="dxa"/>
        </w:trPr>
        <w:tc>
          <w:tcPr>
            <w:tcW w:w="0" w:type="auto"/>
            <w:vAlign w:val="center"/>
            <w:hideMark/>
          </w:tcPr>
          <w:p w14:paraId="5A64739C" w14:textId="77777777" w:rsidR="00E203C9" w:rsidRDefault="00E203C9" w:rsidP="00362B2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rsidP="00362B29">
            <w:pPr>
              <w:jc w:val="center"/>
              <w:rPr>
                <w:rFonts w:eastAsia="Times New Roman"/>
              </w:rPr>
            </w:pPr>
            <w:r>
              <w:rPr>
                <w:rFonts w:eastAsia="Times New Roman"/>
              </w:rPr>
              <w:t>0.0282</w:t>
            </w:r>
          </w:p>
        </w:tc>
        <w:tc>
          <w:tcPr>
            <w:tcW w:w="0" w:type="auto"/>
            <w:vAlign w:val="center"/>
            <w:hideMark/>
          </w:tcPr>
          <w:p w14:paraId="4A3452FD" w14:textId="77777777" w:rsidR="00E203C9" w:rsidRDefault="00E203C9" w:rsidP="00362B29">
            <w:pPr>
              <w:jc w:val="center"/>
              <w:rPr>
                <w:rFonts w:eastAsia="Times New Roman"/>
              </w:rPr>
            </w:pPr>
            <w:r>
              <w:rPr>
                <w:rFonts w:eastAsia="Times New Roman"/>
              </w:rPr>
              <w:t>0.0440</w:t>
            </w:r>
          </w:p>
        </w:tc>
      </w:tr>
      <w:tr w:rsidR="00E203C9" w14:paraId="2D570B61" w14:textId="77777777" w:rsidTr="00362B29">
        <w:trPr>
          <w:tblCellSpacing w:w="15" w:type="dxa"/>
        </w:trPr>
        <w:tc>
          <w:tcPr>
            <w:tcW w:w="0" w:type="auto"/>
            <w:vAlign w:val="center"/>
            <w:hideMark/>
          </w:tcPr>
          <w:p w14:paraId="16D4944E" w14:textId="77777777" w:rsidR="00E203C9" w:rsidRDefault="00E203C9" w:rsidP="00362B29">
            <w:pPr>
              <w:rPr>
                <w:rFonts w:eastAsia="Times New Roman"/>
              </w:rPr>
            </w:pPr>
            <w:r>
              <w:rPr>
                <w:rFonts w:eastAsia="Times New Roman"/>
              </w:rPr>
              <w:t>Residual Std. Error</w:t>
            </w:r>
          </w:p>
        </w:tc>
        <w:tc>
          <w:tcPr>
            <w:tcW w:w="0" w:type="auto"/>
            <w:vAlign w:val="center"/>
            <w:hideMark/>
          </w:tcPr>
          <w:p w14:paraId="744A2FE7" w14:textId="77777777" w:rsidR="00E203C9" w:rsidRDefault="00E203C9" w:rsidP="00362B29">
            <w:pPr>
              <w:jc w:val="center"/>
              <w:rPr>
                <w:rFonts w:eastAsia="Times New Roman"/>
              </w:rPr>
            </w:pPr>
            <w:r>
              <w:rPr>
                <w:rFonts w:eastAsia="Times New Roman"/>
              </w:rPr>
              <w:t>11.3530 (df = 27206)</w:t>
            </w:r>
          </w:p>
        </w:tc>
        <w:tc>
          <w:tcPr>
            <w:tcW w:w="0" w:type="auto"/>
            <w:vAlign w:val="center"/>
            <w:hideMark/>
          </w:tcPr>
          <w:p w14:paraId="5D1C9A44" w14:textId="77777777" w:rsidR="00E203C9" w:rsidRDefault="00E203C9" w:rsidP="00362B29">
            <w:pPr>
              <w:jc w:val="center"/>
              <w:rPr>
                <w:rFonts w:eastAsia="Times New Roman"/>
              </w:rPr>
            </w:pPr>
            <w:r>
              <w:rPr>
                <w:rFonts w:eastAsia="Times New Roman"/>
              </w:rPr>
              <w:t>11.2607 (df = 27195)</w:t>
            </w:r>
          </w:p>
        </w:tc>
      </w:tr>
      <w:tr w:rsidR="00E203C9" w14:paraId="233DDC1D" w14:textId="77777777" w:rsidTr="00362B29">
        <w:trPr>
          <w:tblCellSpacing w:w="15" w:type="dxa"/>
        </w:trPr>
        <w:tc>
          <w:tcPr>
            <w:tcW w:w="0" w:type="auto"/>
            <w:vAlign w:val="center"/>
            <w:hideMark/>
          </w:tcPr>
          <w:p w14:paraId="7F5C588F" w14:textId="77777777" w:rsidR="00E203C9" w:rsidRDefault="00E203C9" w:rsidP="00362B29">
            <w:pPr>
              <w:rPr>
                <w:rFonts w:eastAsia="Times New Roman"/>
              </w:rPr>
            </w:pPr>
            <w:r>
              <w:rPr>
                <w:rFonts w:eastAsia="Times New Roman"/>
              </w:rPr>
              <w:t>F Statistic</w:t>
            </w:r>
          </w:p>
        </w:tc>
        <w:tc>
          <w:tcPr>
            <w:tcW w:w="0" w:type="auto"/>
            <w:vAlign w:val="center"/>
            <w:hideMark/>
          </w:tcPr>
          <w:p w14:paraId="14BE5B5D" w14:textId="77777777" w:rsidR="00E203C9" w:rsidRDefault="00E203C9" w:rsidP="00362B29">
            <w:pPr>
              <w:jc w:val="center"/>
              <w:rPr>
                <w:rFonts w:eastAsia="Times New Roman"/>
              </w:rPr>
            </w:pPr>
            <w:r>
              <w:rPr>
                <w:rFonts w:eastAsia="Times New Roman"/>
              </w:rPr>
              <w:t>264.3342</w:t>
            </w:r>
            <w:r>
              <w:rPr>
                <w:rFonts w:eastAsia="Times New Roman"/>
                <w:vertAlign w:val="superscript"/>
              </w:rPr>
              <w:t>***</w:t>
            </w:r>
            <w:r>
              <w:rPr>
                <w:rFonts w:eastAsia="Times New Roman"/>
              </w:rPr>
              <w:t xml:space="preserve"> (df = 3; 27206)</w:t>
            </w:r>
          </w:p>
        </w:tc>
        <w:tc>
          <w:tcPr>
            <w:tcW w:w="0" w:type="auto"/>
            <w:vAlign w:val="center"/>
            <w:hideMark/>
          </w:tcPr>
          <w:p w14:paraId="65C3CA89" w14:textId="77777777" w:rsidR="00E203C9" w:rsidRDefault="00E203C9" w:rsidP="00362B29">
            <w:pPr>
              <w:jc w:val="center"/>
              <w:rPr>
                <w:rFonts w:eastAsia="Times New Roman"/>
              </w:rPr>
            </w:pPr>
            <w:r>
              <w:rPr>
                <w:rFonts w:eastAsia="Times New Roman"/>
              </w:rPr>
              <w:t>90.3482</w:t>
            </w:r>
            <w:r>
              <w:rPr>
                <w:rFonts w:eastAsia="Times New Roman"/>
                <w:vertAlign w:val="superscript"/>
              </w:rPr>
              <w:t>***</w:t>
            </w:r>
            <w:r>
              <w:rPr>
                <w:rFonts w:eastAsia="Times New Roman"/>
              </w:rPr>
              <w:t xml:space="preserve"> (df = 14; 27195)</w:t>
            </w:r>
          </w:p>
        </w:tc>
      </w:tr>
      <w:tr w:rsidR="00E203C9" w14:paraId="7412909A" w14:textId="77777777" w:rsidTr="00E203C9">
        <w:trPr>
          <w:trHeight w:val="70"/>
          <w:tblCellSpacing w:w="15" w:type="dxa"/>
        </w:trPr>
        <w:tc>
          <w:tcPr>
            <w:tcW w:w="0" w:type="auto"/>
            <w:gridSpan w:val="3"/>
            <w:tcBorders>
              <w:bottom w:val="single" w:sz="6" w:space="0" w:color="000000"/>
            </w:tcBorders>
            <w:vAlign w:val="center"/>
            <w:hideMark/>
          </w:tcPr>
          <w:p w14:paraId="1731FF0F" w14:textId="77777777" w:rsidR="00E203C9" w:rsidRDefault="00E203C9" w:rsidP="00362B29">
            <w:pPr>
              <w:jc w:val="center"/>
              <w:rPr>
                <w:rFonts w:eastAsia="Times New Roman"/>
              </w:rPr>
            </w:pPr>
          </w:p>
        </w:tc>
      </w:tr>
      <w:tr w:rsidR="00E203C9" w14:paraId="63DAF2B4" w14:textId="77777777" w:rsidTr="00362B29">
        <w:trPr>
          <w:tblCellSpacing w:w="15" w:type="dxa"/>
        </w:trPr>
        <w:tc>
          <w:tcPr>
            <w:tcW w:w="0" w:type="auto"/>
            <w:vAlign w:val="center"/>
            <w:hideMark/>
          </w:tcPr>
          <w:p w14:paraId="07425FF5" w14:textId="77777777" w:rsidR="00E203C9" w:rsidRDefault="00E203C9" w:rsidP="00362B29">
            <w:pPr>
              <w:rPr>
                <w:rFonts w:eastAsia="Times New Roman"/>
              </w:rPr>
            </w:pPr>
            <w:r>
              <w:rPr>
                <w:rStyle w:val="Emphasis"/>
              </w:rPr>
              <w:t>Note:</w:t>
            </w:r>
          </w:p>
        </w:tc>
        <w:tc>
          <w:tcPr>
            <w:tcW w:w="0" w:type="auto"/>
            <w:gridSpan w:val="2"/>
            <w:vAlign w:val="center"/>
            <w:hideMark/>
          </w:tcPr>
          <w:p w14:paraId="1867DECC" w14:textId="77777777" w:rsidR="00E203C9" w:rsidRDefault="00E203C9" w:rsidP="00362B2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FE7983" w:rsidR="009F16B5" w:rsidRDefault="009F16B5" w:rsidP="00337EDA">
      <w:pPr>
        <w:pStyle w:val="Caption"/>
        <w:rPr>
          <w:noProof/>
        </w:rPr>
      </w:pPr>
      <w:r>
        <w:br w:type="page"/>
      </w:r>
      <w:bookmarkStart w:id="47" w:name="_Ref169917329"/>
      <w:r>
        <w:lastRenderedPageBreak/>
        <w:t xml:space="preserve">Table </w:t>
      </w:r>
      <w:fldSimple w:instr=" SEQ Table \* ARABIC ">
        <w:r w:rsidR="00767205">
          <w:rPr>
            <w:noProof/>
          </w:rPr>
          <w:t>7</w:t>
        </w:r>
      </w:fldSimple>
      <w:bookmarkEnd w:id="47"/>
      <w:r>
        <w:rPr>
          <w:noProof/>
        </w:rPr>
        <w:t xml:space="preserve"> </w:t>
      </w:r>
      <w:r w:rsidR="00C7357E">
        <w:rPr>
          <w:noProof/>
        </w:rPr>
        <w:t>Difference-in-Dfferences results for prices by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rsidTr="00F95121">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rsidP="00F95121">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rsidTr="00F95121">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rsidP="00F95121">
            <w:pPr>
              <w:jc w:val="center"/>
              <w:rPr>
                <w:rFonts w:eastAsia="Times New Roman"/>
                <w:sz w:val="22"/>
                <w:szCs w:val="22"/>
              </w:rPr>
            </w:pPr>
          </w:p>
        </w:tc>
      </w:tr>
      <w:tr w:rsidR="00325A94" w:rsidRPr="00E203C9" w14:paraId="00B90838" w14:textId="77777777" w:rsidTr="00F95121">
        <w:trPr>
          <w:tblCellSpacing w:w="15" w:type="dxa"/>
        </w:trPr>
        <w:tc>
          <w:tcPr>
            <w:tcW w:w="0" w:type="auto"/>
            <w:vAlign w:val="center"/>
            <w:hideMark/>
          </w:tcPr>
          <w:p w14:paraId="40CF6B24" w14:textId="77777777" w:rsidR="00325A94" w:rsidRPr="00E203C9" w:rsidRDefault="00325A94" w:rsidP="00F95121">
            <w:pPr>
              <w:jc w:val="center"/>
              <w:rPr>
                <w:rFonts w:eastAsia="Times New Roman"/>
                <w:sz w:val="22"/>
                <w:szCs w:val="22"/>
              </w:rPr>
            </w:pPr>
          </w:p>
        </w:tc>
        <w:tc>
          <w:tcPr>
            <w:tcW w:w="0" w:type="auto"/>
            <w:gridSpan w:val="3"/>
            <w:vAlign w:val="center"/>
            <w:hideMark/>
          </w:tcPr>
          <w:p w14:paraId="704E239C" w14:textId="77777777" w:rsidR="00325A94" w:rsidRPr="00E203C9" w:rsidRDefault="00325A94" w:rsidP="00F95121">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rsidTr="00F95121">
        <w:trPr>
          <w:tblCellSpacing w:w="15" w:type="dxa"/>
        </w:trPr>
        <w:tc>
          <w:tcPr>
            <w:tcW w:w="0" w:type="auto"/>
            <w:vAlign w:val="center"/>
            <w:hideMark/>
          </w:tcPr>
          <w:p w14:paraId="557CF913" w14:textId="77777777" w:rsidR="00325A94" w:rsidRPr="00E203C9" w:rsidRDefault="00325A94" w:rsidP="00F95121">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rsidP="00F95121">
            <w:pPr>
              <w:jc w:val="center"/>
              <w:rPr>
                <w:rFonts w:eastAsia="Times New Roman"/>
                <w:sz w:val="22"/>
                <w:szCs w:val="22"/>
              </w:rPr>
            </w:pPr>
          </w:p>
        </w:tc>
      </w:tr>
      <w:tr w:rsidR="00325A94" w:rsidRPr="00E203C9" w14:paraId="600A7971" w14:textId="77777777" w:rsidTr="00F95121">
        <w:trPr>
          <w:tblCellSpacing w:w="15" w:type="dxa"/>
        </w:trPr>
        <w:tc>
          <w:tcPr>
            <w:tcW w:w="0" w:type="auto"/>
            <w:vAlign w:val="center"/>
            <w:hideMark/>
          </w:tcPr>
          <w:p w14:paraId="3473E4AB" w14:textId="77777777" w:rsidR="00325A94" w:rsidRPr="00E203C9" w:rsidRDefault="00325A94" w:rsidP="00F95121">
            <w:pPr>
              <w:jc w:val="center"/>
              <w:rPr>
                <w:rFonts w:eastAsia="Times New Roman"/>
                <w:sz w:val="22"/>
                <w:szCs w:val="22"/>
              </w:rPr>
            </w:pPr>
          </w:p>
        </w:tc>
        <w:tc>
          <w:tcPr>
            <w:tcW w:w="0" w:type="auto"/>
            <w:vAlign w:val="center"/>
            <w:hideMark/>
          </w:tcPr>
          <w:p w14:paraId="5D183947" w14:textId="77777777" w:rsidR="00325A94" w:rsidRPr="00E203C9" w:rsidRDefault="00325A94" w:rsidP="00F95121">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rsidP="00F95121">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rsidP="00F95121">
            <w:pPr>
              <w:jc w:val="center"/>
              <w:rPr>
                <w:rFonts w:eastAsia="Times New Roman"/>
                <w:sz w:val="22"/>
                <w:szCs w:val="22"/>
              </w:rPr>
            </w:pPr>
            <w:r w:rsidRPr="00E203C9">
              <w:rPr>
                <w:rFonts w:eastAsia="Times New Roman"/>
                <w:sz w:val="22"/>
                <w:szCs w:val="22"/>
              </w:rPr>
              <w:t>Phase 3</w:t>
            </w:r>
          </w:p>
        </w:tc>
      </w:tr>
      <w:tr w:rsidR="00325A94" w:rsidRPr="00E203C9" w14:paraId="1C799BF0" w14:textId="77777777" w:rsidTr="00F95121">
        <w:trPr>
          <w:tblCellSpacing w:w="15" w:type="dxa"/>
        </w:trPr>
        <w:tc>
          <w:tcPr>
            <w:tcW w:w="0" w:type="auto"/>
            <w:vAlign w:val="center"/>
            <w:hideMark/>
          </w:tcPr>
          <w:p w14:paraId="0CE1BCB2" w14:textId="77777777" w:rsidR="00325A94" w:rsidRPr="00E203C9" w:rsidRDefault="00325A94" w:rsidP="00F95121">
            <w:pPr>
              <w:jc w:val="center"/>
              <w:rPr>
                <w:rFonts w:eastAsia="Times New Roman"/>
                <w:sz w:val="22"/>
                <w:szCs w:val="22"/>
              </w:rPr>
            </w:pPr>
          </w:p>
        </w:tc>
        <w:tc>
          <w:tcPr>
            <w:tcW w:w="0" w:type="auto"/>
            <w:vAlign w:val="center"/>
            <w:hideMark/>
          </w:tcPr>
          <w:p w14:paraId="4B10A792" w14:textId="77777777" w:rsidR="00325A94" w:rsidRPr="00E203C9" w:rsidRDefault="00325A94" w:rsidP="00F95121">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rsidP="00F95121">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rsidP="00F95121">
            <w:pPr>
              <w:jc w:val="center"/>
              <w:rPr>
                <w:rFonts w:eastAsia="Times New Roman"/>
                <w:sz w:val="22"/>
                <w:szCs w:val="22"/>
              </w:rPr>
            </w:pPr>
            <w:r w:rsidRPr="00E203C9">
              <w:rPr>
                <w:rFonts w:eastAsia="Times New Roman"/>
                <w:sz w:val="22"/>
                <w:szCs w:val="22"/>
              </w:rPr>
              <w:t>(3)</w:t>
            </w:r>
          </w:p>
        </w:tc>
      </w:tr>
      <w:tr w:rsidR="00325A94" w:rsidRPr="00E203C9" w14:paraId="7E52B0E8" w14:textId="77777777" w:rsidTr="00F95121">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rsidP="00F95121">
            <w:pPr>
              <w:jc w:val="center"/>
              <w:rPr>
                <w:rFonts w:eastAsia="Times New Roman"/>
                <w:sz w:val="22"/>
                <w:szCs w:val="22"/>
              </w:rPr>
            </w:pPr>
          </w:p>
        </w:tc>
      </w:tr>
      <w:tr w:rsidR="00325A94" w:rsidRPr="00E203C9" w14:paraId="0508731D" w14:textId="77777777" w:rsidTr="00F95121">
        <w:trPr>
          <w:tblCellSpacing w:w="15" w:type="dxa"/>
        </w:trPr>
        <w:tc>
          <w:tcPr>
            <w:tcW w:w="0" w:type="auto"/>
            <w:vAlign w:val="center"/>
            <w:hideMark/>
          </w:tcPr>
          <w:p w14:paraId="4559B83B" w14:textId="77777777" w:rsidR="00325A94" w:rsidRPr="00E203C9" w:rsidRDefault="00325A94" w:rsidP="00F95121">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rsidP="00F95121">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rsidP="00F95121">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rsidP="00F95121">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rsidTr="00F95121">
        <w:trPr>
          <w:tblCellSpacing w:w="15" w:type="dxa"/>
        </w:trPr>
        <w:tc>
          <w:tcPr>
            <w:tcW w:w="0" w:type="auto"/>
            <w:vAlign w:val="center"/>
            <w:hideMark/>
          </w:tcPr>
          <w:p w14:paraId="3034DC9A" w14:textId="77777777" w:rsidR="00325A94" w:rsidRPr="00E203C9" w:rsidRDefault="00325A94" w:rsidP="00F95121">
            <w:pPr>
              <w:jc w:val="center"/>
              <w:rPr>
                <w:rFonts w:eastAsia="Times New Roman"/>
                <w:sz w:val="22"/>
                <w:szCs w:val="22"/>
              </w:rPr>
            </w:pPr>
          </w:p>
        </w:tc>
        <w:tc>
          <w:tcPr>
            <w:tcW w:w="0" w:type="auto"/>
            <w:vAlign w:val="center"/>
            <w:hideMark/>
          </w:tcPr>
          <w:p w14:paraId="76FFDB34" w14:textId="77777777" w:rsidR="00325A94" w:rsidRPr="00E203C9" w:rsidRDefault="00325A94" w:rsidP="00F95121">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rsidP="00F95121">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rsidP="00F95121">
            <w:pPr>
              <w:jc w:val="center"/>
              <w:rPr>
                <w:rFonts w:eastAsia="Times New Roman"/>
                <w:sz w:val="22"/>
                <w:szCs w:val="22"/>
              </w:rPr>
            </w:pPr>
            <w:r w:rsidRPr="00E203C9">
              <w:rPr>
                <w:rFonts w:eastAsia="Times New Roman"/>
                <w:sz w:val="22"/>
                <w:szCs w:val="22"/>
              </w:rPr>
              <w:t>(1.205)</w:t>
            </w:r>
          </w:p>
        </w:tc>
      </w:tr>
      <w:tr w:rsidR="00325A94" w:rsidRPr="00E203C9" w14:paraId="7C8F2225" w14:textId="77777777" w:rsidTr="00F95121">
        <w:trPr>
          <w:tblCellSpacing w:w="15" w:type="dxa"/>
        </w:trPr>
        <w:tc>
          <w:tcPr>
            <w:tcW w:w="0" w:type="auto"/>
            <w:vAlign w:val="center"/>
            <w:hideMark/>
          </w:tcPr>
          <w:p w14:paraId="19AB60B3" w14:textId="77777777" w:rsidR="00325A94" w:rsidRPr="00E203C9" w:rsidRDefault="00325A94" w:rsidP="00F95121">
            <w:pPr>
              <w:jc w:val="center"/>
              <w:rPr>
                <w:rFonts w:eastAsia="Times New Roman"/>
                <w:sz w:val="22"/>
                <w:szCs w:val="22"/>
              </w:rPr>
            </w:pPr>
          </w:p>
        </w:tc>
        <w:tc>
          <w:tcPr>
            <w:tcW w:w="0" w:type="auto"/>
            <w:vAlign w:val="center"/>
            <w:hideMark/>
          </w:tcPr>
          <w:p w14:paraId="5EA97783" w14:textId="77777777" w:rsidR="00325A94" w:rsidRPr="00E203C9" w:rsidRDefault="00325A94" w:rsidP="00F95121">
            <w:pPr>
              <w:rPr>
                <w:rFonts w:eastAsia="Times New Roman"/>
                <w:sz w:val="22"/>
                <w:szCs w:val="22"/>
              </w:rPr>
            </w:pPr>
          </w:p>
        </w:tc>
        <w:tc>
          <w:tcPr>
            <w:tcW w:w="0" w:type="auto"/>
            <w:vAlign w:val="center"/>
            <w:hideMark/>
          </w:tcPr>
          <w:p w14:paraId="265AB72E" w14:textId="77777777" w:rsidR="00325A94" w:rsidRPr="00E203C9" w:rsidRDefault="00325A94" w:rsidP="00F95121">
            <w:pPr>
              <w:jc w:val="center"/>
              <w:rPr>
                <w:rFonts w:eastAsia="Times New Roman"/>
                <w:sz w:val="22"/>
                <w:szCs w:val="22"/>
              </w:rPr>
            </w:pPr>
          </w:p>
        </w:tc>
        <w:tc>
          <w:tcPr>
            <w:tcW w:w="0" w:type="auto"/>
            <w:vAlign w:val="center"/>
            <w:hideMark/>
          </w:tcPr>
          <w:p w14:paraId="01322A58" w14:textId="77777777" w:rsidR="00325A94" w:rsidRPr="00E203C9" w:rsidRDefault="00325A94" w:rsidP="00F95121">
            <w:pPr>
              <w:jc w:val="center"/>
              <w:rPr>
                <w:rFonts w:eastAsia="Times New Roman"/>
                <w:sz w:val="22"/>
                <w:szCs w:val="22"/>
              </w:rPr>
            </w:pPr>
          </w:p>
        </w:tc>
      </w:tr>
      <w:tr w:rsidR="00325A94" w:rsidRPr="00E203C9" w14:paraId="3D3216E3" w14:textId="77777777" w:rsidTr="00F95121">
        <w:trPr>
          <w:tblCellSpacing w:w="15" w:type="dxa"/>
        </w:trPr>
        <w:tc>
          <w:tcPr>
            <w:tcW w:w="0" w:type="auto"/>
            <w:vAlign w:val="center"/>
            <w:hideMark/>
          </w:tcPr>
          <w:p w14:paraId="1A1DDDC8" w14:textId="77777777" w:rsidR="00325A94" w:rsidRPr="00E203C9" w:rsidRDefault="00325A94" w:rsidP="00F95121">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rsidP="00F95121">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rsidP="00F95121">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rsidP="00F95121">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rsidTr="00F95121">
        <w:trPr>
          <w:tblCellSpacing w:w="15" w:type="dxa"/>
        </w:trPr>
        <w:tc>
          <w:tcPr>
            <w:tcW w:w="0" w:type="auto"/>
            <w:vAlign w:val="center"/>
            <w:hideMark/>
          </w:tcPr>
          <w:p w14:paraId="45A4D868" w14:textId="77777777" w:rsidR="00325A94" w:rsidRPr="00E203C9" w:rsidRDefault="00325A94" w:rsidP="00F95121">
            <w:pPr>
              <w:jc w:val="center"/>
              <w:rPr>
                <w:rFonts w:eastAsia="Times New Roman"/>
                <w:sz w:val="22"/>
                <w:szCs w:val="22"/>
              </w:rPr>
            </w:pPr>
          </w:p>
        </w:tc>
        <w:tc>
          <w:tcPr>
            <w:tcW w:w="0" w:type="auto"/>
            <w:vAlign w:val="center"/>
            <w:hideMark/>
          </w:tcPr>
          <w:p w14:paraId="600EF4BB" w14:textId="77777777" w:rsidR="00325A94" w:rsidRPr="00E203C9" w:rsidRDefault="00325A94" w:rsidP="00F95121">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rsidP="00F95121">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rsidP="00F95121">
            <w:pPr>
              <w:jc w:val="center"/>
              <w:rPr>
                <w:rFonts w:eastAsia="Times New Roman"/>
                <w:sz w:val="22"/>
                <w:szCs w:val="22"/>
              </w:rPr>
            </w:pPr>
            <w:r w:rsidRPr="00E203C9">
              <w:rPr>
                <w:rFonts w:eastAsia="Times New Roman"/>
                <w:sz w:val="22"/>
                <w:szCs w:val="22"/>
              </w:rPr>
              <w:t>(1.338)</w:t>
            </w:r>
          </w:p>
        </w:tc>
      </w:tr>
      <w:tr w:rsidR="00325A94" w:rsidRPr="00E203C9" w14:paraId="59A0AE0A" w14:textId="77777777" w:rsidTr="00F95121">
        <w:trPr>
          <w:tblCellSpacing w:w="15" w:type="dxa"/>
        </w:trPr>
        <w:tc>
          <w:tcPr>
            <w:tcW w:w="0" w:type="auto"/>
            <w:vAlign w:val="center"/>
            <w:hideMark/>
          </w:tcPr>
          <w:p w14:paraId="3F039A15" w14:textId="77777777" w:rsidR="00325A94" w:rsidRPr="00E203C9" w:rsidRDefault="00325A94" w:rsidP="00F95121">
            <w:pPr>
              <w:jc w:val="center"/>
              <w:rPr>
                <w:rFonts w:eastAsia="Times New Roman"/>
                <w:sz w:val="22"/>
                <w:szCs w:val="22"/>
              </w:rPr>
            </w:pPr>
          </w:p>
        </w:tc>
        <w:tc>
          <w:tcPr>
            <w:tcW w:w="0" w:type="auto"/>
            <w:vAlign w:val="center"/>
            <w:hideMark/>
          </w:tcPr>
          <w:p w14:paraId="083AE3D6" w14:textId="77777777" w:rsidR="00325A94" w:rsidRPr="00E203C9" w:rsidRDefault="00325A94" w:rsidP="00F95121">
            <w:pPr>
              <w:rPr>
                <w:rFonts w:eastAsia="Times New Roman"/>
                <w:sz w:val="22"/>
                <w:szCs w:val="22"/>
              </w:rPr>
            </w:pPr>
          </w:p>
        </w:tc>
        <w:tc>
          <w:tcPr>
            <w:tcW w:w="0" w:type="auto"/>
            <w:vAlign w:val="center"/>
            <w:hideMark/>
          </w:tcPr>
          <w:p w14:paraId="564331CD" w14:textId="77777777" w:rsidR="00325A94" w:rsidRPr="00E203C9" w:rsidRDefault="00325A94" w:rsidP="00F95121">
            <w:pPr>
              <w:jc w:val="center"/>
              <w:rPr>
                <w:rFonts w:eastAsia="Times New Roman"/>
                <w:sz w:val="22"/>
                <w:szCs w:val="22"/>
              </w:rPr>
            </w:pPr>
          </w:p>
        </w:tc>
        <w:tc>
          <w:tcPr>
            <w:tcW w:w="0" w:type="auto"/>
            <w:vAlign w:val="center"/>
            <w:hideMark/>
          </w:tcPr>
          <w:p w14:paraId="6ADA73FD" w14:textId="77777777" w:rsidR="00325A94" w:rsidRPr="00E203C9" w:rsidRDefault="00325A94" w:rsidP="00F95121">
            <w:pPr>
              <w:jc w:val="center"/>
              <w:rPr>
                <w:rFonts w:eastAsia="Times New Roman"/>
                <w:sz w:val="22"/>
                <w:szCs w:val="22"/>
              </w:rPr>
            </w:pPr>
          </w:p>
        </w:tc>
      </w:tr>
      <w:tr w:rsidR="00325A94" w:rsidRPr="00E203C9" w14:paraId="7F8681AF" w14:textId="77777777" w:rsidTr="00F95121">
        <w:trPr>
          <w:tblCellSpacing w:w="15" w:type="dxa"/>
        </w:trPr>
        <w:tc>
          <w:tcPr>
            <w:tcW w:w="0" w:type="auto"/>
            <w:vAlign w:val="center"/>
            <w:hideMark/>
          </w:tcPr>
          <w:p w14:paraId="04419C83" w14:textId="77777777" w:rsidR="00325A94" w:rsidRPr="00E203C9" w:rsidRDefault="00325A94" w:rsidP="00F95121">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rsidP="00F95121">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rsidP="00F95121">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rsidP="00F95121">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rsidTr="00F95121">
        <w:trPr>
          <w:tblCellSpacing w:w="15" w:type="dxa"/>
        </w:trPr>
        <w:tc>
          <w:tcPr>
            <w:tcW w:w="0" w:type="auto"/>
            <w:vAlign w:val="center"/>
            <w:hideMark/>
          </w:tcPr>
          <w:p w14:paraId="662A1DBE" w14:textId="77777777" w:rsidR="00325A94" w:rsidRPr="00E203C9" w:rsidRDefault="00325A94" w:rsidP="00F95121">
            <w:pPr>
              <w:jc w:val="center"/>
              <w:rPr>
                <w:rFonts w:eastAsia="Times New Roman"/>
                <w:sz w:val="22"/>
                <w:szCs w:val="22"/>
              </w:rPr>
            </w:pPr>
          </w:p>
        </w:tc>
        <w:tc>
          <w:tcPr>
            <w:tcW w:w="0" w:type="auto"/>
            <w:vAlign w:val="center"/>
            <w:hideMark/>
          </w:tcPr>
          <w:p w14:paraId="78C3F5EF"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rsidP="00F95121">
            <w:pPr>
              <w:jc w:val="center"/>
              <w:rPr>
                <w:rFonts w:eastAsia="Times New Roman"/>
                <w:sz w:val="22"/>
                <w:szCs w:val="22"/>
              </w:rPr>
            </w:pPr>
            <w:r w:rsidRPr="00E203C9">
              <w:rPr>
                <w:rFonts w:eastAsia="Times New Roman"/>
                <w:sz w:val="22"/>
                <w:szCs w:val="22"/>
              </w:rPr>
              <w:t>(0.016)</w:t>
            </w:r>
          </w:p>
        </w:tc>
      </w:tr>
      <w:tr w:rsidR="00325A94" w:rsidRPr="00E203C9" w14:paraId="73DAC3ED" w14:textId="77777777" w:rsidTr="00F95121">
        <w:trPr>
          <w:tblCellSpacing w:w="15" w:type="dxa"/>
        </w:trPr>
        <w:tc>
          <w:tcPr>
            <w:tcW w:w="0" w:type="auto"/>
            <w:vAlign w:val="center"/>
            <w:hideMark/>
          </w:tcPr>
          <w:p w14:paraId="2A757D89" w14:textId="77777777" w:rsidR="00325A94" w:rsidRPr="00E203C9" w:rsidRDefault="00325A94" w:rsidP="00F95121">
            <w:pPr>
              <w:jc w:val="center"/>
              <w:rPr>
                <w:rFonts w:eastAsia="Times New Roman"/>
                <w:sz w:val="22"/>
                <w:szCs w:val="22"/>
              </w:rPr>
            </w:pPr>
          </w:p>
        </w:tc>
        <w:tc>
          <w:tcPr>
            <w:tcW w:w="0" w:type="auto"/>
            <w:vAlign w:val="center"/>
            <w:hideMark/>
          </w:tcPr>
          <w:p w14:paraId="785DC00A" w14:textId="77777777" w:rsidR="00325A94" w:rsidRPr="00E203C9" w:rsidRDefault="00325A94" w:rsidP="00F95121">
            <w:pPr>
              <w:rPr>
                <w:rFonts w:eastAsia="Times New Roman"/>
                <w:sz w:val="22"/>
                <w:szCs w:val="22"/>
              </w:rPr>
            </w:pPr>
          </w:p>
        </w:tc>
        <w:tc>
          <w:tcPr>
            <w:tcW w:w="0" w:type="auto"/>
            <w:vAlign w:val="center"/>
            <w:hideMark/>
          </w:tcPr>
          <w:p w14:paraId="3F9D4694" w14:textId="77777777" w:rsidR="00325A94" w:rsidRPr="00E203C9" w:rsidRDefault="00325A94" w:rsidP="00F95121">
            <w:pPr>
              <w:jc w:val="center"/>
              <w:rPr>
                <w:rFonts w:eastAsia="Times New Roman"/>
                <w:sz w:val="22"/>
                <w:szCs w:val="22"/>
              </w:rPr>
            </w:pPr>
          </w:p>
        </w:tc>
        <w:tc>
          <w:tcPr>
            <w:tcW w:w="0" w:type="auto"/>
            <w:vAlign w:val="center"/>
            <w:hideMark/>
          </w:tcPr>
          <w:p w14:paraId="0FA97ADA" w14:textId="77777777" w:rsidR="00325A94" w:rsidRPr="00E203C9" w:rsidRDefault="00325A94" w:rsidP="00F95121">
            <w:pPr>
              <w:jc w:val="center"/>
              <w:rPr>
                <w:rFonts w:eastAsia="Times New Roman"/>
                <w:sz w:val="22"/>
                <w:szCs w:val="22"/>
              </w:rPr>
            </w:pPr>
          </w:p>
        </w:tc>
      </w:tr>
      <w:tr w:rsidR="00325A94" w:rsidRPr="00E203C9" w14:paraId="2B6D4F79" w14:textId="77777777" w:rsidTr="00F95121">
        <w:trPr>
          <w:tblCellSpacing w:w="15" w:type="dxa"/>
        </w:trPr>
        <w:tc>
          <w:tcPr>
            <w:tcW w:w="0" w:type="auto"/>
            <w:vAlign w:val="center"/>
            <w:hideMark/>
          </w:tcPr>
          <w:p w14:paraId="2A9B46EC" w14:textId="77777777" w:rsidR="00325A94" w:rsidRPr="00E203C9" w:rsidRDefault="00325A94" w:rsidP="00F95121">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rsidP="00F95121">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rsidP="00F95121">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rsidP="00F95121">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rsidTr="00F95121">
        <w:trPr>
          <w:tblCellSpacing w:w="15" w:type="dxa"/>
        </w:trPr>
        <w:tc>
          <w:tcPr>
            <w:tcW w:w="0" w:type="auto"/>
            <w:vAlign w:val="center"/>
            <w:hideMark/>
          </w:tcPr>
          <w:p w14:paraId="1B8EA7FB" w14:textId="77777777" w:rsidR="00325A94" w:rsidRPr="00E203C9" w:rsidRDefault="00325A94" w:rsidP="00F95121">
            <w:pPr>
              <w:jc w:val="center"/>
              <w:rPr>
                <w:rFonts w:eastAsia="Times New Roman"/>
                <w:sz w:val="22"/>
                <w:szCs w:val="22"/>
              </w:rPr>
            </w:pPr>
          </w:p>
        </w:tc>
        <w:tc>
          <w:tcPr>
            <w:tcW w:w="0" w:type="auto"/>
            <w:vAlign w:val="center"/>
            <w:hideMark/>
          </w:tcPr>
          <w:p w14:paraId="4ACF058D" w14:textId="77777777" w:rsidR="00325A94" w:rsidRPr="00E203C9" w:rsidRDefault="00325A94" w:rsidP="00F95121">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rsidP="00F95121">
            <w:pPr>
              <w:jc w:val="center"/>
              <w:rPr>
                <w:rFonts w:eastAsia="Times New Roman"/>
                <w:sz w:val="22"/>
                <w:szCs w:val="22"/>
              </w:rPr>
            </w:pPr>
            <w:r w:rsidRPr="00E203C9">
              <w:rPr>
                <w:rFonts w:eastAsia="Times New Roman"/>
                <w:sz w:val="22"/>
                <w:szCs w:val="22"/>
              </w:rPr>
              <w:t>(0.125)</w:t>
            </w:r>
          </w:p>
        </w:tc>
      </w:tr>
      <w:tr w:rsidR="00325A94" w:rsidRPr="00E203C9" w14:paraId="1617654F" w14:textId="77777777" w:rsidTr="00F95121">
        <w:trPr>
          <w:tblCellSpacing w:w="15" w:type="dxa"/>
        </w:trPr>
        <w:tc>
          <w:tcPr>
            <w:tcW w:w="0" w:type="auto"/>
            <w:vAlign w:val="center"/>
            <w:hideMark/>
          </w:tcPr>
          <w:p w14:paraId="071FE662" w14:textId="77777777" w:rsidR="00325A94" w:rsidRPr="00E203C9" w:rsidRDefault="00325A94" w:rsidP="00F95121">
            <w:pPr>
              <w:jc w:val="center"/>
              <w:rPr>
                <w:rFonts w:eastAsia="Times New Roman"/>
                <w:sz w:val="22"/>
                <w:szCs w:val="22"/>
              </w:rPr>
            </w:pPr>
          </w:p>
        </w:tc>
        <w:tc>
          <w:tcPr>
            <w:tcW w:w="0" w:type="auto"/>
            <w:vAlign w:val="center"/>
            <w:hideMark/>
          </w:tcPr>
          <w:p w14:paraId="6DD60468" w14:textId="77777777" w:rsidR="00325A94" w:rsidRPr="00E203C9" w:rsidRDefault="00325A94" w:rsidP="00F95121">
            <w:pPr>
              <w:rPr>
                <w:rFonts w:eastAsia="Times New Roman"/>
                <w:sz w:val="22"/>
                <w:szCs w:val="22"/>
              </w:rPr>
            </w:pPr>
          </w:p>
        </w:tc>
        <w:tc>
          <w:tcPr>
            <w:tcW w:w="0" w:type="auto"/>
            <w:vAlign w:val="center"/>
            <w:hideMark/>
          </w:tcPr>
          <w:p w14:paraId="4673FC92" w14:textId="77777777" w:rsidR="00325A94" w:rsidRPr="00E203C9" w:rsidRDefault="00325A94" w:rsidP="00F95121">
            <w:pPr>
              <w:jc w:val="center"/>
              <w:rPr>
                <w:rFonts w:eastAsia="Times New Roman"/>
                <w:sz w:val="22"/>
                <w:szCs w:val="22"/>
              </w:rPr>
            </w:pPr>
          </w:p>
        </w:tc>
        <w:tc>
          <w:tcPr>
            <w:tcW w:w="0" w:type="auto"/>
            <w:vAlign w:val="center"/>
            <w:hideMark/>
          </w:tcPr>
          <w:p w14:paraId="6AAD515E" w14:textId="77777777" w:rsidR="00325A94" w:rsidRPr="00E203C9" w:rsidRDefault="00325A94" w:rsidP="00F95121">
            <w:pPr>
              <w:jc w:val="center"/>
              <w:rPr>
                <w:rFonts w:eastAsia="Times New Roman"/>
                <w:sz w:val="22"/>
                <w:szCs w:val="22"/>
              </w:rPr>
            </w:pPr>
          </w:p>
        </w:tc>
      </w:tr>
      <w:tr w:rsidR="00325A94" w:rsidRPr="00E203C9" w14:paraId="4E93D9D7" w14:textId="77777777" w:rsidTr="00F95121">
        <w:trPr>
          <w:tblCellSpacing w:w="15" w:type="dxa"/>
        </w:trPr>
        <w:tc>
          <w:tcPr>
            <w:tcW w:w="0" w:type="auto"/>
            <w:vAlign w:val="center"/>
            <w:hideMark/>
          </w:tcPr>
          <w:p w14:paraId="1A96393B" w14:textId="77777777" w:rsidR="00325A94" w:rsidRPr="00E203C9" w:rsidRDefault="00325A94" w:rsidP="00F95121">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rsidP="00F95121">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rsidP="00F95121">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rsidP="00F95121">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rsidTr="00F95121">
        <w:trPr>
          <w:tblCellSpacing w:w="15" w:type="dxa"/>
        </w:trPr>
        <w:tc>
          <w:tcPr>
            <w:tcW w:w="0" w:type="auto"/>
            <w:vAlign w:val="center"/>
            <w:hideMark/>
          </w:tcPr>
          <w:p w14:paraId="1918FE1A" w14:textId="77777777" w:rsidR="00325A94" w:rsidRPr="00E203C9" w:rsidRDefault="00325A94" w:rsidP="00F95121">
            <w:pPr>
              <w:jc w:val="center"/>
              <w:rPr>
                <w:rFonts w:eastAsia="Times New Roman"/>
                <w:sz w:val="22"/>
                <w:szCs w:val="22"/>
              </w:rPr>
            </w:pPr>
          </w:p>
        </w:tc>
        <w:tc>
          <w:tcPr>
            <w:tcW w:w="0" w:type="auto"/>
            <w:vAlign w:val="center"/>
            <w:hideMark/>
          </w:tcPr>
          <w:p w14:paraId="6ED8DB9F" w14:textId="77777777" w:rsidR="00325A94" w:rsidRPr="00E203C9" w:rsidRDefault="00325A94" w:rsidP="00F95121">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rsidP="00F95121">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rsidP="00F95121">
            <w:pPr>
              <w:jc w:val="center"/>
              <w:rPr>
                <w:rFonts w:eastAsia="Times New Roman"/>
                <w:sz w:val="22"/>
                <w:szCs w:val="22"/>
              </w:rPr>
            </w:pPr>
            <w:r w:rsidRPr="00E203C9">
              <w:rPr>
                <w:rFonts w:eastAsia="Times New Roman"/>
                <w:sz w:val="22"/>
                <w:szCs w:val="22"/>
              </w:rPr>
              <w:t>(0.345)</w:t>
            </w:r>
          </w:p>
        </w:tc>
      </w:tr>
      <w:tr w:rsidR="00325A94" w:rsidRPr="00E203C9" w14:paraId="049A97BF" w14:textId="77777777" w:rsidTr="00F95121">
        <w:trPr>
          <w:tblCellSpacing w:w="15" w:type="dxa"/>
        </w:trPr>
        <w:tc>
          <w:tcPr>
            <w:tcW w:w="0" w:type="auto"/>
            <w:vAlign w:val="center"/>
            <w:hideMark/>
          </w:tcPr>
          <w:p w14:paraId="30EE3D23" w14:textId="77777777" w:rsidR="00325A94" w:rsidRPr="00E203C9" w:rsidRDefault="00325A94" w:rsidP="00F95121">
            <w:pPr>
              <w:jc w:val="center"/>
              <w:rPr>
                <w:rFonts w:eastAsia="Times New Roman"/>
                <w:sz w:val="22"/>
                <w:szCs w:val="22"/>
              </w:rPr>
            </w:pPr>
          </w:p>
        </w:tc>
        <w:tc>
          <w:tcPr>
            <w:tcW w:w="0" w:type="auto"/>
            <w:vAlign w:val="center"/>
            <w:hideMark/>
          </w:tcPr>
          <w:p w14:paraId="3EAC259B" w14:textId="77777777" w:rsidR="00325A94" w:rsidRPr="00E203C9" w:rsidRDefault="00325A94" w:rsidP="00F95121">
            <w:pPr>
              <w:rPr>
                <w:rFonts w:eastAsia="Times New Roman"/>
                <w:sz w:val="22"/>
                <w:szCs w:val="22"/>
              </w:rPr>
            </w:pPr>
          </w:p>
        </w:tc>
        <w:tc>
          <w:tcPr>
            <w:tcW w:w="0" w:type="auto"/>
            <w:vAlign w:val="center"/>
            <w:hideMark/>
          </w:tcPr>
          <w:p w14:paraId="6D2B867E" w14:textId="77777777" w:rsidR="00325A94" w:rsidRPr="00E203C9" w:rsidRDefault="00325A94" w:rsidP="00F95121">
            <w:pPr>
              <w:jc w:val="center"/>
              <w:rPr>
                <w:rFonts w:eastAsia="Times New Roman"/>
                <w:sz w:val="22"/>
                <w:szCs w:val="22"/>
              </w:rPr>
            </w:pPr>
          </w:p>
        </w:tc>
        <w:tc>
          <w:tcPr>
            <w:tcW w:w="0" w:type="auto"/>
            <w:vAlign w:val="center"/>
            <w:hideMark/>
          </w:tcPr>
          <w:p w14:paraId="39D39226" w14:textId="77777777" w:rsidR="00325A94" w:rsidRPr="00E203C9" w:rsidRDefault="00325A94" w:rsidP="00F95121">
            <w:pPr>
              <w:jc w:val="center"/>
              <w:rPr>
                <w:rFonts w:eastAsia="Times New Roman"/>
                <w:sz w:val="22"/>
                <w:szCs w:val="22"/>
              </w:rPr>
            </w:pPr>
          </w:p>
        </w:tc>
      </w:tr>
      <w:tr w:rsidR="00325A94" w:rsidRPr="00E203C9" w14:paraId="2CB31325" w14:textId="77777777" w:rsidTr="00F95121">
        <w:trPr>
          <w:tblCellSpacing w:w="15" w:type="dxa"/>
        </w:trPr>
        <w:tc>
          <w:tcPr>
            <w:tcW w:w="0" w:type="auto"/>
            <w:vAlign w:val="center"/>
            <w:hideMark/>
          </w:tcPr>
          <w:p w14:paraId="39BC28FE" w14:textId="77777777" w:rsidR="00325A94" w:rsidRPr="00E203C9" w:rsidRDefault="00325A94" w:rsidP="00F95121">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rsidP="00F95121">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rsidP="00F95121">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rsidP="00F95121">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rsidTr="00F95121">
        <w:trPr>
          <w:tblCellSpacing w:w="15" w:type="dxa"/>
        </w:trPr>
        <w:tc>
          <w:tcPr>
            <w:tcW w:w="0" w:type="auto"/>
            <w:vAlign w:val="center"/>
            <w:hideMark/>
          </w:tcPr>
          <w:p w14:paraId="6CF231FA" w14:textId="77777777" w:rsidR="00325A94" w:rsidRPr="00E203C9" w:rsidRDefault="00325A94" w:rsidP="00F95121">
            <w:pPr>
              <w:jc w:val="center"/>
              <w:rPr>
                <w:rFonts w:eastAsia="Times New Roman"/>
                <w:sz w:val="22"/>
                <w:szCs w:val="22"/>
              </w:rPr>
            </w:pPr>
          </w:p>
        </w:tc>
        <w:tc>
          <w:tcPr>
            <w:tcW w:w="0" w:type="auto"/>
            <w:vAlign w:val="center"/>
            <w:hideMark/>
          </w:tcPr>
          <w:p w14:paraId="22744539" w14:textId="77777777" w:rsidR="00325A94" w:rsidRPr="00E203C9" w:rsidRDefault="00325A94" w:rsidP="00F95121">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rsidP="00F95121">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rsidP="00F95121">
            <w:pPr>
              <w:jc w:val="center"/>
              <w:rPr>
                <w:rFonts w:eastAsia="Times New Roman"/>
                <w:sz w:val="22"/>
                <w:szCs w:val="22"/>
              </w:rPr>
            </w:pPr>
            <w:r w:rsidRPr="00E203C9">
              <w:rPr>
                <w:rFonts w:eastAsia="Times New Roman"/>
                <w:sz w:val="22"/>
                <w:szCs w:val="22"/>
              </w:rPr>
              <w:t>(0.340)</w:t>
            </w:r>
          </w:p>
        </w:tc>
      </w:tr>
      <w:tr w:rsidR="00325A94" w:rsidRPr="00E203C9" w14:paraId="6A265D20" w14:textId="77777777" w:rsidTr="00F95121">
        <w:trPr>
          <w:tblCellSpacing w:w="15" w:type="dxa"/>
        </w:trPr>
        <w:tc>
          <w:tcPr>
            <w:tcW w:w="0" w:type="auto"/>
            <w:vAlign w:val="center"/>
            <w:hideMark/>
          </w:tcPr>
          <w:p w14:paraId="09B807C8" w14:textId="77777777" w:rsidR="00325A94" w:rsidRPr="00E203C9" w:rsidRDefault="00325A94" w:rsidP="00F95121">
            <w:pPr>
              <w:jc w:val="center"/>
              <w:rPr>
                <w:rFonts w:eastAsia="Times New Roman"/>
                <w:sz w:val="22"/>
                <w:szCs w:val="22"/>
              </w:rPr>
            </w:pPr>
          </w:p>
        </w:tc>
        <w:tc>
          <w:tcPr>
            <w:tcW w:w="0" w:type="auto"/>
            <w:vAlign w:val="center"/>
            <w:hideMark/>
          </w:tcPr>
          <w:p w14:paraId="740F3C4D" w14:textId="77777777" w:rsidR="00325A94" w:rsidRPr="00E203C9" w:rsidRDefault="00325A94" w:rsidP="00F95121">
            <w:pPr>
              <w:rPr>
                <w:rFonts w:eastAsia="Times New Roman"/>
                <w:sz w:val="22"/>
                <w:szCs w:val="22"/>
              </w:rPr>
            </w:pPr>
          </w:p>
        </w:tc>
        <w:tc>
          <w:tcPr>
            <w:tcW w:w="0" w:type="auto"/>
            <w:vAlign w:val="center"/>
            <w:hideMark/>
          </w:tcPr>
          <w:p w14:paraId="07893C1B" w14:textId="77777777" w:rsidR="00325A94" w:rsidRPr="00E203C9" w:rsidRDefault="00325A94" w:rsidP="00F95121">
            <w:pPr>
              <w:jc w:val="center"/>
              <w:rPr>
                <w:rFonts w:eastAsia="Times New Roman"/>
                <w:sz w:val="22"/>
                <w:szCs w:val="22"/>
              </w:rPr>
            </w:pPr>
          </w:p>
        </w:tc>
        <w:tc>
          <w:tcPr>
            <w:tcW w:w="0" w:type="auto"/>
            <w:vAlign w:val="center"/>
            <w:hideMark/>
          </w:tcPr>
          <w:p w14:paraId="36D37B1A" w14:textId="77777777" w:rsidR="00325A94" w:rsidRPr="00E203C9" w:rsidRDefault="00325A94" w:rsidP="00F95121">
            <w:pPr>
              <w:jc w:val="center"/>
              <w:rPr>
                <w:rFonts w:eastAsia="Times New Roman"/>
                <w:sz w:val="22"/>
                <w:szCs w:val="22"/>
              </w:rPr>
            </w:pPr>
          </w:p>
        </w:tc>
      </w:tr>
      <w:tr w:rsidR="00325A94" w:rsidRPr="00E203C9" w14:paraId="1711D104" w14:textId="77777777" w:rsidTr="00F95121">
        <w:trPr>
          <w:tblCellSpacing w:w="15" w:type="dxa"/>
        </w:trPr>
        <w:tc>
          <w:tcPr>
            <w:tcW w:w="0" w:type="auto"/>
            <w:vAlign w:val="center"/>
            <w:hideMark/>
          </w:tcPr>
          <w:p w14:paraId="5CCF75CE" w14:textId="77777777" w:rsidR="00325A94" w:rsidRPr="00E203C9" w:rsidRDefault="00325A94" w:rsidP="00F95121">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rsidP="00F95121">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rsidP="00F95121">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rsidP="00F95121">
            <w:pPr>
              <w:jc w:val="center"/>
              <w:rPr>
                <w:rFonts w:eastAsia="Times New Roman"/>
                <w:sz w:val="22"/>
                <w:szCs w:val="22"/>
              </w:rPr>
            </w:pPr>
            <w:r w:rsidRPr="00E203C9">
              <w:rPr>
                <w:rFonts w:eastAsia="Times New Roman"/>
                <w:sz w:val="22"/>
                <w:szCs w:val="22"/>
              </w:rPr>
              <w:t>-0.538</w:t>
            </w:r>
          </w:p>
        </w:tc>
      </w:tr>
      <w:tr w:rsidR="00325A94" w:rsidRPr="00E203C9" w14:paraId="7A7F335F" w14:textId="77777777" w:rsidTr="00F95121">
        <w:trPr>
          <w:tblCellSpacing w:w="15" w:type="dxa"/>
        </w:trPr>
        <w:tc>
          <w:tcPr>
            <w:tcW w:w="0" w:type="auto"/>
            <w:vAlign w:val="center"/>
            <w:hideMark/>
          </w:tcPr>
          <w:p w14:paraId="218C3A02" w14:textId="77777777" w:rsidR="00325A94" w:rsidRPr="00E203C9" w:rsidRDefault="00325A94" w:rsidP="00F95121">
            <w:pPr>
              <w:jc w:val="center"/>
              <w:rPr>
                <w:rFonts w:eastAsia="Times New Roman"/>
                <w:sz w:val="22"/>
                <w:szCs w:val="22"/>
              </w:rPr>
            </w:pPr>
          </w:p>
        </w:tc>
        <w:tc>
          <w:tcPr>
            <w:tcW w:w="0" w:type="auto"/>
            <w:vAlign w:val="center"/>
            <w:hideMark/>
          </w:tcPr>
          <w:p w14:paraId="1B9A1102" w14:textId="77777777" w:rsidR="00325A94" w:rsidRPr="00E203C9" w:rsidRDefault="00325A94" w:rsidP="00F95121">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rsidP="00F95121">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rsidP="00F95121">
            <w:pPr>
              <w:jc w:val="center"/>
              <w:rPr>
                <w:rFonts w:eastAsia="Times New Roman"/>
                <w:sz w:val="22"/>
                <w:szCs w:val="22"/>
              </w:rPr>
            </w:pPr>
            <w:r w:rsidRPr="00E203C9">
              <w:rPr>
                <w:rFonts w:eastAsia="Times New Roman"/>
                <w:sz w:val="22"/>
                <w:szCs w:val="22"/>
              </w:rPr>
              <w:t>(0.342)</w:t>
            </w:r>
          </w:p>
        </w:tc>
      </w:tr>
      <w:tr w:rsidR="00325A94" w:rsidRPr="00E203C9" w14:paraId="51E60348" w14:textId="77777777" w:rsidTr="00F95121">
        <w:trPr>
          <w:tblCellSpacing w:w="15" w:type="dxa"/>
        </w:trPr>
        <w:tc>
          <w:tcPr>
            <w:tcW w:w="0" w:type="auto"/>
            <w:vAlign w:val="center"/>
            <w:hideMark/>
          </w:tcPr>
          <w:p w14:paraId="7CE2ACC8" w14:textId="77777777" w:rsidR="00325A94" w:rsidRPr="00E203C9" w:rsidRDefault="00325A94" w:rsidP="00F95121">
            <w:pPr>
              <w:jc w:val="center"/>
              <w:rPr>
                <w:rFonts w:eastAsia="Times New Roman"/>
                <w:sz w:val="22"/>
                <w:szCs w:val="22"/>
              </w:rPr>
            </w:pPr>
          </w:p>
        </w:tc>
        <w:tc>
          <w:tcPr>
            <w:tcW w:w="0" w:type="auto"/>
            <w:vAlign w:val="center"/>
            <w:hideMark/>
          </w:tcPr>
          <w:p w14:paraId="1F0B7CCE" w14:textId="77777777" w:rsidR="00325A94" w:rsidRPr="00E203C9" w:rsidRDefault="00325A94" w:rsidP="00F95121">
            <w:pPr>
              <w:rPr>
                <w:rFonts w:eastAsia="Times New Roman"/>
                <w:sz w:val="22"/>
                <w:szCs w:val="22"/>
              </w:rPr>
            </w:pPr>
          </w:p>
        </w:tc>
        <w:tc>
          <w:tcPr>
            <w:tcW w:w="0" w:type="auto"/>
            <w:vAlign w:val="center"/>
            <w:hideMark/>
          </w:tcPr>
          <w:p w14:paraId="16BF9FF7" w14:textId="77777777" w:rsidR="00325A94" w:rsidRPr="00E203C9" w:rsidRDefault="00325A94" w:rsidP="00F95121">
            <w:pPr>
              <w:jc w:val="center"/>
              <w:rPr>
                <w:rFonts w:eastAsia="Times New Roman"/>
                <w:sz w:val="22"/>
                <w:szCs w:val="22"/>
              </w:rPr>
            </w:pPr>
          </w:p>
        </w:tc>
        <w:tc>
          <w:tcPr>
            <w:tcW w:w="0" w:type="auto"/>
            <w:vAlign w:val="center"/>
            <w:hideMark/>
          </w:tcPr>
          <w:p w14:paraId="506871E3" w14:textId="77777777" w:rsidR="00325A94" w:rsidRPr="00E203C9" w:rsidRDefault="00325A94" w:rsidP="00F95121">
            <w:pPr>
              <w:jc w:val="center"/>
              <w:rPr>
                <w:rFonts w:eastAsia="Times New Roman"/>
                <w:sz w:val="22"/>
                <w:szCs w:val="22"/>
              </w:rPr>
            </w:pPr>
          </w:p>
        </w:tc>
      </w:tr>
      <w:tr w:rsidR="00325A94" w:rsidRPr="00E203C9" w14:paraId="46E6DEBD" w14:textId="77777777" w:rsidTr="00F95121">
        <w:trPr>
          <w:tblCellSpacing w:w="15" w:type="dxa"/>
        </w:trPr>
        <w:tc>
          <w:tcPr>
            <w:tcW w:w="0" w:type="auto"/>
            <w:vAlign w:val="center"/>
            <w:hideMark/>
          </w:tcPr>
          <w:p w14:paraId="0018B7A1" w14:textId="77777777" w:rsidR="00325A94" w:rsidRPr="00E203C9" w:rsidRDefault="00325A94" w:rsidP="00F95121">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rsidP="00F95121">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rsidP="00F95121">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rsidP="00F95121">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rsidTr="00F95121">
        <w:trPr>
          <w:tblCellSpacing w:w="15" w:type="dxa"/>
        </w:trPr>
        <w:tc>
          <w:tcPr>
            <w:tcW w:w="0" w:type="auto"/>
            <w:vAlign w:val="center"/>
            <w:hideMark/>
          </w:tcPr>
          <w:p w14:paraId="21FBDC64" w14:textId="77777777" w:rsidR="00325A94" w:rsidRPr="00E203C9" w:rsidRDefault="00325A94" w:rsidP="00F95121">
            <w:pPr>
              <w:jc w:val="center"/>
              <w:rPr>
                <w:rFonts w:eastAsia="Times New Roman"/>
                <w:sz w:val="22"/>
                <w:szCs w:val="22"/>
              </w:rPr>
            </w:pPr>
          </w:p>
        </w:tc>
        <w:tc>
          <w:tcPr>
            <w:tcW w:w="0" w:type="auto"/>
            <w:vAlign w:val="center"/>
            <w:hideMark/>
          </w:tcPr>
          <w:p w14:paraId="5642B91A" w14:textId="77777777" w:rsidR="00325A94" w:rsidRPr="00E203C9" w:rsidRDefault="00325A94" w:rsidP="00F95121">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rsidP="00F95121">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rsidP="00F95121">
            <w:pPr>
              <w:jc w:val="center"/>
              <w:rPr>
                <w:rFonts w:eastAsia="Times New Roman"/>
                <w:sz w:val="22"/>
                <w:szCs w:val="22"/>
              </w:rPr>
            </w:pPr>
            <w:r w:rsidRPr="00E203C9">
              <w:rPr>
                <w:rFonts w:eastAsia="Times New Roman"/>
                <w:sz w:val="22"/>
                <w:szCs w:val="22"/>
              </w:rPr>
              <w:t>(0.392)</w:t>
            </w:r>
          </w:p>
        </w:tc>
      </w:tr>
      <w:tr w:rsidR="00325A94" w:rsidRPr="00E203C9" w14:paraId="3A89432C" w14:textId="77777777" w:rsidTr="00F95121">
        <w:trPr>
          <w:tblCellSpacing w:w="15" w:type="dxa"/>
        </w:trPr>
        <w:tc>
          <w:tcPr>
            <w:tcW w:w="0" w:type="auto"/>
            <w:vAlign w:val="center"/>
            <w:hideMark/>
          </w:tcPr>
          <w:p w14:paraId="29CE553B" w14:textId="77777777" w:rsidR="00325A94" w:rsidRPr="00E203C9" w:rsidRDefault="00325A94" w:rsidP="00F95121">
            <w:pPr>
              <w:jc w:val="center"/>
              <w:rPr>
                <w:rFonts w:eastAsia="Times New Roman"/>
                <w:sz w:val="22"/>
                <w:szCs w:val="22"/>
              </w:rPr>
            </w:pPr>
          </w:p>
        </w:tc>
        <w:tc>
          <w:tcPr>
            <w:tcW w:w="0" w:type="auto"/>
            <w:vAlign w:val="center"/>
            <w:hideMark/>
          </w:tcPr>
          <w:p w14:paraId="6BA88B01" w14:textId="77777777" w:rsidR="00325A94" w:rsidRPr="00E203C9" w:rsidRDefault="00325A94" w:rsidP="00F95121">
            <w:pPr>
              <w:rPr>
                <w:rFonts w:eastAsia="Times New Roman"/>
                <w:sz w:val="22"/>
                <w:szCs w:val="22"/>
              </w:rPr>
            </w:pPr>
          </w:p>
        </w:tc>
        <w:tc>
          <w:tcPr>
            <w:tcW w:w="0" w:type="auto"/>
            <w:vAlign w:val="center"/>
            <w:hideMark/>
          </w:tcPr>
          <w:p w14:paraId="3BE985A6" w14:textId="77777777" w:rsidR="00325A94" w:rsidRPr="00E203C9" w:rsidRDefault="00325A94" w:rsidP="00F95121">
            <w:pPr>
              <w:jc w:val="center"/>
              <w:rPr>
                <w:rFonts w:eastAsia="Times New Roman"/>
                <w:sz w:val="22"/>
                <w:szCs w:val="22"/>
              </w:rPr>
            </w:pPr>
          </w:p>
        </w:tc>
        <w:tc>
          <w:tcPr>
            <w:tcW w:w="0" w:type="auto"/>
            <w:vAlign w:val="center"/>
            <w:hideMark/>
          </w:tcPr>
          <w:p w14:paraId="08B8F485" w14:textId="77777777" w:rsidR="00325A94" w:rsidRPr="00E203C9" w:rsidRDefault="00325A94" w:rsidP="00F95121">
            <w:pPr>
              <w:jc w:val="center"/>
              <w:rPr>
                <w:rFonts w:eastAsia="Times New Roman"/>
                <w:sz w:val="22"/>
                <w:szCs w:val="22"/>
              </w:rPr>
            </w:pPr>
          </w:p>
        </w:tc>
      </w:tr>
      <w:tr w:rsidR="00325A94" w:rsidRPr="00E203C9" w14:paraId="72B18036" w14:textId="77777777" w:rsidTr="00F95121">
        <w:trPr>
          <w:tblCellSpacing w:w="15" w:type="dxa"/>
        </w:trPr>
        <w:tc>
          <w:tcPr>
            <w:tcW w:w="0" w:type="auto"/>
            <w:vAlign w:val="center"/>
            <w:hideMark/>
          </w:tcPr>
          <w:p w14:paraId="3EE2B2F2" w14:textId="77777777" w:rsidR="00325A94" w:rsidRPr="00E203C9" w:rsidRDefault="00325A94" w:rsidP="00F95121">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rsidP="00F95121">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rsidP="00F95121">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rsidP="00F95121">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rsidTr="00F95121">
        <w:trPr>
          <w:tblCellSpacing w:w="15" w:type="dxa"/>
        </w:trPr>
        <w:tc>
          <w:tcPr>
            <w:tcW w:w="0" w:type="auto"/>
            <w:vAlign w:val="center"/>
            <w:hideMark/>
          </w:tcPr>
          <w:p w14:paraId="1E9083AB" w14:textId="77777777" w:rsidR="00325A94" w:rsidRPr="00E203C9" w:rsidRDefault="00325A94" w:rsidP="00F95121">
            <w:pPr>
              <w:jc w:val="center"/>
              <w:rPr>
                <w:rFonts w:eastAsia="Times New Roman"/>
                <w:sz w:val="22"/>
                <w:szCs w:val="22"/>
              </w:rPr>
            </w:pPr>
          </w:p>
        </w:tc>
        <w:tc>
          <w:tcPr>
            <w:tcW w:w="0" w:type="auto"/>
            <w:vAlign w:val="center"/>
            <w:hideMark/>
          </w:tcPr>
          <w:p w14:paraId="2917E7C0" w14:textId="77777777" w:rsidR="00325A94" w:rsidRPr="00E203C9" w:rsidRDefault="00325A94" w:rsidP="00F95121">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rsidP="00F95121">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rsidP="00F95121">
            <w:pPr>
              <w:jc w:val="center"/>
              <w:rPr>
                <w:rFonts w:eastAsia="Times New Roman"/>
                <w:sz w:val="22"/>
                <w:szCs w:val="22"/>
              </w:rPr>
            </w:pPr>
            <w:r w:rsidRPr="00E203C9">
              <w:rPr>
                <w:rFonts w:eastAsia="Times New Roman"/>
                <w:sz w:val="22"/>
                <w:szCs w:val="22"/>
              </w:rPr>
              <w:t>(0.409)</w:t>
            </w:r>
          </w:p>
        </w:tc>
      </w:tr>
      <w:tr w:rsidR="00325A94" w:rsidRPr="00E203C9" w14:paraId="6C6D4A54" w14:textId="77777777" w:rsidTr="00F95121">
        <w:trPr>
          <w:tblCellSpacing w:w="15" w:type="dxa"/>
        </w:trPr>
        <w:tc>
          <w:tcPr>
            <w:tcW w:w="0" w:type="auto"/>
            <w:vAlign w:val="center"/>
            <w:hideMark/>
          </w:tcPr>
          <w:p w14:paraId="47FE6C96" w14:textId="77777777" w:rsidR="00325A94" w:rsidRPr="00E203C9" w:rsidRDefault="00325A94" w:rsidP="00F95121">
            <w:pPr>
              <w:jc w:val="center"/>
              <w:rPr>
                <w:rFonts w:eastAsia="Times New Roman"/>
                <w:sz w:val="22"/>
                <w:szCs w:val="22"/>
              </w:rPr>
            </w:pPr>
          </w:p>
        </w:tc>
        <w:tc>
          <w:tcPr>
            <w:tcW w:w="0" w:type="auto"/>
            <w:vAlign w:val="center"/>
            <w:hideMark/>
          </w:tcPr>
          <w:p w14:paraId="06989235" w14:textId="77777777" w:rsidR="00325A94" w:rsidRPr="00E203C9" w:rsidRDefault="00325A94" w:rsidP="00F95121">
            <w:pPr>
              <w:rPr>
                <w:rFonts w:eastAsia="Times New Roman"/>
                <w:sz w:val="22"/>
                <w:szCs w:val="22"/>
              </w:rPr>
            </w:pPr>
          </w:p>
        </w:tc>
        <w:tc>
          <w:tcPr>
            <w:tcW w:w="0" w:type="auto"/>
            <w:vAlign w:val="center"/>
            <w:hideMark/>
          </w:tcPr>
          <w:p w14:paraId="262DBB52" w14:textId="77777777" w:rsidR="00325A94" w:rsidRPr="00E203C9" w:rsidRDefault="00325A94" w:rsidP="00F95121">
            <w:pPr>
              <w:jc w:val="center"/>
              <w:rPr>
                <w:rFonts w:eastAsia="Times New Roman"/>
                <w:sz w:val="22"/>
                <w:szCs w:val="22"/>
              </w:rPr>
            </w:pPr>
          </w:p>
        </w:tc>
        <w:tc>
          <w:tcPr>
            <w:tcW w:w="0" w:type="auto"/>
            <w:vAlign w:val="center"/>
            <w:hideMark/>
          </w:tcPr>
          <w:p w14:paraId="4377F7E1" w14:textId="77777777" w:rsidR="00325A94" w:rsidRPr="00E203C9" w:rsidRDefault="00325A94" w:rsidP="00F95121">
            <w:pPr>
              <w:jc w:val="center"/>
              <w:rPr>
                <w:rFonts w:eastAsia="Times New Roman"/>
                <w:sz w:val="22"/>
                <w:szCs w:val="22"/>
              </w:rPr>
            </w:pPr>
          </w:p>
        </w:tc>
      </w:tr>
      <w:tr w:rsidR="00325A94" w:rsidRPr="00E203C9" w14:paraId="2764B2D5" w14:textId="77777777" w:rsidTr="00F95121">
        <w:trPr>
          <w:tblCellSpacing w:w="15" w:type="dxa"/>
        </w:trPr>
        <w:tc>
          <w:tcPr>
            <w:tcW w:w="0" w:type="auto"/>
            <w:vAlign w:val="center"/>
            <w:hideMark/>
          </w:tcPr>
          <w:p w14:paraId="37C95F51" w14:textId="77777777" w:rsidR="00325A94" w:rsidRPr="00E203C9" w:rsidRDefault="00325A94" w:rsidP="00F95121">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rsidP="00F95121">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rsidP="00F95121">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rsidP="00F95121">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rsidTr="00F95121">
        <w:trPr>
          <w:tblCellSpacing w:w="15" w:type="dxa"/>
        </w:trPr>
        <w:tc>
          <w:tcPr>
            <w:tcW w:w="0" w:type="auto"/>
            <w:vAlign w:val="center"/>
            <w:hideMark/>
          </w:tcPr>
          <w:p w14:paraId="5D2D5511" w14:textId="77777777" w:rsidR="00325A94" w:rsidRPr="00E203C9" w:rsidRDefault="00325A94" w:rsidP="00F95121">
            <w:pPr>
              <w:jc w:val="center"/>
              <w:rPr>
                <w:rFonts w:eastAsia="Times New Roman"/>
                <w:sz w:val="22"/>
                <w:szCs w:val="22"/>
              </w:rPr>
            </w:pPr>
          </w:p>
        </w:tc>
        <w:tc>
          <w:tcPr>
            <w:tcW w:w="0" w:type="auto"/>
            <w:vAlign w:val="center"/>
            <w:hideMark/>
          </w:tcPr>
          <w:p w14:paraId="2F255627" w14:textId="77777777" w:rsidR="00325A94" w:rsidRPr="00E203C9" w:rsidRDefault="00325A94" w:rsidP="00F95121">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rsidP="00F95121">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rsidP="00F95121">
            <w:pPr>
              <w:jc w:val="center"/>
              <w:rPr>
                <w:rFonts w:eastAsia="Times New Roman"/>
                <w:sz w:val="22"/>
                <w:szCs w:val="22"/>
              </w:rPr>
            </w:pPr>
            <w:r w:rsidRPr="00E203C9">
              <w:rPr>
                <w:rFonts w:eastAsia="Times New Roman"/>
                <w:sz w:val="22"/>
                <w:szCs w:val="22"/>
              </w:rPr>
              <w:t>(0.377)</w:t>
            </w:r>
          </w:p>
        </w:tc>
      </w:tr>
      <w:tr w:rsidR="00325A94" w:rsidRPr="00E203C9" w14:paraId="6E192119" w14:textId="77777777" w:rsidTr="00F95121">
        <w:trPr>
          <w:tblCellSpacing w:w="15" w:type="dxa"/>
        </w:trPr>
        <w:tc>
          <w:tcPr>
            <w:tcW w:w="0" w:type="auto"/>
            <w:vAlign w:val="center"/>
            <w:hideMark/>
          </w:tcPr>
          <w:p w14:paraId="1ABFD581" w14:textId="77777777" w:rsidR="00325A94" w:rsidRPr="00E203C9" w:rsidRDefault="00325A94" w:rsidP="00F95121">
            <w:pPr>
              <w:jc w:val="center"/>
              <w:rPr>
                <w:rFonts w:eastAsia="Times New Roman"/>
                <w:sz w:val="22"/>
                <w:szCs w:val="22"/>
              </w:rPr>
            </w:pPr>
          </w:p>
        </w:tc>
        <w:tc>
          <w:tcPr>
            <w:tcW w:w="0" w:type="auto"/>
            <w:vAlign w:val="center"/>
            <w:hideMark/>
          </w:tcPr>
          <w:p w14:paraId="4C6E6ECF" w14:textId="77777777" w:rsidR="00325A94" w:rsidRPr="00E203C9" w:rsidRDefault="00325A94" w:rsidP="00F95121">
            <w:pPr>
              <w:rPr>
                <w:rFonts w:eastAsia="Times New Roman"/>
                <w:sz w:val="22"/>
                <w:szCs w:val="22"/>
              </w:rPr>
            </w:pPr>
          </w:p>
        </w:tc>
        <w:tc>
          <w:tcPr>
            <w:tcW w:w="0" w:type="auto"/>
            <w:vAlign w:val="center"/>
            <w:hideMark/>
          </w:tcPr>
          <w:p w14:paraId="439DD6D6" w14:textId="77777777" w:rsidR="00325A94" w:rsidRPr="00E203C9" w:rsidRDefault="00325A94" w:rsidP="00F95121">
            <w:pPr>
              <w:jc w:val="center"/>
              <w:rPr>
                <w:rFonts w:eastAsia="Times New Roman"/>
                <w:sz w:val="22"/>
                <w:szCs w:val="22"/>
              </w:rPr>
            </w:pPr>
          </w:p>
        </w:tc>
        <w:tc>
          <w:tcPr>
            <w:tcW w:w="0" w:type="auto"/>
            <w:vAlign w:val="center"/>
            <w:hideMark/>
          </w:tcPr>
          <w:p w14:paraId="1947AF34" w14:textId="77777777" w:rsidR="00325A94" w:rsidRPr="00E203C9" w:rsidRDefault="00325A94" w:rsidP="00F95121">
            <w:pPr>
              <w:jc w:val="center"/>
              <w:rPr>
                <w:rFonts w:eastAsia="Times New Roman"/>
                <w:sz w:val="22"/>
                <w:szCs w:val="22"/>
              </w:rPr>
            </w:pPr>
          </w:p>
        </w:tc>
      </w:tr>
      <w:tr w:rsidR="00325A94" w:rsidRPr="00E203C9" w14:paraId="4318F375" w14:textId="77777777" w:rsidTr="00F95121">
        <w:trPr>
          <w:tblCellSpacing w:w="15" w:type="dxa"/>
        </w:trPr>
        <w:tc>
          <w:tcPr>
            <w:tcW w:w="0" w:type="auto"/>
            <w:vAlign w:val="center"/>
            <w:hideMark/>
          </w:tcPr>
          <w:p w14:paraId="5517B9A9" w14:textId="77777777" w:rsidR="00325A94" w:rsidRPr="00E203C9" w:rsidRDefault="00325A94" w:rsidP="00F95121">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rsidP="00F95121">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rsidP="00F95121">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rsidP="00F95121">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rsidTr="00F95121">
        <w:trPr>
          <w:tblCellSpacing w:w="15" w:type="dxa"/>
        </w:trPr>
        <w:tc>
          <w:tcPr>
            <w:tcW w:w="0" w:type="auto"/>
            <w:vAlign w:val="center"/>
            <w:hideMark/>
          </w:tcPr>
          <w:p w14:paraId="2F409ABC" w14:textId="77777777" w:rsidR="00325A94" w:rsidRPr="00E203C9" w:rsidRDefault="00325A94" w:rsidP="00F95121">
            <w:pPr>
              <w:jc w:val="center"/>
              <w:rPr>
                <w:rFonts w:eastAsia="Times New Roman"/>
                <w:sz w:val="22"/>
                <w:szCs w:val="22"/>
              </w:rPr>
            </w:pPr>
          </w:p>
        </w:tc>
        <w:tc>
          <w:tcPr>
            <w:tcW w:w="0" w:type="auto"/>
            <w:vAlign w:val="center"/>
            <w:hideMark/>
          </w:tcPr>
          <w:p w14:paraId="5C7CDFDC"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rsidP="00F95121">
            <w:pPr>
              <w:jc w:val="center"/>
              <w:rPr>
                <w:rFonts w:eastAsia="Times New Roman"/>
                <w:sz w:val="22"/>
                <w:szCs w:val="22"/>
              </w:rPr>
            </w:pPr>
            <w:r w:rsidRPr="00E203C9">
              <w:rPr>
                <w:rFonts w:eastAsia="Times New Roman"/>
                <w:sz w:val="22"/>
                <w:szCs w:val="22"/>
              </w:rPr>
              <w:t>(0.376)</w:t>
            </w:r>
          </w:p>
        </w:tc>
      </w:tr>
      <w:tr w:rsidR="00325A94" w:rsidRPr="00E203C9" w14:paraId="359883F1" w14:textId="77777777" w:rsidTr="00F95121">
        <w:trPr>
          <w:tblCellSpacing w:w="15" w:type="dxa"/>
        </w:trPr>
        <w:tc>
          <w:tcPr>
            <w:tcW w:w="0" w:type="auto"/>
            <w:vAlign w:val="center"/>
            <w:hideMark/>
          </w:tcPr>
          <w:p w14:paraId="648064B7" w14:textId="77777777" w:rsidR="00325A94" w:rsidRPr="00E203C9" w:rsidRDefault="00325A94" w:rsidP="00F95121">
            <w:pPr>
              <w:jc w:val="center"/>
              <w:rPr>
                <w:rFonts w:eastAsia="Times New Roman"/>
                <w:sz w:val="22"/>
                <w:szCs w:val="22"/>
              </w:rPr>
            </w:pPr>
          </w:p>
        </w:tc>
        <w:tc>
          <w:tcPr>
            <w:tcW w:w="0" w:type="auto"/>
            <w:vAlign w:val="center"/>
            <w:hideMark/>
          </w:tcPr>
          <w:p w14:paraId="2CA4B3B9" w14:textId="77777777" w:rsidR="00325A94" w:rsidRPr="00E203C9" w:rsidRDefault="00325A94" w:rsidP="00F95121">
            <w:pPr>
              <w:rPr>
                <w:rFonts w:eastAsia="Times New Roman"/>
                <w:sz w:val="22"/>
                <w:szCs w:val="22"/>
              </w:rPr>
            </w:pPr>
          </w:p>
        </w:tc>
        <w:tc>
          <w:tcPr>
            <w:tcW w:w="0" w:type="auto"/>
            <w:vAlign w:val="center"/>
            <w:hideMark/>
          </w:tcPr>
          <w:p w14:paraId="458F819F" w14:textId="77777777" w:rsidR="00325A94" w:rsidRPr="00E203C9" w:rsidRDefault="00325A94" w:rsidP="00F95121">
            <w:pPr>
              <w:jc w:val="center"/>
              <w:rPr>
                <w:rFonts w:eastAsia="Times New Roman"/>
                <w:sz w:val="22"/>
                <w:szCs w:val="22"/>
              </w:rPr>
            </w:pPr>
          </w:p>
        </w:tc>
        <w:tc>
          <w:tcPr>
            <w:tcW w:w="0" w:type="auto"/>
            <w:vAlign w:val="center"/>
            <w:hideMark/>
          </w:tcPr>
          <w:p w14:paraId="2D6C7A31" w14:textId="77777777" w:rsidR="00325A94" w:rsidRPr="00E203C9" w:rsidRDefault="00325A94" w:rsidP="00F95121">
            <w:pPr>
              <w:jc w:val="center"/>
              <w:rPr>
                <w:rFonts w:eastAsia="Times New Roman"/>
                <w:sz w:val="22"/>
                <w:szCs w:val="22"/>
              </w:rPr>
            </w:pPr>
          </w:p>
        </w:tc>
      </w:tr>
      <w:tr w:rsidR="00325A94" w:rsidRPr="00E203C9" w14:paraId="3B4B4F76" w14:textId="77777777" w:rsidTr="00F95121">
        <w:trPr>
          <w:tblCellSpacing w:w="15" w:type="dxa"/>
        </w:trPr>
        <w:tc>
          <w:tcPr>
            <w:tcW w:w="0" w:type="auto"/>
            <w:vAlign w:val="center"/>
            <w:hideMark/>
          </w:tcPr>
          <w:p w14:paraId="370A7BBC" w14:textId="77777777" w:rsidR="00325A94" w:rsidRPr="00E203C9" w:rsidRDefault="00325A94" w:rsidP="00F95121">
            <w:pPr>
              <w:rPr>
                <w:rFonts w:eastAsia="Times New Roman"/>
                <w:sz w:val="22"/>
                <w:szCs w:val="22"/>
              </w:rPr>
            </w:pPr>
            <w:r w:rsidRPr="00E203C9">
              <w:rPr>
                <w:rFonts w:eastAsia="Times New Roman"/>
                <w:sz w:val="22"/>
                <w:szCs w:val="22"/>
              </w:rPr>
              <w:lastRenderedPageBreak/>
              <w:t>Friday</w:t>
            </w:r>
          </w:p>
        </w:tc>
        <w:tc>
          <w:tcPr>
            <w:tcW w:w="0" w:type="auto"/>
            <w:vAlign w:val="center"/>
            <w:hideMark/>
          </w:tcPr>
          <w:p w14:paraId="2839A434" w14:textId="77777777" w:rsidR="00325A94" w:rsidRPr="00E203C9" w:rsidRDefault="00325A94" w:rsidP="00F95121">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rsidP="00F95121">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rsidP="00F95121">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rsidTr="00F95121">
        <w:trPr>
          <w:tblCellSpacing w:w="15" w:type="dxa"/>
        </w:trPr>
        <w:tc>
          <w:tcPr>
            <w:tcW w:w="0" w:type="auto"/>
            <w:vAlign w:val="center"/>
            <w:hideMark/>
          </w:tcPr>
          <w:p w14:paraId="533423E1" w14:textId="77777777" w:rsidR="00325A94" w:rsidRPr="00E203C9" w:rsidRDefault="00325A94" w:rsidP="00F95121">
            <w:pPr>
              <w:jc w:val="center"/>
              <w:rPr>
                <w:rFonts w:eastAsia="Times New Roman"/>
                <w:sz w:val="22"/>
                <w:szCs w:val="22"/>
              </w:rPr>
            </w:pPr>
          </w:p>
        </w:tc>
        <w:tc>
          <w:tcPr>
            <w:tcW w:w="0" w:type="auto"/>
            <w:vAlign w:val="center"/>
            <w:hideMark/>
          </w:tcPr>
          <w:p w14:paraId="1251498E" w14:textId="77777777" w:rsidR="00325A94" w:rsidRPr="00E203C9" w:rsidRDefault="00325A94" w:rsidP="00F95121">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rsidP="00F95121">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rsidP="00F95121">
            <w:pPr>
              <w:jc w:val="center"/>
              <w:rPr>
                <w:rFonts w:eastAsia="Times New Roman"/>
                <w:sz w:val="22"/>
                <w:szCs w:val="22"/>
              </w:rPr>
            </w:pPr>
            <w:r w:rsidRPr="00E203C9">
              <w:rPr>
                <w:rFonts w:eastAsia="Times New Roman"/>
                <w:sz w:val="22"/>
                <w:szCs w:val="22"/>
              </w:rPr>
              <w:t>(0.402)</w:t>
            </w:r>
          </w:p>
        </w:tc>
      </w:tr>
      <w:tr w:rsidR="00325A94" w:rsidRPr="00E203C9" w14:paraId="6C91F4DF" w14:textId="77777777" w:rsidTr="00F95121">
        <w:trPr>
          <w:tblCellSpacing w:w="15" w:type="dxa"/>
        </w:trPr>
        <w:tc>
          <w:tcPr>
            <w:tcW w:w="0" w:type="auto"/>
            <w:vAlign w:val="center"/>
            <w:hideMark/>
          </w:tcPr>
          <w:p w14:paraId="5B8F0B52" w14:textId="77777777" w:rsidR="00325A94" w:rsidRPr="00E203C9" w:rsidRDefault="00325A94" w:rsidP="00F95121">
            <w:pPr>
              <w:jc w:val="center"/>
              <w:rPr>
                <w:rFonts w:eastAsia="Times New Roman"/>
                <w:sz w:val="22"/>
                <w:szCs w:val="22"/>
              </w:rPr>
            </w:pPr>
          </w:p>
        </w:tc>
        <w:tc>
          <w:tcPr>
            <w:tcW w:w="0" w:type="auto"/>
            <w:vAlign w:val="center"/>
            <w:hideMark/>
          </w:tcPr>
          <w:p w14:paraId="19B23BCF" w14:textId="77777777" w:rsidR="00325A94" w:rsidRPr="00E203C9" w:rsidRDefault="00325A94" w:rsidP="00F95121">
            <w:pPr>
              <w:rPr>
                <w:rFonts w:eastAsia="Times New Roman"/>
                <w:sz w:val="22"/>
                <w:szCs w:val="22"/>
              </w:rPr>
            </w:pPr>
          </w:p>
        </w:tc>
        <w:tc>
          <w:tcPr>
            <w:tcW w:w="0" w:type="auto"/>
            <w:vAlign w:val="center"/>
            <w:hideMark/>
          </w:tcPr>
          <w:p w14:paraId="65AD20B4" w14:textId="77777777" w:rsidR="00325A94" w:rsidRPr="00E203C9" w:rsidRDefault="00325A94" w:rsidP="00F95121">
            <w:pPr>
              <w:jc w:val="center"/>
              <w:rPr>
                <w:rFonts w:eastAsia="Times New Roman"/>
                <w:sz w:val="22"/>
                <w:szCs w:val="22"/>
              </w:rPr>
            </w:pPr>
          </w:p>
        </w:tc>
        <w:tc>
          <w:tcPr>
            <w:tcW w:w="0" w:type="auto"/>
            <w:vAlign w:val="center"/>
            <w:hideMark/>
          </w:tcPr>
          <w:p w14:paraId="3DCC958C" w14:textId="77777777" w:rsidR="00325A94" w:rsidRPr="00E203C9" w:rsidRDefault="00325A94" w:rsidP="00F95121">
            <w:pPr>
              <w:jc w:val="center"/>
              <w:rPr>
                <w:rFonts w:eastAsia="Times New Roman"/>
                <w:sz w:val="22"/>
                <w:szCs w:val="22"/>
              </w:rPr>
            </w:pPr>
          </w:p>
        </w:tc>
      </w:tr>
      <w:tr w:rsidR="00325A94" w:rsidRPr="00E203C9" w14:paraId="6A7D4FF3" w14:textId="77777777" w:rsidTr="00F95121">
        <w:trPr>
          <w:tblCellSpacing w:w="15" w:type="dxa"/>
        </w:trPr>
        <w:tc>
          <w:tcPr>
            <w:tcW w:w="0" w:type="auto"/>
            <w:vAlign w:val="center"/>
            <w:hideMark/>
          </w:tcPr>
          <w:p w14:paraId="366C071F" w14:textId="77777777" w:rsidR="00325A94" w:rsidRPr="00E203C9" w:rsidRDefault="00325A94" w:rsidP="00F95121">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rsidP="00F95121">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rsidP="00F95121">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rsidP="00F95121">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rsidTr="00F95121">
        <w:trPr>
          <w:tblCellSpacing w:w="15" w:type="dxa"/>
        </w:trPr>
        <w:tc>
          <w:tcPr>
            <w:tcW w:w="0" w:type="auto"/>
            <w:vAlign w:val="center"/>
            <w:hideMark/>
          </w:tcPr>
          <w:p w14:paraId="64710C65" w14:textId="77777777" w:rsidR="00325A94" w:rsidRPr="00E203C9" w:rsidRDefault="00325A94" w:rsidP="00F95121">
            <w:pPr>
              <w:jc w:val="center"/>
              <w:rPr>
                <w:rFonts w:eastAsia="Times New Roman"/>
                <w:sz w:val="22"/>
                <w:szCs w:val="22"/>
              </w:rPr>
            </w:pPr>
          </w:p>
        </w:tc>
        <w:tc>
          <w:tcPr>
            <w:tcW w:w="0" w:type="auto"/>
            <w:vAlign w:val="center"/>
            <w:hideMark/>
          </w:tcPr>
          <w:p w14:paraId="5FF566D7" w14:textId="77777777" w:rsidR="00325A94" w:rsidRPr="00E203C9" w:rsidRDefault="00325A94" w:rsidP="00F95121">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rsidP="00F95121">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rsidP="00F95121">
            <w:pPr>
              <w:jc w:val="center"/>
              <w:rPr>
                <w:rFonts w:eastAsia="Times New Roman"/>
                <w:sz w:val="22"/>
                <w:szCs w:val="22"/>
              </w:rPr>
            </w:pPr>
            <w:r w:rsidRPr="00E203C9">
              <w:rPr>
                <w:rFonts w:eastAsia="Times New Roman"/>
                <w:sz w:val="22"/>
                <w:szCs w:val="22"/>
              </w:rPr>
              <w:t>(1.408)</w:t>
            </w:r>
          </w:p>
        </w:tc>
      </w:tr>
      <w:tr w:rsidR="00325A94" w:rsidRPr="00E203C9" w14:paraId="36A1A557" w14:textId="77777777" w:rsidTr="00F95121">
        <w:trPr>
          <w:tblCellSpacing w:w="15" w:type="dxa"/>
        </w:trPr>
        <w:tc>
          <w:tcPr>
            <w:tcW w:w="0" w:type="auto"/>
            <w:vAlign w:val="center"/>
            <w:hideMark/>
          </w:tcPr>
          <w:p w14:paraId="3540FD35" w14:textId="77777777" w:rsidR="00325A94" w:rsidRPr="00E203C9" w:rsidRDefault="00325A94" w:rsidP="00F95121">
            <w:pPr>
              <w:jc w:val="center"/>
              <w:rPr>
                <w:rFonts w:eastAsia="Times New Roman"/>
                <w:sz w:val="22"/>
                <w:szCs w:val="22"/>
              </w:rPr>
            </w:pPr>
          </w:p>
        </w:tc>
        <w:tc>
          <w:tcPr>
            <w:tcW w:w="0" w:type="auto"/>
            <w:vAlign w:val="center"/>
            <w:hideMark/>
          </w:tcPr>
          <w:p w14:paraId="193EB60B" w14:textId="77777777" w:rsidR="00325A94" w:rsidRPr="00E203C9" w:rsidRDefault="00325A94" w:rsidP="00F95121">
            <w:pPr>
              <w:rPr>
                <w:rFonts w:eastAsia="Times New Roman"/>
                <w:sz w:val="22"/>
                <w:szCs w:val="22"/>
              </w:rPr>
            </w:pPr>
          </w:p>
        </w:tc>
        <w:tc>
          <w:tcPr>
            <w:tcW w:w="0" w:type="auto"/>
            <w:vAlign w:val="center"/>
            <w:hideMark/>
          </w:tcPr>
          <w:p w14:paraId="15DA8B08" w14:textId="77777777" w:rsidR="00325A94" w:rsidRPr="00E203C9" w:rsidRDefault="00325A94" w:rsidP="00F95121">
            <w:pPr>
              <w:jc w:val="center"/>
              <w:rPr>
                <w:rFonts w:eastAsia="Times New Roman"/>
                <w:sz w:val="22"/>
                <w:szCs w:val="22"/>
              </w:rPr>
            </w:pPr>
          </w:p>
        </w:tc>
        <w:tc>
          <w:tcPr>
            <w:tcW w:w="0" w:type="auto"/>
            <w:vAlign w:val="center"/>
            <w:hideMark/>
          </w:tcPr>
          <w:p w14:paraId="7C146CDF" w14:textId="77777777" w:rsidR="00325A94" w:rsidRPr="00E203C9" w:rsidRDefault="00325A94" w:rsidP="00F95121">
            <w:pPr>
              <w:jc w:val="center"/>
              <w:rPr>
                <w:rFonts w:eastAsia="Times New Roman"/>
                <w:sz w:val="22"/>
                <w:szCs w:val="22"/>
              </w:rPr>
            </w:pPr>
          </w:p>
        </w:tc>
      </w:tr>
      <w:tr w:rsidR="00325A94" w:rsidRPr="00E203C9" w14:paraId="34359E43" w14:textId="77777777" w:rsidTr="00F95121">
        <w:trPr>
          <w:tblCellSpacing w:w="15" w:type="dxa"/>
        </w:trPr>
        <w:tc>
          <w:tcPr>
            <w:tcW w:w="0" w:type="auto"/>
            <w:vAlign w:val="center"/>
            <w:hideMark/>
          </w:tcPr>
          <w:p w14:paraId="7250DDE2" w14:textId="77777777" w:rsidR="00325A94" w:rsidRPr="00E203C9" w:rsidRDefault="00325A94" w:rsidP="00F95121">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rsidP="00F95121">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rsidP="00F95121">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rsidP="00F95121">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rsidTr="00F95121">
        <w:trPr>
          <w:tblCellSpacing w:w="15" w:type="dxa"/>
        </w:trPr>
        <w:tc>
          <w:tcPr>
            <w:tcW w:w="0" w:type="auto"/>
            <w:vAlign w:val="center"/>
            <w:hideMark/>
          </w:tcPr>
          <w:p w14:paraId="080548C2" w14:textId="77777777" w:rsidR="00325A94" w:rsidRPr="00E203C9" w:rsidRDefault="00325A94" w:rsidP="00F95121">
            <w:pPr>
              <w:jc w:val="center"/>
              <w:rPr>
                <w:rFonts w:eastAsia="Times New Roman"/>
                <w:sz w:val="22"/>
                <w:szCs w:val="22"/>
              </w:rPr>
            </w:pPr>
          </w:p>
        </w:tc>
        <w:tc>
          <w:tcPr>
            <w:tcW w:w="0" w:type="auto"/>
            <w:vAlign w:val="center"/>
            <w:hideMark/>
          </w:tcPr>
          <w:p w14:paraId="4DC4FAD7" w14:textId="77777777" w:rsidR="00325A94" w:rsidRPr="00E203C9" w:rsidRDefault="00325A94" w:rsidP="00F95121">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rsidP="00F95121">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rsidP="00F95121">
            <w:pPr>
              <w:jc w:val="center"/>
              <w:rPr>
                <w:rFonts w:eastAsia="Times New Roman"/>
                <w:sz w:val="22"/>
                <w:szCs w:val="22"/>
              </w:rPr>
            </w:pPr>
            <w:r w:rsidRPr="00E203C9">
              <w:rPr>
                <w:rFonts w:eastAsia="Times New Roman"/>
                <w:sz w:val="22"/>
                <w:szCs w:val="22"/>
              </w:rPr>
              <w:t>(2.446)</w:t>
            </w:r>
          </w:p>
        </w:tc>
      </w:tr>
      <w:tr w:rsidR="00325A94" w:rsidRPr="00E203C9" w14:paraId="2735004F" w14:textId="77777777" w:rsidTr="00F95121">
        <w:trPr>
          <w:tblCellSpacing w:w="15" w:type="dxa"/>
        </w:trPr>
        <w:tc>
          <w:tcPr>
            <w:tcW w:w="0" w:type="auto"/>
            <w:vAlign w:val="center"/>
            <w:hideMark/>
          </w:tcPr>
          <w:p w14:paraId="6668725E" w14:textId="77777777" w:rsidR="00325A94" w:rsidRPr="00E203C9" w:rsidRDefault="00325A94" w:rsidP="00F95121">
            <w:pPr>
              <w:jc w:val="center"/>
              <w:rPr>
                <w:rFonts w:eastAsia="Times New Roman"/>
                <w:sz w:val="22"/>
                <w:szCs w:val="22"/>
              </w:rPr>
            </w:pPr>
          </w:p>
        </w:tc>
        <w:tc>
          <w:tcPr>
            <w:tcW w:w="0" w:type="auto"/>
            <w:vAlign w:val="center"/>
            <w:hideMark/>
          </w:tcPr>
          <w:p w14:paraId="4FF863E1" w14:textId="77777777" w:rsidR="00325A94" w:rsidRPr="00E203C9" w:rsidRDefault="00325A94" w:rsidP="00F95121">
            <w:pPr>
              <w:rPr>
                <w:rFonts w:eastAsia="Times New Roman"/>
                <w:sz w:val="22"/>
                <w:szCs w:val="22"/>
              </w:rPr>
            </w:pPr>
          </w:p>
        </w:tc>
        <w:tc>
          <w:tcPr>
            <w:tcW w:w="0" w:type="auto"/>
            <w:vAlign w:val="center"/>
            <w:hideMark/>
          </w:tcPr>
          <w:p w14:paraId="071C7F84" w14:textId="77777777" w:rsidR="00325A94" w:rsidRPr="00E203C9" w:rsidRDefault="00325A94" w:rsidP="00F95121">
            <w:pPr>
              <w:jc w:val="center"/>
              <w:rPr>
                <w:rFonts w:eastAsia="Times New Roman"/>
                <w:sz w:val="22"/>
                <w:szCs w:val="22"/>
              </w:rPr>
            </w:pPr>
          </w:p>
        </w:tc>
        <w:tc>
          <w:tcPr>
            <w:tcW w:w="0" w:type="auto"/>
            <w:vAlign w:val="center"/>
            <w:hideMark/>
          </w:tcPr>
          <w:p w14:paraId="6B549715" w14:textId="77777777" w:rsidR="00325A94" w:rsidRPr="00E203C9" w:rsidRDefault="00325A94" w:rsidP="00F95121">
            <w:pPr>
              <w:jc w:val="center"/>
              <w:rPr>
                <w:rFonts w:eastAsia="Times New Roman"/>
                <w:sz w:val="22"/>
                <w:szCs w:val="22"/>
              </w:rPr>
            </w:pPr>
          </w:p>
        </w:tc>
      </w:tr>
      <w:tr w:rsidR="00325A94" w:rsidRPr="00E203C9" w14:paraId="040D8FE2" w14:textId="77777777" w:rsidTr="00F95121">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rsidP="00F95121">
            <w:pPr>
              <w:jc w:val="center"/>
              <w:rPr>
                <w:rFonts w:eastAsia="Times New Roman"/>
                <w:sz w:val="22"/>
                <w:szCs w:val="22"/>
              </w:rPr>
            </w:pPr>
          </w:p>
        </w:tc>
      </w:tr>
      <w:tr w:rsidR="00325A94" w:rsidRPr="00E203C9" w14:paraId="669D3F6A" w14:textId="77777777" w:rsidTr="00F95121">
        <w:trPr>
          <w:tblCellSpacing w:w="15" w:type="dxa"/>
        </w:trPr>
        <w:tc>
          <w:tcPr>
            <w:tcW w:w="0" w:type="auto"/>
            <w:vAlign w:val="center"/>
            <w:hideMark/>
          </w:tcPr>
          <w:p w14:paraId="17557658" w14:textId="77777777" w:rsidR="00325A94" w:rsidRPr="00E203C9" w:rsidRDefault="00325A94" w:rsidP="00F95121">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rsidP="00F95121">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rsidP="00F95121">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rsidP="00F95121">
            <w:pPr>
              <w:jc w:val="center"/>
              <w:rPr>
                <w:rFonts w:eastAsia="Times New Roman"/>
                <w:sz w:val="22"/>
                <w:szCs w:val="22"/>
              </w:rPr>
            </w:pPr>
            <w:r w:rsidRPr="00E203C9">
              <w:rPr>
                <w:rFonts w:eastAsia="Times New Roman"/>
                <w:sz w:val="22"/>
                <w:szCs w:val="22"/>
              </w:rPr>
              <w:t>8,793</w:t>
            </w:r>
          </w:p>
        </w:tc>
      </w:tr>
      <w:tr w:rsidR="00325A94" w:rsidRPr="00E203C9" w14:paraId="51D22EB0" w14:textId="77777777" w:rsidTr="00F95121">
        <w:trPr>
          <w:tblCellSpacing w:w="15" w:type="dxa"/>
        </w:trPr>
        <w:tc>
          <w:tcPr>
            <w:tcW w:w="0" w:type="auto"/>
            <w:vAlign w:val="center"/>
            <w:hideMark/>
          </w:tcPr>
          <w:p w14:paraId="3996B9CC" w14:textId="77777777" w:rsidR="00325A94" w:rsidRPr="00E203C9" w:rsidRDefault="00325A94" w:rsidP="00F95121">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rsidP="00F95121">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rsidP="00F95121">
            <w:pPr>
              <w:jc w:val="center"/>
              <w:rPr>
                <w:rFonts w:eastAsia="Times New Roman"/>
                <w:sz w:val="22"/>
                <w:szCs w:val="22"/>
              </w:rPr>
            </w:pPr>
            <w:r w:rsidRPr="00E203C9">
              <w:rPr>
                <w:rFonts w:eastAsia="Times New Roman"/>
                <w:sz w:val="22"/>
                <w:szCs w:val="22"/>
              </w:rPr>
              <w:t>0.179</w:t>
            </w:r>
          </w:p>
        </w:tc>
      </w:tr>
      <w:tr w:rsidR="00325A94" w:rsidRPr="00E203C9" w14:paraId="225531F0" w14:textId="77777777" w:rsidTr="00F95121">
        <w:trPr>
          <w:tblCellSpacing w:w="15" w:type="dxa"/>
        </w:trPr>
        <w:tc>
          <w:tcPr>
            <w:tcW w:w="0" w:type="auto"/>
            <w:vAlign w:val="center"/>
            <w:hideMark/>
          </w:tcPr>
          <w:p w14:paraId="0755F83F" w14:textId="77777777" w:rsidR="00325A94" w:rsidRPr="00E203C9" w:rsidRDefault="00325A94" w:rsidP="00F95121">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rsidP="00F95121">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rsidP="00F95121">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rsidP="00F95121">
            <w:pPr>
              <w:jc w:val="center"/>
              <w:rPr>
                <w:rFonts w:eastAsia="Times New Roman"/>
                <w:sz w:val="22"/>
                <w:szCs w:val="22"/>
              </w:rPr>
            </w:pPr>
            <w:r w:rsidRPr="00E203C9">
              <w:rPr>
                <w:rFonts w:eastAsia="Times New Roman"/>
                <w:sz w:val="22"/>
                <w:szCs w:val="22"/>
              </w:rPr>
              <w:t>0.178</w:t>
            </w:r>
          </w:p>
        </w:tc>
      </w:tr>
      <w:tr w:rsidR="00325A94" w:rsidRPr="00E203C9" w14:paraId="57AB1578" w14:textId="77777777" w:rsidTr="00F95121">
        <w:trPr>
          <w:tblCellSpacing w:w="15" w:type="dxa"/>
        </w:trPr>
        <w:tc>
          <w:tcPr>
            <w:tcW w:w="0" w:type="auto"/>
            <w:vAlign w:val="center"/>
            <w:hideMark/>
          </w:tcPr>
          <w:p w14:paraId="39697C89" w14:textId="77777777" w:rsidR="00325A94" w:rsidRPr="00E203C9" w:rsidRDefault="00325A94" w:rsidP="00F95121">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rsidP="00F95121">
            <w:pPr>
              <w:jc w:val="center"/>
              <w:rPr>
                <w:rFonts w:eastAsia="Times New Roman"/>
                <w:sz w:val="22"/>
                <w:szCs w:val="22"/>
              </w:rPr>
            </w:pPr>
            <w:r w:rsidRPr="00E203C9">
              <w:rPr>
                <w:rFonts w:eastAsia="Times New Roman"/>
                <w:sz w:val="22"/>
                <w:szCs w:val="22"/>
              </w:rPr>
              <w:t>8.635 (df = 7547)</w:t>
            </w:r>
          </w:p>
        </w:tc>
        <w:tc>
          <w:tcPr>
            <w:tcW w:w="0" w:type="auto"/>
            <w:vAlign w:val="center"/>
            <w:hideMark/>
          </w:tcPr>
          <w:p w14:paraId="60B2E63E" w14:textId="77777777" w:rsidR="00325A94" w:rsidRPr="00E203C9" w:rsidRDefault="00325A94" w:rsidP="00F95121">
            <w:pPr>
              <w:jc w:val="center"/>
              <w:rPr>
                <w:rFonts w:eastAsia="Times New Roman"/>
                <w:sz w:val="22"/>
                <w:szCs w:val="22"/>
              </w:rPr>
            </w:pPr>
            <w:r w:rsidRPr="00E203C9">
              <w:rPr>
                <w:rFonts w:eastAsia="Times New Roman"/>
                <w:sz w:val="22"/>
                <w:szCs w:val="22"/>
              </w:rPr>
              <w:t>11.002 (df = 10842)</w:t>
            </w:r>
          </w:p>
        </w:tc>
        <w:tc>
          <w:tcPr>
            <w:tcW w:w="0" w:type="auto"/>
            <w:vAlign w:val="center"/>
            <w:hideMark/>
          </w:tcPr>
          <w:p w14:paraId="4A37BF1A" w14:textId="77777777" w:rsidR="00325A94" w:rsidRPr="00E203C9" w:rsidRDefault="00325A94" w:rsidP="00F95121">
            <w:pPr>
              <w:jc w:val="center"/>
              <w:rPr>
                <w:rFonts w:eastAsia="Times New Roman"/>
                <w:sz w:val="22"/>
                <w:szCs w:val="22"/>
              </w:rPr>
            </w:pPr>
            <w:r w:rsidRPr="00E203C9">
              <w:rPr>
                <w:rFonts w:eastAsia="Times New Roman"/>
                <w:sz w:val="22"/>
                <w:szCs w:val="22"/>
              </w:rPr>
              <w:t>11.861 (df = 8779)</w:t>
            </w:r>
          </w:p>
        </w:tc>
      </w:tr>
      <w:tr w:rsidR="00325A94" w:rsidRPr="00E203C9" w14:paraId="2E479D96" w14:textId="77777777" w:rsidTr="00F95121">
        <w:trPr>
          <w:tblCellSpacing w:w="15" w:type="dxa"/>
        </w:trPr>
        <w:tc>
          <w:tcPr>
            <w:tcW w:w="0" w:type="auto"/>
            <w:vAlign w:val="center"/>
            <w:hideMark/>
          </w:tcPr>
          <w:p w14:paraId="5963924E" w14:textId="77777777" w:rsidR="00325A94" w:rsidRPr="00E203C9" w:rsidRDefault="00325A94" w:rsidP="00F95121">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rsidP="00F95121">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(df = 13; 7547)</w:t>
            </w:r>
          </w:p>
        </w:tc>
        <w:tc>
          <w:tcPr>
            <w:tcW w:w="0" w:type="auto"/>
            <w:vAlign w:val="center"/>
            <w:hideMark/>
          </w:tcPr>
          <w:p w14:paraId="397F5C5B" w14:textId="77777777" w:rsidR="00325A94" w:rsidRPr="00E203C9" w:rsidRDefault="00325A94" w:rsidP="00F95121">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(df = 13; 10842)</w:t>
            </w:r>
          </w:p>
        </w:tc>
        <w:tc>
          <w:tcPr>
            <w:tcW w:w="0" w:type="auto"/>
            <w:vAlign w:val="center"/>
            <w:hideMark/>
          </w:tcPr>
          <w:p w14:paraId="6606CF32" w14:textId="77777777" w:rsidR="00325A94" w:rsidRPr="00E203C9" w:rsidRDefault="00325A94" w:rsidP="00F95121">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(df = 13; 8779)</w:t>
            </w:r>
          </w:p>
        </w:tc>
      </w:tr>
      <w:tr w:rsidR="00325A94" w:rsidRPr="00E203C9" w14:paraId="0C96028C" w14:textId="77777777" w:rsidTr="00F95121">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rsidP="00F95121">
            <w:pPr>
              <w:jc w:val="center"/>
              <w:rPr>
                <w:rFonts w:eastAsia="Times New Roman"/>
                <w:sz w:val="22"/>
                <w:szCs w:val="22"/>
              </w:rPr>
            </w:pPr>
          </w:p>
        </w:tc>
      </w:tr>
      <w:tr w:rsidR="00325A94" w:rsidRPr="00E203C9" w14:paraId="1E6B31CE" w14:textId="77777777" w:rsidTr="00F95121">
        <w:trPr>
          <w:tblCellSpacing w:w="15" w:type="dxa"/>
        </w:trPr>
        <w:tc>
          <w:tcPr>
            <w:tcW w:w="0" w:type="auto"/>
            <w:vAlign w:val="center"/>
            <w:hideMark/>
          </w:tcPr>
          <w:p w14:paraId="71EC6CE7" w14:textId="77777777" w:rsidR="00325A94" w:rsidRPr="00E203C9" w:rsidRDefault="00325A94" w:rsidP="00F95121">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rsidP="00F95121">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22F5BA65" w14:textId="77777777" w:rsidR="00972AF2" w:rsidRDefault="009F16B5">
      <w:pPr>
        <w:spacing w:line="240" w:lineRule="auto"/>
        <w:ind w:firstLine="0"/>
        <w:jc w:val="left"/>
      </w:pPr>
      <w:r>
        <w:br w:type="page"/>
      </w:r>
    </w:p>
    <w:p w14:paraId="47FC7B80" w14:textId="7A3A29FC" w:rsidR="00972AF2" w:rsidRDefault="00972AF2" w:rsidP="00972AF2">
      <w:pPr>
        <w:pStyle w:val="Caption"/>
        <w:keepNext/>
        <w:jc w:val="left"/>
      </w:pPr>
      <w:bookmarkStart w:id="48" w:name="_Ref170032710"/>
      <w:r>
        <w:lastRenderedPageBreak/>
        <w:t xml:space="preserve">Table </w:t>
      </w:r>
      <w:fldSimple w:instr=" SEQ Table \* ARABIC ">
        <w:r w:rsidR="00767205">
          <w:rPr>
            <w:noProof/>
          </w:rPr>
          <w:t>8</w:t>
        </w:r>
      </w:fldSimple>
      <w:bookmarkEnd w:id="48"/>
      <w:r>
        <w:rPr>
          <w:noProof/>
        </w:rPr>
        <w:t xml:space="preserve"> Placebo DiD Results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AD6A41" w:rsidRPr="00AD6A41" w14:paraId="7F433B05" w14:textId="77777777" w:rsidTr="00AD6A41">
        <w:trPr>
          <w:tblCellSpacing w:w="15" w:type="dxa"/>
          <w:jc w:val="center"/>
        </w:trPr>
        <w:tc>
          <w:tcPr>
            <w:tcW w:w="0" w:type="auto"/>
            <w:gridSpan w:val="3"/>
            <w:tcBorders>
              <w:top w:val="nil"/>
              <w:left w:val="nil"/>
              <w:bottom w:val="nil"/>
              <w:right w:val="nil"/>
            </w:tcBorders>
            <w:vAlign w:val="center"/>
            <w:hideMark/>
          </w:tcPr>
          <w:p w14:paraId="513F2A36" w14:textId="26A6765A" w:rsidR="00AD6A41" w:rsidRPr="00AD6A41" w:rsidRDefault="00C8363A" w:rsidP="00AD6A41">
            <w:pPr>
              <w:spacing w:line="240" w:lineRule="auto"/>
              <w:ind w:firstLine="0"/>
              <w:jc w:val="center"/>
              <w:rPr>
                <w:rFonts w:eastAsia="Times New Roman"/>
              </w:rPr>
            </w:pPr>
            <w:r>
              <w:rPr>
                <w:rFonts w:eastAsia="Times New Roman"/>
                <w:b/>
                <w:bCs/>
              </w:rPr>
              <w:t>Placebo Difference-in-Difference Results</w:t>
            </w:r>
          </w:p>
        </w:tc>
      </w:tr>
      <w:tr w:rsidR="00AD6A41" w:rsidRPr="00AD6A41" w14:paraId="0DA81BC6" w14:textId="77777777" w:rsidTr="00AD6A41">
        <w:trPr>
          <w:tblCellSpacing w:w="15" w:type="dxa"/>
          <w:jc w:val="center"/>
        </w:trPr>
        <w:tc>
          <w:tcPr>
            <w:tcW w:w="0" w:type="auto"/>
            <w:gridSpan w:val="3"/>
            <w:tcBorders>
              <w:bottom w:val="single" w:sz="6" w:space="0" w:color="000000"/>
            </w:tcBorders>
            <w:vAlign w:val="center"/>
            <w:hideMark/>
          </w:tcPr>
          <w:p w14:paraId="513C341D" w14:textId="77777777" w:rsidR="00AD6A41" w:rsidRPr="00AD6A41" w:rsidRDefault="00AD6A41" w:rsidP="00AD6A41">
            <w:pPr>
              <w:spacing w:line="240" w:lineRule="auto"/>
              <w:ind w:firstLine="0"/>
              <w:jc w:val="center"/>
              <w:rPr>
                <w:rFonts w:eastAsia="Times New Roman"/>
              </w:rPr>
            </w:pPr>
          </w:p>
        </w:tc>
      </w:tr>
      <w:tr w:rsidR="00AD6A41" w:rsidRPr="00AD6A41" w14:paraId="4A873A13" w14:textId="77777777" w:rsidTr="00AD6A41">
        <w:trPr>
          <w:tblCellSpacing w:w="15" w:type="dxa"/>
          <w:jc w:val="center"/>
        </w:trPr>
        <w:tc>
          <w:tcPr>
            <w:tcW w:w="0" w:type="auto"/>
            <w:vAlign w:val="center"/>
            <w:hideMark/>
          </w:tcPr>
          <w:p w14:paraId="053E293D"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3CC0C661"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12142BE" w14:textId="77777777" w:rsidTr="00AD6A41">
        <w:trPr>
          <w:tblCellSpacing w:w="15" w:type="dxa"/>
          <w:jc w:val="center"/>
        </w:trPr>
        <w:tc>
          <w:tcPr>
            <w:tcW w:w="0" w:type="auto"/>
            <w:vAlign w:val="center"/>
            <w:hideMark/>
          </w:tcPr>
          <w:p w14:paraId="40CBC5A4"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6469FD24"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7342A0A7" w14:textId="77777777" w:rsidTr="00AD6A41">
        <w:trPr>
          <w:tblCellSpacing w:w="15" w:type="dxa"/>
          <w:jc w:val="center"/>
        </w:trPr>
        <w:tc>
          <w:tcPr>
            <w:tcW w:w="0" w:type="auto"/>
            <w:vAlign w:val="center"/>
            <w:hideMark/>
          </w:tcPr>
          <w:p w14:paraId="040A45C0"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1922783F"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5A6BC3C7"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52F82D7" w14:textId="77777777" w:rsidTr="00AD6A41">
        <w:trPr>
          <w:tblCellSpacing w:w="15" w:type="dxa"/>
          <w:jc w:val="center"/>
        </w:trPr>
        <w:tc>
          <w:tcPr>
            <w:tcW w:w="0" w:type="auto"/>
            <w:vAlign w:val="center"/>
            <w:hideMark/>
          </w:tcPr>
          <w:p w14:paraId="5E1A0E11"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9A957E"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4D65CB27"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1E77336D" w14:textId="77777777" w:rsidTr="00AD6A41">
        <w:trPr>
          <w:tblCellSpacing w:w="15" w:type="dxa"/>
          <w:jc w:val="center"/>
        </w:trPr>
        <w:tc>
          <w:tcPr>
            <w:tcW w:w="0" w:type="auto"/>
            <w:gridSpan w:val="3"/>
            <w:tcBorders>
              <w:bottom w:val="single" w:sz="6" w:space="0" w:color="000000"/>
            </w:tcBorders>
            <w:vAlign w:val="center"/>
            <w:hideMark/>
          </w:tcPr>
          <w:p w14:paraId="1ABB4C9F" w14:textId="77777777" w:rsidR="00AD6A41" w:rsidRPr="00AD6A41" w:rsidRDefault="00AD6A41" w:rsidP="00AD6A41">
            <w:pPr>
              <w:spacing w:line="240" w:lineRule="auto"/>
              <w:ind w:firstLine="0"/>
              <w:jc w:val="center"/>
              <w:rPr>
                <w:rFonts w:eastAsia="Times New Roman"/>
              </w:rPr>
            </w:pPr>
          </w:p>
        </w:tc>
      </w:tr>
      <w:tr w:rsidR="00AD6A41" w:rsidRPr="00AD6A41" w14:paraId="449B5634" w14:textId="77777777" w:rsidTr="00AD6A41">
        <w:trPr>
          <w:tblCellSpacing w:w="15" w:type="dxa"/>
          <w:jc w:val="center"/>
        </w:trPr>
        <w:tc>
          <w:tcPr>
            <w:tcW w:w="0" w:type="auto"/>
            <w:vAlign w:val="center"/>
            <w:hideMark/>
          </w:tcPr>
          <w:p w14:paraId="5DFC90E5"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3D4F9927" w14:textId="77777777" w:rsidR="00AD6A41" w:rsidRPr="00AD6A41" w:rsidRDefault="00AD6A41" w:rsidP="00AD6A41">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31B33F97" w14:textId="77777777" w:rsidR="00AD6A41" w:rsidRPr="00AD6A41" w:rsidRDefault="00AD6A41" w:rsidP="00AD6A41">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AD6A41" w:rsidRPr="00AD6A41" w14:paraId="4E4A4A1E" w14:textId="77777777" w:rsidTr="00AD6A41">
        <w:trPr>
          <w:tblCellSpacing w:w="15" w:type="dxa"/>
          <w:jc w:val="center"/>
        </w:trPr>
        <w:tc>
          <w:tcPr>
            <w:tcW w:w="0" w:type="auto"/>
            <w:vAlign w:val="center"/>
            <w:hideMark/>
          </w:tcPr>
          <w:p w14:paraId="1646D44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64A2A91" w14:textId="77777777" w:rsidR="00AD6A41" w:rsidRPr="00AD6A41" w:rsidRDefault="00AD6A41" w:rsidP="00AD6A41">
            <w:pPr>
              <w:spacing w:line="240" w:lineRule="auto"/>
              <w:ind w:firstLine="0"/>
              <w:jc w:val="center"/>
              <w:rPr>
                <w:rFonts w:eastAsia="Times New Roman"/>
              </w:rPr>
            </w:pPr>
            <w:r w:rsidRPr="00AD6A41">
              <w:rPr>
                <w:rFonts w:eastAsia="Times New Roman"/>
              </w:rPr>
              <w:t>(0.4343)</w:t>
            </w:r>
          </w:p>
        </w:tc>
        <w:tc>
          <w:tcPr>
            <w:tcW w:w="0" w:type="auto"/>
            <w:vAlign w:val="center"/>
            <w:hideMark/>
          </w:tcPr>
          <w:p w14:paraId="564FCBCD" w14:textId="77777777" w:rsidR="00AD6A41" w:rsidRPr="00AD6A41" w:rsidRDefault="00AD6A41" w:rsidP="00AD6A41">
            <w:pPr>
              <w:spacing w:line="240" w:lineRule="auto"/>
              <w:ind w:firstLine="0"/>
              <w:jc w:val="center"/>
              <w:rPr>
                <w:rFonts w:eastAsia="Times New Roman"/>
              </w:rPr>
            </w:pPr>
            <w:r w:rsidRPr="00AD6A41">
              <w:rPr>
                <w:rFonts w:eastAsia="Times New Roman"/>
              </w:rPr>
              <w:t>(0.4357)</w:t>
            </w:r>
          </w:p>
        </w:tc>
      </w:tr>
      <w:tr w:rsidR="00AD6A41" w:rsidRPr="00AD6A41" w14:paraId="47671D96" w14:textId="77777777" w:rsidTr="00AD6A41">
        <w:trPr>
          <w:tblCellSpacing w:w="15" w:type="dxa"/>
          <w:jc w:val="center"/>
        </w:trPr>
        <w:tc>
          <w:tcPr>
            <w:tcW w:w="0" w:type="auto"/>
            <w:vAlign w:val="center"/>
            <w:hideMark/>
          </w:tcPr>
          <w:p w14:paraId="130A48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C7EBF30" w14:textId="77777777" w:rsidR="00AD6A41" w:rsidRPr="00AD6A41" w:rsidRDefault="00AD6A41" w:rsidP="00AD6A41">
            <w:pPr>
              <w:spacing w:line="240" w:lineRule="auto"/>
              <w:ind w:firstLine="0"/>
              <w:jc w:val="center"/>
              <w:rPr>
                <w:rFonts w:eastAsia="Times New Roman"/>
              </w:rPr>
            </w:pPr>
            <w:r w:rsidRPr="00AD6A41">
              <w:rPr>
                <w:rFonts w:eastAsia="Times New Roman"/>
              </w:rPr>
              <w:t>-0.5706</w:t>
            </w:r>
          </w:p>
        </w:tc>
        <w:tc>
          <w:tcPr>
            <w:tcW w:w="0" w:type="auto"/>
            <w:vAlign w:val="center"/>
            <w:hideMark/>
          </w:tcPr>
          <w:p w14:paraId="75793EB2" w14:textId="77777777" w:rsidR="00AD6A41" w:rsidRPr="00AD6A41" w:rsidRDefault="00AD6A41" w:rsidP="00AD6A41">
            <w:pPr>
              <w:spacing w:line="240" w:lineRule="auto"/>
              <w:ind w:firstLine="0"/>
              <w:jc w:val="center"/>
              <w:rPr>
                <w:rFonts w:eastAsia="Times New Roman"/>
              </w:rPr>
            </w:pPr>
            <w:r w:rsidRPr="00AD6A41">
              <w:rPr>
                <w:rFonts w:eastAsia="Times New Roman"/>
              </w:rPr>
              <w:t>-0.4838</w:t>
            </w:r>
          </w:p>
        </w:tc>
      </w:tr>
      <w:tr w:rsidR="00AD6A41" w:rsidRPr="00AD6A41" w14:paraId="34A98B59" w14:textId="77777777" w:rsidTr="00AD6A41">
        <w:trPr>
          <w:tblCellSpacing w:w="15" w:type="dxa"/>
          <w:jc w:val="center"/>
        </w:trPr>
        <w:tc>
          <w:tcPr>
            <w:tcW w:w="0" w:type="auto"/>
            <w:vAlign w:val="center"/>
            <w:hideMark/>
          </w:tcPr>
          <w:p w14:paraId="59E6E51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9F0CA1B" w14:textId="77777777" w:rsidR="00AD6A41" w:rsidRPr="00AD6A41" w:rsidRDefault="00AD6A41" w:rsidP="00AD6A41">
            <w:pPr>
              <w:spacing w:line="240" w:lineRule="auto"/>
              <w:ind w:firstLine="0"/>
              <w:jc w:val="center"/>
              <w:rPr>
                <w:rFonts w:eastAsia="Times New Roman"/>
              </w:rPr>
            </w:pPr>
            <w:r w:rsidRPr="00AD6A41">
              <w:rPr>
                <w:rFonts w:eastAsia="Times New Roman"/>
              </w:rPr>
              <w:t>(0.5826)</w:t>
            </w:r>
          </w:p>
        </w:tc>
        <w:tc>
          <w:tcPr>
            <w:tcW w:w="0" w:type="auto"/>
            <w:vAlign w:val="center"/>
            <w:hideMark/>
          </w:tcPr>
          <w:p w14:paraId="75861A3D" w14:textId="77777777" w:rsidR="00AD6A41" w:rsidRPr="00AD6A41" w:rsidRDefault="00AD6A41" w:rsidP="00AD6A41">
            <w:pPr>
              <w:spacing w:line="240" w:lineRule="auto"/>
              <w:ind w:firstLine="0"/>
              <w:jc w:val="center"/>
              <w:rPr>
                <w:rFonts w:eastAsia="Times New Roman"/>
              </w:rPr>
            </w:pPr>
            <w:r w:rsidRPr="00AD6A41">
              <w:rPr>
                <w:rFonts w:eastAsia="Times New Roman"/>
              </w:rPr>
              <w:t>(0.5799)</w:t>
            </w:r>
          </w:p>
        </w:tc>
      </w:tr>
      <w:tr w:rsidR="00AD6A41" w:rsidRPr="00AD6A41" w14:paraId="3E0BD062" w14:textId="77777777" w:rsidTr="00AD6A41">
        <w:trPr>
          <w:tblCellSpacing w:w="15" w:type="dxa"/>
          <w:jc w:val="center"/>
        </w:trPr>
        <w:tc>
          <w:tcPr>
            <w:tcW w:w="0" w:type="auto"/>
            <w:vAlign w:val="center"/>
            <w:hideMark/>
          </w:tcPr>
          <w:p w14:paraId="6753B277"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0F276F8"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0CAC59C" w14:textId="77777777" w:rsidR="00AD6A41" w:rsidRPr="00AD6A41" w:rsidRDefault="00AD6A41" w:rsidP="00AD6A41">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AD6A41" w:rsidRPr="00AD6A41" w14:paraId="2F8DD8A2" w14:textId="77777777" w:rsidTr="00AD6A41">
        <w:trPr>
          <w:tblCellSpacing w:w="15" w:type="dxa"/>
          <w:jc w:val="center"/>
        </w:trPr>
        <w:tc>
          <w:tcPr>
            <w:tcW w:w="0" w:type="auto"/>
            <w:vAlign w:val="center"/>
            <w:hideMark/>
          </w:tcPr>
          <w:p w14:paraId="664609D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F4F0A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ABFEA56" w14:textId="77777777" w:rsidR="00AD6A41" w:rsidRPr="00AD6A41" w:rsidRDefault="00AD6A41" w:rsidP="00AD6A41">
            <w:pPr>
              <w:spacing w:line="240" w:lineRule="auto"/>
              <w:ind w:firstLine="0"/>
              <w:jc w:val="center"/>
              <w:rPr>
                <w:rFonts w:eastAsia="Times New Roman"/>
              </w:rPr>
            </w:pPr>
            <w:r w:rsidRPr="00AD6A41">
              <w:rPr>
                <w:rFonts w:eastAsia="Times New Roman"/>
              </w:rPr>
              <w:t>(0.0077)</w:t>
            </w:r>
          </w:p>
        </w:tc>
      </w:tr>
      <w:tr w:rsidR="00AD6A41" w:rsidRPr="00AD6A41" w14:paraId="344DA2AC" w14:textId="77777777" w:rsidTr="00AD6A41">
        <w:trPr>
          <w:tblCellSpacing w:w="15" w:type="dxa"/>
          <w:jc w:val="center"/>
        </w:trPr>
        <w:tc>
          <w:tcPr>
            <w:tcW w:w="0" w:type="auto"/>
            <w:vAlign w:val="center"/>
            <w:hideMark/>
          </w:tcPr>
          <w:p w14:paraId="6FBC8E33"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2FA8221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60303427" w14:textId="77777777" w:rsidR="00AD6A41" w:rsidRPr="00AD6A41" w:rsidRDefault="00AD6A41" w:rsidP="00AD6A41">
            <w:pPr>
              <w:spacing w:line="240" w:lineRule="auto"/>
              <w:ind w:firstLine="0"/>
              <w:jc w:val="center"/>
              <w:rPr>
                <w:rFonts w:eastAsia="Times New Roman"/>
              </w:rPr>
            </w:pPr>
            <w:r w:rsidRPr="00AD6A41">
              <w:rPr>
                <w:rFonts w:eastAsia="Times New Roman"/>
              </w:rPr>
              <w:t>-0.0219</w:t>
            </w:r>
          </w:p>
        </w:tc>
      </w:tr>
      <w:tr w:rsidR="00AD6A41" w:rsidRPr="00AD6A41" w14:paraId="5C74C1C4" w14:textId="77777777" w:rsidTr="00AD6A41">
        <w:trPr>
          <w:tblCellSpacing w:w="15" w:type="dxa"/>
          <w:jc w:val="center"/>
        </w:trPr>
        <w:tc>
          <w:tcPr>
            <w:tcW w:w="0" w:type="auto"/>
            <w:vAlign w:val="center"/>
            <w:hideMark/>
          </w:tcPr>
          <w:p w14:paraId="2166668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078B5F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1E9ABE8" w14:textId="77777777" w:rsidR="00AD6A41" w:rsidRPr="00AD6A41" w:rsidRDefault="00AD6A41" w:rsidP="00AD6A41">
            <w:pPr>
              <w:spacing w:line="240" w:lineRule="auto"/>
              <w:ind w:firstLine="0"/>
              <w:jc w:val="center"/>
              <w:rPr>
                <w:rFonts w:eastAsia="Times New Roman"/>
              </w:rPr>
            </w:pPr>
            <w:r w:rsidRPr="00AD6A41">
              <w:rPr>
                <w:rFonts w:eastAsia="Times New Roman"/>
              </w:rPr>
              <w:t>(0.0595)</w:t>
            </w:r>
          </w:p>
        </w:tc>
      </w:tr>
      <w:tr w:rsidR="00AD6A41" w:rsidRPr="00AD6A41" w14:paraId="4A0E56E2" w14:textId="77777777" w:rsidTr="00AD6A41">
        <w:trPr>
          <w:tblCellSpacing w:w="15" w:type="dxa"/>
          <w:jc w:val="center"/>
        </w:trPr>
        <w:tc>
          <w:tcPr>
            <w:tcW w:w="0" w:type="auto"/>
            <w:vAlign w:val="center"/>
            <w:hideMark/>
          </w:tcPr>
          <w:p w14:paraId="063A57EB"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074B9270"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93D91C6" w14:textId="77777777" w:rsidR="00AD6A41" w:rsidRPr="00AD6A41" w:rsidRDefault="00AD6A41" w:rsidP="00AD6A41">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AD6A41" w:rsidRPr="00AD6A41" w14:paraId="7D9AD496" w14:textId="77777777" w:rsidTr="00AD6A41">
        <w:trPr>
          <w:tblCellSpacing w:w="15" w:type="dxa"/>
          <w:jc w:val="center"/>
        </w:trPr>
        <w:tc>
          <w:tcPr>
            <w:tcW w:w="0" w:type="auto"/>
            <w:vAlign w:val="center"/>
            <w:hideMark/>
          </w:tcPr>
          <w:p w14:paraId="232802F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10719B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8728D13" w14:textId="77777777" w:rsidR="00AD6A41" w:rsidRPr="00AD6A41" w:rsidRDefault="00AD6A41" w:rsidP="00AD6A41">
            <w:pPr>
              <w:spacing w:line="240" w:lineRule="auto"/>
              <w:ind w:firstLine="0"/>
              <w:jc w:val="center"/>
              <w:rPr>
                <w:rFonts w:eastAsia="Times New Roman"/>
              </w:rPr>
            </w:pPr>
            <w:r w:rsidRPr="00AD6A41">
              <w:rPr>
                <w:rFonts w:eastAsia="Times New Roman"/>
              </w:rPr>
              <w:t>(0.1572)</w:t>
            </w:r>
          </w:p>
        </w:tc>
      </w:tr>
      <w:tr w:rsidR="00AD6A41" w:rsidRPr="00AD6A41" w14:paraId="158AABB0" w14:textId="77777777" w:rsidTr="00AD6A41">
        <w:trPr>
          <w:tblCellSpacing w:w="15" w:type="dxa"/>
          <w:jc w:val="center"/>
        </w:trPr>
        <w:tc>
          <w:tcPr>
            <w:tcW w:w="0" w:type="auto"/>
            <w:vAlign w:val="center"/>
            <w:hideMark/>
          </w:tcPr>
          <w:p w14:paraId="37DA71A8"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52471AEA"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CE05788" w14:textId="77777777" w:rsidR="00AD6A41" w:rsidRPr="00AD6A41" w:rsidRDefault="00AD6A41" w:rsidP="00AD6A41">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AD6A41" w:rsidRPr="00AD6A41" w14:paraId="2D62B78B" w14:textId="77777777" w:rsidTr="00AD6A41">
        <w:trPr>
          <w:tblCellSpacing w:w="15" w:type="dxa"/>
          <w:jc w:val="center"/>
        </w:trPr>
        <w:tc>
          <w:tcPr>
            <w:tcW w:w="0" w:type="auto"/>
            <w:vAlign w:val="center"/>
            <w:hideMark/>
          </w:tcPr>
          <w:p w14:paraId="03E94A0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C9557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DFAFA8" w14:textId="77777777" w:rsidR="00AD6A41" w:rsidRPr="00AD6A41" w:rsidRDefault="00AD6A41" w:rsidP="00AD6A41">
            <w:pPr>
              <w:spacing w:line="240" w:lineRule="auto"/>
              <w:ind w:firstLine="0"/>
              <w:jc w:val="center"/>
              <w:rPr>
                <w:rFonts w:eastAsia="Times New Roman"/>
              </w:rPr>
            </w:pPr>
            <w:r w:rsidRPr="00AD6A41">
              <w:rPr>
                <w:rFonts w:eastAsia="Times New Roman"/>
              </w:rPr>
              <w:t>(0.1520)</w:t>
            </w:r>
          </w:p>
        </w:tc>
      </w:tr>
      <w:tr w:rsidR="00AD6A41" w:rsidRPr="00AD6A41" w14:paraId="31361D15" w14:textId="77777777" w:rsidTr="00AD6A41">
        <w:trPr>
          <w:tblCellSpacing w:w="15" w:type="dxa"/>
          <w:jc w:val="center"/>
        </w:trPr>
        <w:tc>
          <w:tcPr>
            <w:tcW w:w="0" w:type="auto"/>
            <w:vAlign w:val="center"/>
            <w:hideMark/>
          </w:tcPr>
          <w:p w14:paraId="3F281E8C"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128AC8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106FEF25" w14:textId="77777777" w:rsidR="00AD6A41" w:rsidRPr="00AD6A41" w:rsidRDefault="00AD6A41" w:rsidP="00AD6A41">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AD6A41" w:rsidRPr="00AD6A41" w14:paraId="5F6DEDA8" w14:textId="77777777" w:rsidTr="00AD6A41">
        <w:trPr>
          <w:tblCellSpacing w:w="15" w:type="dxa"/>
          <w:jc w:val="center"/>
        </w:trPr>
        <w:tc>
          <w:tcPr>
            <w:tcW w:w="0" w:type="auto"/>
            <w:vAlign w:val="center"/>
            <w:hideMark/>
          </w:tcPr>
          <w:p w14:paraId="04068E4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A8CFB3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D8F599E" w14:textId="77777777" w:rsidR="00AD6A41" w:rsidRPr="00AD6A41" w:rsidRDefault="00AD6A41" w:rsidP="00AD6A41">
            <w:pPr>
              <w:spacing w:line="240" w:lineRule="auto"/>
              <w:ind w:firstLine="0"/>
              <w:jc w:val="center"/>
              <w:rPr>
                <w:rFonts w:eastAsia="Times New Roman"/>
              </w:rPr>
            </w:pPr>
            <w:r w:rsidRPr="00AD6A41">
              <w:rPr>
                <w:rFonts w:eastAsia="Times New Roman"/>
              </w:rPr>
              <w:t>(0.1600)</w:t>
            </w:r>
          </w:p>
        </w:tc>
      </w:tr>
      <w:tr w:rsidR="00AD6A41" w:rsidRPr="00AD6A41" w14:paraId="617B68E4" w14:textId="77777777" w:rsidTr="00AD6A41">
        <w:trPr>
          <w:tblCellSpacing w:w="15" w:type="dxa"/>
          <w:jc w:val="center"/>
        </w:trPr>
        <w:tc>
          <w:tcPr>
            <w:tcW w:w="0" w:type="auto"/>
            <w:vAlign w:val="center"/>
            <w:hideMark/>
          </w:tcPr>
          <w:p w14:paraId="174333CE"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8271D49"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F9B3CE1" w14:textId="77777777" w:rsidR="00AD6A41" w:rsidRPr="00AD6A41" w:rsidRDefault="00AD6A41" w:rsidP="00AD6A41">
            <w:pPr>
              <w:spacing w:line="240" w:lineRule="auto"/>
              <w:ind w:firstLine="0"/>
              <w:jc w:val="center"/>
              <w:rPr>
                <w:rFonts w:eastAsia="Times New Roman"/>
              </w:rPr>
            </w:pPr>
            <w:r w:rsidRPr="00AD6A41">
              <w:rPr>
                <w:rFonts w:eastAsia="Times New Roman"/>
              </w:rPr>
              <w:t>0.0617</w:t>
            </w:r>
          </w:p>
        </w:tc>
      </w:tr>
      <w:tr w:rsidR="00AD6A41" w:rsidRPr="00AD6A41" w14:paraId="1E11493F" w14:textId="77777777" w:rsidTr="00AD6A41">
        <w:trPr>
          <w:tblCellSpacing w:w="15" w:type="dxa"/>
          <w:jc w:val="center"/>
        </w:trPr>
        <w:tc>
          <w:tcPr>
            <w:tcW w:w="0" w:type="auto"/>
            <w:vAlign w:val="center"/>
            <w:hideMark/>
          </w:tcPr>
          <w:p w14:paraId="5673D4E9"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4BBBF9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21B0FE1C" w14:textId="77777777" w:rsidR="00AD6A41" w:rsidRPr="00AD6A41" w:rsidRDefault="00AD6A41" w:rsidP="00AD6A41">
            <w:pPr>
              <w:spacing w:line="240" w:lineRule="auto"/>
              <w:ind w:firstLine="0"/>
              <w:jc w:val="center"/>
              <w:rPr>
                <w:rFonts w:eastAsia="Times New Roman"/>
              </w:rPr>
            </w:pPr>
            <w:r w:rsidRPr="00AD6A41">
              <w:rPr>
                <w:rFonts w:eastAsia="Times New Roman"/>
              </w:rPr>
              <w:t>(0.1802)</w:t>
            </w:r>
          </w:p>
        </w:tc>
      </w:tr>
      <w:tr w:rsidR="00AD6A41" w:rsidRPr="00AD6A41" w14:paraId="26D509FA" w14:textId="77777777" w:rsidTr="00AD6A41">
        <w:trPr>
          <w:tblCellSpacing w:w="15" w:type="dxa"/>
          <w:jc w:val="center"/>
        </w:trPr>
        <w:tc>
          <w:tcPr>
            <w:tcW w:w="0" w:type="auto"/>
            <w:vAlign w:val="center"/>
            <w:hideMark/>
          </w:tcPr>
          <w:p w14:paraId="1833BDE5"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1408C306"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F2E85F0" w14:textId="77777777" w:rsidR="00AD6A41" w:rsidRPr="00AD6A41" w:rsidRDefault="00AD6A41" w:rsidP="00AD6A41">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AD6A41" w:rsidRPr="00AD6A41" w14:paraId="31B7DA0B" w14:textId="77777777" w:rsidTr="00AD6A41">
        <w:trPr>
          <w:tblCellSpacing w:w="15" w:type="dxa"/>
          <w:jc w:val="center"/>
        </w:trPr>
        <w:tc>
          <w:tcPr>
            <w:tcW w:w="0" w:type="auto"/>
            <w:vAlign w:val="center"/>
            <w:hideMark/>
          </w:tcPr>
          <w:p w14:paraId="55EC81B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6D39A87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800CCA6" w14:textId="77777777" w:rsidR="00AD6A41" w:rsidRPr="00AD6A41" w:rsidRDefault="00AD6A41" w:rsidP="00AD6A41">
            <w:pPr>
              <w:spacing w:line="240" w:lineRule="auto"/>
              <w:ind w:firstLine="0"/>
              <w:jc w:val="center"/>
              <w:rPr>
                <w:rFonts w:eastAsia="Times New Roman"/>
              </w:rPr>
            </w:pPr>
            <w:r w:rsidRPr="00AD6A41">
              <w:rPr>
                <w:rFonts w:eastAsia="Times New Roman"/>
              </w:rPr>
              <w:t>(0.1954)</w:t>
            </w:r>
          </w:p>
        </w:tc>
      </w:tr>
      <w:tr w:rsidR="00AD6A41" w:rsidRPr="00AD6A41" w14:paraId="5661A50A" w14:textId="77777777" w:rsidTr="00AD6A41">
        <w:trPr>
          <w:tblCellSpacing w:w="15" w:type="dxa"/>
          <w:jc w:val="center"/>
        </w:trPr>
        <w:tc>
          <w:tcPr>
            <w:tcW w:w="0" w:type="auto"/>
            <w:vAlign w:val="center"/>
            <w:hideMark/>
          </w:tcPr>
          <w:p w14:paraId="75349463"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7D2D833C"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6109CF1" w14:textId="77777777" w:rsidR="00AD6A41" w:rsidRPr="00AD6A41" w:rsidRDefault="00AD6A41" w:rsidP="00AD6A41">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AD6A41" w:rsidRPr="00AD6A41" w14:paraId="7F1D5153" w14:textId="77777777" w:rsidTr="00AD6A41">
        <w:trPr>
          <w:tblCellSpacing w:w="15" w:type="dxa"/>
          <w:jc w:val="center"/>
        </w:trPr>
        <w:tc>
          <w:tcPr>
            <w:tcW w:w="0" w:type="auto"/>
            <w:vAlign w:val="center"/>
            <w:hideMark/>
          </w:tcPr>
          <w:p w14:paraId="7B05422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C7C3FD"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B67116" w14:textId="77777777" w:rsidR="00AD6A41" w:rsidRPr="00AD6A41" w:rsidRDefault="00AD6A41" w:rsidP="00AD6A41">
            <w:pPr>
              <w:spacing w:line="240" w:lineRule="auto"/>
              <w:ind w:firstLine="0"/>
              <w:jc w:val="center"/>
              <w:rPr>
                <w:rFonts w:eastAsia="Times New Roman"/>
              </w:rPr>
            </w:pPr>
            <w:r w:rsidRPr="00AD6A41">
              <w:rPr>
                <w:rFonts w:eastAsia="Times New Roman"/>
              </w:rPr>
              <w:t>(0.1800)</w:t>
            </w:r>
          </w:p>
        </w:tc>
      </w:tr>
      <w:tr w:rsidR="00AD6A41" w:rsidRPr="00AD6A41" w14:paraId="5BBB52AA" w14:textId="77777777" w:rsidTr="00AD6A41">
        <w:trPr>
          <w:tblCellSpacing w:w="15" w:type="dxa"/>
          <w:jc w:val="center"/>
        </w:trPr>
        <w:tc>
          <w:tcPr>
            <w:tcW w:w="0" w:type="auto"/>
            <w:vAlign w:val="center"/>
            <w:hideMark/>
          </w:tcPr>
          <w:p w14:paraId="22C5D26B"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1A2610B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15B0428" w14:textId="77777777" w:rsidR="00AD6A41" w:rsidRPr="00AD6A41" w:rsidRDefault="00AD6A41" w:rsidP="00AD6A41">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AD6A41" w:rsidRPr="00AD6A41" w14:paraId="301E8C41" w14:textId="77777777" w:rsidTr="00AD6A41">
        <w:trPr>
          <w:tblCellSpacing w:w="15" w:type="dxa"/>
          <w:jc w:val="center"/>
        </w:trPr>
        <w:tc>
          <w:tcPr>
            <w:tcW w:w="0" w:type="auto"/>
            <w:vAlign w:val="center"/>
            <w:hideMark/>
          </w:tcPr>
          <w:p w14:paraId="3C5F1F5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41654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FD7427C" w14:textId="77777777" w:rsidR="00AD6A41" w:rsidRPr="00AD6A41" w:rsidRDefault="00AD6A41" w:rsidP="00AD6A41">
            <w:pPr>
              <w:spacing w:line="240" w:lineRule="auto"/>
              <w:ind w:firstLine="0"/>
              <w:jc w:val="center"/>
              <w:rPr>
                <w:rFonts w:eastAsia="Times New Roman"/>
              </w:rPr>
            </w:pPr>
            <w:r w:rsidRPr="00AD6A41">
              <w:rPr>
                <w:rFonts w:eastAsia="Times New Roman"/>
              </w:rPr>
              <w:t>(0.1744)</w:t>
            </w:r>
          </w:p>
        </w:tc>
      </w:tr>
      <w:tr w:rsidR="00AD6A41" w:rsidRPr="00AD6A41" w14:paraId="3714AB64" w14:textId="77777777" w:rsidTr="00AD6A41">
        <w:trPr>
          <w:tblCellSpacing w:w="15" w:type="dxa"/>
          <w:jc w:val="center"/>
        </w:trPr>
        <w:tc>
          <w:tcPr>
            <w:tcW w:w="0" w:type="auto"/>
            <w:vAlign w:val="center"/>
            <w:hideMark/>
          </w:tcPr>
          <w:p w14:paraId="1EF7612C"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13579A5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2C9E9A2" w14:textId="77777777" w:rsidR="00AD6A41" w:rsidRPr="00AD6A41" w:rsidRDefault="00AD6A41" w:rsidP="00AD6A41">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AD6A41" w:rsidRPr="00AD6A41" w14:paraId="03ECA0B0" w14:textId="77777777" w:rsidTr="00AD6A41">
        <w:trPr>
          <w:tblCellSpacing w:w="15" w:type="dxa"/>
          <w:jc w:val="center"/>
        </w:trPr>
        <w:tc>
          <w:tcPr>
            <w:tcW w:w="0" w:type="auto"/>
            <w:vAlign w:val="center"/>
            <w:hideMark/>
          </w:tcPr>
          <w:p w14:paraId="2EFFF65E"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C9B423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B4868E3" w14:textId="77777777" w:rsidR="00AD6A41" w:rsidRPr="00AD6A41" w:rsidRDefault="00AD6A41" w:rsidP="00AD6A41">
            <w:pPr>
              <w:spacing w:line="240" w:lineRule="auto"/>
              <w:ind w:firstLine="0"/>
              <w:jc w:val="center"/>
              <w:rPr>
                <w:rFonts w:eastAsia="Times New Roman"/>
              </w:rPr>
            </w:pPr>
            <w:r w:rsidRPr="00AD6A41">
              <w:rPr>
                <w:rFonts w:eastAsia="Times New Roman"/>
              </w:rPr>
              <w:t>(0.1822)</w:t>
            </w:r>
          </w:p>
        </w:tc>
      </w:tr>
      <w:tr w:rsidR="00AD6A41" w:rsidRPr="00AD6A41" w14:paraId="5B125DC7" w14:textId="77777777" w:rsidTr="00AD6A41">
        <w:trPr>
          <w:tblCellSpacing w:w="15" w:type="dxa"/>
          <w:jc w:val="center"/>
        </w:trPr>
        <w:tc>
          <w:tcPr>
            <w:tcW w:w="0" w:type="auto"/>
            <w:vAlign w:val="center"/>
            <w:hideMark/>
          </w:tcPr>
          <w:p w14:paraId="27DD39B6"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CFBB050" w14:textId="77777777" w:rsidR="00AD6A41" w:rsidRPr="00AD6A41" w:rsidRDefault="00AD6A41" w:rsidP="00AD6A41">
            <w:pPr>
              <w:spacing w:line="240" w:lineRule="auto"/>
              <w:ind w:firstLine="0"/>
              <w:jc w:val="center"/>
              <w:rPr>
                <w:rFonts w:eastAsia="Times New Roman"/>
              </w:rPr>
            </w:pPr>
            <w:r w:rsidRPr="00AD6A41">
              <w:rPr>
                <w:rFonts w:eastAsia="Times New Roman"/>
              </w:rPr>
              <w:t>0.1694</w:t>
            </w:r>
          </w:p>
        </w:tc>
        <w:tc>
          <w:tcPr>
            <w:tcW w:w="0" w:type="auto"/>
            <w:vAlign w:val="center"/>
            <w:hideMark/>
          </w:tcPr>
          <w:p w14:paraId="0EA7EBEB" w14:textId="77777777" w:rsidR="00AD6A41" w:rsidRPr="00AD6A41" w:rsidRDefault="00AD6A41" w:rsidP="00AD6A41">
            <w:pPr>
              <w:spacing w:line="240" w:lineRule="auto"/>
              <w:ind w:firstLine="0"/>
              <w:jc w:val="center"/>
              <w:rPr>
                <w:rFonts w:eastAsia="Times New Roman"/>
              </w:rPr>
            </w:pPr>
            <w:r w:rsidRPr="00AD6A41">
              <w:rPr>
                <w:rFonts w:eastAsia="Times New Roman"/>
              </w:rPr>
              <w:t>0.1696</w:t>
            </w:r>
          </w:p>
        </w:tc>
      </w:tr>
      <w:tr w:rsidR="00AD6A41" w:rsidRPr="00AD6A41" w14:paraId="38B8B003" w14:textId="77777777" w:rsidTr="00AD6A41">
        <w:trPr>
          <w:tblCellSpacing w:w="15" w:type="dxa"/>
          <w:jc w:val="center"/>
        </w:trPr>
        <w:tc>
          <w:tcPr>
            <w:tcW w:w="0" w:type="auto"/>
            <w:vAlign w:val="center"/>
            <w:hideMark/>
          </w:tcPr>
          <w:p w14:paraId="6AA4791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2C6C42B" w14:textId="77777777" w:rsidR="00AD6A41" w:rsidRPr="00AD6A41" w:rsidRDefault="00AD6A41" w:rsidP="00AD6A41">
            <w:pPr>
              <w:spacing w:line="240" w:lineRule="auto"/>
              <w:ind w:firstLine="0"/>
              <w:jc w:val="center"/>
              <w:rPr>
                <w:rFonts w:eastAsia="Times New Roman"/>
              </w:rPr>
            </w:pPr>
            <w:r w:rsidRPr="00AD6A41">
              <w:rPr>
                <w:rFonts w:eastAsia="Times New Roman"/>
              </w:rPr>
              <w:t>(0.5975)</w:t>
            </w:r>
          </w:p>
        </w:tc>
        <w:tc>
          <w:tcPr>
            <w:tcW w:w="0" w:type="auto"/>
            <w:vAlign w:val="center"/>
            <w:hideMark/>
          </w:tcPr>
          <w:p w14:paraId="5E608AC6" w14:textId="77777777" w:rsidR="00AD6A41" w:rsidRPr="00AD6A41" w:rsidRDefault="00AD6A41" w:rsidP="00AD6A41">
            <w:pPr>
              <w:spacing w:line="240" w:lineRule="auto"/>
              <w:ind w:firstLine="0"/>
              <w:jc w:val="center"/>
              <w:rPr>
                <w:rFonts w:eastAsia="Times New Roman"/>
              </w:rPr>
            </w:pPr>
            <w:r w:rsidRPr="00AD6A41">
              <w:rPr>
                <w:rFonts w:eastAsia="Times New Roman"/>
              </w:rPr>
              <w:t>(0.5952)</w:t>
            </w:r>
          </w:p>
        </w:tc>
      </w:tr>
      <w:tr w:rsidR="00AD6A41" w:rsidRPr="00AD6A41" w14:paraId="66D2141E" w14:textId="77777777" w:rsidTr="00AD6A41">
        <w:trPr>
          <w:tblCellSpacing w:w="15" w:type="dxa"/>
          <w:jc w:val="center"/>
        </w:trPr>
        <w:tc>
          <w:tcPr>
            <w:tcW w:w="0" w:type="auto"/>
            <w:vAlign w:val="center"/>
            <w:hideMark/>
          </w:tcPr>
          <w:p w14:paraId="20453404"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19E93786" w14:textId="77777777" w:rsidR="00AD6A41" w:rsidRPr="00AD6A41" w:rsidRDefault="00AD6A41" w:rsidP="00AD6A41">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2303E0C1" w14:textId="77777777" w:rsidR="00AD6A41" w:rsidRPr="00AD6A41" w:rsidRDefault="00AD6A41" w:rsidP="00AD6A41">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AD6A41" w:rsidRPr="00AD6A41" w14:paraId="0E223D15" w14:textId="77777777" w:rsidTr="00AD6A41">
        <w:trPr>
          <w:tblCellSpacing w:w="15" w:type="dxa"/>
          <w:jc w:val="center"/>
        </w:trPr>
        <w:tc>
          <w:tcPr>
            <w:tcW w:w="0" w:type="auto"/>
            <w:vAlign w:val="center"/>
            <w:hideMark/>
          </w:tcPr>
          <w:p w14:paraId="245AB21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66F0B79" w14:textId="77777777" w:rsidR="00AD6A41" w:rsidRPr="00AD6A41" w:rsidRDefault="00AD6A41" w:rsidP="00AD6A41">
            <w:pPr>
              <w:spacing w:line="240" w:lineRule="auto"/>
              <w:ind w:firstLine="0"/>
              <w:jc w:val="center"/>
              <w:rPr>
                <w:rFonts w:eastAsia="Times New Roman"/>
              </w:rPr>
            </w:pPr>
            <w:r w:rsidRPr="00AD6A41">
              <w:rPr>
                <w:rFonts w:eastAsia="Times New Roman"/>
              </w:rPr>
              <w:t>(0.4197)</w:t>
            </w:r>
          </w:p>
        </w:tc>
        <w:tc>
          <w:tcPr>
            <w:tcW w:w="0" w:type="auto"/>
            <w:vAlign w:val="center"/>
            <w:hideMark/>
          </w:tcPr>
          <w:p w14:paraId="2D18091C" w14:textId="77777777" w:rsidR="00AD6A41" w:rsidRPr="00AD6A41" w:rsidRDefault="00AD6A41" w:rsidP="00AD6A41">
            <w:pPr>
              <w:spacing w:line="240" w:lineRule="auto"/>
              <w:ind w:firstLine="0"/>
              <w:jc w:val="center"/>
              <w:rPr>
                <w:rFonts w:eastAsia="Times New Roman"/>
              </w:rPr>
            </w:pPr>
            <w:r w:rsidRPr="00AD6A41">
              <w:rPr>
                <w:rFonts w:eastAsia="Times New Roman"/>
              </w:rPr>
              <w:t>(1.1216)</w:t>
            </w:r>
          </w:p>
        </w:tc>
      </w:tr>
      <w:tr w:rsidR="00AD6A41" w:rsidRPr="00AD6A41" w14:paraId="2FA85850" w14:textId="77777777" w:rsidTr="00AD6A41">
        <w:trPr>
          <w:tblCellSpacing w:w="15" w:type="dxa"/>
          <w:jc w:val="center"/>
        </w:trPr>
        <w:tc>
          <w:tcPr>
            <w:tcW w:w="0" w:type="auto"/>
            <w:gridSpan w:val="3"/>
            <w:tcBorders>
              <w:bottom w:val="single" w:sz="6" w:space="0" w:color="000000"/>
            </w:tcBorders>
            <w:vAlign w:val="center"/>
            <w:hideMark/>
          </w:tcPr>
          <w:p w14:paraId="528E1429" w14:textId="77777777" w:rsidR="00AD6A41" w:rsidRPr="00AD6A41" w:rsidRDefault="00AD6A41" w:rsidP="00AD6A41">
            <w:pPr>
              <w:spacing w:line="240" w:lineRule="auto"/>
              <w:ind w:firstLine="0"/>
              <w:jc w:val="center"/>
              <w:rPr>
                <w:rFonts w:eastAsia="Times New Roman"/>
              </w:rPr>
            </w:pPr>
          </w:p>
        </w:tc>
      </w:tr>
      <w:tr w:rsidR="00AD6A41" w:rsidRPr="00AD6A41" w14:paraId="05FEB875" w14:textId="77777777" w:rsidTr="00AD6A41">
        <w:trPr>
          <w:tblCellSpacing w:w="15" w:type="dxa"/>
          <w:jc w:val="center"/>
        </w:trPr>
        <w:tc>
          <w:tcPr>
            <w:tcW w:w="0" w:type="auto"/>
            <w:vAlign w:val="center"/>
            <w:hideMark/>
          </w:tcPr>
          <w:p w14:paraId="6850D2B9"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7FB0DEFE"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c>
          <w:tcPr>
            <w:tcW w:w="0" w:type="auto"/>
            <w:vAlign w:val="center"/>
            <w:hideMark/>
          </w:tcPr>
          <w:p w14:paraId="3F67A3AB"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r>
      <w:tr w:rsidR="00AD6A41" w:rsidRPr="00AD6A41" w14:paraId="3F09E26F" w14:textId="77777777" w:rsidTr="00AD6A41">
        <w:trPr>
          <w:tblCellSpacing w:w="15" w:type="dxa"/>
          <w:jc w:val="center"/>
        </w:trPr>
        <w:tc>
          <w:tcPr>
            <w:tcW w:w="0" w:type="auto"/>
            <w:vAlign w:val="center"/>
            <w:hideMark/>
          </w:tcPr>
          <w:p w14:paraId="17F7121C"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7C7E7916" w14:textId="77777777" w:rsidR="00AD6A41" w:rsidRPr="00AD6A41" w:rsidRDefault="00AD6A41" w:rsidP="00AD6A41">
            <w:pPr>
              <w:spacing w:line="240" w:lineRule="auto"/>
              <w:ind w:firstLine="0"/>
              <w:jc w:val="center"/>
              <w:rPr>
                <w:rFonts w:eastAsia="Times New Roman"/>
              </w:rPr>
            </w:pPr>
            <w:r w:rsidRPr="00AD6A41">
              <w:rPr>
                <w:rFonts w:eastAsia="Times New Roman"/>
              </w:rPr>
              <w:t>0.0020</w:t>
            </w:r>
          </w:p>
        </w:tc>
        <w:tc>
          <w:tcPr>
            <w:tcW w:w="0" w:type="auto"/>
            <w:vAlign w:val="center"/>
            <w:hideMark/>
          </w:tcPr>
          <w:p w14:paraId="1AF834AF" w14:textId="77777777" w:rsidR="00AD6A41" w:rsidRPr="00AD6A41" w:rsidRDefault="00AD6A41" w:rsidP="00AD6A41">
            <w:pPr>
              <w:spacing w:line="240" w:lineRule="auto"/>
              <w:ind w:firstLine="0"/>
              <w:jc w:val="center"/>
              <w:rPr>
                <w:rFonts w:eastAsia="Times New Roman"/>
              </w:rPr>
            </w:pPr>
            <w:r w:rsidRPr="00AD6A41">
              <w:rPr>
                <w:rFonts w:eastAsia="Times New Roman"/>
              </w:rPr>
              <w:t>0.0136</w:t>
            </w:r>
          </w:p>
        </w:tc>
      </w:tr>
      <w:tr w:rsidR="00AD6A41" w:rsidRPr="00AD6A41" w14:paraId="6C5A42C9" w14:textId="77777777" w:rsidTr="00AD6A41">
        <w:trPr>
          <w:tblCellSpacing w:w="15" w:type="dxa"/>
          <w:jc w:val="center"/>
        </w:trPr>
        <w:tc>
          <w:tcPr>
            <w:tcW w:w="0" w:type="auto"/>
            <w:vAlign w:val="center"/>
            <w:hideMark/>
          </w:tcPr>
          <w:p w14:paraId="79409363"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3D633FB7" w14:textId="77777777" w:rsidR="00AD6A41" w:rsidRPr="00AD6A41" w:rsidRDefault="00AD6A41" w:rsidP="00AD6A41">
            <w:pPr>
              <w:spacing w:line="240" w:lineRule="auto"/>
              <w:ind w:firstLine="0"/>
              <w:jc w:val="center"/>
              <w:rPr>
                <w:rFonts w:eastAsia="Times New Roman"/>
              </w:rPr>
            </w:pPr>
            <w:r w:rsidRPr="00AD6A41">
              <w:rPr>
                <w:rFonts w:eastAsia="Times New Roman"/>
              </w:rPr>
              <w:t>0.0019</w:t>
            </w:r>
          </w:p>
        </w:tc>
        <w:tc>
          <w:tcPr>
            <w:tcW w:w="0" w:type="auto"/>
            <w:vAlign w:val="center"/>
            <w:hideMark/>
          </w:tcPr>
          <w:p w14:paraId="239027F9" w14:textId="77777777" w:rsidR="00AD6A41" w:rsidRPr="00AD6A41" w:rsidRDefault="00AD6A41" w:rsidP="00AD6A41">
            <w:pPr>
              <w:spacing w:line="240" w:lineRule="auto"/>
              <w:ind w:firstLine="0"/>
              <w:jc w:val="center"/>
              <w:rPr>
                <w:rFonts w:eastAsia="Times New Roman"/>
              </w:rPr>
            </w:pPr>
            <w:r w:rsidRPr="00AD6A41">
              <w:rPr>
                <w:rFonts w:eastAsia="Times New Roman"/>
              </w:rPr>
              <w:t>0.0130</w:t>
            </w:r>
          </w:p>
        </w:tc>
      </w:tr>
      <w:tr w:rsidR="00AD6A41" w:rsidRPr="00AD6A41" w14:paraId="66FC237E" w14:textId="77777777" w:rsidTr="00AD6A41">
        <w:trPr>
          <w:tblCellSpacing w:w="15" w:type="dxa"/>
          <w:jc w:val="center"/>
        </w:trPr>
        <w:tc>
          <w:tcPr>
            <w:tcW w:w="0" w:type="auto"/>
            <w:vAlign w:val="center"/>
            <w:hideMark/>
          </w:tcPr>
          <w:p w14:paraId="5DC11639"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Residual Std. Error</w:t>
            </w:r>
          </w:p>
        </w:tc>
        <w:tc>
          <w:tcPr>
            <w:tcW w:w="0" w:type="auto"/>
            <w:vAlign w:val="center"/>
            <w:hideMark/>
          </w:tcPr>
          <w:p w14:paraId="537E76A0" w14:textId="77777777" w:rsidR="00AD6A41" w:rsidRPr="00AD6A41" w:rsidRDefault="00AD6A41" w:rsidP="00AD6A41">
            <w:pPr>
              <w:spacing w:line="240" w:lineRule="auto"/>
              <w:ind w:firstLine="0"/>
              <w:jc w:val="center"/>
              <w:rPr>
                <w:rFonts w:eastAsia="Times New Roman"/>
              </w:rPr>
            </w:pPr>
            <w:r w:rsidRPr="00AD6A41">
              <w:rPr>
                <w:rFonts w:eastAsia="Times New Roman"/>
              </w:rPr>
              <w:t>8.4872 (df = 20790)</w:t>
            </w:r>
          </w:p>
        </w:tc>
        <w:tc>
          <w:tcPr>
            <w:tcW w:w="0" w:type="auto"/>
            <w:vAlign w:val="center"/>
            <w:hideMark/>
          </w:tcPr>
          <w:p w14:paraId="3599C3DF" w14:textId="77777777" w:rsidR="00AD6A41" w:rsidRPr="00AD6A41" w:rsidRDefault="00AD6A41" w:rsidP="00AD6A41">
            <w:pPr>
              <w:spacing w:line="240" w:lineRule="auto"/>
              <w:ind w:firstLine="0"/>
              <w:jc w:val="center"/>
              <w:rPr>
                <w:rFonts w:eastAsia="Times New Roman"/>
              </w:rPr>
            </w:pPr>
            <w:r w:rsidRPr="00AD6A41">
              <w:rPr>
                <w:rFonts w:eastAsia="Times New Roman"/>
              </w:rPr>
              <w:t>8.4398 (df = 20780)</w:t>
            </w:r>
          </w:p>
        </w:tc>
      </w:tr>
      <w:tr w:rsidR="00AD6A41" w:rsidRPr="00AD6A41" w14:paraId="1FB4712F" w14:textId="77777777" w:rsidTr="00AD6A41">
        <w:trPr>
          <w:tblCellSpacing w:w="15" w:type="dxa"/>
          <w:jc w:val="center"/>
        </w:trPr>
        <w:tc>
          <w:tcPr>
            <w:tcW w:w="0" w:type="auto"/>
            <w:vAlign w:val="center"/>
            <w:hideMark/>
          </w:tcPr>
          <w:p w14:paraId="71EA7EAC"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C0A8DE3" w14:textId="77777777" w:rsidR="00AD6A41" w:rsidRPr="00AD6A41" w:rsidRDefault="00AD6A41" w:rsidP="00AD6A41">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(df = 3; 20790)</w:t>
            </w:r>
          </w:p>
        </w:tc>
        <w:tc>
          <w:tcPr>
            <w:tcW w:w="0" w:type="auto"/>
            <w:vAlign w:val="center"/>
            <w:hideMark/>
          </w:tcPr>
          <w:p w14:paraId="4BF20B9D" w14:textId="77777777" w:rsidR="00AD6A41" w:rsidRPr="00AD6A41" w:rsidRDefault="00AD6A41" w:rsidP="00AD6A41">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(df = 13; 20780)</w:t>
            </w:r>
          </w:p>
        </w:tc>
      </w:tr>
      <w:tr w:rsidR="00AD6A41" w:rsidRPr="00AD6A41" w14:paraId="4EE5C07E" w14:textId="77777777" w:rsidTr="00AD6A41">
        <w:trPr>
          <w:tblCellSpacing w:w="15" w:type="dxa"/>
          <w:jc w:val="center"/>
        </w:trPr>
        <w:tc>
          <w:tcPr>
            <w:tcW w:w="0" w:type="auto"/>
            <w:gridSpan w:val="3"/>
            <w:tcBorders>
              <w:bottom w:val="single" w:sz="6" w:space="0" w:color="000000"/>
            </w:tcBorders>
            <w:vAlign w:val="center"/>
            <w:hideMark/>
          </w:tcPr>
          <w:p w14:paraId="6866E82C" w14:textId="77777777" w:rsidR="00AD6A41" w:rsidRPr="00AD6A41" w:rsidRDefault="00AD6A41" w:rsidP="00AD6A41">
            <w:pPr>
              <w:spacing w:line="240" w:lineRule="auto"/>
              <w:ind w:firstLine="0"/>
              <w:jc w:val="center"/>
              <w:rPr>
                <w:rFonts w:eastAsia="Times New Roman"/>
              </w:rPr>
            </w:pPr>
          </w:p>
        </w:tc>
      </w:tr>
      <w:tr w:rsidR="00AD6A41" w:rsidRPr="00AD6A41" w14:paraId="0C4796C5" w14:textId="77777777" w:rsidTr="00AD6A41">
        <w:trPr>
          <w:tblCellSpacing w:w="15" w:type="dxa"/>
          <w:jc w:val="center"/>
        </w:trPr>
        <w:tc>
          <w:tcPr>
            <w:tcW w:w="0" w:type="auto"/>
            <w:vAlign w:val="center"/>
            <w:hideMark/>
          </w:tcPr>
          <w:p w14:paraId="5F1679D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C4C0ACF"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00F90BB1" w14:textId="5FF10C37"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0A7C6A5A" w:rsidR="008F3A03" w:rsidRDefault="008F3A03" w:rsidP="008F3A03">
      <w:pPr>
        <w:pStyle w:val="Caption"/>
        <w:keepNext/>
        <w:jc w:val="left"/>
      </w:pPr>
      <w:bookmarkStart w:id="49" w:name="_Ref170030812"/>
      <w:r>
        <w:t xml:space="preserve">Table </w:t>
      </w:r>
      <w:fldSimple w:instr=" SEQ Table \* ARABIC ">
        <w:r w:rsidR="00767205">
          <w:rPr>
            <w:noProof/>
          </w:rPr>
          <w:t>9</w:t>
        </w:r>
      </w:fldSimple>
      <w:bookmarkEnd w:id="49"/>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(df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(df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(df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(df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0CDBB3E7"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commentRangeStart w:id="50"/>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less counterparty risk can be captured as increases in premia by the dealers, without improving liquidity. The relative bid-ask spread, Roll measure and Amihud measures all consistently show no change in market liquidity due to the clearing mandate</w:t>
      </w:r>
      <w:commentRangeEnd w:id="50"/>
      <w:r w:rsidR="00646DB7">
        <w:rPr>
          <w:rStyle w:val="CommentReference"/>
        </w:rPr>
        <w:commentReference w:id="50"/>
      </w:r>
      <w:r w:rsidR="00930217">
        <w:t>.</w:t>
      </w:r>
    </w:p>
    <w:p w14:paraId="2B2CE8F7" w14:textId="74F205B9" w:rsidR="005D2017" w:rsidRDefault="005D2017">
      <w:pPr>
        <w:spacing w:line="240" w:lineRule="auto"/>
        <w:ind w:firstLine="0"/>
        <w:jc w:val="left"/>
      </w:pPr>
      <w:r>
        <w:br w:type="page"/>
      </w:r>
    </w:p>
    <w:p w14:paraId="3B854751" w14:textId="24C6E9DF" w:rsidR="000E7A31" w:rsidRDefault="000E7A31" w:rsidP="00714654">
      <w:pPr>
        <w:pStyle w:val="Caption"/>
        <w:keepNext/>
        <w:jc w:val="center"/>
      </w:pPr>
      <w:bookmarkStart w:id="51" w:name="_Ref170051638"/>
      <w:r>
        <w:lastRenderedPageBreak/>
        <w:t xml:space="preserve">Table </w:t>
      </w:r>
      <w:fldSimple w:instr=" SEQ Table \* ARABIC ">
        <w:r w:rsidR="00767205">
          <w:rPr>
            <w:noProof/>
          </w:rPr>
          <w:t>10</w:t>
        </w:r>
      </w:fldSimple>
      <w:bookmarkEnd w:id="51"/>
      <w:r>
        <w:rPr>
          <w:noProof/>
        </w:rPr>
        <w:t xml:space="preserve"> Relative Bid-Ask </w:t>
      </w:r>
      <w:commentRangeStart w:id="52"/>
      <w:r>
        <w:rPr>
          <w:noProof/>
        </w:rPr>
        <w:t>Spread</w:t>
      </w:r>
      <w:commentRangeEnd w:id="52"/>
      <w:r w:rsidR="00714654">
        <w:rPr>
          <w:rStyle w:val="CommentReference"/>
          <w:i w:val="0"/>
          <w:iCs w:val="0"/>
          <w:color w:val="auto"/>
        </w:rPr>
        <w:commentReference w:id="52"/>
      </w:r>
      <w:r>
        <w:rPr>
          <w:noProof/>
        </w:rPr>
        <w:t xml:space="preserv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rsidP="000E5E42">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rsidP="000E5E42">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rsidP="000E5E42">
            <w:pPr>
              <w:jc w:val="center"/>
              <w:rPr>
                <w:rFonts w:eastAsia="Times New Roman"/>
                <w:sz w:val="20"/>
                <w:szCs w:val="20"/>
              </w:rPr>
            </w:pPr>
          </w:p>
        </w:tc>
        <w:tc>
          <w:tcPr>
            <w:tcW w:w="0" w:type="auto"/>
            <w:vAlign w:val="center"/>
            <w:hideMark/>
          </w:tcPr>
          <w:p w14:paraId="6054EBA7" w14:textId="77777777" w:rsidR="00B5286A" w:rsidRDefault="00B5286A" w:rsidP="000E5E42">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rsidP="000E5E42">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rsidP="000E5E42">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rsidP="000E5E42">
            <w:pPr>
              <w:jc w:val="center"/>
              <w:rPr>
                <w:rFonts w:eastAsia="Times New Roman"/>
                <w:sz w:val="20"/>
                <w:szCs w:val="20"/>
              </w:rPr>
            </w:pPr>
          </w:p>
        </w:tc>
        <w:tc>
          <w:tcPr>
            <w:tcW w:w="0" w:type="auto"/>
            <w:vAlign w:val="center"/>
            <w:hideMark/>
          </w:tcPr>
          <w:p w14:paraId="750B1728" w14:textId="77777777" w:rsidR="00B5286A" w:rsidRDefault="00B5286A" w:rsidP="000E5E42">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rsidP="000E5E42">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rsidP="000E5E42">
            <w:pPr>
              <w:jc w:val="left"/>
              <w:rPr>
                <w:rFonts w:eastAsia="Times New Roman"/>
              </w:rPr>
            </w:pPr>
            <w:r>
              <w:rPr>
                <w:rFonts w:eastAsia="Times New Roman"/>
              </w:rPr>
              <w:t>Group</w:t>
            </w:r>
          </w:p>
        </w:tc>
        <w:tc>
          <w:tcPr>
            <w:tcW w:w="0" w:type="auto"/>
            <w:vAlign w:val="center"/>
            <w:hideMark/>
          </w:tcPr>
          <w:p w14:paraId="18E1C981" w14:textId="77777777" w:rsidR="00B5286A" w:rsidRDefault="00B5286A" w:rsidP="000E5E42">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rsidP="000E5E42">
            <w:pPr>
              <w:jc w:val="center"/>
              <w:rPr>
                <w:rFonts w:eastAsia="Times New Roman"/>
              </w:rPr>
            </w:pPr>
          </w:p>
        </w:tc>
        <w:tc>
          <w:tcPr>
            <w:tcW w:w="0" w:type="auto"/>
            <w:vAlign w:val="center"/>
            <w:hideMark/>
          </w:tcPr>
          <w:p w14:paraId="63931614" w14:textId="77777777" w:rsidR="00B5286A" w:rsidRDefault="00B5286A" w:rsidP="000E5E42">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rsidP="000E5E42">
            <w:pPr>
              <w:jc w:val="center"/>
              <w:rPr>
                <w:rFonts w:eastAsia="Times New Roman"/>
              </w:rPr>
            </w:pPr>
          </w:p>
        </w:tc>
        <w:tc>
          <w:tcPr>
            <w:tcW w:w="0" w:type="auto"/>
            <w:vAlign w:val="center"/>
            <w:hideMark/>
          </w:tcPr>
          <w:p w14:paraId="25BAA37E" w14:textId="77777777" w:rsidR="00B5286A" w:rsidRDefault="00B5286A" w:rsidP="000E5E42">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rsidP="000E5E42">
            <w:pPr>
              <w:jc w:val="left"/>
              <w:rPr>
                <w:rFonts w:eastAsia="Times New Roman"/>
              </w:rPr>
            </w:pPr>
            <w:r>
              <w:rPr>
                <w:rFonts w:eastAsia="Times New Roman"/>
              </w:rPr>
              <w:t>Period</w:t>
            </w:r>
          </w:p>
        </w:tc>
        <w:tc>
          <w:tcPr>
            <w:tcW w:w="0" w:type="auto"/>
            <w:vAlign w:val="center"/>
            <w:hideMark/>
          </w:tcPr>
          <w:p w14:paraId="585F3902" w14:textId="77777777" w:rsidR="00B5286A" w:rsidRDefault="00B5286A" w:rsidP="000E5E42">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rsidP="000E5E42">
            <w:pPr>
              <w:jc w:val="center"/>
              <w:rPr>
                <w:rFonts w:eastAsia="Times New Roman"/>
              </w:rPr>
            </w:pPr>
          </w:p>
        </w:tc>
        <w:tc>
          <w:tcPr>
            <w:tcW w:w="0" w:type="auto"/>
            <w:vAlign w:val="center"/>
            <w:hideMark/>
          </w:tcPr>
          <w:p w14:paraId="1BFF9711" w14:textId="77777777" w:rsidR="00B5286A" w:rsidRDefault="00B5286A" w:rsidP="000E5E42">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rsidP="000E5E42">
            <w:pPr>
              <w:jc w:val="center"/>
              <w:rPr>
                <w:rFonts w:eastAsia="Times New Roman"/>
              </w:rPr>
            </w:pPr>
          </w:p>
        </w:tc>
        <w:tc>
          <w:tcPr>
            <w:tcW w:w="0" w:type="auto"/>
            <w:vAlign w:val="center"/>
            <w:hideMark/>
          </w:tcPr>
          <w:p w14:paraId="75374998" w14:textId="77777777" w:rsidR="00B5286A" w:rsidRDefault="00B5286A" w:rsidP="000E5E42">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rsidP="000E5E42">
            <w:pPr>
              <w:jc w:val="left"/>
              <w:rPr>
                <w:rFonts w:eastAsia="Times New Roman"/>
              </w:rPr>
            </w:pPr>
            <w:r>
              <w:rPr>
                <w:rFonts w:eastAsia="Times New Roman"/>
              </w:rPr>
              <w:t>Tenor (2Y)</w:t>
            </w:r>
          </w:p>
        </w:tc>
        <w:tc>
          <w:tcPr>
            <w:tcW w:w="0" w:type="auto"/>
            <w:vAlign w:val="center"/>
            <w:hideMark/>
          </w:tcPr>
          <w:p w14:paraId="26DC3397" w14:textId="77777777" w:rsidR="00B5286A" w:rsidRDefault="00B5286A" w:rsidP="000E5E42">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rsidP="000E5E42">
            <w:pPr>
              <w:jc w:val="center"/>
              <w:rPr>
                <w:rFonts w:eastAsia="Times New Roman"/>
              </w:rPr>
            </w:pPr>
          </w:p>
        </w:tc>
        <w:tc>
          <w:tcPr>
            <w:tcW w:w="0" w:type="auto"/>
            <w:vAlign w:val="center"/>
            <w:hideMark/>
          </w:tcPr>
          <w:p w14:paraId="32828830" w14:textId="77777777" w:rsidR="00B5286A" w:rsidRDefault="00B5286A" w:rsidP="000E5E42">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rsidP="000E5E42">
            <w:pPr>
              <w:jc w:val="center"/>
              <w:rPr>
                <w:rFonts w:eastAsia="Times New Roman"/>
              </w:rPr>
            </w:pPr>
          </w:p>
        </w:tc>
        <w:tc>
          <w:tcPr>
            <w:tcW w:w="0" w:type="auto"/>
            <w:vAlign w:val="center"/>
            <w:hideMark/>
          </w:tcPr>
          <w:p w14:paraId="2B231C62" w14:textId="77777777" w:rsidR="00B5286A" w:rsidRDefault="00B5286A" w:rsidP="000E5E42">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rsidP="000E5E42">
            <w:pPr>
              <w:jc w:val="left"/>
              <w:rPr>
                <w:rFonts w:eastAsia="Times New Roman"/>
              </w:rPr>
            </w:pPr>
            <w:r>
              <w:rPr>
                <w:rFonts w:eastAsia="Times New Roman"/>
              </w:rPr>
              <w:t>Tenor (5Y)</w:t>
            </w:r>
          </w:p>
        </w:tc>
        <w:tc>
          <w:tcPr>
            <w:tcW w:w="0" w:type="auto"/>
            <w:vAlign w:val="center"/>
            <w:hideMark/>
          </w:tcPr>
          <w:p w14:paraId="69574360" w14:textId="77777777" w:rsidR="00B5286A" w:rsidRDefault="00B5286A" w:rsidP="000E5E42">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rsidP="000E5E42">
            <w:pPr>
              <w:jc w:val="center"/>
              <w:rPr>
                <w:rFonts w:eastAsia="Times New Roman"/>
              </w:rPr>
            </w:pPr>
          </w:p>
        </w:tc>
        <w:tc>
          <w:tcPr>
            <w:tcW w:w="0" w:type="auto"/>
            <w:vAlign w:val="center"/>
            <w:hideMark/>
          </w:tcPr>
          <w:p w14:paraId="2491706F" w14:textId="77777777" w:rsidR="00B5286A" w:rsidRDefault="00B5286A" w:rsidP="000E5E42">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rsidP="000E5E42">
            <w:pPr>
              <w:jc w:val="center"/>
              <w:rPr>
                <w:rFonts w:eastAsia="Times New Roman"/>
              </w:rPr>
            </w:pPr>
          </w:p>
        </w:tc>
        <w:tc>
          <w:tcPr>
            <w:tcW w:w="0" w:type="auto"/>
            <w:vAlign w:val="center"/>
            <w:hideMark/>
          </w:tcPr>
          <w:p w14:paraId="7B1B0415" w14:textId="77777777" w:rsidR="00B5286A" w:rsidRDefault="00B5286A" w:rsidP="000E5E42">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rsidP="000E5E42">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rsidP="000E5E42">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rsidP="000E5E42">
            <w:pPr>
              <w:jc w:val="center"/>
              <w:rPr>
                <w:rFonts w:eastAsia="Times New Roman"/>
              </w:rPr>
            </w:pPr>
          </w:p>
        </w:tc>
        <w:tc>
          <w:tcPr>
            <w:tcW w:w="0" w:type="auto"/>
            <w:vAlign w:val="center"/>
            <w:hideMark/>
          </w:tcPr>
          <w:p w14:paraId="6BF69F62" w14:textId="77777777" w:rsidR="00B5286A" w:rsidRDefault="00B5286A" w:rsidP="000E5E42">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rsidP="000E5E42">
            <w:pPr>
              <w:jc w:val="center"/>
              <w:rPr>
                <w:rFonts w:eastAsia="Times New Roman"/>
              </w:rPr>
            </w:pPr>
          </w:p>
        </w:tc>
        <w:tc>
          <w:tcPr>
            <w:tcW w:w="0" w:type="auto"/>
            <w:vAlign w:val="center"/>
            <w:hideMark/>
          </w:tcPr>
          <w:p w14:paraId="4D0818B4" w14:textId="77777777" w:rsidR="00B5286A" w:rsidRDefault="00B5286A" w:rsidP="000E5E42">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rsidP="000E5E42">
            <w:pPr>
              <w:jc w:val="left"/>
              <w:rPr>
                <w:rFonts w:eastAsia="Times New Roman"/>
              </w:rPr>
            </w:pPr>
            <w:r>
              <w:rPr>
                <w:rFonts w:eastAsia="Times New Roman"/>
              </w:rPr>
              <w:t>Constant</w:t>
            </w:r>
          </w:p>
        </w:tc>
        <w:tc>
          <w:tcPr>
            <w:tcW w:w="0" w:type="auto"/>
            <w:vAlign w:val="center"/>
            <w:hideMark/>
          </w:tcPr>
          <w:p w14:paraId="4FBD62C5" w14:textId="77777777" w:rsidR="00B5286A" w:rsidRDefault="00B5286A" w:rsidP="000E5E42">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rsidP="000E5E42">
            <w:pPr>
              <w:jc w:val="center"/>
              <w:rPr>
                <w:rFonts w:eastAsia="Times New Roman"/>
              </w:rPr>
            </w:pPr>
          </w:p>
        </w:tc>
        <w:tc>
          <w:tcPr>
            <w:tcW w:w="0" w:type="auto"/>
            <w:vAlign w:val="center"/>
            <w:hideMark/>
          </w:tcPr>
          <w:p w14:paraId="3F3D6660" w14:textId="77777777" w:rsidR="00B5286A" w:rsidRDefault="00B5286A" w:rsidP="000E5E42">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rsidP="000E5E42">
            <w:pPr>
              <w:jc w:val="center"/>
              <w:rPr>
                <w:rFonts w:eastAsia="Times New Roman"/>
              </w:rPr>
            </w:pPr>
          </w:p>
        </w:tc>
        <w:tc>
          <w:tcPr>
            <w:tcW w:w="0" w:type="auto"/>
            <w:vAlign w:val="center"/>
            <w:hideMark/>
          </w:tcPr>
          <w:p w14:paraId="1B126EB9" w14:textId="77777777" w:rsidR="00B5286A" w:rsidRDefault="00B5286A" w:rsidP="000E5E42">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rsidP="000E5E42">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rsidP="000E5E42">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rsidP="000E5E42">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rsidP="000E5E42">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rsidP="000E5E42">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rsidP="000E5E42">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rsidP="000E5E42">
            <w:pPr>
              <w:jc w:val="center"/>
              <w:rPr>
                <w:rFonts w:eastAsia="Times New Roman"/>
              </w:rPr>
            </w:pPr>
            <w:r>
              <w:rPr>
                <w:rFonts w:eastAsia="Times New Roman"/>
              </w:rPr>
              <w:t>0.005 (df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rsidP="000E5E42">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rsidP="000E5E42">
            <w:pPr>
              <w:jc w:val="center"/>
              <w:rPr>
                <w:rFonts w:eastAsia="Times New Roman"/>
              </w:rPr>
            </w:pPr>
            <w:r>
              <w:rPr>
                <w:rFonts w:eastAsia="Times New Roman"/>
              </w:rPr>
              <w:t>48.406</w:t>
            </w:r>
            <w:r>
              <w:rPr>
                <w:rFonts w:eastAsia="Times New Roman"/>
                <w:vertAlign w:val="superscript"/>
              </w:rPr>
              <w:t>***</w:t>
            </w:r>
            <w:r>
              <w:rPr>
                <w:rFonts w:eastAsia="Times New Roman"/>
              </w:rPr>
              <w:t xml:space="preserve"> (df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rsidP="000E5E42">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rsidP="000E5E42">
            <w:pPr>
              <w:jc w:val="left"/>
              <w:rPr>
                <w:rFonts w:eastAsia="Times New Roman"/>
              </w:rPr>
            </w:pPr>
            <w:r>
              <w:rPr>
                <w:rStyle w:val="Emphasis"/>
              </w:rPr>
              <w:t>Note:</w:t>
            </w:r>
          </w:p>
        </w:tc>
        <w:tc>
          <w:tcPr>
            <w:tcW w:w="0" w:type="auto"/>
            <w:vAlign w:val="center"/>
            <w:hideMark/>
          </w:tcPr>
          <w:p w14:paraId="6D913454" w14:textId="77777777" w:rsidR="00B5286A" w:rsidRDefault="00B5286A"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69C0FE1" w:rsidR="000E7A31" w:rsidRDefault="000E7A31" w:rsidP="00714654">
      <w:pPr>
        <w:pStyle w:val="Caption"/>
        <w:keepNext/>
        <w:jc w:val="center"/>
      </w:pPr>
      <w:bookmarkStart w:id="53" w:name="_Ref170051781"/>
      <w:r>
        <w:lastRenderedPageBreak/>
        <w:t xml:space="preserve">Table </w:t>
      </w:r>
      <w:fldSimple w:instr=" SEQ Table \* ARABIC ">
        <w:r w:rsidR="00767205">
          <w:rPr>
            <w:noProof/>
          </w:rPr>
          <w:t>11</w:t>
        </w:r>
      </w:fldSimple>
      <w:bookmarkEnd w:id="53"/>
      <w:r>
        <w:rPr>
          <w:noProof/>
        </w:rPr>
        <w:t xml:space="preserve"> Roll Measure </w:t>
      </w:r>
      <w:commentRangeStart w:id="54"/>
      <w:r>
        <w:rPr>
          <w:noProof/>
        </w:rPr>
        <w:t>DiD</w:t>
      </w:r>
      <w:commentRangeEnd w:id="54"/>
      <w:r w:rsidR="00714654">
        <w:rPr>
          <w:rStyle w:val="CommentReference"/>
          <w:i w:val="0"/>
          <w:iCs w:val="0"/>
          <w:color w:val="auto"/>
        </w:rPr>
        <w:commentReference w:id="54"/>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rsidP="000E5E42">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rsidP="000E5E42">
            <w:pPr>
              <w:jc w:val="center"/>
              <w:rPr>
                <w:rFonts w:eastAsia="Times New Roman"/>
                <w:sz w:val="20"/>
                <w:szCs w:val="20"/>
              </w:rPr>
            </w:pPr>
          </w:p>
        </w:tc>
        <w:tc>
          <w:tcPr>
            <w:tcW w:w="0" w:type="auto"/>
            <w:vAlign w:val="center"/>
            <w:hideMark/>
          </w:tcPr>
          <w:p w14:paraId="46212D09" w14:textId="77777777" w:rsidR="009C0FEC" w:rsidRDefault="009C0FEC" w:rsidP="000E5E42">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rsidP="000E5E42">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rsidP="000E5E42">
            <w:pPr>
              <w:jc w:val="center"/>
              <w:rPr>
                <w:rFonts w:eastAsia="Times New Roman"/>
                <w:sz w:val="20"/>
                <w:szCs w:val="20"/>
              </w:rPr>
            </w:pPr>
          </w:p>
        </w:tc>
        <w:tc>
          <w:tcPr>
            <w:tcW w:w="0" w:type="auto"/>
            <w:vAlign w:val="center"/>
            <w:hideMark/>
          </w:tcPr>
          <w:p w14:paraId="000316DE" w14:textId="77777777" w:rsidR="009C0FEC" w:rsidRDefault="009C0FEC" w:rsidP="000E5E42">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rsidP="000E5E42">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rsidP="000E5E42">
            <w:pPr>
              <w:jc w:val="left"/>
              <w:rPr>
                <w:rFonts w:eastAsia="Times New Roman"/>
              </w:rPr>
            </w:pPr>
            <w:r>
              <w:rPr>
                <w:rFonts w:eastAsia="Times New Roman"/>
              </w:rPr>
              <w:t>Group</w:t>
            </w:r>
          </w:p>
        </w:tc>
        <w:tc>
          <w:tcPr>
            <w:tcW w:w="0" w:type="auto"/>
            <w:vAlign w:val="center"/>
            <w:hideMark/>
          </w:tcPr>
          <w:p w14:paraId="588BBC2F" w14:textId="77777777" w:rsidR="009C0FEC" w:rsidRDefault="009C0FEC" w:rsidP="000E5E42">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rsidP="000E5E42">
            <w:pPr>
              <w:jc w:val="center"/>
              <w:rPr>
                <w:rFonts w:eastAsia="Times New Roman"/>
              </w:rPr>
            </w:pPr>
          </w:p>
        </w:tc>
        <w:tc>
          <w:tcPr>
            <w:tcW w:w="0" w:type="auto"/>
            <w:vAlign w:val="center"/>
            <w:hideMark/>
          </w:tcPr>
          <w:p w14:paraId="35B85CFE" w14:textId="77777777" w:rsidR="009C0FEC" w:rsidRDefault="009C0FEC" w:rsidP="000E5E42">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rsidP="000E5E42">
            <w:pPr>
              <w:jc w:val="center"/>
              <w:rPr>
                <w:rFonts w:eastAsia="Times New Roman"/>
              </w:rPr>
            </w:pPr>
          </w:p>
        </w:tc>
        <w:tc>
          <w:tcPr>
            <w:tcW w:w="0" w:type="auto"/>
            <w:vAlign w:val="center"/>
            <w:hideMark/>
          </w:tcPr>
          <w:p w14:paraId="3B82B58D" w14:textId="77777777" w:rsidR="009C0FEC" w:rsidRDefault="009C0FEC" w:rsidP="000E5E42">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rsidP="000E5E42">
            <w:pPr>
              <w:jc w:val="left"/>
              <w:rPr>
                <w:rFonts w:eastAsia="Times New Roman"/>
              </w:rPr>
            </w:pPr>
            <w:r>
              <w:rPr>
                <w:rFonts w:eastAsia="Times New Roman"/>
              </w:rPr>
              <w:t>Period</w:t>
            </w:r>
          </w:p>
        </w:tc>
        <w:tc>
          <w:tcPr>
            <w:tcW w:w="0" w:type="auto"/>
            <w:vAlign w:val="center"/>
            <w:hideMark/>
          </w:tcPr>
          <w:p w14:paraId="042800D0" w14:textId="77777777" w:rsidR="009C0FEC" w:rsidRDefault="009C0FEC" w:rsidP="000E5E42">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rsidP="000E5E42">
            <w:pPr>
              <w:jc w:val="center"/>
              <w:rPr>
                <w:rFonts w:eastAsia="Times New Roman"/>
              </w:rPr>
            </w:pPr>
          </w:p>
        </w:tc>
        <w:tc>
          <w:tcPr>
            <w:tcW w:w="0" w:type="auto"/>
            <w:vAlign w:val="center"/>
            <w:hideMark/>
          </w:tcPr>
          <w:p w14:paraId="4759A18C" w14:textId="77777777" w:rsidR="009C0FEC" w:rsidRDefault="009C0FEC" w:rsidP="000E5E42">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rsidP="000E5E42">
            <w:pPr>
              <w:jc w:val="center"/>
              <w:rPr>
                <w:rFonts w:eastAsia="Times New Roman"/>
              </w:rPr>
            </w:pPr>
          </w:p>
        </w:tc>
        <w:tc>
          <w:tcPr>
            <w:tcW w:w="0" w:type="auto"/>
            <w:vAlign w:val="center"/>
            <w:hideMark/>
          </w:tcPr>
          <w:p w14:paraId="2E5C2F84" w14:textId="77777777" w:rsidR="009C0FEC" w:rsidRDefault="009C0FEC" w:rsidP="000E5E42">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rsidP="000E5E42">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rsidP="000E5E42">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rsidP="000E5E42">
            <w:pPr>
              <w:jc w:val="center"/>
              <w:rPr>
                <w:rFonts w:eastAsia="Times New Roman"/>
              </w:rPr>
            </w:pPr>
          </w:p>
        </w:tc>
        <w:tc>
          <w:tcPr>
            <w:tcW w:w="0" w:type="auto"/>
            <w:vAlign w:val="center"/>
            <w:hideMark/>
          </w:tcPr>
          <w:p w14:paraId="05F7A716" w14:textId="77777777" w:rsidR="009C0FEC" w:rsidRDefault="009C0FEC" w:rsidP="000E5E42">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rsidP="000E5E42">
            <w:pPr>
              <w:jc w:val="center"/>
              <w:rPr>
                <w:rFonts w:eastAsia="Times New Roman"/>
              </w:rPr>
            </w:pPr>
          </w:p>
        </w:tc>
        <w:tc>
          <w:tcPr>
            <w:tcW w:w="0" w:type="auto"/>
            <w:vAlign w:val="center"/>
            <w:hideMark/>
          </w:tcPr>
          <w:p w14:paraId="3681625B" w14:textId="77777777" w:rsidR="009C0FEC" w:rsidRDefault="009C0FEC" w:rsidP="000E5E42">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rsidP="000E5E42">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rsidP="000E5E42">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rsidP="000E5E42">
            <w:pPr>
              <w:jc w:val="center"/>
              <w:rPr>
                <w:rFonts w:eastAsia="Times New Roman"/>
              </w:rPr>
            </w:pPr>
          </w:p>
        </w:tc>
        <w:tc>
          <w:tcPr>
            <w:tcW w:w="0" w:type="auto"/>
            <w:vAlign w:val="center"/>
            <w:hideMark/>
          </w:tcPr>
          <w:p w14:paraId="6013C4B7" w14:textId="77777777" w:rsidR="009C0FEC" w:rsidRDefault="009C0FEC" w:rsidP="000E5E42">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rsidP="000E5E42">
            <w:pPr>
              <w:jc w:val="center"/>
              <w:rPr>
                <w:rFonts w:eastAsia="Times New Roman"/>
              </w:rPr>
            </w:pPr>
          </w:p>
        </w:tc>
        <w:tc>
          <w:tcPr>
            <w:tcW w:w="0" w:type="auto"/>
            <w:vAlign w:val="center"/>
            <w:hideMark/>
          </w:tcPr>
          <w:p w14:paraId="35126704" w14:textId="77777777" w:rsidR="009C0FEC" w:rsidRDefault="009C0FEC" w:rsidP="000E5E42">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rsidP="000E5E42">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rsidP="000E5E42">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rsidP="000E5E42">
            <w:pPr>
              <w:jc w:val="center"/>
              <w:rPr>
                <w:rFonts w:eastAsia="Times New Roman"/>
              </w:rPr>
            </w:pPr>
          </w:p>
        </w:tc>
        <w:tc>
          <w:tcPr>
            <w:tcW w:w="0" w:type="auto"/>
            <w:vAlign w:val="center"/>
            <w:hideMark/>
          </w:tcPr>
          <w:p w14:paraId="47545179" w14:textId="77777777" w:rsidR="009C0FEC" w:rsidRDefault="009C0FEC" w:rsidP="000E5E42">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rsidP="000E5E42">
            <w:pPr>
              <w:jc w:val="center"/>
              <w:rPr>
                <w:rFonts w:eastAsia="Times New Roman"/>
              </w:rPr>
            </w:pPr>
          </w:p>
        </w:tc>
        <w:tc>
          <w:tcPr>
            <w:tcW w:w="0" w:type="auto"/>
            <w:vAlign w:val="center"/>
            <w:hideMark/>
          </w:tcPr>
          <w:p w14:paraId="789DB358" w14:textId="77777777" w:rsidR="009C0FEC" w:rsidRDefault="009C0FEC" w:rsidP="000E5E42">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rsidP="000E5E42">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rsidP="000E5E42">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rsidP="000E5E42">
            <w:pPr>
              <w:jc w:val="center"/>
              <w:rPr>
                <w:rFonts w:eastAsia="Times New Roman"/>
              </w:rPr>
            </w:pPr>
          </w:p>
        </w:tc>
        <w:tc>
          <w:tcPr>
            <w:tcW w:w="0" w:type="auto"/>
            <w:vAlign w:val="center"/>
            <w:hideMark/>
          </w:tcPr>
          <w:p w14:paraId="371228C1" w14:textId="77777777" w:rsidR="009C0FEC" w:rsidRDefault="009C0FEC" w:rsidP="000E5E42">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rsidP="000E5E42">
            <w:pPr>
              <w:jc w:val="center"/>
              <w:rPr>
                <w:rFonts w:eastAsia="Times New Roman"/>
              </w:rPr>
            </w:pPr>
          </w:p>
        </w:tc>
        <w:tc>
          <w:tcPr>
            <w:tcW w:w="0" w:type="auto"/>
            <w:vAlign w:val="center"/>
            <w:hideMark/>
          </w:tcPr>
          <w:p w14:paraId="4BC80CFD" w14:textId="77777777" w:rsidR="009C0FEC" w:rsidRDefault="009C0FEC" w:rsidP="000E5E42">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rsidP="000E5E42">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rsidP="000E5E42">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rsidP="000E5E42">
            <w:pPr>
              <w:jc w:val="center"/>
              <w:rPr>
                <w:rFonts w:eastAsia="Times New Roman"/>
              </w:rPr>
            </w:pPr>
          </w:p>
        </w:tc>
        <w:tc>
          <w:tcPr>
            <w:tcW w:w="0" w:type="auto"/>
            <w:vAlign w:val="center"/>
            <w:hideMark/>
          </w:tcPr>
          <w:p w14:paraId="5D25FFD4" w14:textId="77777777" w:rsidR="009C0FEC" w:rsidRDefault="009C0FEC" w:rsidP="000E5E42">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rsidP="000E5E42">
            <w:pPr>
              <w:jc w:val="center"/>
              <w:rPr>
                <w:rFonts w:eastAsia="Times New Roman"/>
              </w:rPr>
            </w:pPr>
          </w:p>
        </w:tc>
        <w:tc>
          <w:tcPr>
            <w:tcW w:w="0" w:type="auto"/>
            <w:vAlign w:val="center"/>
            <w:hideMark/>
          </w:tcPr>
          <w:p w14:paraId="3C7CA9C9" w14:textId="77777777" w:rsidR="009C0FEC" w:rsidRDefault="009C0FEC" w:rsidP="000E5E42">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148D9A54" w14:textId="77777777" w:rsidR="009C0FEC" w:rsidRDefault="009C0FEC" w:rsidP="000E5E42">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rsidP="000E5E42">
            <w:pPr>
              <w:jc w:val="center"/>
              <w:rPr>
                <w:rFonts w:eastAsia="Times New Roman"/>
              </w:rPr>
            </w:pPr>
          </w:p>
        </w:tc>
        <w:tc>
          <w:tcPr>
            <w:tcW w:w="0" w:type="auto"/>
            <w:vAlign w:val="center"/>
            <w:hideMark/>
          </w:tcPr>
          <w:p w14:paraId="639BF0BF" w14:textId="77777777" w:rsidR="009C0FEC" w:rsidRDefault="009C0FEC" w:rsidP="000E5E42">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rsidP="000E5E42">
            <w:pPr>
              <w:jc w:val="center"/>
              <w:rPr>
                <w:rFonts w:eastAsia="Times New Roman"/>
              </w:rPr>
            </w:pPr>
          </w:p>
        </w:tc>
        <w:tc>
          <w:tcPr>
            <w:tcW w:w="0" w:type="auto"/>
            <w:vAlign w:val="center"/>
            <w:hideMark/>
          </w:tcPr>
          <w:p w14:paraId="0ACD29A4" w14:textId="77777777" w:rsidR="009C0FEC" w:rsidRDefault="009C0FEC" w:rsidP="000E5E42">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rsidP="000E5E42">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rsidP="000E5E42">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rsidP="000E5E42">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rsidP="000E5E42">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rsidP="000E5E42">
            <w:pPr>
              <w:jc w:val="center"/>
              <w:rPr>
                <w:rFonts w:eastAsia="Times New Roman"/>
              </w:rPr>
            </w:pPr>
            <w:r>
              <w:rPr>
                <w:rFonts w:eastAsia="Times New Roman"/>
              </w:rPr>
              <w:t>0.345 (df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rsidP="000E5E42">
            <w:pPr>
              <w:jc w:val="center"/>
              <w:rPr>
                <w:rFonts w:eastAsia="Times New Roman"/>
              </w:rPr>
            </w:pPr>
            <w:r>
              <w:rPr>
                <w:rFonts w:eastAsia="Times New Roman"/>
              </w:rPr>
              <w:t>9.137</w:t>
            </w:r>
            <w:r>
              <w:rPr>
                <w:rFonts w:eastAsia="Times New Roman"/>
                <w:vertAlign w:val="superscript"/>
              </w:rPr>
              <w:t>***</w:t>
            </w:r>
            <w:r>
              <w:rPr>
                <w:rFonts w:eastAsia="Times New Roman"/>
              </w:rPr>
              <w:t xml:space="preserve"> (df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rsidP="000E5E42">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rsidP="000E5E42">
            <w:pPr>
              <w:jc w:val="left"/>
              <w:rPr>
                <w:rFonts w:eastAsia="Times New Roman"/>
              </w:rPr>
            </w:pPr>
            <w:r>
              <w:rPr>
                <w:rStyle w:val="Emphasis"/>
              </w:rPr>
              <w:t>Note:</w:t>
            </w:r>
          </w:p>
        </w:tc>
        <w:tc>
          <w:tcPr>
            <w:tcW w:w="0" w:type="auto"/>
            <w:vAlign w:val="center"/>
            <w:hideMark/>
          </w:tcPr>
          <w:p w14:paraId="5EBA8DCF"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lastRenderedPageBreak/>
        <w:br w:type="page"/>
      </w:r>
    </w:p>
    <w:p w14:paraId="1232B5B3" w14:textId="65C06735" w:rsidR="000E7A31" w:rsidRDefault="000E7A31" w:rsidP="00714654">
      <w:pPr>
        <w:pStyle w:val="Caption"/>
        <w:keepNext/>
        <w:jc w:val="center"/>
      </w:pPr>
      <w:bookmarkStart w:id="55" w:name="_Ref170051786"/>
      <w:r>
        <w:lastRenderedPageBreak/>
        <w:t xml:space="preserve">Table </w:t>
      </w:r>
      <w:fldSimple w:instr=" SEQ Table \* ARABIC ">
        <w:r w:rsidR="00767205">
          <w:rPr>
            <w:noProof/>
          </w:rPr>
          <w:t>12</w:t>
        </w:r>
      </w:fldSimple>
      <w:bookmarkEnd w:id="55"/>
      <w:r>
        <w:rPr>
          <w:noProof/>
        </w:rPr>
        <w:t xml:space="preserve"> </w:t>
      </w:r>
      <w:commentRangeStart w:id="56"/>
      <w:r>
        <w:rPr>
          <w:noProof/>
        </w:rPr>
        <w:t>Amihud</w:t>
      </w:r>
      <w:commentRangeEnd w:id="56"/>
      <w:r w:rsidR="00714654">
        <w:rPr>
          <w:rStyle w:val="CommentReference"/>
          <w:i w:val="0"/>
          <w:iCs w:val="0"/>
          <w:color w:val="auto"/>
        </w:rPr>
        <w:commentReference w:id="56"/>
      </w:r>
      <w:r>
        <w:rPr>
          <w:noProof/>
        </w:rPr>
        <w:t xml:space="preserve">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rsidP="000E5E42">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rsidP="000E5E42">
            <w:pPr>
              <w:jc w:val="center"/>
              <w:rPr>
                <w:rFonts w:eastAsia="Times New Roman"/>
                <w:sz w:val="20"/>
                <w:szCs w:val="20"/>
              </w:rPr>
            </w:pPr>
          </w:p>
        </w:tc>
        <w:tc>
          <w:tcPr>
            <w:tcW w:w="0" w:type="auto"/>
            <w:vAlign w:val="center"/>
            <w:hideMark/>
          </w:tcPr>
          <w:p w14:paraId="32C43B90" w14:textId="77777777" w:rsidR="009C0FEC" w:rsidRDefault="009C0FEC" w:rsidP="000E5E42">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rsidP="000E5E42">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rsidP="000E5E42">
            <w:pPr>
              <w:jc w:val="center"/>
              <w:rPr>
                <w:rFonts w:eastAsia="Times New Roman"/>
                <w:sz w:val="20"/>
                <w:szCs w:val="20"/>
              </w:rPr>
            </w:pPr>
          </w:p>
        </w:tc>
        <w:tc>
          <w:tcPr>
            <w:tcW w:w="0" w:type="auto"/>
            <w:vAlign w:val="center"/>
            <w:hideMark/>
          </w:tcPr>
          <w:p w14:paraId="653F0532" w14:textId="68104072" w:rsidR="009C0FEC" w:rsidRDefault="009C0FEC" w:rsidP="000E5E42">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rsidP="000E5E42">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rsidP="000E5E42">
            <w:pPr>
              <w:jc w:val="left"/>
              <w:rPr>
                <w:rFonts w:eastAsia="Times New Roman"/>
              </w:rPr>
            </w:pPr>
            <w:r>
              <w:rPr>
                <w:rFonts w:eastAsia="Times New Roman"/>
              </w:rPr>
              <w:t>Group</w:t>
            </w:r>
          </w:p>
        </w:tc>
        <w:tc>
          <w:tcPr>
            <w:tcW w:w="0" w:type="auto"/>
            <w:vAlign w:val="center"/>
            <w:hideMark/>
          </w:tcPr>
          <w:p w14:paraId="609C1794" w14:textId="77777777" w:rsidR="009C0FEC" w:rsidRDefault="009C0FEC" w:rsidP="000E5E42">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rsidP="000E5E42">
            <w:pPr>
              <w:jc w:val="center"/>
              <w:rPr>
                <w:rFonts w:eastAsia="Times New Roman"/>
              </w:rPr>
            </w:pPr>
          </w:p>
        </w:tc>
        <w:tc>
          <w:tcPr>
            <w:tcW w:w="0" w:type="auto"/>
            <w:vAlign w:val="center"/>
            <w:hideMark/>
          </w:tcPr>
          <w:p w14:paraId="745F449C" w14:textId="77777777" w:rsidR="009C0FEC" w:rsidRDefault="009C0FEC" w:rsidP="000E5E42">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rsidP="000E5E42">
            <w:pPr>
              <w:jc w:val="center"/>
              <w:rPr>
                <w:rFonts w:eastAsia="Times New Roman"/>
              </w:rPr>
            </w:pPr>
          </w:p>
        </w:tc>
        <w:tc>
          <w:tcPr>
            <w:tcW w:w="0" w:type="auto"/>
            <w:vAlign w:val="center"/>
            <w:hideMark/>
          </w:tcPr>
          <w:p w14:paraId="43D43E9D" w14:textId="77777777" w:rsidR="009C0FEC" w:rsidRDefault="009C0FEC" w:rsidP="000E5E42">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rsidP="000E5E42">
            <w:pPr>
              <w:jc w:val="left"/>
              <w:rPr>
                <w:rFonts w:eastAsia="Times New Roman"/>
              </w:rPr>
            </w:pPr>
            <w:r>
              <w:rPr>
                <w:rFonts w:eastAsia="Times New Roman"/>
              </w:rPr>
              <w:t>Period</w:t>
            </w:r>
          </w:p>
        </w:tc>
        <w:tc>
          <w:tcPr>
            <w:tcW w:w="0" w:type="auto"/>
            <w:vAlign w:val="center"/>
            <w:hideMark/>
          </w:tcPr>
          <w:p w14:paraId="597B2BB9" w14:textId="77777777" w:rsidR="009C0FEC" w:rsidRDefault="009C0FEC" w:rsidP="000E5E42">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rsidP="000E5E42">
            <w:pPr>
              <w:jc w:val="center"/>
              <w:rPr>
                <w:rFonts w:eastAsia="Times New Roman"/>
              </w:rPr>
            </w:pPr>
          </w:p>
        </w:tc>
        <w:tc>
          <w:tcPr>
            <w:tcW w:w="0" w:type="auto"/>
            <w:vAlign w:val="center"/>
            <w:hideMark/>
          </w:tcPr>
          <w:p w14:paraId="6B09AC19" w14:textId="77777777" w:rsidR="009C0FEC" w:rsidRDefault="009C0FEC" w:rsidP="000E5E42">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rsidP="000E5E42">
            <w:pPr>
              <w:jc w:val="center"/>
              <w:rPr>
                <w:rFonts w:eastAsia="Times New Roman"/>
              </w:rPr>
            </w:pPr>
          </w:p>
        </w:tc>
        <w:tc>
          <w:tcPr>
            <w:tcW w:w="0" w:type="auto"/>
            <w:vAlign w:val="center"/>
            <w:hideMark/>
          </w:tcPr>
          <w:p w14:paraId="5C220811" w14:textId="77777777" w:rsidR="009C0FEC" w:rsidRDefault="009C0FEC" w:rsidP="000E5E42">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rsidP="000E5E42">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rsidP="000E5E42">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rsidP="000E5E42">
            <w:pPr>
              <w:jc w:val="center"/>
              <w:rPr>
                <w:rFonts w:eastAsia="Times New Roman"/>
              </w:rPr>
            </w:pPr>
          </w:p>
        </w:tc>
        <w:tc>
          <w:tcPr>
            <w:tcW w:w="0" w:type="auto"/>
            <w:vAlign w:val="center"/>
            <w:hideMark/>
          </w:tcPr>
          <w:p w14:paraId="453A1E79" w14:textId="77777777" w:rsidR="009C0FEC" w:rsidRDefault="009C0FEC" w:rsidP="000E5E42">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rsidP="000E5E42">
            <w:pPr>
              <w:jc w:val="center"/>
              <w:rPr>
                <w:rFonts w:eastAsia="Times New Roman"/>
              </w:rPr>
            </w:pPr>
          </w:p>
        </w:tc>
        <w:tc>
          <w:tcPr>
            <w:tcW w:w="0" w:type="auto"/>
            <w:vAlign w:val="center"/>
            <w:hideMark/>
          </w:tcPr>
          <w:p w14:paraId="4D7E3326" w14:textId="77777777" w:rsidR="009C0FEC" w:rsidRDefault="009C0FEC" w:rsidP="000E5E42">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rsidP="000E5E42">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rsidP="000E5E42">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rsidP="000E5E42">
            <w:pPr>
              <w:jc w:val="center"/>
              <w:rPr>
                <w:rFonts w:eastAsia="Times New Roman"/>
              </w:rPr>
            </w:pPr>
          </w:p>
        </w:tc>
        <w:tc>
          <w:tcPr>
            <w:tcW w:w="0" w:type="auto"/>
            <w:vAlign w:val="center"/>
            <w:hideMark/>
          </w:tcPr>
          <w:p w14:paraId="64A90830" w14:textId="77777777" w:rsidR="009C0FEC" w:rsidRDefault="009C0FEC" w:rsidP="000E5E42">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rsidP="000E5E42">
            <w:pPr>
              <w:jc w:val="center"/>
              <w:rPr>
                <w:rFonts w:eastAsia="Times New Roman"/>
              </w:rPr>
            </w:pPr>
          </w:p>
        </w:tc>
        <w:tc>
          <w:tcPr>
            <w:tcW w:w="0" w:type="auto"/>
            <w:vAlign w:val="center"/>
            <w:hideMark/>
          </w:tcPr>
          <w:p w14:paraId="2D623E0A" w14:textId="77777777" w:rsidR="009C0FEC" w:rsidRDefault="009C0FEC" w:rsidP="000E5E42">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rsidP="000E5E42">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rsidP="000E5E42">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rsidP="000E5E42">
            <w:pPr>
              <w:jc w:val="center"/>
              <w:rPr>
                <w:rFonts w:eastAsia="Times New Roman"/>
              </w:rPr>
            </w:pPr>
          </w:p>
        </w:tc>
        <w:tc>
          <w:tcPr>
            <w:tcW w:w="0" w:type="auto"/>
            <w:vAlign w:val="center"/>
            <w:hideMark/>
          </w:tcPr>
          <w:p w14:paraId="1B480BB4" w14:textId="77777777" w:rsidR="009C0FEC" w:rsidRDefault="009C0FEC" w:rsidP="000E5E42">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rsidP="000E5E42">
            <w:pPr>
              <w:jc w:val="center"/>
              <w:rPr>
                <w:rFonts w:eastAsia="Times New Roman"/>
              </w:rPr>
            </w:pPr>
          </w:p>
        </w:tc>
        <w:tc>
          <w:tcPr>
            <w:tcW w:w="0" w:type="auto"/>
            <w:vAlign w:val="center"/>
            <w:hideMark/>
          </w:tcPr>
          <w:p w14:paraId="5D18D187" w14:textId="77777777" w:rsidR="009C0FEC" w:rsidRDefault="009C0FEC" w:rsidP="000E5E42">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rsidP="000E5E42">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rsidP="000E5E42">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rsidP="000E5E42">
            <w:pPr>
              <w:jc w:val="center"/>
              <w:rPr>
                <w:rFonts w:eastAsia="Times New Roman"/>
              </w:rPr>
            </w:pPr>
          </w:p>
        </w:tc>
        <w:tc>
          <w:tcPr>
            <w:tcW w:w="0" w:type="auto"/>
            <w:vAlign w:val="center"/>
            <w:hideMark/>
          </w:tcPr>
          <w:p w14:paraId="095D73F4" w14:textId="77777777" w:rsidR="009C0FEC" w:rsidRDefault="009C0FEC" w:rsidP="000E5E42">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rsidP="000E5E42">
            <w:pPr>
              <w:jc w:val="center"/>
              <w:rPr>
                <w:rFonts w:eastAsia="Times New Roman"/>
              </w:rPr>
            </w:pPr>
          </w:p>
        </w:tc>
        <w:tc>
          <w:tcPr>
            <w:tcW w:w="0" w:type="auto"/>
            <w:vAlign w:val="center"/>
            <w:hideMark/>
          </w:tcPr>
          <w:p w14:paraId="3D5654F3" w14:textId="77777777" w:rsidR="009C0FEC" w:rsidRDefault="009C0FEC" w:rsidP="000E5E42">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rsidP="000E5E42">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rsidP="000E5E42">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rsidP="000E5E42">
            <w:pPr>
              <w:jc w:val="center"/>
              <w:rPr>
                <w:rFonts w:eastAsia="Times New Roman"/>
              </w:rPr>
            </w:pPr>
          </w:p>
        </w:tc>
        <w:tc>
          <w:tcPr>
            <w:tcW w:w="0" w:type="auto"/>
            <w:vAlign w:val="center"/>
            <w:hideMark/>
          </w:tcPr>
          <w:p w14:paraId="3F2AC621" w14:textId="77777777" w:rsidR="009C0FEC" w:rsidRDefault="009C0FEC" w:rsidP="000E5E42">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rsidP="000E5E42">
            <w:pPr>
              <w:jc w:val="center"/>
              <w:rPr>
                <w:rFonts w:eastAsia="Times New Roman"/>
              </w:rPr>
            </w:pPr>
          </w:p>
        </w:tc>
        <w:tc>
          <w:tcPr>
            <w:tcW w:w="0" w:type="auto"/>
            <w:vAlign w:val="center"/>
            <w:hideMark/>
          </w:tcPr>
          <w:p w14:paraId="7BB749D8" w14:textId="77777777" w:rsidR="009C0FEC" w:rsidRDefault="009C0FEC" w:rsidP="000E5E42">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3919674B" w14:textId="77777777" w:rsidR="009C0FEC" w:rsidRDefault="009C0FEC" w:rsidP="000E5E42">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rsidP="000E5E42">
            <w:pPr>
              <w:jc w:val="center"/>
              <w:rPr>
                <w:rFonts w:eastAsia="Times New Roman"/>
              </w:rPr>
            </w:pPr>
          </w:p>
        </w:tc>
        <w:tc>
          <w:tcPr>
            <w:tcW w:w="0" w:type="auto"/>
            <w:vAlign w:val="center"/>
            <w:hideMark/>
          </w:tcPr>
          <w:p w14:paraId="5D6A3F9D" w14:textId="77777777" w:rsidR="009C0FEC" w:rsidRDefault="009C0FEC" w:rsidP="000E5E42">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rsidP="000E5E42">
            <w:pPr>
              <w:jc w:val="center"/>
              <w:rPr>
                <w:rFonts w:eastAsia="Times New Roman"/>
              </w:rPr>
            </w:pPr>
          </w:p>
        </w:tc>
        <w:tc>
          <w:tcPr>
            <w:tcW w:w="0" w:type="auto"/>
            <w:vAlign w:val="center"/>
            <w:hideMark/>
          </w:tcPr>
          <w:p w14:paraId="6F09E3F0" w14:textId="77777777" w:rsidR="009C0FEC" w:rsidRDefault="009C0FEC" w:rsidP="000E5E42">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rsidP="000E5E42">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rsidP="000E5E42">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rsidP="000E5E42">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rsidP="000E5E42">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rsidP="000E5E42">
            <w:pPr>
              <w:jc w:val="center"/>
              <w:rPr>
                <w:rFonts w:eastAsia="Times New Roman"/>
              </w:rPr>
            </w:pPr>
            <w:r>
              <w:rPr>
                <w:rFonts w:eastAsia="Times New Roman"/>
              </w:rPr>
              <w:t>15.659 (df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rsidP="000E5E42">
            <w:pPr>
              <w:jc w:val="center"/>
              <w:rPr>
                <w:rFonts w:eastAsia="Times New Roman"/>
              </w:rPr>
            </w:pPr>
            <w:r>
              <w:rPr>
                <w:rFonts w:eastAsia="Times New Roman"/>
              </w:rPr>
              <w:t>5.622</w:t>
            </w:r>
            <w:r>
              <w:rPr>
                <w:rFonts w:eastAsia="Times New Roman"/>
                <w:vertAlign w:val="superscript"/>
              </w:rPr>
              <w:t>***</w:t>
            </w:r>
            <w:r>
              <w:rPr>
                <w:rFonts w:eastAsia="Times New Roman"/>
              </w:rPr>
              <w:t xml:space="preserve"> (df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rsidP="000E5E42">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rsidP="000E5E42">
            <w:pPr>
              <w:jc w:val="left"/>
              <w:rPr>
                <w:rFonts w:eastAsia="Times New Roman"/>
              </w:rPr>
            </w:pPr>
            <w:r>
              <w:rPr>
                <w:rStyle w:val="Emphasis"/>
              </w:rPr>
              <w:t>Note:</w:t>
            </w:r>
          </w:p>
        </w:tc>
        <w:tc>
          <w:tcPr>
            <w:tcW w:w="0" w:type="auto"/>
            <w:vAlign w:val="center"/>
            <w:hideMark/>
          </w:tcPr>
          <w:p w14:paraId="5D985CAC"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5E7872EF" w14:textId="0D7D550E" w:rsidR="00AF5C18" w:rsidRDefault="00930217" w:rsidP="00AF5C18">
      <w:r>
        <w:lastRenderedPageBreak/>
        <w:fldChar w:fldCharType="begin"/>
      </w:r>
      <w:r>
        <w:instrText xml:space="preserve"> REF _Ref170052233 \h </w:instrText>
      </w:r>
      <w:r>
        <w:fldChar w:fldCharType="separate"/>
      </w:r>
      <w:r>
        <w:t xml:space="preserve">Table </w:t>
      </w:r>
      <w:r>
        <w:rPr>
          <w:noProof/>
        </w:rPr>
        <w:t>13</w:t>
      </w:r>
      <w:r>
        <w:fldChar w:fldCharType="end"/>
      </w:r>
      <w:r w:rsidR="00681DD4">
        <w:t xml:space="preserve"> </w:t>
      </w:r>
      <w:commentRangeStart w:id="57"/>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260ADF">
        <w:t xml:space="preserve">Figure </w:t>
      </w:r>
      <w:r w:rsidR="00260ADF">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260ADF">
        <w:t xml:space="preserve">Table </w:t>
      </w:r>
      <w:r w:rsidR="00260ADF">
        <w:rPr>
          <w:noProof/>
        </w:rPr>
        <w:t>14</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time period.</w:t>
      </w:r>
      <w:commentRangeEnd w:id="57"/>
      <w:r w:rsidR="00646DB7">
        <w:rPr>
          <w:rStyle w:val="CommentReference"/>
        </w:rPr>
        <w:commentReference w:id="57"/>
      </w:r>
    </w:p>
    <w:p w14:paraId="1B0B1E14" w14:textId="148DA841" w:rsidR="00930217" w:rsidRDefault="00930217">
      <w:pPr>
        <w:spacing w:line="240" w:lineRule="auto"/>
        <w:ind w:firstLine="0"/>
        <w:jc w:val="left"/>
      </w:pPr>
      <w:r>
        <w:br w:type="page"/>
      </w:r>
    </w:p>
    <w:p w14:paraId="3B0D8B38" w14:textId="0967D98F" w:rsidR="00930217" w:rsidRDefault="00930217" w:rsidP="00714654">
      <w:pPr>
        <w:pStyle w:val="Caption"/>
        <w:keepNext/>
        <w:jc w:val="center"/>
      </w:pPr>
      <w:bookmarkStart w:id="58" w:name="_Ref170052233"/>
      <w:r>
        <w:lastRenderedPageBreak/>
        <w:t xml:space="preserve">Table </w:t>
      </w:r>
      <w:fldSimple w:instr=" SEQ Table \* ARABIC ">
        <w:r w:rsidR="00767205">
          <w:rPr>
            <w:noProof/>
          </w:rPr>
          <w:t>13</w:t>
        </w:r>
      </w:fldSimple>
      <w:bookmarkEnd w:id="58"/>
      <w:r>
        <w:rPr>
          <w:noProof/>
        </w:rPr>
        <w:t xml:space="preserve"> </w:t>
      </w:r>
      <w:commentRangeStart w:id="59"/>
      <w:r w:rsidR="00B5286A">
        <w:rPr>
          <w:noProof/>
        </w:rPr>
        <w:t>Volatility</w:t>
      </w:r>
      <w:commentRangeEnd w:id="59"/>
      <w:r w:rsidR="00714654">
        <w:rPr>
          <w:rStyle w:val="CommentReference"/>
          <w:i w:val="0"/>
          <w:iCs w:val="0"/>
          <w:color w:val="auto"/>
        </w:rPr>
        <w:commentReference w:id="59"/>
      </w:r>
      <w:r w:rsidR="00B5286A">
        <w:rPr>
          <w:noProof/>
        </w:rPr>
        <w:t xml:space="preserve">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commentRangeStart w:id="60"/>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33"/>
                    <a:stretch>
                      <a:fillRect/>
                    </a:stretch>
                  </pic:blipFill>
                  <pic:spPr>
                    <a:xfrm>
                      <a:off x="0" y="0"/>
                      <a:ext cx="5934710" cy="3956685"/>
                    </a:xfrm>
                    <a:prstGeom prst="rect">
                      <a:avLst/>
                    </a:prstGeom>
                  </pic:spPr>
                </pic:pic>
              </a:graphicData>
            </a:graphic>
          </wp:inline>
        </w:drawing>
      </w:r>
      <w:commentRangeEnd w:id="60"/>
      <w:r w:rsidR="00714654">
        <w:rPr>
          <w:rStyle w:val="CommentReference"/>
        </w:rPr>
        <w:commentReference w:id="60"/>
      </w:r>
    </w:p>
    <w:p w14:paraId="5AE511CC" w14:textId="3C62EA8D" w:rsidR="00767205" w:rsidRDefault="00767205" w:rsidP="00767205">
      <w:pPr>
        <w:pStyle w:val="Caption"/>
        <w:jc w:val="left"/>
      </w:pPr>
      <w:bookmarkStart w:id="61" w:name="_Ref178619195"/>
      <w:r>
        <w:t xml:space="preserve">Figure </w:t>
      </w:r>
      <w:fldSimple w:instr=" SEQ Figure \* ARABIC ">
        <w:r>
          <w:rPr>
            <w:noProof/>
          </w:rPr>
          <w:t>9</w:t>
        </w:r>
      </w:fldSimple>
      <w:bookmarkEnd w:id="61"/>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76DDD9C8" w:rsidR="00767205" w:rsidRDefault="00767205" w:rsidP="00714654">
      <w:pPr>
        <w:pStyle w:val="Caption"/>
        <w:keepNext/>
        <w:jc w:val="center"/>
      </w:pPr>
      <w:bookmarkStart w:id="62" w:name="_Ref178619310"/>
      <w:r>
        <w:t xml:space="preserve">Table </w:t>
      </w:r>
      <w:fldSimple w:instr=" SEQ Table \* ARABIC ">
        <w:r>
          <w:rPr>
            <w:noProof/>
          </w:rPr>
          <w:t>14</w:t>
        </w:r>
      </w:fldSimple>
      <w:bookmarkEnd w:id="62"/>
      <w:r>
        <w:t xml:space="preserve"> </w:t>
      </w:r>
      <w:commentRangeStart w:id="63"/>
      <w:r>
        <w:t>Volatility</w:t>
      </w:r>
      <w:commentRangeEnd w:id="63"/>
      <w:r w:rsidR="00714654">
        <w:rPr>
          <w:rStyle w:val="CommentReference"/>
          <w:i w:val="0"/>
          <w:iCs w:val="0"/>
          <w:color w:val="auto"/>
        </w:rPr>
        <w:commentReference w:id="63"/>
      </w:r>
      <w:r>
        <w:t xml:space="preserve"> diff-in-diff during GREXIT time period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60"/>
        <w:gridCol w:w="3325"/>
      </w:tblGrid>
      <w:tr w:rsidR="00767205"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Default="00767205" w:rsidP="00966C79">
            <w:pPr>
              <w:jc w:val="center"/>
              <w:rPr>
                <w:rFonts w:eastAsia="Times New Roman"/>
              </w:rPr>
            </w:pPr>
            <w:r>
              <w:rPr>
                <w:rStyle w:val="Strong"/>
              </w:rPr>
              <w:t>Difference-in-Differences Analysis of Volatility During GREXIT</w:t>
            </w:r>
          </w:p>
        </w:tc>
      </w:tr>
      <w:tr w:rsidR="00767205"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Default="00767205" w:rsidP="00966C79">
            <w:pPr>
              <w:jc w:val="center"/>
              <w:rPr>
                <w:rFonts w:eastAsia="Times New Roman"/>
              </w:rPr>
            </w:pPr>
          </w:p>
        </w:tc>
      </w:tr>
      <w:tr w:rsidR="00767205" w14:paraId="37BAEB9F" w14:textId="77777777" w:rsidTr="00714654">
        <w:trPr>
          <w:tblCellSpacing w:w="15" w:type="dxa"/>
          <w:jc w:val="center"/>
        </w:trPr>
        <w:tc>
          <w:tcPr>
            <w:tcW w:w="0" w:type="auto"/>
            <w:vAlign w:val="center"/>
            <w:hideMark/>
          </w:tcPr>
          <w:p w14:paraId="0ED901BF" w14:textId="77777777" w:rsidR="00767205" w:rsidRDefault="00767205" w:rsidP="00966C79">
            <w:pPr>
              <w:jc w:val="center"/>
              <w:rPr>
                <w:rFonts w:eastAsia="Times New Roman"/>
                <w:sz w:val="20"/>
                <w:szCs w:val="20"/>
              </w:rPr>
            </w:pPr>
          </w:p>
        </w:tc>
        <w:tc>
          <w:tcPr>
            <w:tcW w:w="0" w:type="auto"/>
            <w:vAlign w:val="center"/>
            <w:hideMark/>
          </w:tcPr>
          <w:p w14:paraId="3624AAD8" w14:textId="77777777" w:rsidR="00767205" w:rsidRDefault="00767205" w:rsidP="00966C79">
            <w:pPr>
              <w:jc w:val="center"/>
              <w:rPr>
                <w:rFonts w:eastAsia="Times New Roman"/>
              </w:rPr>
            </w:pPr>
            <w:r>
              <w:rPr>
                <w:rStyle w:val="Emphasis"/>
              </w:rPr>
              <w:t>Dependent variable:</w:t>
            </w:r>
          </w:p>
        </w:tc>
      </w:tr>
      <w:tr w:rsidR="00767205" w14:paraId="7D116F66" w14:textId="77777777" w:rsidTr="00714654">
        <w:trPr>
          <w:tblCellSpacing w:w="15" w:type="dxa"/>
          <w:jc w:val="center"/>
        </w:trPr>
        <w:tc>
          <w:tcPr>
            <w:tcW w:w="0" w:type="auto"/>
            <w:vAlign w:val="center"/>
            <w:hideMark/>
          </w:tcPr>
          <w:p w14:paraId="18EE13B9" w14:textId="77777777" w:rsidR="00767205" w:rsidRDefault="00767205" w:rsidP="00966C79">
            <w:pPr>
              <w:jc w:val="center"/>
              <w:rPr>
                <w:rFonts w:eastAsia="Times New Roman"/>
              </w:rPr>
            </w:pPr>
          </w:p>
        </w:tc>
        <w:tc>
          <w:tcPr>
            <w:tcW w:w="0" w:type="auto"/>
            <w:tcBorders>
              <w:bottom w:val="single" w:sz="6" w:space="0" w:color="000000"/>
            </w:tcBorders>
            <w:vAlign w:val="center"/>
            <w:hideMark/>
          </w:tcPr>
          <w:p w14:paraId="00775556" w14:textId="77777777" w:rsidR="00767205" w:rsidRDefault="00767205" w:rsidP="00966C79">
            <w:pPr>
              <w:jc w:val="center"/>
              <w:rPr>
                <w:rFonts w:eastAsia="Times New Roman"/>
                <w:sz w:val="20"/>
                <w:szCs w:val="20"/>
              </w:rPr>
            </w:pPr>
          </w:p>
        </w:tc>
      </w:tr>
      <w:tr w:rsidR="00767205" w14:paraId="4D5557E6" w14:textId="77777777" w:rsidTr="00714654">
        <w:trPr>
          <w:tblCellSpacing w:w="15" w:type="dxa"/>
          <w:jc w:val="center"/>
        </w:trPr>
        <w:tc>
          <w:tcPr>
            <w:tcW w:w="0" w:type="auto"/>
            <w:vAlign w:val="center"/>
            <w:hideMark/>
          </w:tcPr>
          <w:p w14:paraId="20EB8DE0" w14:textId="77777777" w:rsidR="00767205" w:rsidRDefault="00767205" w:rsidP="00966C79">
            <w:pPr>
              <w:jc w:val="center"/>
              <w:rPr>
                <w:rFonts w:eastAsia="Times New Roman"/>
                <w:sz w:val="20"/>
                <w:szCs w:val="20"/>
              </w:rPr>
            </w:pPr>
          </w:p>
        </w:tc>
        <w:tc>
          <w:tcPr>
            <w:tcW w:w="0" w:type="auto"/>
            <w:vAlign w:val="center"/>
            <w:hideMark/>
          </w:tcPr>
          <w:p w14:paraId="07AE85F2" w14:textId="77777777" w:rsidR="00767205" w:rsidRDefault="00767205" w:rsidP="00966C79">
            <w:pPr>
              <w:jc w:val="center"/>
              <w:rPr>
                <w:rFonts w:eastAsia="Times New Roman"/>
              </w:rPr>
            </w:pPr>
            <w:r>
              <w:rPr>
                <w:rFonts w:eastAsia="Times New Roman"/>
              </w:rPr>
              <w:t>Volatility (Daily Return)</w:t>
            </w:r>
          </w:p>
        </w:tc>
      </w:tr>
      <w:tr w:rsidR="00767205"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Default="00767205" w:rsidP="00966C79">
            <w:pPr>
              <w:jc w:val="center"/>
              <w:rPr>
                <w:rFonts w:eastAsia="Times New Roman"/>
              </w:rPr>
            </w:pPr>
          </w:p>
        </w:tc>
      </w:tr>
      <w:tr w:rsidR="00767205" w14:paraId="39218337" w14:textId="77777777" w:rsidTr="00714654">
        <w:trPr>
          <w:tblCellSpacing w:w="15" w:type="dxa"/>
          <w:jc w:val="center"/>
        </w:trPr>
        <w:tc>
          <w:tcPr>
            <w:tcW w:w="0" w:type="auto"/>
            <w:vAlign w:val="center"/>
            <w:hideMark/>
          </w:tcPr>
          <w:p w14:paraId="7E869F86" w14:textId="77777777" w:rsidR="00767205" w:rsidRDefault="00767205" w:rsidP="00966C79">
            <w:pPr>
              <w:jc w:val="left"/>
              <w:rPr>
                <w:rFonts w:eastAsia="Times New Roman"/>
              </w:rPr>
            </w:pPr>
            <w:r>
              <w:rPr>
                <w:rFonts w:eastAsia="Times New Roman"/>
              </w:rPr>
              <w:t>Post Period</w:t>
            </w:r>
          </w:p>
        </w:tc>
        <w:tc>
          <w:tcPr>
            <w:tcW w:w="0" w:type="auto"/>
            <w:vAlign w:val="center"/>
            <w:hideMark/>
          </w:tcPr>
          <w:p w14:paraId="0DA2C9B9" w14:textId="77777777" w:rsidR="00767205" w:rsidRDefault="00767205" w:rsidP="00966C79">
            <w:pPr>
              <w:jc w:val="center"/>
              <w:rPr>
                <w:rFonts w:eastAsia="Times New Roman"/>
              </w:rPr>
            </w:pPr>
            <w:r>
              <w:rPr>
                <w:rFonts w:eastAsia="Times New Roman"/>
              </w:rPr>
              <w:t>-0.002</w:t>
            </w:r>
          </w:p>
        </w:tc>
      </w:tr>
      <w:tr w:rsidR="00767205" w14:paraId="7FA37B76" w14:textId="77777777" w:rsidTr="00714654">
        <w:trPr>
          <w:tblCellSpacing w:w="15" w:type="dxa"/>
          <w:jc w:val="center"/>
        </w:trPr>
        <w:tc>
          <w:tcPr>
            <w:tcW w:w="0" w:type="auto"/>
            <w:vAlign w:val="center"/>
            <w:hideMark/>
          </w:tcPr>
          <w:p w14:paraId="55B3B9FC" w14:textId="77777777" w:rsidR="00767205" w:rsidRDefault="00767205" w:rsidP="00966C79">
            <w:pPr>
              <w:jc w:val="center"/>
              <w:rPr>
                <w:rFonts w:eastAsia="Times New Roman"/>
              </w:rPr>
            </w:pPr>
          </w:p>
        </w:tc>
        <w:tc>
          <w:tcPr>
            <w:tcW w:w="0" w:type="auto"/>
            <w:vAlign w:val="center"/>
            <w:hideMark/>
          </w:tcPr>
          <w:p w14:paraId="6AF2CCB0" w14:textId="77777777" w:rsidR="00767205" w:rsidRDefault="00767205" w:rsidP="00966C79">
            <w:pPr>
              <w:jc w:val="center"/>
              <w:rPr>
                <w:rFonts w:eastAsia="Times New Roman"/>
              </w:rPr>
            </w:pPr>
            <w:r>
              <w:rPr>
                <w:rFonts w:eastAsia="Times New Roman"/>
              </w:rPr>
              <w:t>(0.087)</w:t>
            </w:r>
          </w:p>
        </w:tc>
      </w:tr>
      <w:tr w:rsidR="00767205" w14:paraId="715AD659" w14:textId="77777777" w:rsidTr="00714654">
        <w:trPr>
          <w:tblCellSpacing w:w="15" w:type="dxa"/>
          <w:jc w:val="center"/>
        </w:trPr>
        <w:tc>
          <w:tcPr>
            <w:tcW w:w="0" w:type="auto"/>
            <w:vAlign w:val="center"/>
            <w:hideMark/>
          </w:tcPr>
          <w:p w14:paraId="3DC463EA" w14:textId="77777777" w:rsidR="00767205" w:rsidRDefault="00767205" w:rsidP="00966C79">
            <w:pPr>
              <w:jc w:val="center"/>
              <w:rPr>
                <w:rFonts w:eastAsia="Times New Roman"/>
              </w:rPr>
            </w:pPr>
          </w:p>
        </w:tc>
        <w:tc>
          <w:tcPr>
            <w:tcW w:w="0" w:type="auto"/>
            <w:vAlign w:val="center"/>
            <w:hideMark/>
          </w:tcPr>
          <w:p w14:paraId="3239E033" w14:textId="77777777" w:rsidR="00767205" w:rsidRDefault="00767205" w:rsidP="00966C79">
            <w:pPr>
              <w:rPr>
                <w:rFonts w:eastAsia="Times New Roman"/>
                <w:sz w:val="20"/>
                <w:szCs w:val="20"/>
              </w:rPr>
            </w:pPr>
          </w:p>
        </w:tc>
      </w:tr>
      <w:tr w:rsidR="00767205" w14:paraId="59445D9C" w14:textId="77777777" w:rsidTr="00714654">
        <w:trPr>
          <w:tblCellSpacing w:w="15" w:type="dxa"/>
          <w:jc w:val="center"/>
        </w:trPr>
        <w:tc>
          <w:tcPr>
            <w:tcW w:w="0" w:type="auto"/>
            <w:vAlign w:val="center"/>
            <w:hideMark/>
          </w:tcPr>
          <w:p w14:paraId="44DDFBA8" w14:textId="77777777" w:rsidR="00767205" w:rsidRDefault="00767205" w:rsidP="00966C79">
            <w:pPr>
              <w:jc w:val="left"/>
              <w:rPr>
                <w:rFonts w:eastAsia="Times New Roman"/>
              </w:rPr>
            </w:pPr>
            <w:r>
              <w:rPr>
                <w:rFonts w:eastAsia="Times New Roman"/>
              </w:rPr>
              <w:t>USD Market</w:t>
            </w:r>
          </w:p>
        </w:tc>
        <w:tc>
          <w:tcPr>
            <w:tcW w:w="0" w:type="auto"/>
            <w:vAlign w:val="center"/>
            <w:hideMark/>
          </w:tcPr>
          <w:p w14:paraId="130C4875" w14:textId="77777777" w:rsidR="00767205" w:rsidRDefault="00767205" w:rsidP="00966C79">
            <w:pPr>
              <w:jc w:val="center"/>
              <w:rPr>
                <w:rFonts w:eastAsia="Times New Roman"/>
              </w:rPr>
            </w:pPr>
            <w:r>
              <w:rPr>
                <w:rFonts w:eastAsia="Times New Roman"/>
              </w:rPr>
              <w:t>0.012</w:t>
            </w:r>
          </w:p>
        </w:tc>
      </w:tr>
      <w:tr w:rsidR="00767205" w14:paraId="1629A645" w14:textId="77777777" w:rsidTr="00714654">
        <w:trPr>
          <w:tblCellSpacing w:w="15" w:type="dxa"/>
          <w:jc w:val="center"/>
        </w:trPr>
        <w:tc>
          <w:tcPr>
            <w:tcW w:w="0" w:type="auto"/>
            <w:vAlign w:val="center"/>
            <w:hideMark/>
          </w:tcPr>
          <w:p w14:paraId="2EC810D9" w14:textId="77777777" w:rsidR="00767205" w:rsidRDefault="00767205" w:rsidP="00966C79">
            <w:pPr>
              <w:jc w:val="center"/>
              <w:rPr>
                <w:rFonts w:eastAsia="Times New Roman"/>
              </w:rPr>
            </w:pPr>
          </w:p>
        </w:tc>
        <w:tc>
          <w:tcPr>
            <w:tcW w:w="0" w:type="auto"/>
            <w:vAlign w:val="center"/>
            <w:hideMark/>
          </w:tcPr>
          <w:p w14:paraId="4C3B333E" w14:textId="77777777" w:rsidR="00767205" w:rsidRDefault="00767205" w:rsidP="00966C79">
            <w:pPr>
              <w:jc w:val="center"/>
              <w:rPr>
                <w:rFonts w:eastAsia="Times New Roman"/>
              </w:rPr>
            </w:pPr>
            <w:r>
              <w:rPr>
                <w:rFonts w:eastAsia="Times New Roman"/>
              </w:rPr>
              <w:t>(0.090)</w:t>
            </w:r>
          </w:p>
        </w:tc>
      </w:tr>
      <w:tr w:rsidR="00767205" w14:paraId="0C3FEEA2" w14:textId="77777777" w:rsidTr="00714654">
        <w:trPr>
          <w:tblCellSpacing w:w="15" w:type="dxa"/>
          <w:jc w:val="center"/>
        </w:trPr>
        <w:tc>
          <w:tcPr>
            <w:tcW w:w="0" w:type="auto"/>
            <w:vAlign w:val="center"/>
            <w:hideMark/>
          </w:tcPr>
          <w:p w14:paraId="56DC6940" w14:textId="77777777" w:rsidR="00767205" w:rsidRDefault="00767205" w:rsidP="00966C79">
            <w:pPr>
              <w:jc w:val="center"/>
              <w:rPr>
                <w:rFonts w:eastAsia="Times New Roman"/>
              </w:rPr>
            </w:pPr>
          </w:p>
        </w:tc>
        <w:tc>
          <w:tcPr>
            <w:tcW w:w="0" w:type="auto"/>
            <w:vAlign w:val="center"/>
            <w:hideMark/>
          </w:tcPr>
          <w:p w14:paraId="60BEA154" w14:textId="77777777" w:rsidR="00767205" w:rsidRDefault="00767205" w:rsidP="00966C79">
            <w:pPr>
              <w:rPr>
                <w:rFonts w:eastAsia="Times New Roman"/>
                <w:sz w:val="20"/>
                <w:szCs w:val="20"/>
              </w:rPr>
            </w:pPr>
          </w:p>
        </w:tc>
      </w:tr>
      <w:tr w:rsidR="00767205" w14:paraId="22EE49D4" w14:textId="77777777" w:rsidTr="00714654">
        <w:trPr>
          <w:tblCellSpacing w:w="15" w:type="dxa"/>
          <w:jc w:val="center"/>
        </w:trPr>
        <w:tc>
          <w:tcPr>
            <w:tcW w:w="0" w:type="auto"/>
            <w:vAlign w:val="center"/>
            <w:hideMark/>
          </w:tcPr>
          <w:p w14:paraId="0BB26B89" w14:textId="77777777" w:rsidR="00767205" w:rsidRDefault="00767205" w:rsidP="00966C79">
            <w:pPr>
              <w:jc w:val="left"/>
              <w:rPr>
                <w:rFonts w:eastAsia="Times New Roman"/>
              </w:rPr>
            </w:pPr>
            <w:r>
              <w:rPr>
                <w:rFonts w:eastAsia="Times New Roman"/>
              </w:rPr>
              <w:t>Post Period x USD Market</w:t>
            </w:r>
          </w:p>
        </w:tc>
        <w:tc>
          <w:tcPr>
            <w:tcW w:w="0" w:type="auto"/>
            <w:vAlign w:val="center"/>
            <w:hideMark/>
          </w:tcPr>
          <w:p w14:paraId="56D42077" w14:textId="77777777" w:rsidR="00767205" w:rsidRDefault="00767205" w:rsidP="00966C79">
            <w:pPr>
              <w:jc w:val="center"/>
              <w:rPr>
                <w:rFonts w:eastAsia="Times New Roman"/>
              </w:rPr>
            </w:pPr>
            <w:r>
              <w:rPr>
                <w:rFonts w:eastAsia="Times New Roman"/>
              </w:rPr>
              <w:t>-0.016</w:t>
            </w:r>
          </w:p>
        </w:tc>
      </w:tr>
      <w:tr w:rsidR="00767205" w14:paraId="4F92E8C2" w14:textId="77777777" w:rsidTr="00714654">
        <w:trPr>
          <w:tblCellSpacing w:w="15" w:type="dxa"/>
          <w:jc w:val="center"/>
        </w:trPr>
        <w:tc>
          <w:tcPr>
            <w:tcW w:w="0" w:type="auto"/>
            <w:vAlign w:val="center"/>
            <w:hideMark/>
          </w:tcPr>
          <w:p w14:paraId="2A930044" w14:textId="77777777" w:rsidR="00767205" w:rsidRDefault="00767205" w:rsidP="00966C79">
            <w:pPr>
              <w:jc w:val="center"/>
              <w:rPr>
                <w:rFonts w:eastAsia="Times New Roman"/>
              </w:rPr>
            </w:pPr>
          </w:p>
        </w:tc>
        <w:tc>
          <w:tcPr>
            <w:tcW w:w="0" w:type="auto"/>
            <w:vAlign w:val="center"/>
            <w:hideMark/>
          </w:tcPr>
          <w:p w14:paraId="647DF7A9" w14:textId="77777777" w:rsidR="00767205" w:rsidRDefault="00767205" w:rsidP="00966C79">
            <w:pPr>
              <w:jc w:val="center"/>
              <w:rPr>
                <w:rFonts w:eastAsia="Times New Roman"/>
              </w:rPr>
            </w:pPr>
            <w:r>
              <w:rPr>
                <w:rFonts w:eastAsia="Times New Roman"/>
              </w:rPr>
              <w:t>(0.119)</w:t>
            </w:r>
          </w:p>
        </w:tc>
      </w:tr>
      <w:tr w:rsidR="00767205" w14:paraId="7A04D630" w14:textId="77777777" w:rsidTr="00714654">
        <w:trPr>
          <w:tblCellSpacing w:w="15" w:type="dxa"/>
          <w:jc w:val="center"/>
        </w:trPr>
        <w:tc>
          <w:tcPr>
            <w:tcW w:w="0" w:type="auto"/>
            <w:vAlign w:val="center"/>
            <w:hideMark/>
          </w:tcPr>
          <w:p w14:paraId="51F83690" w14:textId="77777777" w:rsidR="00767205" w:rsidRDefault="00767205" w:rsidP="00966C79">
            <w:pPr>
              <w:jc w:val="center"/>
              <w:rPr>
                <w:rFonts w:eastAsia="Times New Roman"/>
              </w:rPr>
            </w:pPr>
          </w:p>
        </w:tc>
        <w:tc>
          <w:tcPr>
            <w:tcW w:w="0" w:type="auto"/>
            <w:vAlign w:val="center"/>
            <w:hideMark/>
          </w:tcPr>
          <w:p w14:paraId="3A521538" w14:textId="77777777" w:rsidR="00767205" w:rsidRDefault="00767205" w:rsidP="00966C79">
            <w:pPr>
              <w:rPr>
                <w:rFonts w:eastAsia="Times New Roman"/>
                <w:sz w:val="20"/>
                <w:szCs w:val="20"/>
              </w:rPr>
            </w:pPr>
          </w:p>
        </w:tc>
      </w:tr>
      <w:tr w:rsidR="00767205" w14:paraId="2299B730" w14:textId="77777777" w:rsidTr="00714654">
        <w:trPr>
          <w:tblCellSpacing w:w="15" w:type="dxa"/>
          <w:jc w:val="center"/>
        </w:trPr>
        <w:tc>
          <w:tcPr>
            <w:tcW w:w="0" w:type="auto"/>
            <w:vAlign w:val="center"/>
            <w:hideMark/>
          </w:tcPr>
          <w:p w14:paraId="2699EF44" w14:textId="77777777" w:rsidR="00767205" w:rsidRDefault="00767205" w:rsidP="00966C79">
            <w:pPr>
              <w:jc w:val="left"/>
              <w:rPr>
                <w:rFonts w:eastAsia="Times New Roman"/>
              </w:rPr>
            </w:pPr>
            <w:r>
              <w:rPr>
                <w:rFonts w:eastAsia="Times New Roman"/>
              </w:rPr>
              <w:t>Constant</w:t>
            </w:r>
          </w:p>
        </w:tc>
        <w:tc>
          <w:tcPr>
            <w:tcW w:w="0" w:type="auto"/>
            <w:vAlign w:val="center"/>
            <w:hideMark/>
          </w:tcPr>
          <w:p w14:paraId="7A7CD8E5" w14:textId="77777777" w:rsidR="00767205" w:rsidRDefault="00767205" w:rsidP="00966C79">
            <w:pPr>
              <w:jc w:val="center"/>
              <w:rPr>
                <w:rFonts w:eastAsia="Times New Roman"/>
              </w:rPr>
            </w:pPr>
            <w:r>
              <w:rPr>
                <w:rFonts w:eastAsia="Times New Roman"/>
              </w:rPr>
              <w:t>0.039</w:t>
            </w:r>
          </w:p>
        </w:tc>
      </w:tr>
      <w:tr w:rsidR="00767205" w14:paraId="4153F14D" w14:textId="77777777" w:rsidTr="00714654">
        <w:trPr>
          <w:tblCellSpacing w:w="15" w:type="dxa"/>
          <w:jc w:val="center"/>
        </w:trPr>
        <w:tc>
          <w:tcPr>
            <w:tcW w:w="0" w:type="auto"/>
            <w:vAlign w:val="center"/>
            <w:hideMark/>
          </w:tcPr>
          <w:p w14:paraId="7E1578C9" w14:textId="77777777" w:rsidR="00767205" w:rsidRDefault="00767205" w:rsidP="00966C79">
            <w:pPr>
              <w:jc w:val="center"/>
              <w:rPr>
                <w:rFonts w:eastAsia="Times New Roman"/>
              </w:rPr>
            </w:pPr>
          </w:p>
        </w:tc>
        <w:tc>
          <w:tcPr>
            <w:tcW w:w="0" w:type="auto"/>
            <w:vAlign w:val="center"/>
            <w:hideMark/>
          </w:tcPr>
          <w:p w14:paraId="18C7BABF" w14:textId="77777777" w:rsidR="00767205" w:rsidRDefault="00767205" w:rsidP="00966C79">
            <w:pPr>
              <w:jc w:val="center"/>
              <w:rPr>
                <w:rFonts w:eastAsia="Times New Roman"/>
              </w:rPr>
            </w:pPr>
            <w:r>
              <w:rPr>
                <w:rFonts w:eastAsia="Times New Roman"/>
              </w:rPr>
              <w:t>(0.065)</w:t>
            </w:r>
          </w:p>
        </w:tc>
      </w:tr>
      <w:tr w:rsidR="00767205" w14:paraId="49405D93" w14:textId="77777777" w:rsidTr="00714654">
        <w:trPr>
          <w:tblCellSpacing w:w="15" w:type="dxa"/>
          <w:jc w:val="center"/>
        </w:trPr>
        <w:tc>
          <w:tcPr>
            <w:tcW w:w="0" w:type="auto"/>
            <w:vAlign w:val="center"/>
            <w:hideMark/>
          </w:tcPr>
          <w:p w14:paraId="4C5CEE7D" w14:textId="77777777" w:rsidR="00767205" w:rsidRDefault="00767205" w:rsidP="00966C79">
            <w:pPr>
              <w:jc w:val="center"/>
              <w:rPr>
                <w:rFonts w:eastAsia="Times New Roman"/>
              </w:rPr>
            </w:pPr>
          </w:p>
        </w:tc>
        <w:tc>
          <w:tcPr>
            <w:tcW w:w="0" w:type="auto"/>
            <w:vAlign w:val="center"/>
            <w:hideMark/>
          </w:tcPr>
          <w:p w14:paraId="2436113F" w14:textId="77777777" w:rsidR="00767205" w:rsidRDefault="00767205" w:rsidP="00966C79">
            <w:pPr>
              <w:rPr>
                <w:rFonts w:eastAsia="Times New Roman"/>
                <w:sz w:val="20"/>
                <w:szCs w:val="20"/>
              </w:rPr>
            </w:pPr>
          </w:p>
        </w:tc>
      </w:tr>
      <w:tr w:rsidR="00767205" w14:paraId="119E8413" w14:textId="77777777" w:rsidTr="00714654">
        <w:trPr>
          <w:tblCellSpacing w:w="15" w:type="dxa"/>
          <w:jc w:val="center"/>
        </w:trPr>
        <w:tc>
          <w:tcPr>
            <w:tcW w:w="0" w:type="auto"/>
            <w:gridSpan w:val="2"/>
            <w:tcBorders>
              <w:bottom w:val="single" w:sz="6" w:space="0" w:color="000000"/>
            </w:tcBorders>
            <w:vAlign w:val="center"/>
            <w:hideMark/>
          </w:tcPr>
          <w:p w14:paraId="4552B960" w14:textId="77777777" w:rsidR="00767205" w:rsidRDefault="00767205" w:rsidP="00966C79">
            <w:pPr>
              <w:jc w:val="center"/>
              <w:rPr>
                <w:rFonts w:eastAsia="Times New Roman"/>
                <w:sz w:val="20"/>
                <w:szCs w:val="20"/>
              </w:rPr>
            </w:pPr>
          </w:p>
        </w:tc>
      </w:tr>
      <w:tr w:rsidR="00767205" w14:paraId="6CFA2DDA" w14:textId="77777777" w:rsidTr="00714654">
        <w:trPr>
          <w:tblCellSpacing w:w="15" w:type="dxa"/>
          <w:jc w:val="center"/>
        </w:trPr>
        <w:tc>
          <w:tcPr>
            <w:tcW w:w="0" w:type="auto"/>
            <w:vAlign w:val="center"/>
            <w:hideMark/>
          </w:tcPr>
          <w:p w14:paraId="093D8B79" w14:textId="77777777" w:rsidR="00767205" w:rsidRDefault="00767205" w:rsidP="00966C79">
            <w:pPr>
              <w:jc w:val="left"/>
              <w:rPr>
                <w:rFonts w:eastAsia="Times New Roman"/>
              </w:rPr>
            </w:pPr>
            <w:r>
              <w:rPr>
                <w:rFonts w:eastAsia="Times New Roman"/>
              </w:rPr>
              <w:t>Observations</w:t>
            </w:r>
          </w:p>
        </w:tc>
        <w:tc>
          <w:tcPr>
            <w:tcW w:w="0" w:type="auto"/>
            <w:vAlign w:val="center"/>
            <w:hideMark/>
          </w:tcPr>
          <w:p w14:paraId="191C47C6" w14:textId="77777777" w:rsidR="00767205" w:rsidRDefault="00767205" w:rsidP="00966C79">
            <w:pPr>
              <w:jc w:val="center"/>
              <w:rPr>
                <w:rFonts w:eastAsia="Times New Roman"/>
              </w:rPr>
            </w:pPr>
            <w:r>
              <w:rPr>
                <w:rFonts w:eastAsia="Times New Roman"/>
              </w:rPr>
              <w:t>104</w:t>
            </w:r>
          </w:p>
        </w:tc>
      </w:tr>
      <w:tr w:rsidR="00767205" w14:paraId="539FB8F5" w14:textId="77777777" w:rsidTr="00714654">
        <w:trPr>
          <w:tblCellSpacing w:w="15" w:type="dxa"/>
          <w:jc w:val="center"/>
        </w:trPr>
        <w:tc>
          <w:tcPr>
            <w:tcW w:w="0" w:type="auto"/>
            <w:vAlign w:val="center"/>
            <w:hideMark/>
          </w:tcPr>
          <w:p w14:paraId="54BDE381" w14:textId="77777777" w:rsidR="00767205" w:rsidRDefault="00767205" w:rsidP="00966C79">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3CDA781" w14:textId="77777777" w:rsidR="00767205" w:rsidRDefault="00767205" w:rsidP="00966C79">
            <w:pPr>
              <w:jc w:val="center"/>
              <w:rPr>
                <w:rFonts w:eastAsia="Times New Roman"/>
              </w:rPr>
            </w:pPr>
            <w:r>
              <w:rPr>
                <w:rFonts w:eastAsia="Times New Roman"/>
              </w:rPr>
              <w:t>0.001</w:t>
            </w:r>
          </w:p>
        </w:tc>
      </w:tr>
      <w:tr w:rsidR="00767205" w14:paraId="18783382" w14:textId="77777777" w:rsidTr="00714654">
        <w:trPr>
          <w:tblCellSpacing w:w="15" w:type="dxa"/>
          <w:jc w:val="center"/>
        </w:trPr>
        <w:tc>
          <w:tcPr>
            <w:tcW w:w="0" w:type="auto"/>
            <w:vAlign w:val="center"/>
            <w:hideMark/>
          </w:tcPr>
          <w:p w14:paraId="31877894" w14:textId="77777777" w:rsidR="00767205" w:rsidRDefault="00767205" w:rsidP="00966C79">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35299CFC" w14:textId="77777777" w:rsidR="00767205" w:rsidRDefault="00767205" w:rsidP="00966C79">
            <w:pPr>
              <w:jc w:val="center"/>
              <w:rPr>
                <w:rFonts w:eastAsia="Times New Roman"/>
              </w:rPr>
            </w:pPr>
            <w:r>
              <w:rPr>
                <w:rFonts w:eastAsia="Times New Roman"/>
              </w:rPr>
              <w:t>-0.029</w:t>
            </w:r>
          </w:p>
        </w:tc>
      </w:tr>
      <w:tr w:rsidR="00767205" w14:paraId="27698754" w14:textId="77777777" w:rsidTr="00714654">
        <w:trPr>
          <w:tblCellSpacing w:w="15" w:type="dxa"/>
          <w:jc w:val="center"/>
        </w:trPr>
        <w:tc>
          <w:tcPr>
            <w:tcW w:w="0" w:type="auto"/>
            <w:vAlign w:val="center"/>
            <w:hideMark/>
          </w:tcPr>
          <w:p w14:paraId="565CD266" w14:textId="77777777" w:rsidR="00767205" w:rsidRDefault="00767205" w:rsidP="00966C79">
            <w:pPr>
              <w:jc w:val="left"/>
              <w:rPr>
                <w:rFonts w:eastAsia="Times New Roman"/>
              </w:rPr>
            </w:pPr>
            <w:r>
              <w:rPr>
                <w:rFonts w:eastAsia="Times New Roman"/>
              </w:rPr>
              <w:t>Residual Std. Error</w:t>
            </w:r>
          </w:p>
        </w:tc>
        <w:tc>
          <w:tcPr>
            <w:tcW w:w="0" w:type="auto"/>
            <w:vAlign w:val="center"/>
            <w:hideMark/>
          </w:tcPr>
          <w:p w14:paraId="42007A88" w14:textId="77777777" w:rsidR="00767205" w:rsidRDefault="00767205" w:rsidP="00966C79">
            <w:pPr>
              <w:jc w:val="center"/>
              <w:rPr>
                <w:rFonts w:eastAsia="Times New Roman"/>
              </w:rPr>
            </w:pPr>
            <w:r>
              <w:rPr>
                <w:rFonts w:eastAsia="Times New Roman"/>
              </w:rPr>
              <w:t>0.300 (df = 100)</w:t>
            </w:r>
          </w:p>
        </w:tc>
      </w:tr>
      <w:tr w:rsidR="00767205" w14:paraId="6BF675CF" w14:textId="77777777" w:rsidTr="00714654">
        <w:trPr>
          <w:tblCellSpacing w:w="15" w:type="dxa"/>
          <w:jc w:val="center"/>
        </w:trPr>
        <w:tc>
          <w:tcPr>
            <w:tcW w:w="0" w:type="auto"/>
            <w:vAlign w:val="center"/>
            <w:hideMark/>
          </w:tcPr>
          <w:p w14:paraId="167965C7" w14:textId="77777777" w:rsidR="00767205" w:rsidRDefault="00767205" w:rsidP="00966C79">
            <w:pPr>
              <w:jc w:val="left"/>
              <w:rPr>
                <w:rFonts w:eastAsia="Times New Roman"/>
              </w:rPr>
            </w:pPr>
            <w:r>
              <w:rPr>
                <w:rFonts w:eastAsia="Times New Roman"/>
              </w:rPr>
              <w:t>F Statistic</w:t>
            </w:r>
          </w:p>
        </w:tc>
        <w:tc>
          <w:tcPr>
            <w:tcW w:w="0" w:type="auto"/>
            <w:vAlign w:val="center"/>
            <w:hideMark/>
          </w:tcPr>
          <w:p w14:paraId="4A4248FA" w14:textId="77777777" w:rsidR="00767205" w:rsidRDefault="00767205" w:rsidP="00966C79">
            <w:pPr>
              <w:jc w:val="center"/>
              <w:rPr>
                <w:rFonts w:eastAsia="Times New Roman"/>
              </w:rPr>
            </w:pPr>
            <w:r>
              <w:rPr>
                <w:rFonts w:eastAsia="Times New Roman"/>
              </w:rPr>
              <w:t>0.018 (df = 3; 100)</w:t>
            </w:r>
          </w:p>
        </w:tc>
      </w:tr>
      <w:tr w:rsidR="00767205"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Default="00767205" w:rsidP="00966C79">
            <w:pPr>
              <w:jc w:val="center"/>
              <w:rPr>
                <w:rFonts w:eastAsia="Times New Roman"/>
              </w:rPr>
            </w:pPr>
          </w:p>
        </w:tc>
      </w:tr>
      <w:tr w:rsidR="00767205" w14:paraId="7DD5D703" w14:textId="77777777" w:rsidTr="00714654">
        <w:trPr>
          <w:tblCellSpacing w:w="15" w:type="dxa"/>
          <w:jc w:val="center"/>
        </w:trPr>
        <w:tc>
          <w:tcPr>
            <w:tcW w:w="0" w:type="auto"/>
            <w:vAlign w:val="center"/>
            <w:hideMark/>
          </w:tcPr>
          <w:p w14:paraId="6238B732" w14:textId="77777777" w:rsidR="00767205" w:rsidRDefault="00767205" w:rsidP="00966C79">
            <w:pPr>
              <w:jc w:val="left"/>
              <w:rPr>
                <w:rFonts w:eastAsia="Times New Roman"/>
              </w:rPr>
            </w:pPr>
            <w:r>
              <w:rPr>
                <w:rStyle w:val="Emphasis"/>
              </w:rPr>
              <w:t>Note:</w:t>
            </w:r>
          </w:p>
        </w:tc>
        <w:tc>
          <w:tcPr>
            <w:tcW w:w="0" w:type="auto"/>
            <w:vAlign w:val="center"/>
            <w:hideMark/>
          </w:tcPr>
          <w:p w14:paraId="34D8D7A6" w14:textId="77777777" w:rsidR="00767205" w:rsidRDefault="00767205"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64" w:name="_Ref169916090"/>
      <w:r>
        <w:t>Conclusion</w:t>
      </w:r>
      <w:bookmarkEnd w:id="64"/>
    </w:p>
    <w:p w14:paraId="2E8F0D6B" w14:textId="7CA0DC3D" w:rsidR="00C802D3" w:rsidRDefault="00C802D3" w:rsidP="00C802D3">
      <w:pPr>
        <w:rPr>
          <w:rFonts w:eastAsia="Times New Roman"/>
        </w:rPr>
      </w:pPr>
      <w:commentRangeStart w:id="65"/>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Roll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commentRangeEnd w:id="65"/>
      <w:r w:rsidR="00646DB7">
        <w:rPr>
          <w:rStyle w:val="CommentReference"/>
        </w:rPr>
        <w:commentReference w:id="65"/>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82BD872"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77777777" w:rsidR="00260ADF" w:rsidRDefault="00260ADF" w:rsidP="00260ADF">
      <w:commentRangeStart w:id="66"/>
      <w:r>
        <w:lastRenderedPageBreak/>
        <w:t>Appendix</w:t>
      </w:r>
      <w:commentRangeEnd w:id="66"/>
      <w:r w:rsidR="00714654">
        <w:rPr>
          <w:rStyle w:val="CommentReference"/>
        </w:rPr>
        <w:commentReference w:id="66"/>
      </w:r>
      <w:r>
        <w:t>: Contract Characteristics</w:t>
      </w:r>
    </w:p>
    <w:p w14:paraId="186C04B7" w14:textId="77777777" w:rsidR="00260ADF" w:rsidRDefault="00260ADF" w:rsidP="00260ADF">
      <w:r>
        <w:t>This appendix lists the detailed characteristics of the “standard” (most liquid) interest-rate swaps contract for the currencies studied in this paper.</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rsidTr="00966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sidP="00966C79">
            <w:r>
              <w:t>Currency</w:t>
            </w:r>
          </w:p>
        </w:tc>
        <w:tc>
          <w:tcPr>
            <w:tcW w:w="1870" w:type="dxa"/>
          </w:tcPr>
          <w:p w14:paraId="56F39AB9"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sidP="00966C79">
            <w:r>
              <w:t>Settlement</w:t>
            </w:r>
          </w:p>
        </w:tc>
        <w:tc>
          <w:tcPr>
            <w:tcW w:w="1870" w:type="dxa"/>
          </w:tcPr>
          <w:p w14:paraId="03B39F5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rsidP="00966C79">
            <w:pPr>
              <w:jc w:val="left"/>
            </w:pPr>
            <w:r>
              <w:t>Fixed Leg</w:t>
            </w:r>
          </w:p>
        </w:tc>
      </w:tr>
      <w:tr w:rsidR="00260ADF" w14:paraId="20AF48FD"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sidP="00966C79">
            <w:r>
              <w:t>Day Count Convention</w:t>
            </w:r>
          </w:p>
        </w:tc>
        <w:tc>
          <w:tcPr>
            <w:tcW w:w="1870" w:type="dxa"/>
            <w:tcBorders>
              <w:top w:val="single" w:sz="4" w:space="0" w:color="auto"/>
            </w:tcBorders>
          </w:tcPr>
          <w:p w14:paraId="0A7B352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sidP="00966C79">
            <w:r>
              <w:t>Payment Frequency</w:t>
            </w:r>
          </w:p>
        </w:tc>
        <w:tc>
          <w:tcPr>
            <w:tcW w:w="1870" w:type="dxa"/>
          </w:tcPr>
          <w:p w14:paraId="4A746E8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sidP="00966C79">
            <w:r>
              <w:t>Business Day Adjustment Convention</w:t>
            </w:r>
          </w:p>
        </w:tc>
        <w:tc>
          <w:tcPr>
            <w:tcW w:w="1870" w:type="dxa"/>
          </w:tcPr>
          <w:p w14:paraId="0832056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sidP="00966C79">
            <w:r>
              <w:t>Adjustment Type</w:t>
            </w:r>
          </w:p>
        </w:tc>
        <w:tc>
          <w:tcPr>
            <w:tcW w:w="1870" w:type="dxa"/>
          </w:tcPr>
          <w:p w14:paraId="332A357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sidP="00966C79">
            <w:r>
              <w:t>Roll Convention</w:t>
            </w:r>
          </w:p>
        </w:tc>
        <w:tc>
          <w:tcPr>
            <w:tcW w:w="1870" w:type="dxa"/>
          </w:tcPr>
          <w:p w14:paraId="000CD32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sidP="00966C79">
            <w:r>
              <w:t>Accrual Calculation Calendar</w:t>
            </w:r>
          </w:p>
        </w:tc>
        <w:tc>
          <w:tcPr>
            <w:tcW w:w="1870" w:type="dxa"/>
          </w:tcPr>
          <w:p w14:paraId="782D0C9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sidP="00966C79">
            <w:r>
              <w:t>Pay Delay</w:t>
            </w:r>
          </w:p>
        </w:tc>
        <w:tc>
          <w:tcPr>
            <w:tcW w:w="1870" w:type="dxa"/>
          </w:tcPr>
          <w:p w14:paraId="6075E90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rsidP="00966C79">
            <w:pPr>
              <w:jc w:val="left"/>
            </w:pPr>
            <w:r>
              <w:t>Floating Leg</w:t>
            </w:r>
          </w:p>
        </w:tc>
      </w:tr>
      <w:tr w:rsidR="00260ADF" w14:paraId="15C7CA4F"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sidP="00966C79">
            <w:r>
              <w:t>Day Count Convention</w:t>
            </w:r>
          </w:p>
        </w:tc>
        <w:tc>
          <w:tcPr>
            <w:tcW w:w="1870" w:type="dxa"/>
            <w:tcBorders>
              <w:top w:val="single" w:sz="4" w:space="0" w:color="auto"/>
            </w:tcBorders>
          </w:tcPr>
          <w:p w14:paraId="71C9C7A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sidP="00966C79">
            <w:r>
              <w:t>Payment Frequency</w:t>
            </w:r>
          </w:p>
        </w:tc>
        <w:tc>
          <w:tcPr>
            <w:tcW w:w="1870" w:type="dxa"/>
          </w:tcPr>
          <w:p w14:paraId="6AA107A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sidP="00966C79">
            <w:r>
              <w:lastRenderedPageBreak/>
              <w:t>Reference Index</w:t>
            </w:r>
          </w:p>
        </w:tc>
        <w:tc>
          <w:tcPr>
            <w:tcW w:w="1870" w:type="dxa"/>
          </w:tcPr>
          <w:p w14:paraId="54623F7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sidP="00966C79">
            <w:r>
              <w:t>Reset Frequency</w:t>
            </w:r>
          </w:p>
        </w:tc>
        <w:tc>
          <w:tcPr>
            <w:tcW w:w="1870" w:type="dxa"/>
          </w:tcPr>
          <w:p w14:paraId="5AB0ABF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sidP="00966C79">
            <w:r>
              <w:t>Business Day Adjustment</w:t>
            </w:r>
          </w:p>
        </w:tc>
        <w:tc>
          <w:tcPr>
            <w:tcW w:w="1870" w:type="dxa"/>
          </w:tcPr>
          <w:p w14:paraId="1A6A858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sidP="00966C79">
            <w:r>
              <w:t>Adjustment Type</w:t>
            </w:r>
          </w:p>
        </w:tc>
        <w:tc>
          <w:tcPr>
            <w:tcW w:w="1870" w:type="dxa"/>
          </w:tcPr>
          <w:p w14:paraId="7C567E0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sidP="00966C79">
            <w:r>
              <w:t>Roll Convention</w:t>
            </w:r>
          </w:p>
        </w:tc>
        <w:tc>
          <w:tcPr>
            <w:tcW w:w="1870" w:type="dxa"/>
          </w:tcPr>
          <w:p w14:paraId="6F7D56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sidP="00966C79">
            <w:r>
              <w:t>Calculation Calendar</w:t>
            </w:r>
          </w:p>
        </w:tc>
        <w:tc>
          <w:tcPr>
            <w:tcW w:w="1870" w:type="dxa"/>
          </w:tcPr>
          <w:p w14:paraId="4172E2D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sidP="00966C79">
            <w:r>
              <w:t>Fixing Calendar</w:t>
            </w:r>
          </w:p>
        </w:tc>
        <w:tc>
          <w:tcPr>
            <w:tcW w:w="1870" w:type="dxa"/>
          </w:tcPr>
          <w:p w14:paraId="12F785B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sidP="00966C79">
            <w:r>
              <w:t>Fixing Lag</w:t>
            </w:r>
          </w:p>
        </w:tc>
        <w:tc>
          <w:tcPr>
            <w:tcW w:w="1870" w:type="dxa"/>
          </w:tcPr>
          <w:p w14:paraId="0ED43178"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sidP="00966C79">
            <w:r>
              <w:t>Pay Delay</w:t>
            </w:r>
          </w:p>
        </w:tc>
        <w:tc>
          <w:tcPr>
            <w:tcW w:w="1870" w:type="dxa"/>
          </w:tcPr>
          <w:p w14:paraId="077320B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sidP="00966C79">
            <w:r>
              <w:t>Reset Position</w:t>
            </w:r>
          </w:p>
        </w:tc>
        <w:tc>
          <w:tcPr>
            <w:tcW w:w="1870" w:type="dxa"/>
          </w:tcPr>
          <w:p w14:paraId="58AFEEB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77777777" w:rsidR="00260ADF" w:rsidRDefault="00260ADF" w:rsidP="00260ADF"/>
    <w:p w14:paraId="25043F24" w14:textId="15FA504F" w:rsidR="00260ADF" w:rsidRDefault="00260ADF" w:rsidP="00260ADF">
      <w:commentRangeStart w:id="67"/>
      <w:r>
        <w:t>Defin</w:t>
      </w:r>
      <w:ins w:id="68" w:author="AU User" w:date="2024-10-31T21:38:00Z" w16du:dateUtc="2024-11-01T01:38:00Z">
        <w:r w:rsidR="00D81F92">
          <w:t>i</w:t>
        </w:r>
      </w:ins>
      <w:r>
        <w:t>tions</w:t>
      </w:r>
      <w:commentRangeEnd w:id="67"/>
      <w:r w:rsidR="00D81F92">
        <w:rPr>
          <w:rStyle w:val="CommentReference"/>
        </w:rPr>
        <w:commentReference w:id="67"/>
      </w:r>
    </w:p>
    <w:p w14:paraId="2EF7188D" w14:textId="77777777" w:rsidR="00260ADF" w:rsidRPr="002061F0" w:rsidRDefault="00260ADF" w:rsidP="00260ADF">
      <w:pPr>
        <w:rPr>
          <w:b/>
          <w:bCs/>
        </w:rPr>
      </w:pPr>
      <w:r w:rsidRPr="002061F0">
        <w:rPr>
          <w:b/>
          <w:bCs/>
        </w:rPr>
        <w:t>Settlement</w:t>
      </w:r>
    </w:p>
    <w:p w14:paraId="5875B635" w14:textId="77777777" w:rsidR="00260ADF" w:rsidRPr="002061F0" w:rsidRDefault="00260ADF" w:rsidP="00260ADF">
      <w:r w:rsidRPr="002061F0">
        <w:t>Settlement refers to the number of business days after the trade date when the swap contract is finalized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commentRangeStart w:id="69"/>
      <w:r w:rsidRPr="002061F0">
        <w:rPr>
          <w:b/>
          <w:bCs/>
        </w:rPr>
        <w:t>Fixed Leg</w:t>
      </w:r>
      <w:commentRangeEnd w:id="69"/>
      <w:r w:rsidR="00D81F92">
        <w:rPr>
          <w:rStyle w:val="CommentReference"/>
        </w:rPr>
        <w:commentReference w:id="69"/>
      </w:r>
    </w:p>
    <w:p w14:paraId="2FEE53D8" w14:textId="77777777" w:rsidR="00260ADF" w:rsidRPr="002061F0" w:rsidRDefault="00260ADF" w:rsidP="00260ADF">
      <w:r w:rsidRPr="002061F0">
        <w:lastRenderedPageBreak/>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lastRenderedPageBreak/>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714654">
      <w:pPr>
        <w:pStyle w:val="ListParagraph"/>
        <w:numPr>
          <w:ilvl w:val="0"/>
          <w:numId w:val="47"/>
        </w:numPr>
      </w:pPr>
      <w:r w:rsidRPr="002061F0">
        <w:t>Reference Index: The reference index is the benchmark interest rate that dictates the floating payments. Common indices include:</w:t>
      </w:r>
    </w:p>
    <w:p w14:paraId="46CD9DD0" w14:textId="77777777" w:rsidR="00260ADF" w:rsidRPr="002061F0" w:rsidRDefault="00260ADF" w:rsidP="00714654">
      <w:pPr>
        <w:pStyle w:val="ListParagraph"/>
        <w:numPr>
          <w:ilvl w:val="1"/>
          <w:numId w:val="47"/>
        </w:numPr>
      </w:pPr>
      <w:r w:rsidRPr="002061F0">
        <w:t>USD LIBOR 3M: U.S. Dollar London Interbank Offered Rate for a 3-month period.</w:t>
      </w:r>
    </w:p>
    <w:p w14:paraId="592BFF91" w14:textId="77777777" w:rsidR="00260ADF" w:rsidRPr="002061F0" w:rsidRDefault="00260ADF" w:rsidP="00714654">
      <w:pPr>
        <w:pStyle w:val="ListParagraph"/>
        <w:numPr>
          <w:ilvl w:val="1"/>
          <w:numId w:val="47"/>
        </w:numPr>
      </w:pPr>
      <w:r w:rsidRPr="002061F0">
        <w:t>CDOR 3M: Canadian Dollar Offered Rate for 3 months.</w:t>
      </w:r>
    </w:p>
    <w:p w14:paraId="07F830B3" w14:textId="77777777" w:rsidR="00260ADF" w:rsidRPr="002061F0" w:rsidRDefault="00260ADF" w:rsidP="00714654">
      <w:pPr>
        <w:pStyle w:val="ListParagraph"/>
        <w:numPr>
          <w:ilvl w:val="1"/>
          <w:numId w:val="47"/>
        </w:numPr>
      </w:pPr>
      <w:r w:rsidRPr="002061F0">
        <w:t>GBP LIBOR 6M: British Pound LIBOR for 6 months.</w:t>
      </w:r>
    </w:p>
    <w:p w14:paraId="57710064" w14:textId="77777777" w:rsidR="00260ADF" w:rsidRPr="002061F0" w:rsidRDefault="00260ADF" w:rsidP="00714654">
      <w:pPr>
        <w:pStyle w:val="ListParagraph"/>
        <w:numPr>
          <w:ilvl w:val="1"/>
          <w:numId w:val="47"/>
        </w:numPr>
      </w:pPr>
      <w:r w:rsidRPr="002061F0">
        <w:t>CHF LIBOR 6M: Swiss Franc LIBOR for 6 months.</w:t>
      </w:r>
    </w:p>
    <w:p w14:paraId="2528F377" w14:textId="77777777" w:rsidR="00260ADF" w:rsidRPr="002061F0" w:rsidRDefault="00260ADF" w:rsidP="00714654">
      <w:pPr>
        <w:pStyle w:val="ListParagraph"/>
        <w:numPr>
          <w:ilvl w:val="0"/>
          <w:numId w:val="47"/>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714654">
      <w:pPr>
        <w:pStyle w:val="ListParagraph"/>
        <w:numPr>
          <w:ilvl w:val="0"/>
          <w:numId w:val="47"/>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714654">
      <w:pPr>
        <w:pStyle w:val="ListParagraph"/>
        <w:numPr>
          <w:ilvl w:val="0"/>
          <w:numId w:val="47"/>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0A4A81BA" w14:textId="77777777" w:rsidR="00260ADF" w:rsidRPr="002061F0" w:rsidRDefault="00260ADF" w:rsidP="00714654">
      <w:pPr>
        <w:pStyle w:val="ListParagraph"/>
        <w:numPr>
          <w:ilvl w:val="0"/>
          <w:numId w:val="47"/>
        </w:numPr>
      </w:pPr>
      <w:r w:rsidRPr="002061F0">
        <w:t>Reset Position: "Advance" reset position means the floating rate is set at the beginning of the interest period and applied throughout the period.</w:t>
      </w:r>
    </w:p>
    <w:p w14:paraId="675F6614" w14:textId="77777777" w:rsidR="00260ADF" w:rsidRDefault="00260ADF" w:rsidP="00260ADF"/>
    <w:p w14:paraId="2D073292" w14:textId="51789AB1" w:rsidR="00260ADF" w:rsidRDefault="00260ADF">
      <w:pPr>
        <w:spacing w:line="240" w:lineRule="auto"/>
        <w:ind w:firstLine="0"/>
        <w:jc w:val="left"/>
      </w:pPr>
      <w:r>
        <w:br w:type="page"/>
      </w:r>
    </w:p>
    <w:p w14:paraId="371ACFDE" w14:textId="076377E8" w:rsidR="00260ADF" w:rsidRDefault="00260ADF" w:rsidP="00260ADF">
      <w:commentRangeStart w:id="70"/>
      <w:r>
        <w:lastRenderedPageBreak/>
        <w:t>Appendix</w:t>
      </w:r>
      <w:commentRangeEnd w:id="70"/>
      <w:r w:rsidR="00714654">
        <w:rPr>
          <w:rStyle w:val="CommentReference"/>
        </w:rPr>
        <w:commentReference w:id="70"/>
      </w:r>
      <w:r>
        <w:t>: Alternative Utility Functions and Bid-Ask spreads</w:t>
      </w:r>
    </w:p>
    <w:p w14:paraId="1AA541D4" w14:textId="77777777" w:rsidR="00260ADF" w:rsidRDefault="00260ADF" w:rsidP="00260ADF">
      <w:commentRangeStart w:id="71"/>
      <w:r>
        <w:t xml:space="preserve">In the main body of the paper, I derive expressions for bid-ask spread using a Constant Relative Risk Aversion (CRRA) utility function for all market participants. In this appendix, I derive expressions for the bid-ask spread using Constant Relative Risk Aversion (CRRA) utility </w:t>
      </w:r>
      <w:commentRangeEnd w:id="71"/>
      <w:r w:rsidR="00D81F92">
        <w:rPr>
          <w:rStyle w:val="CommentReference"/>
        </w:rPr>
        <w:commentReference w:id="71"/>
      </w:r>
      <w:r>
        <w:t>and show the results are qualitatively similar.</w:t>
      </w:r>
    </w:p>
    <w:p w14:paraId="50DB351C" w14:textId="77777777" w:rsidR="00260ADF" w:rsidRDefault="00260ADF" w:rsidP="00260ADF"/>
    <w:p w14:paraId="04915DE0" w14:textId="77777777" w:rsidR="00260ADF" w:rsidRDefault="00260ADF" w:rsidP="00260ADF">
      <w:r>
        <w:t>Consider the same game-theoretic setup as described in the main body of the paper. However, now players have utility function:</w:t>
      </w:r>
    </w:p>
    <w:p w14:paraId="57CB00AA" w14:textId="77777777" w:rsidR="00260ADF" w:rsidRDefault="00260ADF" w:rsidP="00260ADF">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21E54CA1" w14:textId="77777777" w:rsidR="00260ADF" w:rsidRPr="008A792C" w:rsidRDefault="00260ADF" w:rsidP="00260ADF">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74B99247"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wealth. A second-order Taylor series approximation of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 given by:</w:t>
      </w:r>
    </w:p>
    <w:p w14:paraId="0E2DAD2D" w14:textId="77777777" w:rsidR="00260ADF" w:rsidRPr="008A792C" w:rsidRDefault="00260ADF" w:rsidP="00260ADF">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095942BC" w14:textId="77777777" w:rsidR="00260ADF" w:rsidRDefault="00260ADF" w:rsidP="00260ADF">
      <w:pPr>
        <w:rPr>
          <w:rFonts w:eastAsiaTheme="minorEastAsia"/>
        </w:rPr>
      </w:pPr>
      <w:r>
        <w:rPr>
          <w:rFonts w:eastAsiaTheme="minorEastAsia"/>
        </w:rPr>
        <w:t>Then</w:t>
      </w:r>
    </w:p>
    <w:p w14:paraId="4061E04B" w14:textId="77777777" w:rsidR="00260ADF" w:rsidRPr="008A792C" w:rsidRDefault="00260ADF" w:rsidP="00260ADF">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05E6675B" w14:textId="77777777" w:rsidR="00260ADF" w:rsidRDefault="00260ADF" w:rsidP="00260ADF">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17B3D2" w14:textId="77777777" w:rsidR="00260ADF" w:rsidRDefault="00260ADF" w:rsidP="00260ADF">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6F5A6E1B" w14:textId="77777777" w:rsidR="00260ADF" w:rsidRPr="00CB4128"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7B3EF485" w14:textId="77777777" w:rsidR="00260ADF" w:rsidRDefault="00260ADF" w:rsidP="00260ADF">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liquidity trader’s expected wealth is a function of the liquidity trader’s order quantity. To find the optimal order quantity, we can set the derivative of the expected utility to zero:</w:t>
      </w:r>
    </w:p>
    <w:p w14:paraId="3937961E" w14:textId="77777777" w:rsidR="00260ADF" w:rsidRPr="00CB4128" w:rsidRDefault="00260ADF" w:rsidP="00260ADF">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2486C3DC" w14:textId="77777777" w:rsidR="00260ADF" w:rsidRDefault="00260ADF" w:rsidP="00260ADF">
      <w:pPr>
        <w:rPr>
          <w:rFonts w:eastAsiaTheme="minorEastAsia"/>
        </w:rPr>
      </w:pPr>
      <w:r>
        <w:rPr>
          <w:rFonts w:eastAsiaTheme="minorEastAsia"/>
        </w:rPr>
        <w:t>We can solve this to obtain:</w:t>
      </w:r>
    </w:p>
    <w:p w14:paraId="611482EC" w14:textId="77777777" w:rsidR="00260ADF" w:rsidRPr="00CB4128"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6AEF73D2" w14:textId="77777777" w:rsidR="00260ADF" w:rsidRDefault="00260ADF" w:rsidP="00260ADF">
      <w:pPr>
        <w:rPr>
          <w:rFonts w:eastAsiaTheme="minorEastAsia"/>
        </w:rPr>
      </w:pPr>
      <w:r>
        <w:rPr>
          <w:rFonts w:eastAsiaTheme="minorEastAsia"/>
        </w:rPr>
        <w:lastRenderedPageBreak/>
        <w:t>This is like the optimal order quantity we derived under CARA</w:t>
      </w:r>
    </w:p>
    <w:p w14:paraId="7F3B2231" w14:textId="77777777" w:rsidR="00260ADF" w:rsidRPr="00CB4128" w:rsidRDefault="00000000" w:rsidP="00260A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1A9BA904" w14:textId="77777777" w:rsidR="00260ADF" w:rsidRDefault="00260ADF" w:rsidP="00260ADF">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60AFB1A1" w14:textId="77777777" w:rsidR="00260ADF" w:rsidRDefault="00260ADF" w:rsidP="00260ADF">
      <w:pPr>
        <w:rPr>
          <w:rFonts w:eastAsiaTheme="minorEastAsia"/>
        </w:rPr>
      </w:pPr>
      <w:r>
        <w:rPr>
          <w:rFonts w:eastAsiaTheme="minorEastAsia"/>
        </w:rPr>
        <w:t>We can similarly derive the reservation prices for the dealers. For simplicity, I work through the reservation bid price for dealer 1.</w:t>
      </w:r>
    </w:p>
    <w:p w14:paraId="4F3E49A6" w14:textId="77777777" w:rsidR="00260ADF" w:rsidRDefault="00260ADF" w:rsidP="00260ADF">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If s/he posts the best bid price, his/her wealth at the end of the period is:</w:t>
      </w:r>
    </w:p>
    <w:p w14:paraId="239C4F2E" w14:textId="77777777" w:rsidR="00260ADF" w:rsidRPr="00BB4819" w:rsidRDefault="00260ADF" w:rsidP="00260ADF">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3E966470" w14:textId="77777777" w:rsidR="00260ADF" w:rsidRDefault="00260ADF" w:rsidP="00260ADF">
      <w:pPr>
        <w:rPr>
          <w:rFonts w:eastAsiaTheme="minorEastAsia"/>
        </w:rPr>
      </w:pPr>
      <w:r>
        <w:rPr>
          <w:rFonts w:eastAsiaTheme="minorEastAsia"/>
        </w:rPr>
        <w:t>If s/he does not trade, his/her wealth will be:</w:t>
      </w:r>
    </w:p>
    <w:p w14:paraId="2A97F687" w14:textId="77777777" w:rsidR="00260ADF" w:rsidRPr="00BB4819"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22D96AB8" w14:textId="77777777" w:rsidR="00260ADF" w:rsidRDefault="00260ADF" w:rsidP="00260ADF">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09DFC7E0"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6903843C" w14:textId="77777777" w:rsidR="00260ADF" w:rsidRDefault="00260ADF" w:rsidP="00260ADF">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6F4E3EA" w14:textId="77777777" w:rsidR="00260ADF" w:rsidRPr="00E40A22" w:rsidRDefault="00260ADF" w:rsidP="00260ADF">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3BD853FC" w14:textId="77777777" w:rsidR="00260ADF" w:rsidRDefault="00260ADF" w:rsidP="00260ADF">
      <w:pPr>
        <w:rPr>
          <w:rFonts w:eastAsiaTheme="minorEastAsia"/>
        </w:rPr>
      </w:pPr>
      <w:r>
        <w:rPr>
          <w:rFonts w:eastAsiaTheme="minorEastAsia"/>
        </w:rPr>
        <w:t>Taking expectations:</w:t>
      </w:r>
    </w:p>
    <w:p w14:paraId="751ACB6D"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1FFB0F7B" w14:textId="77777777" w:rsidR="00260ADF" w:rsidRDefault="00260ADF" w:rsidP="00260ADF">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7D8DB753"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40BEDC98" w14:textId="77777777" w:rsidR="00260ADF" w:rsidRDefault="00260ADF" w:rsidP="00260ADF">
      <w:pPr>
        <w:rPr>
          <w:rFonts w:eastAsiaTheme="minorEastAsia"/>
        </w:rPr>
      </w:pPr>
      <w:r>
        <w:rPr>
          <w:rFonts w:eastAsiaTheme="minorEastAsia"/>
        </w:rPr>
        <w:t>We can similarly take the Taylor Series approximation of the utility function at the no-trade level of wealth:</w:t>
      </w:r>
    </w:p>
    <w:p w14:paraId="75218D34" w14:textId="77777777" w:rsidR="00260ADF" w:rsidRPr="00AB0240"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233309DD" w14:textId="77777777" w:rsidR="00260ADF" w:rsidRDefault="00260ADF" w:rsidP="00260ADF">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 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780E346E" w14:textId="77777777" w:rsidR="00260ADF" w:rsidRPr="00AB0240" w:rsidRDefault="00000000" w:rsidP="00260ADF">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53FE554C" w14:textId="77777777" w:rsidR="00260ADF" w:rsidRDefault="00260ADF" w:rsidP="00260ADF">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5F1B2FAE" w14:textId="77777777" w:rsidR="00260ADF" w:rsidRDefault="00260ADF" w:rsidP="00260ADF">
      <w:pPr>
        <w:rPr>
          <w:rFonts w:eastAsiaTheme="minorEastAsia"/>
        </w:rPr>
      </w:pPr>
      <w:r>
        <w:rPr>
          <w:rFonts w:eastAsiaTheme="minorEastAsia"/>
        </w:rPr>
        <w:t>In competitive markets, the dealer’s markup will tend to zero and prices will tend to the reservation prices.</w:t>
      </w:r>
    </w:p>
    <w:p w14:paraId="310115B5" w14:textId="4B4020B7" w:rsidR="002651C1" w:rsidRDefault="00260ADF" w:rsidP="00260ADF">
      <w:pPr>
        <w:rPr>
          <w:rFonts w:eastAsiaTheme="minorEastAsia"/>
        </w:rPr>
      </w:pPr>
      <w:r>
        <w:rPr>
          <w:rFonts w:eastAsiaTheme="minorEastAsia"/>
        </w:rPr>
        <w:t>Thus we find that using CRRA utility function (or with an utility function which is at least as concave as a CRRA utility function), the optimal order quantity and bid-ask spreads are qualitatively similar to the CARA utility case, except quantities and spreads are sensitive to the level of expected wealth of the players.</w:t>
      </w:r>
    </w:p>
    <w:p w14:paraId="7633E33F" w14:textId="77777777" w:rsidR="002651C1" w:rsidRDefault="002651C1">
      <w:pPr>
        <w:spacing w:line="240" w:lineRule="auto"/>
        <w:ind w:firstLine="0"/>
        <w:jc w:val="left"/>
        <w:rPr>
          <w:rFonts w:eastAsiaTheme="minorEastAsia"/>
        </w:rPr>
      </w:pPr>
      <w:r>
        <w:rPr>
          <w:rFonts w:eastAsiaTheme="minorEastAsia"/>
        </w:rPr>
        <w:br w:type="page"/>
      </w:r>
    </w:p>
    <w:p w14:paraId="274633DB" w14:textId="51FE0326" w:rsidR="00260ADF" w:rsidRDefault="002651C1" w:rsidP="00260ADF">
      <w:pPr>
        <w:rPr>
          <w:rFonts w:eastAsiaTheme="minorEastAsia"/>
        </w:rPr>
      </w:pPr>
      <w:commentRangeStart w:id="72"/>
      <w:r>
        <w:rPr>
          <w:rFonts w:eastAsiaTheme="minorEastAsia"/>
        </w:rPr>
        <w:lastRenderedPageBreak/>
        <w:t>Appendix</w:t>
      </w:r>
      <w:commentRangeEnd w:id="72"/>
      <w:r w:rsidR="00714654">
        <w:rPr>
          <w:rStyle w:val="CommentReference"/>
        </w:rPr>
        <w:commentReference w:id="72"/>
      </w:r>
      <w:r>
        <w:rPr>
          <w:rFonts w:eastAsiaTheme="minorEastAsia"/>
        </w:rPr>
        <w:t>: Results from unfiltered dataset</w:t>
      </w:r>
    </w:p>
    <w:p w14:paraId="4B603D04" w14:textId="0A001980"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t xml:space="preserve">Table </w:t>
      </w:r>
      <w:r>
        <w:rPr>
          <w:noProof/>
        </w:rPr>
        <w:t>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t xml:space="preserve">Table </w:t>
      </w:r>
      <w:r>
        <w:rPr>
          <w:noProof/>
        </w:rPr>
        <w:t>7</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966C79">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rsidP="00966C79">
            <w:pPr>
              <w:jc w:val="center"/>
              <w:rPr>
                <w:rFonts w:eastAsia="Times New Roman"/>
              </w:rPr>
            </w:pPr>
            <w:r>
              <w:rPr>
                <w:rStyle w:val="Strong"/>
                <w:rFonts w:eastAsia="Times New Roman"/>
              </w:rPr>
              <w:t>Difference-in-Differences Regression Results</w:t>
            </w:r>
          </w:p>
        </w:tc>
      </w:tr>
      <w:tr w:rsidR="002651C1" w14:paraId="0407CFD5" w14:textId="77777777" w:rsidTr="00966C79">
        <w:trPr>
          <w:tblCellSpacing w:w="15" w:type="dxa"/>
        </w:trPr>
        <w:tc>
          <w:tcPr>
            <w:tcW w:w="0" w:type="auto"/>
            <w:gridSpan w:val="3"/>
            <w:tcBorders>
              <w:bottom w:val="single" w:sz="6" w:space="0" w:color="000000"/>
            </w:tcBorders>
            <w:vAlign w:val="center"/>
            <w:hideMark/>
          </w:tcPr>
          <w:p w14:paraId="69873BA3" w14:textId="77777777" w:rsidR="002651C1" w:rsidRDefault="002651C1" w:rsidP="00966C79">
            <w:pPr>
              <w:jc w:val="center"/>
              <w:rPr>
                <w:rFonts w:eastAsia="Times New Roman"/>
              </w:rPr>
            </w:pPr>
          </w:p>
        </w:tc>
      </w:tr>
      <w:tr w:rsidR="002651C1" w14:paraId="14A47FA1" w14:textId="77777777" w:rsidTr="00966C79">
        <w:trPr>
          <w:tblCellSpacing w:w="15" w:type="dxa"/>
        </w:trPr>
        <w:tc>
          <w:tcPr>
            <w:tcW w:w="0" w:type="auto"/>
            <w:vAlign w:val="center"/>
            <w:hideMark/>
          </w:tcPr>
          <w:p w14:paraId="3ABCDC45" w14:textId="77777777" w:rsidR="002651C1" w:rsidRDefault="002651C1" w:rsidP="00966C79">
            <w:pPr>
              <w:jc w:val="center"/>
              <w:rPr>
                <w:rFonts w:eastAsia="Times New Roman"/>
                <w:sz w:val="20"/>
                <w:szCs w:val="20"/>
              </w:rPr>
            </w:pPr>
          </w:p>
        </w:tc>
        <w:tc>
          <w:tcPr>
            <w:tcW w:w="0" w:type="auto"/>
            <w:gridSpan w:val="2"/>
            <w:vAlign w:val="center"/>
            <w:hideMark/>
          </w:tcPr>
          <w:p w14:paraId="7A5B1E40" w14:textId="77777777" w:rsidR="002651C1" w:rsidRDefault="002651C1" w:rsidP="00966C79">
            <w:pPr>
              <w:jc w:val="center"/>
              <w:rPr>
                <w:rFonts w:eastAsia="Times New Roman"/>
              </w:rPr>
            </w:pPr>
            <w:r>
              <w:rPr>
                <w:rFonts w:eastAsia="Times New Roman"/>
              </w:rPr>
              <w:t>Dependent variable: Premium</w:t>
            </w:r>
          </w:p>
        </w:tc>
      </w:tr>
      <w:tr w:rsidR="002651C1" w14:paraId="75A764BE" w14:textId="77777777" w:rsidTr="00966C79">
        <w:trPr>
          <w:tblCellSpacing w:w="15" w:type="dxa"/>
        </w:trPr>
        <w:tc>
          <w:tcPr>
            <w:tcW w:w="0" w:type="auto"/>
            <w:vAlign w:val="center"/>
            <w:hideMark/>
          </w:tcPr>
          <w:p w14:paraId="05C0F911" w14:textId="77777777" w:rsidR="002651C1" w:rsidRDefault="002651C1" w:rsidP="00966C79">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rsidP="00966C79">
            <w:pPr>
              <w:jc w:val="center"/>
              <w:rPr>
                <w:rFonts w:eastAsia="Times New Roman"/>
                <w:sz w:val="20"/>
                <w:szCs w:val="20"/>
              </w:rPr>
            </w:pPr>
          </w:p>
        </w:tc>
      </w:tr>
      <w:tr w:rsidR="002651C1" w14:paraId="1CEBDAB2" w14:textId="77777777" w:rsidTr="00966C79">
        <w:trPr>
          <w:tblCellSpacing w:w="15" w:type="dxa"/>
        </w:trPr>
        <w:tc>
          <w:tcPr>
            <w:tcW w:w="0" w:type="auto"/>
            <w:vAlign w:val="center"/>
            <w:hideMark/>
          </w:tcPr>
          <w:p w14:paraId="31D0CC1A" w14:textId="77777777" w:rsidR="002651C1" w:rsidRDefault="002651C1" w:rsidP="00966C79">
            <w:pPr>
              <w:jc w:val="center"/>
              <w:rPr>
                <w:rFonts w:eastAsia="Times New Roman"/>
                <w:sz w:val="20"/>
                <w:szCs w:val="20"/>
              </w:rPr>
            </w:pPr>
          </w:p>
        </w:tc>
        <w:tc>
          <w:tcPr>
            <w:tcW w:w="0" w:type="auto"/>
            <w:vAlign w:val="center"/>
            <w:hideMark/>
          </w:tcPr>
          <w:p w14:paraId="3232DDAF" w14:textId="77777777" w:rsidR="002651C1" w:rsidRDefault="002651C1" w:rsidP="00966C79">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rsidP="00966C79">
            <w:pPr>
              <w:jc w:val="center"/>
              <w:rPr>
                <w:rFonts w:eastAsia="Times New Roman"/>
              </w:rPr>
            </w:pPr>
            <w:r>
              <w:rPr>
                <w:rFonts w:eastAsia="Times New Roman"/>
              </w:rPr>
              <w:t>Advanced Model</w:t>
            </w:r>
          </w:p>
        </w:tc>
      </w:tr>
      <w:tr w:rsidR="002651C1" w14:paraId="607AC751" w14:textId="77777777" w:rsidTr="00966C79">
        <w:trPr>
          <w:tblCellSpacing w:w="15" w:type="dxa"/>
        </w:trPr>
        <w:tc>
          <w:tcPr>
            <w:tcW w:w="0" w:type="auto"/>
            <w:vAlign w:val="center"/>
            <w:hideMark/>
          </w:tcPr>
          <w:p w14:paraId="1F319284" w14:textId="77777777" w:rsidR="002651C1" w:rsidRDefault="002651C1" w:rsidP="00966C79">
            <w:pPr>
              <w:jc w:val="center"/>
              <w:rPr>
                <w:rFonts w:eastAsia="Times New Roman"/>
              </w:rPr>
            </w:pPr>
          </w:p>
        </w:tc>
        <w:tc>
          <w:tcPr>
            <w:tcW w:w="0" w:type="auto"/>
            <w:vAlign w:val="center"/>
            <w:hideMark/>
          </w:tcPr>
          <w:p w14:paraId="4BCEA01A" w14:textId="77777777" w:rsidR="002651C1" w:rsidRDefault="002651C1" w:rsidP="00966C79">
            <w:pPr>
              <w:jc w:val="center"/>
              <w:rPr>
                <w:rFonts w:eastAsia="Times New Roman"/>
              </w:rPr>
            </w:pPr>
            <w:r>
              <w:rPr>
                <w:rFonts w:eastAsia="Times New Roman"/>
              </w:rPr>
              <w:t>(1)</w:t>
            </w:r>
          </w:p>
        </w:tc>
        <w:tc>
          <w:tcPr>
            <w:tcW w:w="0" w:type="auto"/>
            <w:vAlign w:val="center"/>
            <w:hideMark/>
          </w:tcPr>
          <w:p w14:paraId="50E0F098" w14:textId="77777777" w:rsidR="002651C1" w:rsidRDefault="002651C1" w:rsidP="00966C79">
            <w:pPr>
              <w:jc w:val="center"/>
              <w:rPr>
                <w:rFonts w:eastAsia="Times New Roman"/>
              </w:rPr>
            </w:pPr>
            <w:r>
              <w:rPr>
                <w:rFonts w:eastAsia="Times New Roman"/>
              </w:rPr>
              <w:t>(2)</w:t>
            </w:r>
          </w:p>
        </w:tc>
      </w:tr>
      <w:tr w:rsidR="002651C1" w14:paraId="0809FEDE" w14:textId="77777777" w:rsidTr="00966C79">
        <w:trPr>
          <w:tblCellSpacing w:w="15" w:type="dxa"/>
        </w:trPr>
        <w:tc>
          <w:tcPr>
            <w:tcW w:w="0" w:type="auto"/>
            <w:gridSpan w:val="3"/>
            <w:tcBorders>
              <w:bottom w:val="single" w:sz="6" w:space="0" w:color="000000"/>
            </w:tcBorders>
            <w:vAlign w:val="center"/>
            <w:hideMark/>
          </w:tcPr>
          <w:p w14:paraId="613D4EEF" w14:textId="77777777" w:rsidR="002651C1" w:rsidRDefault="002651C1" w:rsidP="00966C79">
            <w:pPr>
              <w:jc w:val="center"/>
              <w:rPr>
                <w:rFonts w:eastAsia="Times New Roman"/>
              </w:rPr>
            </w:pPr>
          </w:p>
        </w:tc>
      </w:tr>
      <w:tr w:rsidR="002651C1" w14:paraId="71EF25A0" w14:textId="77777777" w:rsidTr="00966C79">
        <w:trPr>
          <w:tblCellSpacing w:w="15" w:type="dxa"/>
        </w:trPr>
        <w:tc>
          <w:tcPr>
            <w:tcW w:w="0" w:type="auto"/>
            <w:vAlign w:val="center"/>
            <w:hideMark/>
          </w:tcPr>
          <w:p w14:paraId="02834E8A" w14:textId="77777777" w:rsidR="002651C1" w:rsidRDefault="002651C1" w:rsidP="00966C79">
            <w:pPr>
              <w:rPr>
                <w:rFonts w:eastAsia="Times New Roman"/>
              </w:rPr>
            </w:pPr>
            <w:r>
              <w:rPr>
                <w:rFonts w:eastAsia="Times New Roman"/>
              </w:rPr>
              <w:t>Group</w:t>
            </w:r>
          </w:p>
        </w:tc>
        <w:tc>
          <w:tcPr>
            <w:tcW w:w="0" w:type="auto"/>
            <w:vAlign w:val="center"/>
            <w:hideMark/>
          </w:tcPr>
          <w:p w14:paraId="0268A6FB" w14:textId="77777777" w:rsidR="002651C1" w:rsidRDefault="002651C1" w:rsidP="00966C79">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rsidP="00966C79">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966C79">
        <w:trPr>
          <w:tblCellSpacing w:w="15" w:type="dxa"/>
        </w:trPr>
        <w:tc>
          <w:tcPr>
            <w:tcW w:w="0" w:type="auto"/>
            <w:vAlign w:val="center"/>
            <w:hideMark/>
          </w:tcPr>
          <w:p w14:paraId="7E836EEF" w14:textId="77777777" w:rsidR="002651C1" w:rsidRDefault="002651C1" w:rsidP="00966C79">
            <w:pPr>
              <w:jc w:val="center"/>
              <w:rPr>
                <w:rFonts w:eastAsia="Times New Roman"/>
              </w:rPr>
            </w:pPr>
          </w:p>
        </w:tc>
        <w:tc>
          <w:tcPr>
            <w:tcW w:w="0" w:type="auto"/>
            <w:vAlign w:val="center"/>
            <w:hideMark/>
          </w:tcPr>
          <w:p w14:paraId="1343CAED" w14:textId="77777777" w:rsidR="002651C1" w:rsidRDefault="002651C1" w:rsidP="00966C79">
            <w:pPr>
              <w:jc w:val="center"/>
              <w:rPr>
                <w:rFonts w:eastAsia="Times New Roman"/>
              </w:rPr>
            </w:pPr>
            <w:r>
              <w:rPr>
                <w:rFonts w:eastAsia="Times New Roman"/>
              </w:rPr>
              <w:t>(1.2754)</w:t>
            </w:r>
          </w:p>
        </w:tc>
        <w:tc>
          <w:tcPr>
            <w:tcW w:w="0" w:type="auto"/>
            <w:vAlign w:val="center"/>
            <w:hideMark/>
          </w:tcPr>
          <w:p w14:paraId="2ACCA291" w14:textId="77777777" w:rsidR="002651C1" w:rsidRDefault="002651C1" w:rsidP="00966C79">
            <w:pPr>
              <w:jc w:val="center"/>
              <w:rPr>
                <w:rFonts w:eastAsia="Times New Roman"/>
              </w:rPr>
            </w:pPr>
            <w:r>
              <w:rPr>
                <w:rFonts w:eastAsia="Times New Roman"/>
              </w:rPr>
              <w:t>(1.2786)</w:t>
            </w:r>
          </w:p>
        </w:tc>
      </w:tr>
      <w:tr w:rsidR="002651C1" w14:paraId="626772DE" w14:textId="77777777" w:rsidTr="00966C79">
        <w:trPr>
          <w:tblCellSpacing w:w="15" w:type="dxa"/>
        </w:trPr>
        <w:tc>
          <w:tcPr>
            <w:tcW w:w="0" w:type="auto"/>
            <w:vAlign w:val="center"/>
            <w:hideMark/>
          </w:tcPr>
          <w:p w14:paraId="22894B2C" w14:textId="77777777" w:rsidR="002651C1" w:rsidRDefault="002651C1" w:rsidP="00966C79">
            <w:pPr>
              <w:rPr>
                <w:rFonts w:eastAsia="Times New Roman"/>
              </w:rPr>
            </w:pPr>
            <w:r>
              <w:rPr>
                <w:rFonts w:eastAsia="Times New Roman"/>
              </w:rPr>
              <w:t>Period</w:t>
            </w:r>
          </w:p>
        </w:tc>
        <w:tc>
          <w:tcPr>
            <w:tcW w:w="0" w:type="auto"/>
            <w:vAlign w:val="center"/>
            <w:hideMark/>
          </w:tcPr>
          <w:p w14:paraId="0815ABCF" w14:textId="77777777" w:rsidR="002651C1" w:rsidRDefault="002651C1" w:rsidP="00966C79">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rsidP="00966C79">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966C79">
        <w:trPr>
          <w:tblCellSpacing w:w="15" w:type="dxa"/>
        </w:trPr>
        <w:tc>
          <w:tcPr>
            <w:tcW w:w="0" w:type="auto"/>
            <w:vAlign w:val="center"/>
            <w:hideMark/>
          </w:tcPr>
          <w:p w14:paraId="35AE8A23" w14:textId="77777777" w:rsidR="002651C1" w:rsidRDefault="002651C1" w:rsidP="00966C79">
            <w:pPr>
              <w:jc w:val="center"/>
              <w:rPr>
                <w:rFonts w:eastAsia="Times New Roman"/>
              </w:rPr>
            </w:pPr>
          </w:p>
        </w:tc>
        <w:tc>
          <w:tcPr>
            <w:tcW w:w="0" w:type="auto"/>
            <w:vAlign w:val="center"/>
            <w:hideMark/>
          </w:tcPr>
          <w:p w14:paraId="03F6323E" w14:textId="77777777" w:rsidR="002651C1" w:rsidRDefault="002651C1" w:rsidP="00966C79">
            <w:pPr>
              <w:jc w:val="center"/>
              <w:rPr>
                <w:rFonts w:eastAsia="Times New Roman"/>
              </w:rPr>
            </w:pPr>
            <w:r>
              <w:rPr>
                <w:rFonts w:eastAsia="Times New Roman"/>
              </w:rPr>
              <w:t>(1.6893)</w:t>
            </w:r>
          </w:p>
        </w:tc>
        <w:tc>
          <w:tcPr>
            <w:tcW w:w="0" w:type="auto"/>
            <w:vAlign w:val="center"/>
            <w:hideMark/>
          </w:tcPr>
          <w:p w14:paraId="16F2199E" w14:textId="77777777" w:rsidR="002651C1" w:rsidRDefault="002651C1" w:rsidP="00966C79">
            <w:pPr>
              <w:jc w:val="center"/>
              <w:rPr>
                <w:rFonts w:eastAsia="Times New Roman"/>
              </w:rPr>
            </w:pPr>
            <w:r>
              <w:rPr>
                <w:rFonts w:eastAsia="Times New Roman"/>
              </w:rPr>
              <w:t>(1.6921)</w:t>
            </w:r>
          </w:p>
        </w:tc>
      </w:tr>
      <w:tr w:rsidR="002651C1" w14:paraId="5438CF0B" w14:textId="77777777" w:rsidTr="00966C79">
        <w:trPr>
          <w:tblCellSpacing w:w="15" w:type="dxa"/>
        </w:trPr>
        <w:tc>
          <w:tcPr>
            <w:tcW w:w="0" w:type="auto"/>
            <w:vAlign w:val="center"/>
            <w:hideMark/>
          </w:tcPr>
          <w:p w14:paraId="44AE89DE" w14:textId="77777777" w:rsidR="002651C1" w:rsidRDefault="002651C1" w:rsidP="00966C79">
            <w:pPr>
              <w:rPr>
                <w:rFonts w:eastAsia="Times New Roman"/>
              </w:rPr>
            </w:pPr>
            <w:r>
              <w:rPr>
                <w:rFonts w:eastAsia="Times New Roman"/>
              </w:rPr>
              <w:t>Tenor</w:t>
            </w:r>
          </w:p>
        </w:tc>
        <w:tc>
          <w:tcPr>
            <w:tcW w:w="0" w:type="auto"/>
            <w:vAlign w:val="center"/>
            <w:hideMark/>
          </w:tcPr>
          <w:p w14:paraId="76EBDCAA" w14:textId="77777777" w:rsidR="002651C1" w:rsidRDefault="002651C1" w:rsidP="00966C79">
            <w:pPr>
              <w:rPr>
                <w:rFonts w:eastAsia="Times New Roman"/>
              </w:rPr>
            </w:pPr>
          </w:p>
        </w:tc>
        <w:tc>
          <w:tcPr>
            <w:tcW w:w="0" w:type="auto"/>
            <w:vAlign w:val="center"/>
            <w:hideMark/>
          </w:tcPr>
          <w:p w14:paraId="517D6FDA" w14:textId="77777777" w:rsidR="002651C1" w:rsidRDefault="002651C1" w:rsidP="00966C79">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966C79">
        <w:trPr>
          <w:tblCellSpacing w:w="15" w:type="dxa"/>
        </w:trPr>
        <w:tc>
          <w:tcPr>
            <w:tcW w:w="0" w:type="auto"/>
            <w:vAlign w:val="center"/>
            <w:hideMark/>
          </w:tcPr>
          <w:p w14:paraId="226BB276" w14:textId="77777777" w:rsidR="002651C1" w:rsidRDefault="002651C1" w:rsidP="00966C79">
            <w:pPr>
              <w:jc w:val="center"/>
              <w:rPr>
                <w:rFonts w:eastAsia="Times New Roman"/>
              </w:rPr>
            </w:pPr>
          </w:p>
        </w:tc>
        <w:tc>
          <w:tcPr>
            <w:tcW w:w="0" w:type="auto"/>
            <w:vAlign w:val="center"/>
            <w:hideMark/>
          </w:tcPr>
          <w:p w14:paraId="18AA2E10" w14:textId="77777777" w:rsidR="002651C1" w:rsidRDefault="002651C1" w:rsidP="00966C79">
            <w:pPr>
              <w:rPr>
                <w:rFonts w:eastAsia="Times New Roman"/>
                <w:sz w:val="20"/>
                <w:szCs w:val="20"/>
              </w:rPr>
            </w:pPr>
          </w:p>
        </w:tc>
        <w:tc>
          <w:tcPr>
            <w:tcW w:w="0" w:type="auto"/>
            <w:vAlign w:val="center"/>
            <w:hideMark/>
          </w:tcPr>
          <w:p w14:paraId="53B5E371" w14:textId="77777777" w:rsidR="002651C1" w:rsidRDefault="002651C1" w:rsidP="00966C79">
            <w:pPr>
              <w:jc w:val="center"/>
              <w:rPr>
                <w:rFonts w:eastAsia="Times New Roman"/>
              </w:rPr>
            </w:pPr>
            <w:r>
              <w:rPr>
                <w:rFonts w:eastAsia="Times New Roman"/>
              </w:rPr>
              <w:t>(0.0226)</w:t>
            </w:r>
          </w:p>
        </w:tc>
      </w:tr>
      <w:tr w:rsidR="002651C1" w14:paraId="22A78259" w14:textId="77777777" w:rsidTr="00966C79">
        <w:trPr>
          <w:tblCellSpacing w:w="15" w:type="dxa"/>
        </w:trPr>
        <w:tc>
          <w:tcPr>
            <w:tcW w:w="0" w:type="auto"/>
            <w:vAlign w:val="center"/>
            <w:hideMark/>
          </w:tcPr>
          <w:p w14:paraId="43D13490" w14:textId="77777777" w:rsidR="002651C1" w:rsidRDefault="002651C1" w:rsidP="00966C79">
            <w:pPr>
              <w:rPr>
                <w:rFonts w:eastAsia="Times New Roman"/>
              </w:rPr>
            </w:pPr>
            <w:r>
              <w:rPr>
                <w:rFonts w:eastAsia="Times New Roman"/>
              </w:rPr>
              <w:t>Log Notional</w:t>
            </w:r>
          </w:p>
        </w:tc>
        <w:tc>
          <w:tcPr>
            <w:tcW w:w="0" w:type="auto"/>
            <w:vAlign w:val="center"/>
            <w:hideMark/>
          </w:tcPr>
          <w:p w14:paraId="4BDA5E97" w14:textId="77777777" w:rsidR="002651C1" w:rsidRDefault="002651C1" w:rsidP="00966C79">
            <w:pPr>
              <w:rPr>
                <w:rFonts w:eastAsia="Times New Roman"/>
              </w:rPr>
            </w:pPr>
          </w:p>
        </w:tc>
        <w:tc>
          <w:tcPr>
            <w:tcW w:w="0" w:type="auto"/>
            <w:vAlign w:val="center"/>
            <w:hideMark/>
          </w:tcPr>
          <w:p w14:paraId="136B9E60" w14:textId="77777777" w:rsidR="002651C1" w:rsidRDefault="002651C1" w:rsidP="00966C79">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966C79">
        <w:trPr>
          <w:tblCellSpacing w:w="15" w:type="dxa"/>
        </w:trPr>
        <w:tc>
          <w:tcPr>
            <w:tcW w:w="0" w:type="auto"/>
            <w:vAlign w:val="center"/>
            <w:hideMark/>
          </w:tcPr>
          <w:p w14:paraId="0F405006" w14:textId="77777777" w:rsidR="002651C1" w:rsidRDefault="002651C1" w:rsidP="00966C79">
            <w:pPr>
              <w:jc w:val="center"/>
              <w:rPr>
                <w:rFonts w:eastAsia="Times New Roman"/>
              </w:rPr>
            </w:pPr>
          </w:p>
        </w:tc>
        <w:tc>
          <w:tcPr>
            <w:tcW w:w="0" w:type="auto"/>
            <w:vAlign w:val="center"/>
            <w:hideMark/>
          </w:tcPr>
          <w:p w14:paraId="314AB8CB" w14:textId="77777777" w:rsidR="002651C1" w:rsidRDefault="002651C1" w:rsidP="00966C79">
            <w:pPr>
              <w:rPr>
                <w:rFonts w:eastAsia="Times New Roman"/>
                <w:sz w:val="20"/>
                <w:szCs w:val="20"/>
              </w:rPr>
            </w:pPr>
          </w:p>
        </w:tc>
        <w:tc>
          <w:tcPr>
            <w:tcW w:w="0" w:type="auto"/>
            <w:vAlign w:val="center"/>
            <w:hideMark/>
          </w:tcPr>
          <w:p w14:paraId="1AA00995" w14:textId="77777777" w:rsidR="002651C1" w:rsidRDefault="002651C1" w:rsidP="00966C79">
            <w:pPr>
              <w:jc w:val="center"/>
              <w:rPr>
                <w:rFonts w:eastAsia="Times New Roman"/>
              </w:rPr>
            </w:pPr>
            <w:r>
              <w:rPr>
                <w:rFonts w:eastAsia="Times New Roman"/>
              </w:rPr>
              <w:t>(0.1730)</w:t>
            </w:r>
          </w:p>
        </w:tc>
      </w:tr>
      <w:tr w:rsidR="002651C1" w14:paraId="48A098CC" w14:textId="77777777" w:rsidTr="00966C79">
        <w:trPr>
          <w:tblCellSpacing w:w="15" w:type="dxa"/>
        </w:trPr>
        <w:tc>
          <w:tcPr>
            <w:tcW w:w="0" w:type="auto"/>
            <w:vAlign w:val="center"/>
            <w:hideMark/>
          </w:tcPr>
          <w:p w14:paraId="70DD14D6" w14:textId="77777777" w:rsidR="002651C1" w:rsidRDefault="002651C1" w:rsidP="00966C79">
            <w:pPr>
              <w:rPr>
                <w:rFonts w:eastAsia="Times New Roman"/>
              </w:rPr>
            </w:pPr>
            <w:r>
              <w:rPr>
                <w:rFonts w:eastAsia="Times New Roman"/>
              </w:rPr>
              <w:t>Capped</w:t>
            </w:r>
          </w:p>
        </w:tc>
        <w:tc>
          <w:tcPr>
            <w:tcW w:w="0" w:type="auto"/>
            <w:vAlign w:val="center"/>
            <w:hideMark/>
          </w:tcPr>
          <w:p w14:paraId="6C755964" w14:textId="77777777" w:rsidR="002651C1" w:rsidRDefault="002651C1" w:rsidP="00966C79">
            <w:pPr>
              <w:rPr>
                <w:rFonts w:eastAsia="Times New Roman"/>
              </w:rPr>
            </w:pPr>
          </w:p>
        </w:tc>
        <w:tc>
          <w:tcPr>
            <w:tcW w:w="0" w:type="auto"/>
            <w:vAlign w:val="center"/>
            <w:hideMark/>
          </w:tcPr>
          <w:p w14:paraId="6CF330B6" w14:textId="77777777" w:rsidR="002651C1" w:rsidRDefault="002651C1" w:rsidP="00966C79">
            <w:pPr>
              <w:jc w:val="center"/>
              <w:rPr>
                <w:rFonts w:eastAsia="Times New Roman"/>
              </w:rPr>
            </w:pPr>
            <w:r>
              <w:rPr>
                <w:rFonts w:eastAsia="Times New Roman"/>
              </w:rPr>
              <w:t>-0.3432</w:t>
            </w:r>
          </w:p>
        </w:tc>
      </w:tr>
      <w:tr w:rsidR="002651C1" w14:paraId="07E4FE8A" w14:textId="77777777" w:rsidTr="00966C79">
        <w:trPr>
          <w:tblCellSpacing w:w="15" w:type="dxa"/>
        </w:trPr>
        <w:tc>
          <w:tcPr>
            <w:tcW w:w="0" w:type="auto"/>
            <w:vAlign w:val="center"/>
            <w:hideMark/>
          </w:tcPr>
          <w:p w14:paraId="5412AC7D" w14:textId="77777777" w:rsidR="002651C1" w:rsidRDefault="002651C1" w:rsidP="00966C79">
            <w:pPr>
              <w:jc w:val="center"/>
              <w:rPr>
                <w:rFonts w:eastAsia="Times New Roman"/>
              </w:rPr>
            </w:pPr>
          </w:p>
        </w:tc>
        <w:tc>
          <w:tcPr>
            <w:tcW w:w="0" w:type="auto"/>
            <w:vAlign w:val="center"/>
            <w:hideMark/>
          </w:tcPr>
          <w:p w14:paraId="6B702434" w14:textId="77777777" w:rsidR="002651C1" w:rsidRDefault="002651C1" w:rsidP="00966C79">
            <w:pPr>
              <w:rPr>
                <w:rFonts w:eastAsia="Times New Roman"/>
                <w:sz w:val="20"/>
                <w:szCs w:val="20"/>
              </w:rPr>
            </w:pPr>
          </w:p>
        </w:tc>
        <w:tc>
          <w:tcPr>
            <w:tcW w:w="0" w:type="auto"/>
            <w:vAlign w:val="center"/>
            <w:hideMark/>
          </w:tcPr>
          <w:p w14:paraId="4829D534" w14:textId="77777777" w:rsidR="002651C1" w:rsidRDefault="002651C1" w:rsidP="00966C79">
            <w:pPr>
              <w:jc w:val="center"/>
              <w:rPr>
                <w:rFonts w:eastAsia="Times New Roman"/>
              </w:rPr>
            </w:pPr>
            <w:r>
              <w:rPr>
                <w:rFonts w:eastAsia="Times New Roman"/>
              </w:rPr>
              <w:t>(0.4880)</w:t>
            </w:r>
          </w:p>
        </w:tc>
      </w:tr>
      <w:tr w:rsidR="002651C1" w14:paraId="582E55D0" w14:textId="77777777" w:rsidTr="00966C79">
        <w:trPr>
          <w:tblCellSpacing w:w="15" w:type="dxa"/>
        </w:trPr>
        <w:tc>
          <w:tcPr>
            <w:tcW w:w="0" w:type="auto"/>
            <w:vAlign w:val="center"/>
            <w:hideMark/>
          </w:tcPr>
          <w:p w14:paraId="7705B505" w14:textId="77777777" w:rsidR="002651C1" w:rsidRDefault="002651C1" w:rsidP="00966C79">
            <w:pPr>
              <w:rPr>
                <w:rFonts w:eastAsia="Times New Roman"/>
              </w:rPr>
            </w:pPr>
            <w:r>
              <w:rPr>
                <w:rFonts w:eastAsia="Times New Roman"/>
              </w:rPr>
              <w:t>SEF</w:t>
            </w:r>
          </w:p>
        </w:tc>
        <w:tc>
          <w:tcPr>
            <w:tcW w:w="0" w:type="auto"/>
            <w:vAlign w:val="center"/>
            <w:hideMark/>
          </w:tcPr>
          <w:p w14:paraId="30FE6632" w14:textId="77777777" w:rsidR="002651C1" w:rsidRDefault="002651C1" w:rsidP="00966C79">
            <w:pPr>
              <w:rPr>
                <w:rFonts w:eastAsia="Times New Roman"/>
              </w:rPr>
            </w:pPr>
          </w:p>
        </w:tc>
        <w:tc>
          <w:tcPr>
            <w:tcW w:w="0" w:type="auto"/>
            <w:vAlign w:val="center"/>
            <w:hideMark/>
          </w:tcPr>
          <w:p w14:paraId="2AA35CDD" w14:textId="77777777" w:rsidR="002651C1" w:rsidRDefault="002651C1" w:rsidP="00966C79">
            <w:pPr>
              <w:jc w:val="center"/>
              <w:rPr>
                <w:rFonts w:eastAsia="Times New Roman"/>
              </w:rPr>
            </w:pPr>
            <w:r>
              <w:rPr>
                <w:rFonts w:eastAsia="Times New Roman"/>
              </w:rPr>
              <w:t>-4.2437</w:t>
            </w:r>
          </w:p>
        </w:tc>
      </w:tr>
      <w:tr w:rsidR="002651C1" w14:paraId="6A7C3D58" w14:textId="77777777" w:rsidTr="00966C79">
        <w:trPr>
          <w:tblCellSpacing w:w="15" w:type="dxa"/>
        </w:trPr>
        <w:tc>
          <w:tcPr>
            <w:tcW w:w="0" w:type="auto"/>
            <w:vAlign w:val="center"/>
            <w:hideMark/>
          </w:tcPr>
          <w:p w14:paraId="049EEA01" w14:textId="77777777" w:rsidR="002651C1" w:rsidRDefault="002651C1" w:rsidP="00966C79">
            <w:pPr>
              <w:jc w:val="center"/>
              <w:rPr>
                <w:rFonts w:eastAsia="Times New Roman"/>
              </w:rPr>
            </w:pPr>
          </w:p>
        </w:tc>
        <w:tc>
          <w:tcPr>
            <w:tcW w:w="0" w:type="auto"/>
            <w:vAlign w:val="center"/>
            <w:hideMark/>
          </w:tcPr>
          <w:p w14:paraId="5F83C8E1" w14:textId="77777777" w:rsidR="002651C1" w:rsidRDefault="002651C1" w:rsidP="00966C79">
            <w:pPr>
              <w:rPr>
                <w:rFonts w:eastAsia="Times New Roman"/>
                <w:sz w:val="20"/>
                <w:szCs w:val="20"/>
              </w:rPr>
            </w:pPr>
          </w:p>
        </w:tc>
        <w:tc>
          <w:tcPr>
            <w:tcW w:w="0" w:type="auto"/>
            <w:vAlign w:val="center"/>
            <w:hideMark/>
          </w:tcPr>
          <w:p w14:paraId="5DBE597F" w14:textId="77777777" w:rsidR="002651C1" w:rsidRDefault="002651C1" w:rsidP="00966C79">
            <w:pPr>
              <w:jc w:val="center"/>
              <w:rPr>
                <w:rFonts w:eastAsia="Times New Roman"/>
              </w:rPr>
            </w:pPr>
            <w:r>
              <w:rPr>
                <w:rFonts w:eastAsia="Times New Roman"/>
              </w:rPr>
              <w:t>(6.5996)</w:t>
            </w:r>
          </w:p>
        </w:tc>
      </w:tr>
      <w:tr w:rsidR="002651C1" w14:paraId="0983492B" w14:textId="77777777" w:rsidTr="00966C79">
        <w:trPr>
          <w:tblCellSpacing w:w="15" w:type="dxa"/>
        </w:trPr>
        <w:tc>
          <w:tcPr>
            <w:tcW w:w="0" w:type="auto"/>
            <w:vAlign w:val="center"/>
            <w:hideMark/>
          </w:tcPr>
          <w:p w14:paraId="3B4A3B80" w14:textId="77777777" w:rsidR="002651C1" w:rsidRDefault="002651C1" w:rsidP="00966C79">
            <w:pPr>
              <w:rPr>
                <w:rFonts w:eastAsia="Times New Roman"/>
              </w:rPr>
            </w:pPr>
            <w:r>
              <w:rPr>
                <w:rFonts w:eastAsia="Times New Roman"/>
              </w:rPr>
              <w:t>Morning Session</w:t>
            </w:r>
          </w:p>
        </w:tc>
        <w:tc>
          <w:tcPr>
            <w:tcW w:w="0" w:type="auto"/>
            <w:vAlign w:val="center"/>
            <w:hideMark/>
          </w:tcPr>
          <w:p w14:paraId="29D971DF" w14:textId="77777777" w:rsidR="002651C1" w:rsidRDefault="002651C1" w:rsidP="00966C79">
            <w:pPr>
              <w:rPr>
                <w:rFonts w:eastAsia="Times New Roman"/>
              </w:rPr>
            </w:pPr>
          </w:p>
        </w:tc>
        <w:tc>
          <w:tcPr>
            <w:tcW w:w="0" w:type="auto"/>
            <w:vAlign w:val="center"/>
            <w:hideMark/>
          </w:tcPr>
          <w:p w14:paraId="15F23FB9" w14:textId="77777777" w:rsidR="002651C1" w:rsidRDefault="002651C1" w:rsidP="00966C79">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966C79">
        <w:trPr>
          <w:tblCellSpacing w:w="15" w:type="dxa"/>
        </w:trPr>
        <w:tc>
          <w:tcPr>
            <w:tcW w:w="0" w:type="auto"/>
            <w:vAlign w:val="center"/>
            <w:hideMark/>
          </w:tcPr>
          <w:p w14:paraId="0C9AA980" w14:textId="77777777" w:rsidR="002651C1" w:rsidRDefault="002651C1" w:rsidP="00966C79">
            <w:pPr>
              <w:jc w:val="center"/>
              <w:rPr>
                <w:rFonts w:eastAsia="Times New Roman"/>
              </w:rPr>
            </w:pPr>
          </w:p>
        </w:tc>
        <w:tc>
          <w:tcPr>
            <w:tcW w:w="0" w:type="auto"/>
            <w:vAlign w:val="center"/>
            <w:hideMark/>
          </w:tcPr>
          <w:p w14:paraId="246553CA" w14:textId="77777777" w:rsidR="002651C1" w:rsidRDefault="002651C1" w:rsidP="00966C79">
            <w:pPr>
              <w:rPr>
                <w:rFonts w:eastAsia="Times New Roman"/>
                <w:sz w:val="20"/>
                <w:szCs w:val="20"/>
              </w:rPr>
            </w:pPr>
          </w:p>
        </w:tc>
        <w:tc>
          <w:tcPr>
            <w:tcW w:w="0" w:type="auto"/>
            <w:vAlign w:val="center"/>
            <w:hideMark/>
          </w:tcPr>
          <w:p w14:paraId="5E4C4060" w14:textId="77777777" w:rsidR="002651C1" w:rsidRDefault="002651C1" w:rsidP="00966C79">
            <w:pPr>
              <w:jc w:val="center"/>
              <w:rPr>
                <w:rFonts w:eastAsia="Times New Roman"/>
              </w:rPr>
            </w:pPr>
            <w:r>
              <w:rPr>
                <w:rFonts w:eastAsia="Times New Roman"/>
              </w:rPr>
              <w:t>(0.4843)</w:t>
            </w:r>
          </w:p>
        </w:tc>
      </w:tr>
      <w:tr w:rsidR="002651C1" w14:paraId="52207112" w14:textId="77777777" w:rsidTr="00966C79">
        <w:trPr>
          <w:tblCellSpacing w:w="15" w:type="dxa"/>
        </w:trPr>
        <w:tc>
          <w:tcPr>
            <w:tcW w:w="0" w:type="auto"/>
            <w:vAlign w:val="center"/>
            <w:hideMark/>
          </w:tcPr>
          <w:p w14:paraId="17A28129" w14:textId="77777777" w:rsidR="002651C1" w:rsidRDefault="002651C1" w:rsidP="00966C79">
            <w:pPr>
              <w:rPr>
                <w:rFonts w:eastAsia="Times New Roman"/>
              </w:rPr>
            </w:pPr>
            <w:r>
              <w:rPr>
                <w:rFonts w:eastAsia="Times New Roman"/>
              </w:rPr>
              <w:t>Afternoon Session</w:t>
            </w:r>
          </w:p>
        </w:tc>
        <w:tc>
          <w:tcPr>
            <w:tcW w:w="0" w:type="auto"/>
            <w:vAlign w:val="center"/>
            <w:hideMark/>
          </w:tcPr>
          <w:p w14:paraId="5041B2E6" w14:textId="77777777" w:rsidR="002651C1" w:rsidRDefault="002651C1" w:rsidP="00966C79">
            <w:pPr>
              <w:rPr>
                <w:rFonts w:eastAsia="Times New Roman"/>
              </w:rPr>
            </w:pPr>
          </w:p>
        </w:tc>
        <w:tc>
          <w:tcPr>
            <w:tcW w:w="0" w:type="auto"/>
            <w:vAlign w:val="center"/>
            <w:hideMark/>
          </w:tcPr>
          <w:p w14:paraId="0378F375" w14:textId="77777777" w:rsidR="002651C1" w:rsidRDefault="002651C1" w:rsidP="00966C79">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966C79">
        <w:trPr>
          <w:tblCellSpacing w:w="15" w:type="dxa"/>
        </w:trPr>
        <w:tc>
          <w:tcPr>
            <w:tcW w:w="0" w:type="auto"/>
            <w:vAlign w:val="center"/>
            <w:hideMark/>
          </w:tcPr>
          <w:p w14:paraId="419EA7C4" w14:textId="77777777" w:rsidR="002651C1" w:rsidRDefault="002651C1" w:rsidP="00966C79">
            <w:pPr>
              <w:jc w:val="center"/>
              <w:rPr>
                <w:rFonts w:eastAsia="Times New Roman"/>
              </w:rPr>
            </w:pPr>
          </w:p>
        </w:tc>
        <w:tc>
          <w:tcPr>
            <w:tcW w:w="0" w:type="auto"/>
            <w:vAlign w:val="center"/>
            <w:hideMark/>
          </w:tcPr>
          <w:p w14:paraId="7E96D713" w14:textId="77777777" w:rsidR="002651C1" w:rsidRDefault="002651C1" w:rsidP="00966C79">
            <w:pPr>
              <w:rPr>
                <w:rFonts w:eastAsia="Times New Roman"/>
                <w:sz w:val="20"/>
                <w:szCs w:val="20"/>
              </w:rPr>
            </w:pPr>
          </w:p>
        </w:tc>
        <w:tc>
          <w:tcPr>
            <w:tcW w:w="0" w:type="auto"/>
            <w:vAlign w:val="center"/>
            <w:hideMark/>
          </w:tcPr>
          <w:p w14:paraId="7BC6020A" w14:textId="77777777" w:rsidR="002651C1" w:rsidRDefault="002651C1" w:rsidP="00966C79">
            <w:pPr>
              <w:jc w:val="center"/>
              <w:rPr>
                <w:rFonts w:eastAsia="Times New Roman"/>
              </w:rPr>
            </w:pPr>
            <w:r>
              <w:rPr>
                <w:rFonts w:eastAsia="Times New Roman"/>
              </w:rPr>
              <w:t>(0.4762)</w:t>
            </w:r>
          </w:p>
        </w:tc>
      </w:tr>
      <w:tr w:rsidR="002651C1" w14:paraId="2ABFD3EF" w14:textId="77777777" w:rsidTr="00966C79">
        <w:trPr>
          <w:tblCellSpacing w:w="15" w:type="dxa"/>
        </w:trPr>
        <w:tc>
          <w:tcPr>
            <w:tcW w:w="0" w:type="auto"/>
            <w:vAlign w:val="center"/>
            <w:hideMark/>
          </w:tcPr>
          <w:p w14:paraId="6FC9F4AE" w14:textId="77777777" w:rsidR="002651C1" w:rsidRDefault="002651C1" w:rsidP="00966C79">
            <w:pPr>
              <w:rPr>
                <w:rFonts w:eastAsia="Times New Roman"/>
              </w:rPr>
            </w:pPr>
            <w:r>
              <w:rPr>
                <w:rFonts w:eastAsia="Times New Roman"/>
              </w:rPr>
              <w:t>Off Hours</w:t>
            </w:r>
          </w:p>
        </w:tc>
        <w:tc>
          <w:tcPr>
            <w:tcW w:w="0" w:type="auto"/>
            <w:vAlign w:val="center"/>
            <w:hideMark/>
          </w:tcPr>
          <w:p w14:paraId="31BCA7AE" w14:textId="77777777" w:rsidR="002651C1" w:rsidRDefault="002651C1" w:rsidP="00966C79">
            <w:pPr>
              <w:rPr>
                <w:rFonts w:eastAsia="Times New Roman"/>
              </w:rPr>
            </w:pPr>
          </w:p>
        </w:tc>
        <w:tc>
          <w:tcPr>
            <w:tcW w:w="0" w:type="auto"/>
            <w:vAlign w:val="center"/>
            <w:hideMark/>
          </w:tcPr>
          <w:p w14:paraId="2D798A6A" w14:textId="77777777" w:rsidR="002651C1" w:rsidRDefault="002651C1" w:rsidP="00966C79">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966C79">
        <w:trPr>
          <w:tblCellSpacing w:w="15" w:type="dxa"/>
        </w:trPr>
        <w:tc>
          <w:tcPr>
            <w:tcW w:w="0" w:type="auto"/>
            <w:vAlign w:val="center"/>
            <w:hideMark/>
          </w:tcPr>
          <w:p w14:paraId="1C323FFC" w14:textId="77777777" w:rsidR="002651C1" w:rsidRDefault="002651C1" w:rsidP="00966C79">
            <w:pPr>
              <w:jc w:val="center"/>
              <w:rPr>
                <w:rFonts w:eastAsia="Times New Roman"/>
              </w:rPr>
            </w:pPr>
          </w:p>
        </w:tc>
        <w:tc>
          <w:tcPr>
            <w:tcW w:w="0" w:type="auto"/>
            <w:vAlign w:val="center"/>
            <w:hideMark/>
          </w:tcPr>
          <w:p w14:paraId="4ECD56F3" w14:textId="77777777" w:rsidR="002651C1" w:rsidRDefault="002651C1" w:rsidP="00966C79">
            <w:pPr>
              <w:rPr>
                <w:rFonts w:eastAsia="Times New Roman"/>
                <w:sz w:val="20"/>
                <w:szCs w:val="20"/>
              </w:rPr>
            </w:pPr>
          </w:p>
        </w:tc>
        <w:tc>
          <w:tcPr>
            <w:tcW w:w="0" w:type="auto"/>
            <w:vAlign w:val="center"/>
            <w:hideMark/>
          </w:tcPr>
          <w:p w14:paraId="368D8F28" w14:textId="77777777" w:rsidR="002651C1" w:rsidRDefault="002651C1" w:rsidP="00966C79">
            <w:pPr>
              <w:jc w:val="center"/>
              <w:rPr>
                <w:rFonts w:eastAsia="Times New Roman"/>
              </w:rPr>
            </w:pPr>
            <w:r>
              <w:rPr>
                <w:rFonts w:eastAsia="Times New Roman"/>
              </w:rPr>
              <w:t>(0.5589)</w:t>
            </w:r>
          </w:p>
        </w:tc>
      </w:tr>
      <w:tr w:rsidR="002651C1" w14:paraId="7C175663" w14:textId="77777777" w:rsidTr="00966C79">
        <w:trPr>
          <w:tblCellSpacing w:w="15" w:type="dxa"/>
        </w:trPr>
        <w:tc>
          <w:tcPr>
            <w:tcW w:w="0" w:type="auto"/>
            <w:vAlign w:val="center"/>
            <w:hideMark/>
          </w:tcPr>
          <w:p w14:paraId="423DD567" w14:textId="77777777" w:rsidR="002651C1" w:rsidRDefault="002651C1" w:rsidP="00966C79">
            <w:pPr>
              <w:rPr>
                <w:rFonts w:eastAsia="Times New Roman"/>
              </w:rPr>
            </w:pPr>
            <w:r>
              <w:rPr>
                <w:rFonts w:eastAsia="Times New Roman"/>
              </w:rPr>
              <w:t>Monday</w:t>
            </w:r>
          </w:p>
        </w:tc>
        <w:tc>
          <w:tcPr>
            <w:tcW w:w="0" w:type="auto"/>
            <w:vAlign w:val="center"/>
            <w:hideMark/>
          </w:tcPr>
          <w:p w14:paraId="5930B98B" w14:textId="77777777" w:rsidR="002651C1" w:rsidRDefault="002651C1" w:rsidP="00966C79">
            <w:pPr>
              <w:rPr>
                <w:rFonts w:eastAsia="Times New Roman"/>
              </w:rPr>
            </w:pPr>
          </w:p>
        </w:tc>
        <w:tc>
          <w:tcPr>
            <w:tcW w:w="0" w:type="auto"/>
            <w:vAlign w:val="center"/>
            <w:hideMark/>
          </w:tcPr>
          <w:p w14:paraId="3D4ADD44" w14:textId="77777777" w:rsidR="002651C1" w:rsidRDefault="002651C1" w:rsidP="00966C79">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966C79">
        <w:trPr>
          <w:tblCellSpacing w:w="15" w:type="dxa"/>
        </w:trPr>
        <w:tc>
          <w:tcPr>
            <w:tcW w:w="0" w:type="auto"/>
            <w:vAlign w:val="center"/>
            <w:hideMark/>
          </w:tcPr>
          <w:p w14:paraId="265A0841" w14:textId="77777777" w:rsidR="002651C1" w:rsidRDefault="002651C1" w:rsidP="00966C79">
            <w:pPr>
              <w:jc w:val="center"/>
              <w:rPr>
                <w:rFonts w:eastAsia="Times New Roman"/>
              </w:rPr>
            </w:pPr>
          </w:p>
        </w:tc>
        <w:tc>
          <w:tcPr>
            <w:tcW w:w="0" w:type="auto"/>
            <w:vAlign w:val="center"/>
            <w:hideMark/>
          </w:tcPr>
          <w:p w14:paraId="66FB7BDB" w14:textId="77777777" w:rsidR="002651C1" w:rsidRDefault="002651C1" w:rsidP="00966C79">
            <w:pPr>
              <w:rPr>
                <w:rFonts w:eastAsia="Times New Roman"/>
                <w:sz w:val="20"/>
                <w:szCs w:val="20"/>
              </w:rPr>
            </w:pPr>
          </w:p>
        </w:tc>
        <w:tc>
          <w:tcPr>
            <w:tcW w:w="0" w:type="auto"/>
            <w:vAlign w:val="center"/>
            <w:hideMark/>
          </w:tcPr>
          <w:p w14:paraId="58CB5D05" w14:textId="77777777" w:rsidR="002651C1" w:rsidRDefault="002651C1" w:rsidP="00966C79">
            <w:pPr>
              <w:jc w:val="center"/>
              <w:rPr>
                <w:rFonts w:eastAsia="Times New Roman"/>
              </w:rPr>
            </w:pPr>
            <w:r>
              <w:rPr>
                <w:rFonts w:eastAsia="Times New Roman"/>
              </w:rPr>
              <w:t>(0.5910)</w:t>
            </w:r>
          </w:p>
        </w:tc>
      </w:tr>
      <w:tr w:rsidR="002651C1" w14:paraId="2550B329" w14:textId="77777777" w:rsidTr="00966C79">
        <w:trPr>
          <w:tblCellSpacing w:w="15" w:type="dxa"/>
        </w:trPr>
        <w:tc>
          <w:tcPr>
            <w:tcW w:w="0" w:type="auto"/>
            <w:vAlign w:val="center"/>
            <w:hideMark/>
          </w:tcPr>
          <w:p w14:paraId="32F64F22" w14:textId="77777777" w:rsidR="002651C1" w:rsidRDefault="002651C1" w:rsidP="00966C79">
            <w:pPr>
              <w:rPr>
                <w:rFonts w:eastAsia="Times New Roman"/>
              </w:rPr>
            </w:pPr>
            <w:r>
              <w:rPr>
                <w:rFonts w:eastAsia="Times New Roman"/>
              </w:rPr>
              <w:t>Tuesday</w:t>
            </w:r>
          </w:p>
        </w:tc>
        <w:tc>
          <w:tcPr>
            <w:tcW w:w="0" w:type="auto"/>
            <w:vAlign w:val="center"/>
            <w:hideMark/>
          </w:tcPr>
          <w:p w14:paraId="2E46A6B1" w14:textId="77777777" w:rsidR="002651C1" w:rsidRDefault="002651C1" w:rsidP="00966C79">
            <w:pPr>
              <w:rPr>
                <w:rFonts w:eastAsia="Times New Roman"/>
              </w:rPr>
            </w:pPr>
          </w:p>
        </w:tc>
        <w:tc>
          <w:tcPr>
            <w:tcW w:w="0" w:type="auto"/>
            <w:vAlign w:val="center"/>
            <w:hideMark/>
          </w:tcPr>
          <w:p w14:paraId="677597E2" w14:textId="77777777" w:rsidR="002651C1" w:rsidRDefault="002651C1" w:rsidP="00966C79">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966C79">
        <w:trPr>
          <w:tblCellSpacing w:w="15" w:type="dxa"/>
        </w:trPr>
        <w:tc>
          <w:tcPr>
            <w:tcW w:w="0" w:type="auto"/>
            <w:vAlign w:val="center"/>
            <w:hideMark/>
          </w:tcPr>
          <w:p w14:paraId="23F6019D" w14:textId="77777777" w:rsidR="002651C1" w:rsidRDefault="002651C1" w:rsidP="00966C79">
            <w:pPr>
              <w:jc w:val="center"/>
              <w:rPr>
                <w:rFonts w:eastAsia="Times New Roman"/>
              </w:rPr>
            </w:pPr>
          </w:p>
        </w:tc>
        <w:tc>
          <w:tcPr>
            <w:tcW w:w="0" w:type="auto"/>
            <w:vAlign w:val="center"/>
            <w:hideMark/>
          </w:tcPr>
          <w:p w14:paraId="2FA8B615" w14:textId="77777777" w:rsidR="002651C1" w:rsidRDefault="002651C1" w:rsidP="00966C79">
            <w:pPr>
              <w:rPr>
                <w:rFonts w:eastAsia="Times New Roman"/>
                <w:sz w:val="20"/>
                <w:szCs w:val="20"/>
              </w:rPr>
            </w:pPr>
          </w:p>
        </w:tc>
        <w:tc>
          <w:tcPr>
            <w:tcW w:w="0" w:type="auto"/>
            <w:vAlign w:val="center"/>
            <w:hideMark/>
          </w:tcPr>
          <w:p w14:paraId="765E197E" w14:textId="77777777" w:rsidR="002651C1" w:rsidRDefault="002651C1" w:rsidP="00966C79">
            <w:pPr>
              <w:jc w:val="center"/>
              <w:rPr>
                <w:rFonts w:eastAsia="Times New Roman"/>
              </w:rPr>
            </w:pPr>
            <w:r>
              <w:rPr>
                <w:rFonts w:eastAsia="Times New Roman"/>
              </w:rPr>
              <w:t>(0.5454)</w:t>
            </w:r>
          </w:p>
        </w:tc>
      </w:tr>
      <w:tr w:rsidR="002651C1" w14:paraId="15D1D343" w14:textId="77777777" w:rsidTr="00966C79">
        <w:trPr>
          <w:tblCellSpacing w:w="15" w:type="dxa"/>
        </w:trPr>
        <w:tc>
          <w:tcPr>
            <w:tcW w:w="0" w:type="auto"/>
            <w:vAlign w:val="center"/>
            <w:hideMark/>
          </w:tcPr>
          <w:p w14:paraId="416F5BF6" w14:textId="77777777" w:rsidR="002651C1" w:rsidRDefault="002651C1" w:rsidP="00966C79">
            <w:pPr>
              <w:rPr>
                <w:rFonts w:eastAsia="Times New Roman"/>
              </w:rPr>
            </w:pPr>
            <w:r>
              <w:rPr>
                <w:rFonts w:eastAsia="Times New Roman"/>
              </w:rPr>
              <w:t>Thursday</w:t>
            </w:r>
          </w:p>
        </w:tc>
        <w:tc>
          <w:tcPr>
            <w:tcW w:w="0" w:type="auto"/>
            <w:vAlign w:val="center"/>
            <w:hideMark/>
          </w:tcPr>
          <w:p w14:paraId="6827D411" w14:textId="77777777" w:rsidR="002651C1" w:rsidRDefault="002651C1" w:rsidP="00966C79">
            <w:pPr>
              <w:rPr>
                <w:rFonts w:eastAsia="Times New Roman"/>
              </w:rPr>
            </w:pPr>
          </w:p>
        </w:tc>
        <w:tc>
          <w:tcPr>
            <w:tcW w:w="0" w:type="auto"/>
            <w:vAlign w:val="center"/>
            <w:hideMark/>
          </w:tcPr>
          <w:p w14:paraId="5AFF7900" w14:textId="77777777" w:rsidR="002651C1" w:rsidRDefault="002651C1" w:rsidP="00966C79">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966C79">
        <w:trPr>
          <w:tblCellSpacing w:w="15" w:type="dxa"/>
        </w:trPr>
        <w:tc>
          <w:tcPr>
            <w:tcW w:w="0" w:type="auto"/>
            <w:vAlign w:val="center"/>
            <w:hideMark/>
          </w:tcPr>
          <w:p w14:paraId="2DA27826" w14:textId="77777777" w:rsidR="002651C1" w:rsidRDefault="002651C1" w:rsidP="00966C79">
            <w:pPr>
              <w:jc w:val="center"/>
              <w:rPr>
                <w:rFonts w:eastAsia="Times New Roman"/>
              </w:rPr>
            </w:pPr>
          </w:p>
        </w:tc>
        <w:tc>
          <w:tcPr>
            <w:tcW w:w="0" w:type="auto"/>
            <w:vAlign w:val="center"/>
            <w:hideMark/>
          </w:tcPr>
          <w:p w14:paraId="4CE8163B" w14:textId="77777777" w:rsidR="002651C1" w:rsidRDefault="002651C1" w:rsidP="00966C79">
            <w:pPr>
              <w:rPr>
                <w:rFonts w:eastAsia="Times New Roman"/>
                <w:sz w:val="20"/>
                <w:szCs w:val="20"/>
              </w:rPr>
            </w:pPr>
          </w:p>
        </w:tc>
        <w:tc>
          <w:tcPr>
            <w:tcW w:w="0" w:type="auto"/>
            <w:vAlign w:val="center"/>
            <w:hideMark/>
          </w:tcPr>
          <w:p w14:paraId="7EA9B9C2" w14:textId="77777777" w:rsidR="002651C1" w:rsidRDefault="002651C1" w:rsidP="00966C79">
            <w:pPr>
              <w:jc w:val="center"/>
              <w:rPr>
                <w:rFonts w:eastAsia="Times New Roman"/>
              </w:rPr>
            </w:pPr>
            <w:r>
              <w:rPr>
                <w:rFonts w:eastAsia="Times New Roman"/>
              </w:rPr>
              <w:t>(0.5274)</w:t>
            </w:r>
          </w:p>
        </w:tc>
      </w:tr>
      <w:tr w:rsidR="002651C1" w14:paraId="3CAB432D" w14:textId="77777777" w:rsidTr="00966C79">
        <w:trPr>
          <w:tblCellSpacing w:w="15" w:type="dxa"/>
        </w:trPr>
        <w:tc>
          <w:tcPr>
            <w:tcW w:w="0" w:type="auto"/>
            <w:vAlign w:val="center"/>
            <w:hideMark/>
          </w:tcPr>
          <w:p w14:paraId="0131C188" w14:textId="77777777" w:rsidR="002651C1" w:rsidRDefault="002651C1" w:rsidP="00966C79">
            <w:pPr>
              <w:rPr>
                <w:rFonts w:eastAsia="Times New Roman"/>
              </w:rPr>
            </w:pPr>
            <w:r>
              <w:rPr>
                <w:rFonts w:eastAsia="Times New Roman"/>
              </w:rPr>
              <w:t>Friday</w:t>
            </w:r>
          </w:p>
        </w:tc>
        <w:tc>
          <w:tcPr>
            <w:tcW w:w="0" w:type="auto"/>
            <w:vAlign w:val="center"/>
            <w:hideMark/>
          </w:tcPr>
          <w:p w14:paraId="6CDA345A" w14:textId="77777777" w:rsidR="002651C1" w:rsidRDefault="002651C1" w:rsidP="00966C79">
            <w:pPr>
              <w:rPr>
                <w:rFonts w:eastAsia="Times New Roman"/>
              </w:rPr>
            </w:pPr>
          </w:p>
        </w:tc>
        <w:tc>
          <w:tcPr>
            <w:tcW w:w="0" w:type="auto"/>
            <w:vAlign w:val="center"/>
            <w:hideMark/>
          </w:tcPr>
          <w:p w14:paraId="0A175883" w14:textId="77777777" w:rsidR="002651C1" w:rsidRDefault="002651C1" w:rsidP="00966C79">
            <w:pPr>
              <w:jc w:val="center"/>
              <w:rPr>
                <w:rFonts w:eastAsia="Times New Roman"/>
              </w:rPr>
            </w:pPr>
            <w:r>
              <w:rPr>
                <w:rFonts w:eastAsia="Times New Roman"/>
              </w:rPr>
              <w:t>-0.7841</w:t>
            </w:r>
          </w:p>
        </w:tc>
      </w:tr>
      <w:tr w:rsidR="002651C1" w14:paraId="6BE103DE" w14:textId="77777777" w:rsidTr="00966C79">
        <w:trPr>
          <w:tblCellSpacing w:w="15" w:type="dxa"/>
        </w:trPr>
        <w:tc>
          <w:tcPr>
            <w:tcW w:w="0" w:type="auto"/>
            <w:vAlign w:val="center"/>
            <w:hideMark/>
          </w:tcPr>
          <w:p w14:paraId="113CE7EC" w14:textId="77777777" w:rsidR="002651C1" w:rsidRDefault="002651C1" w:rsidP="00966C79">
            <w:pPr>
              <w:jc w:val="center"/>
              <w:rPr>
                <w:rFonts w:eastAsia="Times New Roman"/>
              </w:rPr>
            </w:pPr>
          </w:p>
        </w:tc>
        <w:tc>
          <w:tcPr>
            <w:tcW w:w="0" w:type="auto"/>
            <w:vAlign w:val="center"/>
            <w:hideMark/>
          </w:tcPr>
          <w:p w14:paraId="689A02A7" w14:textId="77777777" w:rsidR="002651C1" w:rsidRDefault="002651C1" w:rsidP="00966C79">
            <w:pPr>
              <w:rPr>
                <w:rFonts w:eastAsia="Times New Roman"/>
                <w:sz w:val="20"/>
                <w:szCs w:val="20"/>
              </w:rPr>
            </w:pPr>
          </w:p>
        </w:tc>
        <w:tc>
          <w:tcPr>
            <w:tcW w:w="0" w:type="auto"/>
            <w:vAlign w:val="center"/>
            <w:hideMark/>
          </w:tcPr>
          <w:p w14:paraId="7764AA2A" w14:textId="77777777" w:rsidR="002651C1" w:rsidRDefault="002651C1" w:rsidP="00966C79">
            <w:pPr>
              <w:jc w:val="center"/>
              <w:rPr>
                <w:rFonts w:eastAsia="Times New Roman"/>
              </w:rPr>
            </w:pPr>
            <w:r>
              <w:rPr>
                <w:rFonts w:eastAsia="Times New Roman"/>
              </w:rPr>
              <w:t>(0.5581)</w:t>
            </w:r>
          </w:p>
        </w:tc>
      </w:tr>
      <w:tr w:rsidR="002651C1" w14:paraId="5A61D0E5" w14:textId="77777777" w:rsidTr="00966C79">
        <w:trPr>
          <w:tblCellSpacing w:w="15" w:type="dxa"/>
        </w:trPr>
        <w:tc>
          <w:tcPr>
            <w:tcW w:w="0" w:type="auto"/>
            <w:vAlign w:val="center"/>
            <w:hideMark/>
          </w:tcPr>
          <w:p w14:paraId="325E4A2B" w14:textId="77777777" w:rsidR="002651C1" w:rsidRDefault="002651C1" w:rsidP="00966C79">
            <w:pPr>
              <w:rPr>
                <w:rFonts w:eastAsia="Times New Roman"/>
              </w:rPr>
            </w:pPr>
            <w:r>
              <w:rPr>
                <w:rFonts w:eastAsia="Times New Roman"/>
              </w:rPr>
              <w:t>Group * Period</w:t>
            </w:r>
          </w:p>
        </w:tc>
        <w:tc>
          <w:tcPr>
            <w:tcW w:w="0" w:type="auto"/>
            <w:vAlign w:val="center"/>
            <w:hideMark/>
          </w:tcPr>
          <w:p w14:paraId="66502A76" w14:textId="77777777" w:rsidR="002651C1" w:rsidRDefault="002651C1" w:rsidP="00966C79">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rsidP="00966C79">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966C79">
        <w:trPr>
          <w:tblCellSpacing w:w="15" w:type="dxa"/>
        </w:trPr>
        <w:tc>
          <w:tcPr>
            <w:tcW w:w="0" w:type="auto"/>
            <w:vAlign w:val="center"/>
            <w:hideMark/>
          </w:tcPr>
          <w:p w14:paraId="7597C6CB" w14:textId="77777777" w:rsidR="002651C1" w:rsidRDefault="002651C1" w:rsidP="00966C79">
            <w:pPr>
              <w:jc w:val="center"/>
              <w:rPr>
                <w:rFonts w:eastAsia="Times New Roman"/>
              </w:rPr>
            </w:pPr>
          </w:p>
        </w:tc>
        <w:tc>
          <w:tcPr>
            <w:tcW w:w="0" w:type="auto"/>
            <w:vAlign w:val="center"/>
            <w:hideMark/>
          </w:tcPr>
          <w:p w14:paraId="5AB23F46" w14:textId="77777777" w:rsidR="002651C1" w:rsidRDefault="002651C1" w:rsidP="00966C79">
            <w:pPr>
              <w:jc w:val="center"/>
              <w:rPr>
                <w:rFonts w:eastAsia="Times New Roman"/>
              </w:rPr>
            </w:pPr>
            <w:r>
              <w:rPr>
                <w:rFonts w:eastAsia="Times New Roman"/>
              </w:rPr>
              <w:t>(1.7395)</w:t>
            </w:r>
          </w:p>
        </w:tc>
        <w:tc>
          <w:tcPr>
            <w:tcW w:w="0" w:type="auto"/>
            <w:vAlign w:val="center"/>
            <w:hideMark/>
          </w:tcPr>
          <w:p w14:paraId="03323F11" w14:textId="77777777" w:rsidR="002651C1" w:rsidRDefault="002651C1" w:rsidP="00966C79">
            <w:pPr>
              <w:jc w:val="center"/>
              <w:rPr>
                <w:rFonts w:eastAsia="Times New Roman"/>
              </w:rPr>
            </w:pPr>
            <w:r>
              <w:rPr>
                <w:rFonts w:eastAsia="Times New Roman"/>
              </w:rPr>
              <w:t>(1.7539)</w:t>
            </w:r>
          </w:p>
        </w:tc>
      </w:tr>
      <w:tr w:rsidR="002651C1" w14:paraId="2D8E4955" w14:textId="77777777" w:rsidTr="00966C79">
        <w:trPr>
          <w:tblCellSpacing w:w="15" w:type="dxa"/>
        </w:trPr>
        <w:tc>
          <w:tcPr>
            <w:tcW w:w="0" w:type="auto"/>
            <w:vAlign w:val="center"/>
            <w:hideMark/>
          </w:tcPr>
          <w:p w14:paraId="515EB70E" w14:textId="77777777" w:rsidR="002651C1" w:rsidRDefault="002651C1" w:rsidP="00966C79">
            <w:pPr>
              <w:rPr>
                <w:rFonts w:eastAsia="Times New Roman"/>
              </w:rPr>
            </w:pPr>
            <w:r>
              <w:rPr>
                <w:rFonts w:eastAsia="Times New Roman"/>
              </w:rPr>
              <w:t>Constant</w:t>
            </w:r>
          </w:p>
        </w:tc>
        <w:tc>
          <w:tcPr>
            <w:tcW w:w="0" w:type="auto"/>
            <w:vAlign w:val="center"/>
            <w:hideMark/>
          </w:tcPr>
          <w:p w14:paraId="39A16AEE" w14:textId="77777777" w:rsidR="002651C1" w:rsidRDefault="002651C1" w:rsidP="00966C79">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rsidP="00966C79">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966C79">
        <w:trPr>
          <w:tblCellSpacing w:w="15" w:type="dxa"/>
        </w:trPr>
        <w:tc>
          <w:tcPr>
            <w:tcW w:w="0" w:type="auto"/>
            <w:vAlign w:val="center"/>
            <w:hideMark/>
          </w:tcPr>
          <w:p w14:paraId="46A0011F" w14:textId="77777777" w:rsidR="002651C1" w:rsidRDefault="002651C1" w:rsidP="00966C79">
            <w:pPr>
              <w:jc w:val="center"/>
              <w:rPr>
                <w:rFonts w:eastAsia="Times New Roman"/>
              </w:rPr>
            </w:pPr>
          </w:p>
        </w:tc>
        <w:tc>
          <w:tcPr>
            <w:tcW w:w="0" w:type="auto"/>
            <w:vAlign w:val="center"/>
            <w:hideMark/>
          </w:tcPr>
          <w:p w14:paraId="0357CCEF" w14:textId="77777777" w:rsidR="002651C1" w:rsidRDefault="002651C1" w:rsidP="00966C79">
            <w:pPr>
              <w:jc w:val="center"/>
              <w:rPr>
                <w:rFonts w:eastAsia="Times New Roman"/>
              </w:rPr>
            </w:pPr>
            <w:r>
              <w:rPr>
                <w:rFonts w:eastAsia="Times New Roman"/>
              </w:rPr>
              <w:t>(1.2252)</w:t>
            </w:r>
          </w:p>
        </w:tc>
        <w:tc>
          <w:tcPr>
            <w:tcW w:w="0" w:type="auto"/>
            <w:vAlign w:val="center"/>
            <w:hideMark/>
          </w:tcPr>
          <w:p w14:paraId="5A5D8D58" w14:textId="77777777" w:rsidR="002651C1" w:rsidRDefault="002651C1" w:rsidP="00966C79">
            <w:pPr>
              <w:jc w:val="center"/>
              <w:rPr>
                <w:rFonts w:eastAsia="Times New Roman"/>
              </w:rPr>
            </w:pPr>
            <w:r>
              <w:rPr>
                <w:rFonts w:eastAsia="Times New Roman"/>
              </w:rPr>
              <w:t>(3.1911)</w:t>
            </w:r>
          </w:p>
        </w:tc>
      </w:tr>
      <w:tr w:rsidR="002651C1" w14:paraId="384941CE" w14:textId="77777777" w:rsidTr="00966C79">
        <w:trPr>
          <w:tblCellSpacing w:w="15" w:type="dxa"/>
        </w:trPr>
        <w:tc>
          <w:tcPr>
            <w:tcW w:w="0" w:type="auto"/>
            <w:gridSpan w:val="3"/>
            <w:tcBorders>
              <w:bottom w:val="single" w:sz="6" w:space="0" w:color="000000"/>
            </w:tcBorders>
            <w:vAlign w:val="center"/>
            <w:hideMark/>
          </w:tcPr>
          <w:p w14:paraId="078C9BFF" w14:textId="77777777" w:rsidR="002651C1" w:rsidRDefault="002651C1" w:rsidP="00966C79">
            <w:pPr>
              <w:jc w:val="center"/>
              <w:rPr>
                <w:rFonts w:eastAsia="Times New Roman"/>
              </w:rPr>
            </w:pPr>
          </w:p>
        </w:tc>
      </w:tr>
      <w:tr w:rsidR="002651C1" w14:paraId="751B110B" w14:textId="77777777" w:rsidTr="00966C79">
        <w:trPr>
          <w:tblCellSpacing w:w="15" w:type="dxa"/>
        </w:trPr>
        <w:tc>
          <w:tcPr>
            <w:tcW w:w="0" w:type="auto"/>
            <w:vAlign w:val="center"/>
            <w:hideMark/>
          </w:tcPr>
          <w:p w14:paraId="6D6E5034" w14:textId="77777777" w:rsidR="002651C1" w:rsidRDefault="002651C1" w:rsidP="00966C79">
            <w:pPr>
              <w:rPr>
                <w:rFonts w:eastAsia="Times New Roman"/>
              </w:rPr>
            </w:pPr>
            <w:r>
              <w:rPr>
                <w:rFonts w:eastAsia="Times New Roman"/>
              </w:rPr>
              <w:t>Observations</w:t>
            </w:r>
          </w:p>
        </w:tc>
        <w:tc>
          <w:tcPr>
            <w:tcW w:w="0" w:type="auto"/>
            <w:vAlign w:val="center"/>
            <w:hideMark/>
          </w:tcPr>
          <w:p w14:paraId="3C07C8F6" w14:textId="77777777" w:rsidR="002651C1" w:rsidRDefault="002651C1" w:rsidP="00966C79">
            <w:pPr>
              <w:jc w:val="center"/>
              <w:rPr>
                <w:rFonts w:eastAsia="Times New Roman"/>
              </w:rPr>
            </w:pPr>
            <w:r>
              <w:rPr>
                <w:rFonts w:eastAsia="Times New Roman"/>
              </w:rPr>
              <w:t>28,311</w:t>
            </w:r>
          </w:p>
        </w:tc>
        <w:tc>
          <w:tcPr>
            <w:tcW w:w="0" w:type="auto"/>
            <w:vAlign w:val="center"/>
            <w:hideMark/>
          </w:tcPr>
          <w:p w14:paraId="11B558C4" w14:textId="77777777" w:rsidR="002651C1" w:rsidRDefault="002651C1" w:rsidP="00966C79">
            <w:pPr>
              <w:jc w:val="center"/>
              <w:rPr>
                <w:rFonts w:eastAsia="Times New Roman"/>
              </w:rPr>
            </w:pPr>
            <w:r>
              <w:rPr>
                <w:rFonts w:eastAsia="Times New Roman"/>
              </w:rPr>
              <w:t>28,311</w:t>
            </w:r>
          </w:p>
        </w:tc>
      </w:tr>
      <w:tr w:rsidR="002651C1" w14:paraId="3B21F502" w14:textId="77777777" w:rsidTr="00966C79">
        <w:trPr>
          <w:tblCellSpacing w:w="15" w:type="dxa"/>
        </w:trPr>
        <w:tc>
          <w:tcPr>
            <w:tcW w:w="0" w:type="auto"/>
            <w:vAlign w:val="center"/>
            <w:hideMark/>
          </w:tcPr>
          <w:p w14:paraId="2A69DBE4"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rsidP="00966C79">
            <w:pPr>
              <w:jc w:val="center"/>
              <w:rPr>
                <w:rFonts w:eastAsia="Times New Roman"/>
              </w:rPr>
            </w:pPr>
            <w:r>
              <w:rPr>
                <w:rFonts w:eastAsia="Times New Roman"/>
              </w:rPr>
              <w:t>0.0139</w:t>
            </w:r>
          </w:p>
        </w:tc>
        <w:tc>
          <w:tcPr>
            <w:tcW w:w="0" w:type="auto"/>
            <w:vAlign w:val="center"/>
            <w:hideMark/>
          </w:tcPr>
          <w:p w14:paraId="4DCFE21B" w14:textId="77777777" w:rsidR="002651C1" w:rsidRDefault="002651C1" w:rsidP="00966C79">
            <w:pPr>
              <w:jc w:val="center"/>
              <w:rPr>
                <w:rFonts w:eastAsia="Times New Roman"/>
              </w:rPr>
            </w:pPr>
            <w:r>
              <w:rPr>
                <w:rFonts w:eastAsia="Times New Roman"/>
              </w:rPr>
              <w:t>0.0182</w:t>
            </w:r>
          </w:p>
        </w:tc>
      </w:tr>
      <w:tr w:rsidR="002651C1" w14:paraId="3F7A58D3" w14:textId="77777777" w:rsidTr="00966C79">
        <w:trPr>
          <w:tblCellSpacing w:w="15" w:type="dxa"/>
        </w:trPr>
        <w:tc>
          <w:tcPr>
            <w:tcW w:w="0" w:type="auto"/>
            <w:vAlign w:val="center"/>
            <w:hideMark/>
          </w:tcPr>
          <w:p w14:paraId="20C12758"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rsidP="00966C79">
            <w:pPr>
              <w:jc w:val="center"/>
              <w:rPr>
                <w:rFonts w:eastAsia="Times New Roman"/>
              </w:rPr>
            </w:pPr>
            <w:r>
              <w:rPr>
                <w:rFonts w:eastAsia="Times New Roman"/>
              </w:rPr>
              <w:t>0.0138</w:t>
            </w:r>
          </w:p>
        </w:tc>
        <w:tc>
          <w:tcPr>
            <w:tcW w:w="0" w:type="auto"/>
            <w:vAlign w:val="center"/>
            <w:hideMark/>
          </w:tcPr>
          <w:p w14:paraId="370E6D0D" w14:textId="77777777" w:rsidR="002651C1" w:rsidRDefault="002651C1" w:rsidP="00966C79">
            <w:pPr>
              <w:jc w:val="center"/>
              <w:rPr>
                <w:rFonts w:eastAsia="Times New Roman"/>
              </w:rPr>
            </w:pPr>
            <w:r>
              <w:rPr>
                <w:rFonts w:eastAsia="Times New Roman"/>
              </w:rPr>
              <w:t>0.0177</w:t>
            </w:r>
          </w:p>
        </w:tc>
      </w:tr>
      <w:tr w:rsidR="002651C1" w14:paraId="454F2488" w14:textId="77777777" w:rsidTr="00966C79">
        <w:trPr>
          <w:tblCellSpacing w:w="15" w:type="dxa"/>
        </w:trPr>
        <w:tc>
          <w:tcPr>
            <w:tcW w:w="0" w:type="auto"/>
            <w:vAlign w:val="center"/>
            <w:hideMark/>
          </w:tcPr>
          <w:p w14:paraId="53AE6CF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65974986" w14:textId="77777777" w:rsidR="002651C1" w:rsidRDefault="002651C1" w:rsidP="00966C79">
            <w:pPr>
              <w:jc w:val="center"/>
              <w:rPr>
                <w:rFonts w:eastAsia="Times New Roman"/>
              </w:rPr>
            </w:pPr>
            <w:r>
              <w:rPr>
                <w:rFonts w:eastAsia="Times New Roman"/>
              </w:rPr>
              <w:t>30.2838 (df = 28307)</w:t>
            </w:r>
          </w:p>
        </w:tc>
        <w:tc>
          <w:tcPr>
            <w:tcW w:w="0" w:type="auto"/>
            <w:vAlign w:val="center"/>
            <w:hideMark/>
          </w:tcPr>
          <w:p w14:paraId="77EC74F0" w14:textId="77777777" w:rsidR="002651C1" w:rsidRDefault="002651C1" w:rsidP="00966C79">
            <w:pPr>
              <w:jc w:val="center"/>
              <w:rPr>
                <w:rFonts w:eastAsia="Times New Roman"/>
              </w:rPr>
            </w:pPr>
            <w:r>
              <w:rPr>
                <w:rFonts w:eastAsia="Times New Roman"/>
              </w:rPr>
              <w:t>30.2239 (df = 28296)</w:t>
            </w:r>
          </w:p>
        </w:tc>
      </w:tr>
      <w:tr w:rsidR="002651C1" w14:paraId="3461DA8F" w14:textId="77777777" w:rsidTr="00966C79">
        <w:trPr>
          <w:tblCellSpacing w:w="15" w:type="dxa"/>
        </w:trPr>
        <w:tc>
          <w:tcPr>
            <w:tcW w:w="0" w:type="auto"/>
            <w:vAlign w:val="center"/>
            <w:hideMark/>
          </w:tcPr>
          <w:p w14:paraId="08394D4D" w14:textId="77777777" w:rsidR="002651C1" w:rsidRDefault="002651C1" w:rsidP="00966C79">
            <w:pPr>
              <w:rPr>
                <w:rFonts w:eastAsia="Times New Roman"/>
              </w:rPr>
            </w:pPr>
            <w:r>
              <w:rPr>
                <w:rFonts w:eastAsia="Times New Roman"/>
              </w:rPr>
              <w:t>F Statistic</w:t>
            </w:r>
          </w:p>
        </w:tc>
        <w:tc>
          <w:tcPr>
            <w:tcW w:w="0" w:type="auto"/>
            <w:vAlign w:val="center"/>
            <w:hideMark/>
          </w:tcPr>
          <w:p w14:paraId="195738EC" w14:textId="77777777" w:rsidR="002651C1" w:rsidRDefault="002651C1" w:rsidP="00966C79">
            <w:pPr>
              <w:jc w:val="center"/>
              <w:rPr>
                <w:rFonts w:eastAsia="Times New Roman"/>
              </w:rPr>
            </w:pPr>
            <w:r>
              <w:rPr>
                <w:rFonts w:eastAsia="Times New Roman"/>
              </w:rPr>
              <w:t>133.0846</w:t>
            </w:r>
            <w:r>
              <w:rPr>
                <w:rFonts w:eastAsia="Times New Roman"/>
                <w:vertAlign w:val="superscript"/>
              </w:rPr>
              <w:t>***</w:t>
            </w:r>
            <w:r>
              <w:rPr>
                <w:rFonts w:eastAsia="Times New Roman"/>
              </w:rPr>
              <w:t xml:space="preserve"> (df = 3; 28307)</w:t>
            </w:r>
          </w:p>
        </w:tc>
        <w:tc>
          <w:tcPr>
            <w:tcW w:w="0" w:type="auto"/>
            <w:vAlign w:val="center"/>
            <w:hideMark/>
          </w:tcPr>
          <w:p w14:paraId="422F872E" w14:textId="77777777" w:rsidR="002651C1" w:rsidRDefault="002651C1" w:rsidP="00966C79">
            <w:pPr>
              <w:jc w:val="center"/>
              <w:rPr>
                <w:rFonts w:eastAsia="Times New Roman"/>
              </w:rPr>
            </w:pPr>
            <w:r>
              <w:rPr>
                <w:rFonts w:eastAsia="Times New Roman"/>
              </w:rPr>
              <w:t>37.4453</w:t>
            </w:r>
            <w:r>
              <w:rPr>
                <w:rFonts w:eastAsia="Times New Roman"/>
                <w:vertAlign w:val="superscript"/>
              </w:rPr>
              <w:t>***</w:t>
            </w:r>
            <w:r>
              <w:rPr>
                <w:rFonts w:eastAsia="Times New Roman"/>
              </w:rPr>
              <w:t xml:space="preserve"> (df = 14; 28296)</w:t>
            </w:r>
          </w:p>
        </w:tc>
      </w:tr>
      <w:tr w:rsidR="002651C1" w14:paraId="120BCAC4" w14:textId="77777777" w:rsidTr="00966C79">
        <w:trPr>
          <w:tblCellSpacing w:w="15" w:type="dxa"/>
        </w:trPr>
        <w:tc>
          <w:tcPr>
            <w:tcW w:w="0" w:type="auto"/>
            <w:gridSpan w:val="3"/>
            <w:tcBorders>
              <w:bottom w:val="single" w:sz="6" w:space="0" w:color="000000"/>
            </w:tcBorders>
            <w:vAlign w:val="center"/>
            <w:hideMark/>
          </w:tcPr>
          <w:p w14:paraId="290A7A8A" w14:textId="77777777" w:rsidR="002651C1" w:rsidRDefault="002651C1" w:rsidP="00966C79">
            <w:pPr>
              <w:jc w:val="center"/>
              <w:rPr>
                <w:rFonts w:eastAsia="Times New Roman"/>
              </w:rPr>
            </w:pPr>
          </w:p>
        </w:tc>
      </w:tr>
      <w:tr w:rsidR="002651C1" w14:paraId="296A6C4E" w14:textId="77777777" w:rsidTr="00966C79">
        <w:trPr>
          <w:tblCellSpacing w:w="15" w:type="dxa"/>
        </w:trPr>
        <w:tc>
          <w:tcPr>
            <w:tcW w:w="0" w:type="auto"/>
            <w:vAlign w:val="center"/>
            <w:hideMark/>
          </w:tcPr>
          <w:p w14:paraId="696E7161" w14:textId="77777777" w:rsidR="002651C1" w:rsidRDefault="002651C1" w:rsidP="00966C79">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rsidTr="00966C79">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rsidP="00966C79">
            <w:pPr>
              <w:jc w:val="center"/>
              <w:rPr>
                <w:rFonts w:eastAsia="Times New Roman"/>
              </w:rPr>
            </w:pPr>
            <w:r>
              <w:rPr>
                <w:rStyle w:val="Strong"/>
                <w:rFonts w:eastAsia="Times New Roman"/>
              </w:rPr>
              <w:t>By Phase Results: Advanced Model</w:t>
            </w:r>
          </w:p>
        </w:tc>
      </w:tr>
      <w:tr w:rsidR="002651C1" w14:paraId="42BC7245" w14:textId="77777777" w:rsidTr="00966C79">
        <w:trPr>
          <w:tblCellSpacing w:w="15" w:type="dxa"/>
        </w:trPr>
        <w:tc>
          <w:tcPr>
            <w:tcW w:w="0" w:type="auto"/>
            <w:gridSpan w:val="4"/>
            <w:tcBorders>
              <w:bottom w:val="single" w:sz="6" w:space="0" w:color="000000"/>
            </w:tcBorders>
            <w:vAlign w:val="center"/>
            <w:hideMark/>
          </w:tcPr>
          <w:p w14:paraId="7398A9F1" w14:textId="77777777" w:rsidR="002651C1" w:rsidRDefault="002651C1" w:rsidP="00966C79">
            <w:pPr>
              <w:jc w:val="center"/>
              <w:rPr>
                <w:rFonts w:eastAsia="Times New Roman"/>
              </w:rPr>
            </w:pPr>
          </w:p>
        </w:tc>
      </w:tr>
      <w:tr w:rsidR="002651C1" w14:paraId="53C70EA7" w14:textId="77777777" w:rsidTr="00966C79">
        <w:trPr>
          <w:tblCellSpacing w:w="15" w:type="dxa"/>
        </w:trPr>
        <w:tc>
          <w:tcPr>
            <w:tcW w:w="0" w:type="auto"/>
            <w:vAlign w:val="center"/>
            <w:hideMark/>
          </w:tcPr>
          <w:p w14:paraId="52789450" w14:textId="77777777" w:rsidR="002651C1" w:rsidRDefault="002651C1" w:rsidP="00966C79">
            <w:pPr>
              <w:jc w:val="center"/>
              <w:rPr>
                <w:rFonts w:eastAsia="Times New Roman"/>
                <w:sz w:val="20"/>
                <w:szCs w:val="20"/>
              </w:rPr>
            </w:pPr>
          </w:p>
        </w:tc>
        <w:tc>
          <w:tcPr>
            <w:tcW w:w="0" w:type="auto"/>
            <w:gridSpan w:val="3"/>
            <w:vAlign w:val="center"/>
            <w:hideMark/>
          </w:tcPr>
          <w:p w14:paraId="76DE9355" w14:textId="77777777" w:rsidR="002651C1" w:rsidRDefault="002651C1" w:rsidP="00966C79">
            <w:pPr>
              <w:jc w:val="center"/>
              <w:rPr>
                <w:rFonts w:eastAsia="Times New Roman"/>
              </w:rPr>
            </w:pPr>
            <w:r>
              <w:rPr>
                <w:rFonts w:eastAsia="Times New Roman"/>
              </w:rPr>
              <w:t>Dependent variable: Premium</w:t>
            </w:r>
          </w:p>
        </w:tc>
      </w:tr>
      <w:tr w:rsidR="002651C1" w14:paraId="059527EA" w14:textId="77777777" w:rsidTr="00966C79">
        <w:trPr>
          <w:tblCellSpacing w:w="15" w:type="dxa"/>
        </w:trPr>
        <w:tc>
          <w:tcPr>
            <w:tcW w:w="0" w:type="auto"/>
            <w:vAlign w:val="center"/>
            <w:hideMark/>
          </w:tcPr>
          <w:p w14:paraId="1689F05E" w14:textId="77777777" w:rsidR="002651C1" w:rsidRDefault="002651C1" w:rsidP="00966C79">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rsidP="00966C79">
            <w:pPr>
              <w:jc w:val="center"/>
              <w:rPr>
                <w:rFonts w:eastAsia="Times New Roman"/>
                <w:sz w:val="20"/>
                <w:szCs w:val="20"/>
              </w:rPr>
            </w:pPr>
          </w:p>
        </w:tc>
      </w:tr>
      <w:tr w:rsidR="002651C1" w14:paraId="4E4E2060" w14:textId="77777777" w:rsidTr="00966C79">
        <w:trPr>
          <w:tblCellSpacing w:w="15" w:type="dxa"/>
        </w:trPr>
        <w:tc>
          <w:tcPr>
            <w:tcW w:w="0" w:type="auto"/>
            <w:vAlign w:val="center"/>
            <w:hideMark/>
          </w:tcPr>
          <w:p w14:paraId="4628EB83" w14:textId="77777777" w:rsidR="002651C1" w:rsidRDefault="002651C1" w:rsidP="00966C79">
            <w:pPr>
              <w:jc w:val="center"/>
              <w:rPr>
                <w:rFonts w:eastAsia="Times New Roman"/>
                <w:sz w:val="20"/>
                <w:szCs w:val="20"/>
              </w:rPr>
            </w:pPr>
          </w:p>
        </w:tc>
        <w:tc>
          <w:tcPr>
            <w:tcW w:w="0" w:type="auto"/>
            <w:vAlign w:val="center"/>
            <w:hideMark/>
          </w:tcPr>
          <w:p w14:paraId="2ADFE093" w14:textId="77777777" w:rsidR="002651C1" w:rsidRDefault="002651C1" w:rsidP="00966C79">
            <w:pPr>
              <w:jc w:val="center"/>
              <w:rPr>
                <w:rFonts w:eastAsia="Times New Roman"/>
              </w:rPr>
            </w:pPr>
            <w:r>
              <w:rPr>
                <w:rFonts w:eastAsia="Times New Roman"/>
              </w:rPr>
              <w:t>Phase 1</w:t>
            </w:r>
          </w:p>
        </w:tc>
        <w:tc>
          <w:tcPr>
            <w:tcW w:w="0" w:type="auto"/>
            <w:vAlign w:val="center"/>
            <w:hideMark/>
          </w:tcPr>
          <w:p w14:paraId="69B73507" w14:textId="77777777" w:rsidR="002651C1" w:rsidRDefault="002651C1" w:rsidP="00966C79">
            <w:pPr>
              <w:jc w:val="center"/>
              <w:rPr>
                <w:rFonts w:eastAsia="Times New Roman"/>
              </w:rPr>
            </w:pPr>
            <w:r>
              <w:rPr>
                <w:rFonts w:eastAsia="Times New Roman"/>
              </w:rPr>
              <w:t>Phase 2</w:t>
            </w:r>
          </w:p>
        </w:tc>
        <w:tc>
          <w:tcPr>
            <w:tcW w:w="0" w:type="auto"/>
            <w:vAlign w:val="center"/>
            <w:hideMark/>
          </w:tcPr>
          <w:p w14:paraId="347A2E47" w14:textId="77777777" w:rsidR="002651C1" w:rsidRDefault="002651C1" w:rsidP="00966C79">
            <w:pPr>
              <w:jc w:val="center"/>
              <w:rPr>
                <w:rFonts w:eastAsia="Times New Roman"/>
              </w:rPr>
            </w:pPr>
            <w:r>
              <w:rPr>
                <w:rFonts w:eastAsia="Times New Roman"/>
              </w:rPr>
              <w:t>Phase 3</w:t>
            </w:r>
          </w:p>
        </w:tc>
      </w:tr>
      <w:tr w:rsidR="002651C1" w14:paraId="551F8F06" w14:textId="77777777" w:rsidTr="00966C79">
        <w:trPr>
          <w:tblCellSpacing w:w="15" w:type="dxa"/>
        </w:trPr>
        <w:tc>
          <w:tcPr>
            <w:tcW w:w="0" w:type="auto"/>
            <w:vAlign w:val="center"/>
            <w:hideMark/>
          </w:tcPr>
          <w:p w14:paraId="263CE0C3" w14:textId="77777777" w:rsidR="002651C1" w:rsidRDefault="002651C1" w:rsidP="00966C79">
            <w:pPr>
              <w:jc w:val="center"/>
              <w:rPr>
                <w:rFonts w:eastAsia="Times New Roman"/>
              </w:rPr>
            </w:pPr>
          </w:p>
        </w:tc>
        <w:tc>
          <w:tcPr>
            <w:tcW w:w="0" w:type="auto"/>
            <w:vAlign w:val="center"/>
            <w:hideMark/>
          </w:tcPr>
          <w:p w14:paraId="0887632C" w14:textId="77777777" w:rsidR="002651C1" w:rsidRDefault="002651C1" w:rsidP="00966C79">
            <w:pPr>
              <w:jc w:val="center"/>
              <w:rPr>
                <w:rFonts w:eastAsia="Times New Roman"/>
              </w:rPr>
            </w:pPr>
            <w:r>
              <w:rPr>
                <w:rFonts w:eastAsia="Times New Roman"/>
              </w:rPr>
              <w:t>(1)</w:t>
            </w:r>
          </w:p>
        </w:tc>
        <w:tc>
          <w:tcPr>
            <w:tcW w:w="0" w:type="auto"/>
            <w:vAlign w:val="center"/>
            <w:hideMark/>
          </w:tcPr>
          <w:p w14:paraId="4CF449A7" w14:textId="77777777" w:rsidR="002651C1" w:rsidRDefault="002651C1" w:rsidP="00966C79">
            <w:pPr>
              <w:jc w:val="center"/>
              <w:rPr>
                <w:rFonts w:eastAsia="Times New Roman"/>
              </w:rPr>
            </w:pPr>
            <w:r>
              <w:rPr>
                <w:rFonts w:eastAsia="Times New Roman"/>
              </w:rPr>
              <w:t>(2)</w:t>
            </w:r>
          </w:p>
        </w:tc>
        <w:tc>
          <w:tcPr>
            <w:tcW w:w="0" w:type="auto"/>
            <w:vAlign w:val="center"/>
            <w:hideMark/>
          </w:tcPr>
          <w:p w14:paraId="52BA6E1F" w14:textId="77777777" w:rsidR="002651C1" w:rsidRDefault="002651C1" w:rsidP="00966C79">
            <w:pPr>
              <w:jc w:val="center"/>
              <w:rPr>
                <w:rFonts w:eastAsia="Times New Roman"/>
              </w:rPr>
            </w:pPr>
            <w:r>
              <w:rPr>
                <w:rFonts w:eastAsia="Times New Roman"/>
              </w:rPr>
              <w:t>(3)</w:t>
            </w:r>
          </w:p>
        </w:tc>
      </w:tr>
      <w:tr w:rsidR="002651C1" w14:paraId="508CCE75" w14:textId="77777777" w:rsidTr="00966C79">
        <w:trPr>
          <w:tblCellSpacing w:w="15" w:type="dxa"/>
        </w:trPr>
        <w:tc>
          <w:tcPr>
            <w:tcW w:w="0" w:type="auto"/>
            <w:gridSpan w:val="4"/>
            <w:tcBorders>
              <w:bottom w:val="single" w:sz="6" w:space="0" w:color="000000"/>
            </w:tcBorders>
            <w:vAlign w:val="center"/>
            <w:hideMark/>
          </w:tcPr>
          <w:p w14:paraId="36BECB5F" w14:textId="77777777" w:rsidR="002651C1" w:rsidRDefault="002651C1" w:rsidP="00966C79">
            <w:pPr>
              <w:jc w:val="center"/>
              <w:rPr>
                <w:rFonts w:eastAsia="Times New Roman"/>
              </w:rPr>
            </w:pPr>
          </w:p>
        </w:tc>
      </w:tr>
      <w:tr w:rsidR="002651C1" w14:paraId="34D785EF" w14:textId="77777777" w:rsidTr="00966C79">
        <w:trPr>
          <w:tblCellSpacing w:w="15" w:type="dxa"/>
        </w:trPr>
        <w:tc>
          <w:tcPr>
            <w:tcW w:w="0" w:type="auto"/>
            <w:vAlign w:val="center"/>
            <w:hideMark/>
          </w:tcPr>
          <w:p w14:paraId="44D93B44" w14:textId="77777777" w:rsidR="002651C1" w:rsidRDefault="002651C1" w:rsidP="00966C79">
            <w:pPr>
              <w:rPr>
                <w:rFonts w:eastAsia="Times New Roman"/>
              </w:rPr>
            </w:pPr>
            <w:r>
              <w:rPr>
                <w:rFonts w:eastAsia="Times New Roman"/>
              </w:rPr>
              <w:t>Group</w:t>
            </w:r>
          </w:p>
        </w:tc>
        <w:tc>
          <w:tcPr>
            <w:tcW w:w="0" w:type="auto"/>
            <w:vAlign w:val="center"/>
            <w:hideMark/>
          </w:tcPr>
          <w:p w14:paraId="5CC37498" w14:textId="77777777" w:rsidR="002651C1" w:rsidRDefault="002651C1" w:rsidP="00966C79">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rsidP="00966C79">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rsidP="00966C79">
            <w:pPr>
              <w:jc w:val="center"/>
              <w:rPr>
                <w:rFonts w:eastAsia="Times New Roman"/>
              </w:rPr>
            </w:pPr>
            <w:r>
              <w:rPr>
                <w:rFonts w:eastAsia="Times New Roman"/>
              </w:rPr>
              <w:t>12.806</w:t>
            </w:r>
            <w:r>
              <w:rPr>
                <w:rFonts w:eastAsia="Times New Roman"/>
                <w:vertAlign w:val="superscript"/>
              </w:rPr>
              <w:t>***</w:t>
            </w:r>
          </w:p>
        </w:tc>
      </w:tr>
      <w:tr w:rsidR="002651C1" w14:paraId="01E73E31" w14:textId="77777777" w:rsidTr="00966C79">
        <w:trPr>
          <w:tblCellSpacing w:w="15" w:type="dxa"/>
        </w:trPr>
        <w:tc>
          <w:tcPr>
            <w:tcW w:w="0" w:type="auto"/>
            <w:vAlign w:val="center"/>
            <w:hideMark/>
          </w:tcPr>
          <w:p w14:paraId="4B39EFD3" w14:textId="77777777" w:rsidR="002651C1" w:rsidRDefault="002651C1" w:rsidP="00966C79">
            <w:pPr>
              <w:jc w:val="center"/>
              <w:rPr>
                <w:rFonts w:eastAsia="Times New Roman"/>
              </w:rPr>
            </w:pPr>
          </w:p>
        </w:tc>
        <w:tc>
          <w:tcPr>
            <w:tcW w:w="0" w:type="auto"/>
            <w:vAlign w:val="center"/>
            <w:hideMark/>
          </w:tcPr>
          <w:p w14:paraId="08B24EDE" w14:textId="77777777" w:rsidR="002651C1" w:rsidRDefault="002651C1" w:rsidP="00966C79">
            <w:pPr>
              <w:jc w:val="center"/>
              <w:rPr>
                <w:rFonts w:eastAsia="Times New Roman"/>
              </w:rPr>
            </w:pPr>
            <w:r>
              <w:rPr>
                <w:rFonts w:eastAsia="Times New Roman"/>
              </w:rPr>
              <w:t>(2.241)</w:t>
            </w:r>
          </w:p>
        </w:tc>
        <w:tc>
          <w:tcPr>
            <w:tcW w:w="0" w:type="auto"/>
            <w:vAlign w:val="center"/>
            <w:hideMark/>
          </w:tcPr>
          <w:p w14:paraId="3B884CA0" w14:textId="77777777" w:rsidR="002651C1" w:rsidRDefault="002651C1" w:rsidP="00966C79">
            <w:pPr>
              <w:jc w:val="center"/>
              <w:rPr>
                <w:rFonts w:eastAsia="Times New Roman"/>
              </w:rPr>
            </w:pPr>
            <w:r>
              <w:rPr>
                <w:rFonts w:eastAsia="Times New Roman"/>
              </w:rPr>
              <w:t>(2.151)</w:t>
            </w:r>
          </w:p>
        </w:tc>
        <w:tc>
          <w:tcPr>
            <w:tcW w:w="0" w:type="auto"/>
            <w:vAlign w:val="center"/>
            <w:hideMark/>
          </w:tcPr>
          <w:p w14:paraId="76F075E1" w14:textId="77777777" w:rsidR="002651C1" w:rsidRDefault="002651C1" w:rsidP="00966C79">
            <w:pPr>
              <w:jc w:val="center"/>
              <w:rPr>
                <w:rFonts w:eastAsia="Times New Roman"/>
              </w:rPr>
            </w:pPr>
            <w:r>
              <w:rPr>
                <w:rFonts w:eastAsia="Times New Roman"/>
              </w:rPr>
              <w:t>(2.331)</w:t>
            </w:r>
          </w:p>
        </w:tc>
      </w:tr>
      <w:tr w:rsidR="002651C1" w14:paraId="6412C75F" w14:textId="77777777" w:rsidTr="00966C79">
        <w:trPr>
          <w:tblCellSpacing w:w="15" w:type="dxa"/>
        </w:trPr>
        <w:tc>
          <w:tcPr>
            <w:tcW w:w="0" w:type="auto"/>
            <w:vAlign w:val="center"/>
            <w:hideMark/>
          </w:tcPr>
          <w:p w14:paraId="1F497E3F" w14:textId="77777777" w:rsidR="002651C1" w:rsidRDefault="002651C1" w:rsidP="00966C79">
            <w:pPr>
              <w:jc w:val="center"/>
              <w:rPr>
                <w:rFonts w:eastAsia="Times New Roman"/>
              </w:rPr>
            </w:pPr>
          </w:p>
        </w:tc>
        <w:tc>
          <w:tcPr>
            <w:tcW w:w="0" w:type="auto"/>
            <w:vAlign w:val="center"/>
            <w:hideMark/>
          </w:tcPr>
          <w:p w14:paraId="617D0350" w14:textId="77777777" w:rsidR="002651C1" w:rsidRDefault="002651C1" w:rsidP="00966C79">
            <w:pPr>
              <w:rPr>
                <w:rFonts w:eastAsia="Times New Roman"/>
                <w:sz w:val="20"/>
                <w:szCs w:val="20"/>
              </w:rPr>
            </w:pPr>
          </w:p>
        </w:tc>
        <w:tc>
          <w:tcPr>
            <w:tcW w:w="0" w:type="auto"/>
            <w:vAlign w:val="center"/>
            <w:hideMark/>
          </w:tcPr>
          <w:p w14:paraId="13F50F66" w14:textId="77777777" w:rsidR="002651C1" w:rsidRDefault="002651C1" w:rsidP="00966C79">
            <w:pPr>
              <w:jc w:val="center"/>
              <w:rPr>
                <w:rFonts w:eastAsia="Times New Roman"/>
                <w:sz w:val="20"/>
                <w:szCs w:val="20"/>
              </w:rPr>
            </w:pPr>
          </w:p>
        </w:tc>
        <w:tc>
          <w:tcPr>
            <w:tcW w:w="0" w:type="auto"/>
            <w:vAlign w:val="center"/>
            <w:hideMark/>
          </w:tcPr>
          <w:p w14:paraId="3B5C6EC8" w14:textId="77777777" w:rsidR="002651C1" w:rsidRDefault="002651C1" w:rsidP="00966C79">
            <w:pPr>
              <w:jc w:val="center"/>
              <w:rPr>
                <w:rFonts w:eastAsia="Times New Roman"/>
                <w:sz w:val="20"/>
                <w:szCs w:val="20"/>
              </w:rPr>
            </w:pPr>
          </w:p>
        </w:tc>
      </w:tr>
      <w:tr w:rsidR="002651C1" w14:paraId="1550EAFC" w14:textId="77777777" w:rsidTr="00966C79">
        <w:trPr>
          <w:tblCellSpacing w:w="15" w:type="dxa"/>
        </w:trPr>
        <w:tc>
          <w:tcPr>
            <w:tcW w:w="0" w:type="auto"/>
            <w:vAlign w:val="center"/>
            <w:hideMark/>
          </w:tcPr>
          <w:p w14:paraId="3F7763C0" w14:textId="77777777" w:rsidR="002651C1" w:rsidRDefault="002651C1" w:rsidP="00966C79">
            <w:pPr>
              <w:rPr>
                <w:rFonts w:eastAsia="Times New Roman"/>
              </w:rPr>
            </w:pPr>
            <w:r>
              <w:rPr>
                <w:rFonts w:eastAsia="Times New Roman"/>
              </w:rPr>
              <w:lastRenderedPageBreak/>
              <w:t>Period</w:t>
            </w:r>
          </w:p>
        </w:tc>
        <w:tc>
          <w:tcPr>
            <w:tcW w:w="0" w:type="auto"/>
            <w:vAlign w:val="center"/>
            <w:hideMark/>
          </w:tcPr>
          <w:p w14:paraId="623A873A" w14:textId="77777777" w:rsidR="002651C1" w:rsidRDefault="002651C1" w:rsidP="00966C79">
            <w:pPr>
              <w:jc w:val="center"/>
              <w:rPr>
                <w:rFonts w:eastAsia="Times New Roman"/>
              </w:rPr>
            </w:pPr>
            <w:r>
              <w:rPr>
                <w:rFonts w:eastAsia="Times New Roman"/>
              </w:rPr>
              <w:t>-2.813</w:t>
            </w:r>
          </w:p>
        </w:tc>
        <w:tc>
          <w:tcPr>
            <w:tcW w:w="0" w:type="auto"/>
            <w:vAlign w:val="center"/>
            <w:hideMark/>
          </w:tcPr>
          <w:p w14:paraId="7A62AB09" w14:textId="77777777" w:rsidR="002651C1" w:rsidRDefault="002651C1" w:rsidP="00966C79">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rsidP="00966C79">
            <w:pPr>
              <w:jc w:val="center"/>
              <w:rPr>
                <w:rFonts w:eastAsia="Times New Roman"/>
              </w:rPr>
            </w:pPr>
            <w:r>
              <w:rPr>
                <w:rFonts w:eastAsia="Times New Roman"/>
              </w:rPr>
              <w:t>-5.274</w:t>
            </w:r>
            <w:r>
              <w:rPr>
                <w:rFonts w:eastAsia="Times New Roman"/>
                <w:vertAlign w:val="superscript"/>
              </w:rPr>
              <w:t>**</w:t>
            </w:r>
          </w:p>
        </w:tc>
      </w:tr>
      <w:tr w:rsidR="002651C1" w14:paraId="450DDCD6" w14:textId="77777777" w:rsidTr="00966C79">
        <w:trPr>
          <w:tblCellSpacing w:w="15" w:type="dxa"/>
        </w:trPr>
        <w:tc>
          <w:tcPr>
            <w:tcW w:w="0" w:type="auto"/>
            <w:vAlign w:val="center"/>
            <w:hideMark/>
          </w:tcPr>
          <w:p w14:paraId="5C538A54" w14:textId="77777777" w:rsidR="002651C1" w:rsidRDefault="002651C1" w:rsidP="00966C79">
            <w:pPr>
              <w:jc w:val="center"/>
              <w:rPr>
                <w:rFonts w:eastAsia="Times New Roman"/>
              </w:rPr>
            </w:pPr>
          </w:p>
        </w:tc>
        <w:tc>
          <w:tcPr>
            <w:tcW w:w="0" w:type="auto"/>
            <w:vAlign w:val="center"/>
            <w:hideMark/>
          </w:tcPr>
          <w:p w14:paraId="0BEEAEFB" w14:textId="77777777" w:rsidR="002651C1" w:rsidRDefault="002651C1" w:rsidP="00966C79">
            <w:pPr>
              <w:jc w:val="center"/>
              <w:rPr>
                <w:rFonts w:eastAsia="Times New Roman"/>
              </w:rPr>
            </w:pPr>
            <w:r>
              <w:rPr>
                <w:rFonts w:eastAsia="Times New Roman"/>
              </w:rPr>
              <w:t>(3.751)</w:t>
            </w:r>
          </w:p>
        </w:tc>
        <w:tc>
          <w:tcPr>
            <w:tcW w:w="0" w:type="auto"/>
            <w:vAlign w:val="center"/>
            <w:hideMark/>
          </w:tcPr>
          <w:p w14:paraId="5EBB8D54" w14:textId="77777777" w:rsidR="002651C1" w:rsidRDefault="002651C1" w:rsidP="00966C79">
            <w:pPr>
              <w:jc w:val="center"/>
              <w:rPr>
                <w:rFonts w:eastAsia="Times New Roman"/>
              </w:rPr>
            </w:pPr>
            <w:r>
              <w:rPr>
                <w:rFonts w:eastAsia="Times New Roman"/>
              </w:rPr>
              <w:t>(2.926)</w:t>
            </w:r>
          </w:p>
        </w:tc>
        <w:tc>
          <w:tcPr>
            <w:tcW w:w="0" w:type="auto"/>
            <w:vAlign w:val="center"/>
            <w:hideMark/>
          </w:tcPr>
          <w:p w14:paraId="5C29A78E" w14:textId="77777777" w:rsidR="002651C1" w:rsidRDefault="002651C1" w:rsidP="00966C79">
            <w:pPr>
              <w:jc w:val="center"/>
              <w:rPr>
                <w:rFonts w:eastAsia="Times New Roman"/>
              </w:rPr>
            </w:pPr>
            <w:r>
              <w:rPr>
                <w:rFonts w:eastAsia="Times New Roman"/>
              </w:rPr>
              <w:t>(2.617)</w:t>
            </w:r>
          </w:p>
        </w:tc>
      </w:tr>
      <w:tr w:rsidR="002651C1" w14:paraId="7BD37E6C" w14:textId="77777777" w:rsidTr="00966C79">
        <w:trPr>
          <w:tblCellSpacing w:w="15" w:type="dxa"/>
        </w:trPr>
        <w:tc>
          <w:tcPr>
            <w:tcW w:w="0" w:type="auto"/>
            <w:vAlign w:val="center"/>
            <w:hideMark/>
          </w:tcPr>
          <w:p w14:paraId="3FDDC6F3" w14:textId="77777777" w:rsidR="002651C1" w:rsidRDefault="002651C1" w:rsidP="00966C79">
            <w:pPr>
              <w:jc w:val="center"/>
              <w:rPr>
                <w:rFonts w:eastAsia="Times New Roman"/>
              </w:rPr>
            </w:pPr>
          </w:p>
        </w:tc>
        <w:tc>
          <w:tcPr>
            <w:tcW w:w="0" w:type="auto"/>
            <w:vAlign w:val="center"/>
            <w:hideMark/>
          </w:tcPr>
          <w:p w14:paraId="3A261D83" w14:textId="77777777" w:rsidR="002651C1" w:rsidRDefault="002651C1" w:rsidP="00966C79">
            <w:pPr>
              <w:rPr>
                <w:rFonts w:eastAsia="Times New Roman"/>
                <w:sz w:val="20"/>
                <w:szCs w:val="20"/>
              </w:rPr>
            </w:pPr>
          </w:p>
        </w:tc>
        <w:tc>
          <w:tcPr>
            <w:tcW w:w="0" w:type="auto"/>
            <w:vAlign w:val="center"/>
            <w:hideMark/>
          </w:tcPr>
          <w:p w14:paraId="6346FE22" w14:textId="77777777" w:rsidR="002651C1" w:rsidRDefault="002651C1" w:rsidP="00966C79">
            <w:pPr>
              <w:jc w:val="center"/>
              <w:rPr>
                <w:rFonts w:eastAsia="Times New Roman"/>
                <w:sz w:val="20"/>
                <w:szCs w:val="20"/>
              </w:rPr>
            </w:pPr>
          </w:p>
        </w:tc>
        <w:tc>
          <w:tcPr>
            <w:tcW w:w="0" w:type="auto"/>
            <w:vAlign w:val="center"/>
            <w:hideMark/>
          </w:tcPr>
          <w:p w14:paraId="35904C7F" w14:textId="77777777" w:rsidR="002651C1" w:rsidRDefault="002651C1" w:rsidP="00966C79">
            <w:pPr>
              <w:jc w:val="center"/>
              <w:rPr>
                <w:rFonts w:eastAsia="Times New Roman"/>
                <w:sz w:val="20"/>
                <w:szCs w:val="20"/>
              </w:rPr>
            </w:pPr>
          </w:p>
        </w:tc>
      </w:tr>
      <w:tr w:rsidR="002651C1" w14:paraId="0B4328C8" w14:textId="77777777" w:rsidTr="00966C79">
        <w:trPr>
          <w:tblCellSpacing w:w="15" w:type="dxa"/>
        </w:trPr>
        <w:tc>
          <w:tcPr>
            <w:tcW w:w="0" w:type="auto"/>
            <w:vAlign w:val="center"/>
            <w:hideMark/>
          </w:tcPr>
          <w:p w14:paraId="7BA5F0B6" w14:textId="77777777" w:rsidR="002651C1" w:rsidRDefault="002651C1" w:rsidP="00966C79">
            <w:pPr>
              <w:rPr>
                <w:rFonts w:eastAsia="Times New Roman"/>
              </w:rPr>
            </w:pPr>
            <w:r>
              <w:rPr>
                <w:rFonts w:eastAsia="Times New Roman"/>
              </w:rPr>
              <w:t>Tenor</w:t>
            </w:r>
          </w:p>
        </w:tc>
        <w:tc>
          <w:tcPr>
            <w:tcW w:w="0" w:type="auto"/>
            <w:vAlign w:val="center"/>
            <w:hideMark/>
          </w:tcPr>
          <w:p w14:paraId="28108382" w14:textId="77777777" w:rsidR="002651C1" w:rsidRDefault="002651C1" w:rsidP="00966C79">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rsidP="00966C79">
            <w:pPr>
              <w:jc w:val="center"/>
              <w:rPr>
                <w:rFonts w:eastAsia="Times New Roman"/>
              </w:rPr>
            </w:pPr>
            <w:r>
              <w:rPr>
                <w:rFonts w:eastAsia="Times New Roman"/>
              </w:rPr>
              <w:t>0.021</w:t>
            </w:r>
          </w:p>
        </w:tc>
        <w:tc>
          <w:tcPr>
            <w:tcW w:w="0" w:type="auto"/>
            <w:vAlign w:val="center"/>
            <w:hideMark/>
          </w:tcPr>
          <w:p w14:paraId="23B5A9E3" w14:textId="77777777" w:rsidR="002651C1" w:rsidRDefault="002651C1" w:rsidP="00966C79">
            <w:pPr>
              <w:jc w:val="center"/>
              <w:rPr>
                <w:rFonts w:eastAsia="Times New Roman"/>
              </w:rPr>
            </w:pPr>
            <w:r>
              <w:rPr>
                <w:rFonts w:eastAsia="Times New Roman"/>
              </w:rPr>
              <w:t>0.039</w:t>
            </w:r>
          </w:p>
        </w:tc>
      </w:tr>
      <w:tr w:rsidR="002651C1" w14:paraId="1FAA0756" w14:textId="77777777" w:rsidTr="00966C79">
        <w:trPr>
          <w:tblCellSpacing w:w="15" w:type="dxa"/>
        </w:trPr>
        <w:tc>
          <w:tcPr>
            <w:tcW w:w="0" w:type="auto"/>
            <w:vAlign w:val="center"/>
            <w:hideMark/>
          </w:tcPr>
          <w:p w14:paraId="2A8046CA" w14:textId="77777777" w:rsidR="002651C1" w:rsidRDefault="002651C1" w:rsidP="00966C79">
            <w:pPr>
              <w:jc w:val="center"/>
              <w:rPr>
                <w:rFonts w:eastAsia="Times New Roman"/>
              </w:rPr>
            </w:pPr>
          </w:p>
        </w:tc>
        <w:tc>
          <w:tcPr>
            <w:tcW w:w="0" w:type="auto"/>
            <w:vAlign w:val="center"/>
            <w:hideMark/>
          </w:tcPr>
          <w:p w14:paraId="16288DD3" w14:textId="77777777" w:rsidR="002651C1" w:rsidRDefault="002651C1" w:rsidP="00966C79">
            <w:pPr>
              <w:jc w:val="center"/>
              <w:rPr>
                <w:rFonts w:eastAsia="Times New Roman"/>
              </w:rPr>
            </w:pPr>
            <w:r>
              <w:rPr>
                <w:rFonts w:eastAsia="Times New Roman"/>
              </w:rPr>
              <w:t>(0.055)</w:t>
            </w:r>
          </w:p>
        </w:tc>
        <w:tc>
          <w:tcPr>
            <w:tcW w:w="0" w:type="auto"/>
            <w:vAlign w:val="center"/>
            <w:hideMark/>
          </w:tcPr>
          <w:p w14:paraId="2CD59459"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18A8D2C1" w14:textId="77777777" w:rsidR="002651C1" w:rsidRDefault="002651C1" w:rsidP="00966C79">
            <w:pPr>
              <w:jc w:val="center"/>
              <w:rPr>
                <w:rFonts w:eastAsia="Times New Roman"/>
              </w:rPr>
            </w:pPr>
            <w:r>
              <w:rPr>
                <w:rFonts w:eastAsia="Times New Roman"/>
              </w:rPr>
              <w:t>(0.035)</w:t>
            </w:r>
          </w:p>
        </w:tc>
      </w:tr>
      <w:tr w:rsidR="002651C1" w14:paraId="576BDBA7" w14:textId="77777777" w:rsidTr="00966C79">
        <w:trPr>
          <w:tblCellSpacing w:w="15" w:type="dxa"/>
        </w:trPr>
        <w:tc>
          <w:tcPr>
            <w:tcW w:w="0" w:type="auto"/>
            <w:vAlign w:val="center"/>
            <w:hideMark/>
          </w:tcPr>
          <w:p w14:paraId="58E8442F" w14:textId="77777777" w:rsidR="002651C1" w:rsidRDefault="002651C1" w:rsidP="00966C79">
            <w:pPr>
              <w:jc w:val="center"/>
              <w:rPr>
                <w:rFonts w:eastAsia="Times New Roman"/>
              </w:rPr>
            </w:pPr>
          </w:p>
        </w:tc>
        <w:tc>
          <w:tcPr>
            <w:tcW w:w="0" w:type="auto"/>
            <w:vAlign w:val="center"/>
            <w:hideMark/>
          </w:tcPr>
          <w:p w14:paraId="618CA606" w14:textId="77777777" w:rsidR="002651C1" w:rsidRDefault="002651C1" w:rsidP="00966C79">
            <w:pPr>
              <w:rPr>
                <w:rFonts w:eastAsia="Times New Roman"/>
                <w:sz w:val="20"/>
                <w:szCs w:val="20"/>
              </w:rPr>
            </w:pPr>
          </w:p>
        </w:tc>
        <w:tc>
          <w:tcPr>
            <w:tcW w:w="0" w:type="auto"/>
            <w:vAlign w:val="center"/>
            <w:hideMark/>
          </w:tcPr>
          <w:p w14:paraId="6BCA240C" w14:textId="77777777" w:rsidR="002651C1" w:rsidRDefault="002651C1" w:rsidP="00966C79">
            <w:pPr>
              <w:jc w:val="center"/>
              <w:rPr>
                <w:rFonts w:eastAsia="Times New Roman"/>
                <w:sz w:val="20"/>
                <w:szCs w:val="20"/>
              </w:rPr>
            </w:pPr>
          </w:p>
        </w:tc>
        <w:tc>
          <w:tcPr>
            <w:tcW w:w="0" w:type="auto"/>
            <w:vAlign w:val="center"/>
            <w:hideMark/>
          </w:tcPr>
          <w:p w14:paraId="44D5C177" w14:textId="77777777" w:rsidR="002651C1" w:rsidRDefault="002651C1" w:rsidP="00966C79">
            <w:pPr>
              <w:jc w:val="center"/>
              <w:rPr>
                <w:rFonts w:eastAsia="Times New Roman"/>
                <w:sz w:val="20"/>
                <w:szCs w:val="20"/>
              </w:rPr>
            </w:pPr>
          </w:p>
        </w:tc>
      </w:tr>
      <w:tr w:rsidR="002651C1" w14:paraId="0F577649" w14:textId="77777777" w:rsidTr="00966C79">
        <w:trPr>
          <w:tblCellSpacing w:w="15" w:type="dxa"/>
        </w:trPr>
        <w:tc>
          <w:tcPr>
            <w:tcW w:w="0" w:type="auto"/>
            <w:vAlign w:val="center"/>
            <w:hideMark/>
          </w:tcPr>
          <w:p w14:paraId="5FD6854F" w14:textId="77777777" w:rsidR="002651C1" w:rsidRDefault="002651C1" w:rsidP="00966C79">
            <w:pPr>
              <w:rPr>
                <w:rFonts w:eastAsia="Times New Roman"/>
              </w:rPr>
            </w:pPr>
            <w:r>
              <w:rPr>
                <w:rFonts w:eastAsia="Times New Roman"/>
              </w:rPr>
              <w:t>Notional</w:t>
            </w:r>
          </w:p>
        </w:tc>
        <w:tc>
          <w:tcPr>
            <w:tcW w:w="0" w:type="auto"/>
            <w:vAlign w:val="center"/>
            <w:hideMark/>
          </w:tcPr>
          <w:p w14:paraId="43C51A44" w14:textId="77777777" w:rsidR="002651C1" w:rsidRDefault="002651C1" w:rsidP="00966C79">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rsidP="00966C79">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rsidP="00966C79">
            <w:pPr>
              <w:jc w:val="center"/>
              <w:rPr>
                <w:rFonts w:eastAsia="Times New Roman"/>
              </w:rPr>
            </w:pPr>
            <w:r>
              <w:rPr>
                <w:rFonts w:eastAsia="Times New Roman"/>
              </w:rPr>
              <w:t>2.108</w:t>
            </w:r>
            <w:r>
              <w:rPr>
                <w:rFonts w:eastAsia="Times New Roman"/>
                <w:vertAlign w:val="superscript"/>
              </w:rPr>
              <w:t>***</w:t>
            </w:r>
          </w:p>
        </w:tc>
      </w:tr>
      <w:tr w:rsidR="002651C1" w14:paraId="3BFE7FC6" w14:textId="77777777" w:rsidTr="00966C79">
        <w:trPr>
          <w:tblCellSpacing w:w="15" w:type="dxa"/>
        </w:trPr>
        <w:tc>
          <w:tcPr>
            <w:tcW w:w="0" w:type="auto"/>
            <w:vAlign w:val="center"/>
            <w:hideMark/>
          </w:tcPr>
          <w:p w14:paraId="29619614" w14:textId="77777777" w:rsidR="002651C1" w:rsidRDefault="002651C1" w:rsidP="00966C79">
            <w:pPr>
              <w:jc w:val="center"/>
              <w:rPr>
                <w:rFonts w:eastAsia="Times New Roman"/>
              </w:rPr>
            </w:pPr>
          </w:p>
        </w:tc>
        <w:tc>
          <w:tcPr>
            <w:tcW w:w="0" w:type="auto"/>
            <w:vAlign w:val="center"/>
            <w:hideMark/>
          </w:tcPr>
          <w:p w14:paraId="1FC742A7" w14:textId="77777777" w:rsidR="002651C1" w:rsidRDefault="002651C1" w:rsidP="00966C79">
            <w:pPr>
              <w:jc w:val="center"/>
              <w:rPr>
                <w:rFonts w:eastAsia="Times New Roman"/>
              </w:rPr>
            </w:pPr>
            <w:r>
              <w:rPr>
                <w:rFonts w:eastAsia="Times New Roman"/>
              </w:rPr>
              <w:t>(0.391)</w:t>
            </w:r>
          </w:p>
        </w:tc>
        <w:tc>
          <w:tcPr>
            <w:tcW w:w="0" w:type="auto"/>
            <w:vAlign w:val="center"/>
            <w:hideMark/>
          </w:tcPr>
          <w:p w14:paraId="3A54BBC9" w14:textId="77777777" w:rsidR="002651C1" w:rsidRDefault="002651C1" w:rsidP="00966C79">
            <w:pPr>
              <w:jc w:val="center"/>
              <w:rPr>
                <w:rFonts w:eastAsia="Times New Roman"/>
              </w:rPr>
            </w:pPr>
            <w:r>
              <w:rPr>
                <w:rFonts w:eastAsia="Times New Roman"/>
              </w:rPr>
              <w:t>(0.257)</w:t>
            </w:r>
          </w:p>
        </w:tc>
        <w:tc>
          <w:tcPr>
            <w:tcW w:w="0" w:type="auto"/>
            <w:vAlign w:val="center"/>
            <w:hideMark/>
          </w:tcPr>
          <w:p w14:paraId="5FB4F3EC" w14:textId="77777777" w:rsidR="002651C1" w:rsidRDefault="002651C1" w:rsidP="00966C79">
            <w:pPr>
              <w:jc w:val="center"/>
              <w:rPr>
                <w:rFonts w:eastAsia="Times New Roman"/>
              </w:rPr>
            </w:pPr>
            <w:r>
              <w:rPr>
                <w:rFonts w:eastAsia="Times New Roman"/>
              </w:rPr>
              <w:t>(0.257)</w:t>
            </w:r>
          </w:p>
        </w:tc>
      </w:tr>
      <w:tr w:rsidR="002651C1" w14:paraId="2E394599" w14:textId="77777777" w:rsidTr="00966C79">
        <w:trPr>
          <w:tblCellSpacing w:w="15" w:type="dxa"/>
        </w:trPr>
        <w:tc>
          <w:tcPr>
            <w:tcW w:w="0" w:type="auto"/>
            <w:vAlign w:val="center"/>
            <w:hideMark/>
          </w:tcPr>
          <w:p w14:paraId="2D789D02" w14:textId="77777777" w:rsidR="002651C1" w:rsidRDefault="002651C1" w:rsidP="00966C79">
            <w:pPr>
              <w:jc w:val="center"/>
              <w:rPr>
                <w:rFonts w:eastAsia="Times New Roman"/>
              </w:rPr>
            </w:pPr>
          </w:p>
        </w:tc>
        <w:tc>
          <w:tcPr>
            <w:tcW w:w="0" w:type="auto"/>
            <w:vAlign w:val="center"/>
            <w:hideMark/>
          </w:tcPr>
          <w:p w14:paraId="072C138C" w14:textId="77777777" w:rsidR="002651C1" w:rsidRDefault="002651C1" w:rsidP="00966C79">
            <w:pPr>
              <w:rPr>
                <w:rFonts w:eastAsia="Times New Roman"/>
                <w:sz w:val="20"/>
                <w:szCs w:val="20"/>
              </w:rPr>
            </w:pPr>
          </w:p>
        </w:tc>
        <w:tc>
          <w:tcPr>
            <w:tcW w:w="0" w:type="auto"/>
            <w:vAlign w:val="center"/>
            <w:hideMark/>
          </w:tcPr>
          <w:p w14:paraId="40F68FB7" w14:textId="77777777" w:rsidR="002651C1" w:rsidRDefault="002651C1" w:rsidP="00966C79">
            <w:pPr>
              <w:jc w:val="center"/>
              <w:rPr>
                <w:rFonts w:eastAsia="Times New Roman"/>
                <w:sz w:val="20"/>
                <w:szCs w:val="20"/>
              </w:rPr>
            </w:pPr>
          </w:p>
        </w:tc>
        <w:tc>
          <w:tcPr>
            <w:tcW w:w="0" w:type="auto"/>
            <w:vAlign w:val="center"/>
            <w:hideMark/>
          </w:tcPr>
          <w:p w14:paraId="4DF43F9D" w14:textId="77777777" w:rsidR="002651C1" w:rsidRDefault="002651C1" w:rsidP="00966C79">
            <w:pPr>
              <w:jc w:val="center"/>
              <w:rPr>
                <w:rFonts w:eastAsia="Times New Roman"/>
                <w:sz w:val="20"/>
                <w:szCs w:val="20"/>
              </w:rPr>
            </w:pPr>
          </w:p>
        </w:tc>
      </w:tr>
      <w:tr w:rsidR="002651C1" w14:paraId="39A84E3A" w14:textId="77777777" w:rsidTr="00966C79">
        <w:trPr>
          <w:tblCellSpacing w:w="15" w:type="dxa"/>
        </w:trPr>
        <w:tc>
          <w:tcPr>
            <w:tcW w:w="0" w:type="auto"/>
            <w:vAlign w:val="center"/>
            <w:hideMark/>
          </w:tcPr>
          <w:p w14:paraId="662FD712" w14:textId="77777777" w:rsidR="002651C1" w:rsidRDefault="002651C1" w:rsidP="00966C79">
            <w:pPr>
              <w:rPr>
                <w:rFonts w:eastAsia="Times New Roman"/>
              </w:rPr>
            </w:pPr>
            <w:r>
              <w:rPr>
                <w:rFonts w:eastAsia="Times New Roman"/>
              </w:rPr>
              <w:t>Capped</w:t>
            </w:r>
          </w:p>
        </w:tc>
        <w:tc>
          <w:tcPr>
            <w:tcW w:w="0" w:type="auto"/>
            <w:vAlign w:val="center"/>
            <w:hideMark/>
          </w:tcPr>
          <w:p w14:paraId="545ABB3C" w14:textId="77777777" w:rsidR="002651C1" w:rsidRDefault="002651C1" w:rsidP="00966C79">
            <w:pPr>
              <w:jc w:val="center"/>
              <w:rPr>
                <w:rFonts w:eastAsia="Times New Roman"/>
              </w:rPr>
            </w:pPr>
            <w:r>
              <w:rPr>
                <w:rFonts w:eastAsia="Times New Roman"/>
              </w:rPr>
              <w:t>1.164</w:t>
            </w:r>
          </w:p>
        </w:tc>
        <w:tc>
          <w:tcPr>
            <w:tcW w:w="0" w:type="auto"/>
            <w:vAlign w:val="center"/>
            <w:hideMark/>
          </w:tcPr>
          <w:p w14:paraId="37CDC3A4"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6BD7320F" w14:textId="77777777" w:rsidR="002651C1" w:rsidRDefault="002651C1" w:rsidP="00966C79">
            <w:pPr>
              <w:jc w:val="center"/>
              <w:rPr>
                <w:rFonts w:eastAsia="Times New Roman"/>
              </w:rPr>
            </w:pPr>
            <w:r>
              <w:rPr>
                <w:rFonts w:eastAsia="Times New Roman"/>
              </w:rPr>
              <w:t>-1.834</w:t>
            </w:r>
            <w:r>
              <w:rPr>
                <w:rFonts w:eastAsia="Times New Roman"/>
                <w:vertAlign w:val="superscript"/>
              </w:rPr>
              <w:t>**</w:t>
            </w:r>
          </w:p>
        </w:tc>
      </w:tr>
      <w:tr w:rsidR="002651C1" w14:paraId="26CB9839" w14:textId="77777777" w:rsidTr="00966C79">
        <w:trPr>
          <w:tblCellSpacing w:w="15" w:type="dxa"/>
        </w:trPr>
        <w:tc>
          <w:tcPr>
            <w:tcW w:w="0" w:type="auto"/>
            <w:vAlign w:val="center"/>
            <w:hideMark/>
          </w:tcPr>
          <w:p w14:paraId="08CDECC0" w14:textId="77777777" w:rsidR="002651C1" w:rsidRDefault="002651C1" w:rsidP="00966C79">
            <w:pPr>
              <w:jc w:val="center"/>
              <w:rPr>
                <w:rFonts w:eastAsia="Times New Roman"/>
              </w:rPr>
            </w:pPr>
          </w:p>
        </w:tc>
        <w:tc>
          <w:tcPr>
            <w:tcW w:w="0" w:type="auto"/>
            <w:vAlign w:val="center"/>
            <w:hideMark/>
          </w:tcPr>
          <w:p w14:paraId="5F0047E2" w14:textId="77777777" w:rsidR="002651C1" w:rsidRDefault="002651C1" w:rsidP="00966C79">
            <w:pPr>
              <w:jc w:val="center"/>
              <w:rPr>
                <w:rFonts w:eastAsia="Times New Roman"/>
              </w:rPr>
            </w:pPr>
            <w:r>
              <w:rPr>
                <w:rFonts w:eastAsia="Times New Roman"/>
              </w:rPr>
              <w:t>(1.141)</w:t>
            </w:r>
          </w:p>
        </w:tc>
        <w:tc>
          <w:tcPr>
            <w:tcW w:w="0" w:type="auto"/>
            <w:vAlign w:val="center"/>
            <w:hideMark/>
          </w:tcPr>
          <w:p w14:paraId="28D2838B" w14:textId="77777777" w:rsidR="002651C1" w:rsidRDefault="002651C1" w:rsidP="00966C79">
            <w:pPr>
              <w:jc w:val="center"/>
              <w:rPr>
                <w:rFonts w:eastAsia="Times New Roman"/>
              </w:rPr>
            </w:pPr>
            <w:r>
              <w:rPr>
                <w:rFonts w:eastAsia="Times New Roman"/>
              </w:rPr>
              <w:t>(0.689)</w:t>
            </w:r>
          </w:p>
        </w:tc>
        <w:tc>
          <w:tcPr>
            <w:tcW w:w="0" w:type="auto"/>
            <w:vAlign w:val="center"/>
            <w:hideMark/>
          </w:tcPr>
          <w:p w14:paraId="2F0D2830" w14:textId="77777777" w:rsidR="002651C1" w:rsidRDefault="002651C1" w:rsidP="00966C79">
            <w:pPr>
              <w:jc w:val="center"/>
              <w:rPr>
                <w:rFonts w:eastAsia="Times New Roman"/>
              </w:rPr>
            </w:pPr>
            <w:r>
              <w:rPr>
                <w:rFonts w:eastAsia="Times New Roman"/>
              </w:rPr>
              <w:t>(0.729)</w:t>
            </w:r>
          </w:p>
        </w:tc>
      </w:tr>
      <w:tr w:rsidR="002651C1" w14:paraId="01E11B74" w14:textId="77777777" w:rsidTr="00966C79">
        <w:trPr>
          <w:tblCellSpacing w:w="15" w:type="dxa"/>
        </w:trPr>
        <w:tc>
          <w:tcPr>
            <w:tcW w:w="0" w:type="auto"/>
            <w:vAlign w:val="center"/>
            <w:hideMark/>
          </w:tcPr>
          <w:p w14:paraId="6B9B93ED" w14:textId="77777777" w:rsidR="002651C1" w:rsidRDefault="002651C1" w:rsidP="00966C79">
            <w:pPr>
              <w:jc w:val="center"/>
              <w:rPr>
                <w:rFonts w:eastAsia="Times New Roman"/>
              </w:rPr>
            </w:pPr>
          </w:p>
        </w:tc>
        <w:tc>
          <w:tcPr>
            <w:tcW w:w="0" w:type="auto"/>
            <w:vAlign w:val="center"/>
            <w:hideMark/>
          </w:tcPr>
          <w:p w14:paraId="4A86E767" w14:textId="77777777" w:rsidR="002651C1" w:rsidRDefault="002651C1" w:rsidP="00966C79">
            <w:pPr>
              <w:rPr>
                <w:rFonts w:eastAsia="Times New Roman"/>
                <w:sz w:val="20"/>
                <w:szCs w:val="20"/>
              </w:rPr>
            </w:pPr>
          </w:p>
        </w:tc>
        <w:tc>
          <w:tcPr>
            <w:tcW w:w="0" w:type="auto"/>
            <w:vAlign w:val="center"/>
            <w:hideMark/>
          </w:tcPr>
          <w:p w14:paraId="34684172" w14:textId="77777777" w:rsidR="002651C1" w:rsidRDefault="002651C1" w:rsidP="00966C79">
            <w:pPr>
              <w:jc w:val="center"/>
              <w:rPr>
                <w:rFonts w:eastAsia="Times New Roman"/>
                <w:sz w:val="20"/>
                <w:szCs w:val="20"/>
              </w:rPr>
            </w:pPr>
          </w:p>
        </w:tc>
        <w:tc>
          <w:tcPr>
            <w:tcW w:w="0" w:type="auto"/>
            <w:vAlign w:val="center"/>
            <w:hideMark/>
          </w:tcPr>
          <w:p w14:paraId="1EA382E4" w14:textId="77777777" w:rsidR="002651C1" w:rsidRDefault="002651C1" w:rsidP="00966C79">
            <w:pPr>
              <w:jc w:val="center"/>
              <w:rPr>
                <w:rFonts w:eastAsia="Times New Roman"/>
                <w:sz w:val="20"/>
                <w:szCs w:val="20"/>
              </w:rPr>
            </w:pPr>
          </w:p>
        </w:tc>
      </w:tr>
      <w:tr w:rsidR="002651C1" w14:paraId="5AD4B3B8" w14:textId="77777777" w:rsidTr="00966C79">
        <w:trPr>
          <w:tblCellSpacing w:w="15" w:type="dxa"/>
        </w:trPr>
        <w:tc>
          <w:tcPr>
            <w:tcW w:w="0" w:type="auto"/>
            <w:vAlign w:val="center"/>
            <w:hideMark/>
          </w:tcPr>
          <w:p w14:paraId="33E6F494" w14:textId="77777777" w:rsidR="002651C1" w:rsidRDefault="002651C1" w:rsidP="00966C79">
            <w:pPr>
              <w:rPr>
                <w:rFonts w:eastAsia="Times New Roman"/>
              </w:rPr>
            </w:pPr>
            <w:r>
              <w:rPr>
                <w:rFonts w:eastAsia="Times New Roman"/>
              </w:rPr>
              <w:t>Morning Session</w:t>
            </w:r>
          </w:p>
        </w:tc>
        <w:tc>
          <w:tcPr>
            <w:tcW w:w="0" w:type="auto"/>
            <w:vAlign w:val="center"/>
            <w:hideMark/>
          </w:tcPr>
          <w:p w14:paraId="3E419787" w14:textId="77777777" w:rsidR="002651C1" w:rsidRDefault="002651C1" w:rsidP="00966C79">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rsidP="00966C79">
            <w:pPr>
              <w:jc w:val="center"/>
              <w:rPr>
                <w:rFonts w:eastAsia="Times New Roman"/>
              </w:rPr>
            </w:pPr>
            <w:r>
              <w:rPr>
                <w:rFonts w:eastAsia="Times New Roman"/>
              </w:rPr>
              <w:t>0.581</w:t>
            </w:r>
          </w:p>
        </w:tc>
        <w:tc>
          <w:tcPr>
            <w:tcW w:w="0" w:type="auto"/>
            <w:vAlign w:val="center"/>
            <w:hideMark/>
          </w:tcPr>
          <w:p w14:paraId="5476562C" w14:textId="77777777" w:rsidR="002651C1" w:rsidRDefault="002651C1" w:rsidP="00966C79">
            <w:pPr>
              <w:jc w:val="center"/>
              <w:rPr>
                <w:rFonts w:eastAsia="Times New Roman"/>
              </w:rPr>
            </w:pPr>
            <w:r>
              <w:rPr>
                <w:rFonts w:eastAsia="Times New Roman"/>
              </w:rPr>
              <w:t>-2.231</w:t>
            </w:r>
            <w:r>
              <w:rPr>
                <w:rFonts w:eastAsia="Times New Roman"/>
                <w:vertAlign w:val="superscript"/>
              </w:rPr>
              <w:t>***</w:t>
            </w:r>
          </w:p>
        </w:tc>
      </w:tr>
      <w:tr w:rsidR="002651C1" w14:paraId="6E91467A" w14:textId="77777777" w:rsidTr="00966C79">
        <w:trPr>
          <w:tblCellSpacing w:w="15" w:type="dxa"/>
        </w:trPr>
        <w:tc>
          <w:tcPr>
            <w:tcW w:w="0" w:type="auto"/>
            <w:vAlign w:val="center"/>
            <w:hideMark/>
          </w:tcPr>
          <w:p w14:paraId="2CFF7C9A" w14:textId="77777777" w:rsidR="002651C1" w:rsidRDefault="002651C1" w:rsidP="00966C79">
            <w:pPr>
              <w:jc w:val="center"/>
              <w:rPr>
                <w:rFonts w:eastAsia="Times New Roman"/>
              </w:rPr>
            </w:pPr>
          </w:p>
        </w:tc>
        <w:tc>
          <w:tcPr>
            <w:tcW w:w="0" w:type="auto"/>
            <w:vAlign w:val="center"/>
            <w:hideMark/>
          </w:tcPr>
          <w:p w14:paraId="605BE2DB" w14:textId="77777777" w:rsidR="002651C1" w:rsidRDefault="002651C1" w:rsidP="00966C79">
            <w:pPr>
              <w:jc w:val="center"/>
              <w:rPr>
                <w:rFonts w:eastAsia="Times New Roman"/>
              </w:rPr>
            </w:pPr>
            <w:r>
              <w:rPr>
                <w:rFonts w:eastAsia="Times New Roman"/>
              </w:rPr>
              <w:t>(1.121)</w:t>
            </w:r>
          </w:p>
        </w:tc>
        <w:tc>
          <w:tcPr>
            <w:tcW w:w="0" w:type="auto"/>
            <w:vAlign w:val="center"/>
            <w:hideMark/>
          </w:tcPr>
          <w:p w14:paraId="401ACD44" w14:textId="77777777" w:rsidR="002651C1" w:rsidRDefault="002651C1" w:rsidP="00966C79">
            <w:pPr>
              <w:jc w:val="center"/>
              <w:rPr>
                <w:rFonts w:eastAsia="Times New Roman"/>
              </w:rPr>
            </w:pPr>
            <w:r>
              <w:rPr>
                <w:rFonts w:eastAsia="Times New Roman"/>
              </w:rPr>
              <w:t>(0.702)</w:t>
            </w:r>
          </w:p>
        </w:tc>
        <w:tc>
          <w:tcPr>
            <w:tcW w:w="0" w:type="auto"/>
            <w:vAlign w:val="center"/>
            <w:hideMark/>
          </w:tcPr>
          <w:p w14:paraId="5F417E25" w14:textId="77777777" w:rsidR="002651C1" w:rsidRDefault="002651C1" w:rsidP="00966C79">
            <w:pPr>
              <w:jc w:val="center"/>
              <w:rPr>
                <w:rFonts w:eastAsia="Times New Roman"/>
              </w:rPr>
            </w:pPr>
            <w:r>
              <w:rPr>
                <w:rFonts w:eastAsia="Times New Roman"/>
              </w:rPr>
              <w:t>(0.716)</w:t>
            </w:r>
          </w:p>
        </w:tc>
      </w:tr>
      <w:tr w:rsidR="002651C1" w14:paraId="34C715E7" w14:textId="77777777" w:rsidTr="00966C79">
        <w:trPr>
          <w:tblCellSpacing w:w="15" w:type="dxa"/>
        </w:trPr>
        <w:tc>
          <w:tcPr>
            <w:tcW w:w="0" w:type="auto"/>
            <w:vAlign w:val="center"/>
            <w:hideMark/>
          </w:tcPr>
          <w:p w14:paraId="5649ABE2" w14:textId="77777777" w:rsidR="002651C1" w:rsidRDefault="002651C1" w:rsidP="00966C79">
            <w:pPr>
              <w:jc w:val="center"/>
              <w:rPr>
                <w:rFonts w:eastAsia="Times New Roman"/>
              </w:rPr>
            </w:pPr>
          </w:p>
        </w:tc>
        <w:tc>
          <w:tcPr>
            <w:tcW w:w="0" w:type="auto"/>
            <w:vAlign w:val="center"/>
            <w:hideMark/>
          </w:tcPr>
          <w:p w14:paraId="6353D6CA" w14:textId="77777777" w:rsidR="002651C1" w:rsidRDefault="002651C1" w:rsidP="00966C79">
            <w:pPr>
              <w:rPr>
                <w:rFonts w:eastAsia="Times New Roman"/>
                <w:sz w:val="20"/>
                <w:szCs w:val="20"/>
              </w:rPr>
            </w:pPr>
          </w:p>
        </w:tc>
        <w:tc>
          <w:tcPr>
            <w:tcW w:w="0" w:type="auto"/>
            <w:vAlign w:val="center"/>
            <w:hideMark/>
          </w:tcPr>
          <w:p w14:paraId="2263ED7C" w14:textId="77777777" w:rsidR="002651C1" w:rsidRDefault="002651C1" w:rsidP="00966C79">
            <w:pPr>
              <w:jc w:val="center"/>
              <w:rPr>
                <w:rFonts w:eastAsia="Times New Roman"/>
                <w:sz w:val="20"/>
                <w:szCs w:val="20"/>
              </w:rPr>
            </w:pPr>
          </w:p>
        </w:tc>
        <w:tc>
          <w:tcPr>
            <w:tcW w:w="0" w:type="auto"/>
            <w:vAlign w:val="center"/>
            <w:hideMark/>
          </w:tcPr>
          <w:p w14:paraId="6E9A6950" w14:textId="77777777" w:rsidR="002651C1" w:rsidRDefault="002651C1" w:rsidP="00966C79">
            <w:pPr>
              <w:jc w:val="center"/>
              <w:rPr>
                <w:rFonts w:eastAsia="Times New Roman"/>
                <w:sz w:val="20"/>
                <w:szCs w:val="20"/>
              </w:rPr>
            </w:pPr>
          </w:p>
        </w:tc>
      </w:tr>
      <w:tr w:rsidR="002651C1" w14:paraId="5B2F7E65" w14:textId="77777777" w:rsidTr="00966C79">
        <w:trPr>
          <w:tblCellSpacing w:w="15" w:type="dxa"/>
        </w:trPr>
        <w:tc>
          <w:tcPr>
            <w:tcW w:w="0" w:type="auto"/>
            <w:vAlign w:val="center"/>
            <w:hideMark/>
          </w:tcPr>
          <w:p w14:paraId="54A011B6" w14:textId="77777777" w:rsidR="002651C1" w:rsidRDefault="002651C1" w:rsidP="00966C79">
            <w:pPr>
              <w:rPr>
                <w:rFonts w:eastAsia="Times New Roman"/>
              </w:rPr>
            </w:pPr>
            <w:r>
              <w:rPr>
                <w:rFonts w:eastAsia="Times New Roman"/>
              </w:rPr>
              <w:t>Afternoon Session</w:t>
            </w:r>
          </w:p>
        </w:tc>
        <w:tc>
          <w:tcPr>
            <w:tcW w:w="0" w:type="auto"/>
            <w:vAlign w:val="center"/>
            <w:hideMark/>
          </w:tcPr>
          <w:p w14:paraId="1BD4684F" w14:textId="77777777" w:rsidR="002651C1" w:rsidRDefault="002651C1" w:rsidP="00966C79">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rsidP="00966C79">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rsidP="00966C79">
            <w:pPr>
              <w:jc w:val="center"/>
              <w:rPr>
                <w:rFonts w:eastAsia="Times New Roman"/>
              </w:rPr>
            </w:pPr>
            <w:r>
              <w:rPr>
                <w:rFonts w:eastAsia="Times New Roman"/>
              </w:rPr>
              <w:t>-0.882</w:t>
            </w:r>
          </w:p>
        </w:tc>
      </w:tr>
      <w:tr w:rsidR="002651C1" w14:paraId="381E86B7" w14:textId="77777777" w:rsidTr="00966C79">
        <w:trPr>
          <w:tblCellSpacing w:w="15" w:type="dxa"/>
        </w:trPr>
        <w:tc>
          <w:tcPr>
            <w:tcW w:w="0" w:type="auto"/>
            <w:vAlign w:val="center"/>
            <w:hideMark/>
          </w:tcPr>
          <w:p w14:paraId="4810C767" w14:textId="77777777" w:rsidR="002651C1" w:rsidRDefault="002651C1" w:rsidP="00966C79">
            <w:pPr>
              <w:jc w:val="center"/>
              <w:rPr>
                <w:rFonts w:eastAsia="Times New Roman"/>
              </w:rPr>
            </w:pPr>
          </w:p>
        </w:tc>
        <w:tc>
          <w:tcPr>
            <w:tcW w:w="0" w:type="auto"/>
            <w:vAlign w:val="center"/>
            <w:hideMark/>
          </w:tcPr>
          <w:p w14:paraId="46BE84AC" w14:textId="77777777" w:rsidR="002651C1" w:rsidRDefault="002651C1" w:rsidP="00966C79">
            <w:pPr>
              <w:jc w:val="center"/>
              <w:rPr>
                <w:rFonts w:eastAsia="Times New Roman"/>
              </w:rPr>
            </w:pPr>
            <w:r>
              <w:rPr>
                <w:rFonts w:eastAsia="Times New Roman"/>
              </w:rPr>
              <w:t>(1.110)</w:t>
            </w:r>
          </w:p>
        </w:tc>
        <w:tc>
          <w:tcPr>
            <w:tcW w:w="0" w:type="auto"/>
            <w:vAlign w:val="center"/>
            <w:hideMark/>
          </w:tcPr>
          <w:p w14:paraId="15F4948D" w14:textId="77777777" w:rsidR="002651C1" w:rsidRDefault="002651C1" w:rsidP="00966C79">
            <w:pPr>
              <w:jc w:val="center"/>
              <w:rPr>
                <w:rFonts w:eastAsia="Times New Roman"/>
              </w:rPr>
            </w:pPr>
            <w:r>
              <w:rPr>
                <w:rFonts w:eastAsia="Times New Roman"/>
              </w:rPr>
              <w:t>(0.673)</w:t>
            </w:r>
          </w:p>
        </w:tc>
        <w:tc>
          <w:tcPr>
            <w:tcW w:w="0" w:type="auto"/>
            <w:vAlign w:val="center"/>
            <w:hideMark/>
          </w:tcPr>
          <w:p w14:paraId="62F3A56F" w14:textId="77777777" w:rsidR="002651C1" w:rsidRDefault="002651C1" w:rsidP="00966C79">
            <w:pPr>
              <w:jc w:val="center"/>
              <w:rPr>
                <w:rFonts w:eastAsia="Times New Roman"/>
              </w:rPr>
            </w:pPr>
            <w:r>
              <w:rPr>
                <w:rFonts w:eastAsia="Times New Roman"/>
              </w:rPr>
              <w:t>(0.718)</w:t>
            </w:r>
          </w:p>
        </w:tc>
      </w:tr>
      <w:tr w:rsidR="002651C1" w14:paraId="7674FBFB" w14:textId="77777777" w:rsidTr="00966C79">
        <w:trPr>
          <w:tblCellSpacing w:w="15" w:type="dxa"/>
        </w:trPr>
        <w:tc>
          <w:tcPr>
            <w:tcW w:w="0" w:type="auto"/>
            <w:vAlign w:val="center"/>
            <w:hideMark/>
          </w:tcPr>
          <w:p w14:paraId="0622E9D5" w14:textId="77777777" w:rsidR="002651C1" w:rsidRDefault="002651C1" w:rsidP="00966C79">
            <w:pPr>
              <w:jc w:val="center"/>
              <w:rPr>
                <w:rFonts w:eastAsia="Times New Roman"/>
              </w:rPr>
            </w:pPr>
          </w:p>
        </w:tc>
        <w:tc>
          <w:tcPr>
            <w:tcW w:w="0" w:type="auto"/>
            <w:vAlign w:val="center"/>
            <w:hideMark/>
          </w:tcPr>
          <w:p w14:paraId="04715192" w14:textId="77777777" w:rsidR="002651C1" w:rsidRDefault="002651C1" w:rsidP="00966C79">
            <w:pPr>
              <w:rPr>
                <w:rFonts w:eastAsia="Times New Roman"/>
                <w:sz w:val="20"/>
                <w:szCs w:val="20"/>
              </w:rPr>
            </w:pPr>
          </w:p>
        </w:tc>
        <w:tc>
          <w:tcPr>
            <w:tcW w:w="0" w:type="auto"/>
            <w:vAlign w:val="center"/>
            <w:hideMark/>
          </w:tcPr>
          <w:p w14:paraId="0A530291" w14:textId="77777777" w:rsidR="002651C1" w:rsidRDefault="002651C1" w:rsidP="00966C79">
            <w:pPr>
              <w:jc w:val="center"/>
              <w:rPr>
                <w:rFonts w:eastAsia="Times New Roman"/>
                <w:sz w:val="20"/>
                <w:szCs w:val="20"/>
              </w:rPr>
            </w:pPr>
          </w:p>
        </w:tc>
        <w:tc>
          <w:tcPr>
            <w:tcW w:w="0" w:type="auto"/>
            <w:vAlign w:val="center"/>
            <w:hideMark/>
          </w:tcPr>
          <w:p w14:paraId="2D9634D1" w14:textId="77777777" w:rsidR="002651C1" w:rsidRDefault="002651C1" w:rsidP="00966C79">
            <w:pPr>
              <w:jc w:val="center"/>
              <w:rPr>
                <w:rFonts w:eastAsia="Times New Roman"/>
                <w:sz w:val="20"/>
                <w:szCs w:val="20"/>
              </w:rPr>
            </w:pPr>
          </w:p>
        </w:tc>
      </w:tr>
      <w:tr w:rsidR="002651C1" w14:paraId="52CBBA58" w14:textId="77777777" w:rsidTr="00966C79">
        <w:trPr>
          <w:tblCellSpacing w:w="15" w:type="dxa"/>
        </w:trPr>
        <w:tc>
          <w:tcPr>
            <w:tcW w:w="0" w:type="auto"/>
            <w:vAlign w:val="center"/>
            <w:hideMark/>
          </w:tcPr>
          <w:p w14:paraId="00F3C605" w14:textId="77777777" w:rsidR="002651C1" w:rsidRDefault="002651C1" w:rsidP="00966C79">
            <w:pPr>
              <w:rPr>
                <w:rFonts w:eastAsia="Times New Roman"/>
              </w:rPr>
            </w:pPr>
            <w:r>
              <w:rPr>
                <w:rFonts w:eastAsia="Times New Roman"/>
              </w:rPr>
              <w:t>Off Hours</w:t>
            </w:r>
          </w:p>
        </w:tc>
        <w:tc>
          <w:tcPr>
            <w:tcW w:w="0" w:type="auto"/>
            <w:vAlign w:val="center"/>
            <w:hideMark/>
          </w:tcPr>
          <w:p w14:paraId="23006EA2" w14:textId="77777777" w:rsidR="002651C1" w:rsidRDefault="002651C1" w:rsidP="00966C79">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rsidP="00966C79">
            <w:pPr>
              <w:jc w:val="center"/>
              <w:rPr>
                <w:rFonts w:eastAsia="Times New Roman"/>
              </w:rPr>
            </w:pPr>
            <w:r>
              <w:rPr>
                <w:rFonts w:eastAsia="Times New Roman"/>
              </w:rPr>
              <w:t>0.474</w:t>
            </w:r>
          </w:p>
        </w:tc>
        <w:tc>
          <w:tcPr>
            <w:tcW w:w="0" w:type="auto"/>
            <w:vAlign w:val="center"/>
            <w:hideMark/>
          </w:tcPr>
          <w:p w14:paraId="53DFFBCD" w14:textId="77777777" w:rsidR="002651C1" w:rsidRDefault="002651C1" w:rsidP="00966C79">
            <w:pPr>
              <w:jc w:val="center"/>
              <w:rPr>
                <w:rFonts w:eastAsia="Times New Roman"/>
              </w:rPr>
            </w:pPr>
            <w:r>
              <w:rPr>
                <w:rFonts w:eastAsia="Times New Roman"/>
              </w:rPr>
              <w:t>-6.191</w:t>
            </w:r>
            <w:r>
              <w:rPr>
                <w:rFonts w:eastAsia="Times New Roman"/>
                <w:vertAlign w:val="superscript"/>
              </w:rPr>
              <w:t>***</w:t>
            </w:r>
          </w:p>
        </w:tc>
      </w:tr>
      <w:tr w:rsidR="002651C1" w14:paraId="0D2E6946" w14:textId="77777777" w:rsidTr="00966C79">
        <w:trPr>
          <w:tblCellSpacing w:w="15" w:type="dxa"/>
        </w:trPr>
        <w:tc>
          <w:tcPr>
            <w:tcW w:w="0" w:type="auto"/>
            <w:vAlign w:val="center"/>
            <w:hideMark/>
          </w:tcPr>
          <w:p w14:paraId="6CB897C2" w14:textId="77777777" w:rsidR="002651C1" w:rsidRDefault="002651C1" w:rsidP="00966C79">
            <w:pPr>
              <w:jc w:val="center"/>
              <w:rPr>
                <w:rFonts w:eastAsia="Times New Roman"/>
              </w:rPr>
            </w:pPr>
          </w:p>
        </w:tc>
        <w:tc>
          <w:tcPr>
            <w:tcW w:w="0" w:type="auto"/>
            <w:vAlign w:val="center"/>
            <w:hideMark/>
          </w:tcPr>
          <w:p w14:paraId="00A2ECDC" w14:textId="77777777" w:rsidR="002651C1" w:rsidRDefault="002651C1" w:rsidP="00966C79">
            <w:pPr>
              <w:jc w:val="center"/>
              <w:rPr>
                <w:rFonts w:eastAsia="Times New Roman"/>
              </w:rPr>
            </w:pPr>
            <w:r>
              <w:rPr>
                <w:rFonts w:eastAsia="Times New Roman"/>
              </w:rPr>
              <w:t>(1.311)</w:t>
            </w:r>
          </w:p>
        </w:tc>
        <w:tc>
          <w:tcPr>
            <w:tcW w:w="0" w:type="auto"/>
            <w:vAlign w:val="center"/>
            <w:hideMark/>
          </w:tcPr>
          <w:p w14:paraId="05655F4F" w14:textId="77777777" w:rsidR="002651C1" w:rsidRDefault="002651C1" w:rsidP="00966C79">
            <w:pPr>
              <w:jc w:val="center"/>
              <w:rPr>
                <w:rFonts w:eastAsia="Times New Roman"/>
              </w:rPr>
            </w:pPr>
            <w:r>
              <w:rPr>
                <w:rFonts w:eastAsia="Times New Roman"/>
              </w:rPr>
              <w:t>(0.803)</w:t>
            </w:r>
          </w:p>
        </w:tc>
        <w:tc>
          <w:tcPr>
            <w:tcW w:w="0" w:type="auto"/>
            <w:vAlign w:val="center"/>
            <w:hideMark/>
          </w:tcPr>
          <w:p w14:paraId="1D0613B3" w14:textId="77777777" w:rsidR="002651C1" w:rsidRDefault="002651C1" w:rsidP="00966C79">
            <w:pPr>
              <w:jc w:val="center"/>
              <w:rPr>
                <w:rFonts w:eastAsia="Times New Roman"/>
              </w:rPr>
            </w:pPr>
            <w:r>
              <w:rPr>
                <w:rFonts w:eastAsia="Times New Roman"/>
              </w:rPr>
              <w:t>(0.826)</w:t>
            </w:r>
          </w:p>
        </w:tc>
      </w:tr>
      <w:tr w:rsidR="002651C1" w14:paraId="1501822A" w14:textId="77777777" w:rsidTr="00966C79">
        <w:trPr>
          <w:tblCellSpacing w:w="15" w:type="dxa"/>
        </w:trPr>
        <w:tc>
          <w:tcPr>
            <w:tcW w:w="0" w:type="auto"/>
            <w:vAlign w:val="center"/>
            <w:hideMark/>
          </w:tcPr>
          <w:p w14:paraId="488956D8" w14:textId="77777777" w:rsidR="002651C1" w:rsidRDefault="002651C1" w:rsidP="00966C79">
            <w:pPr>
              <w:jc w:val="center"/>
              <w:rPr>
                <w:rFonts w:eastAsia="Times New Roman"/>
              </w:rPr>
            </w:pPr>
          </w:p>
        </w:tc>
        <w:tc>
          <w:tcPr>
            <w:tcW w:w="0" w:type="auto"/>
            <w:vAlign w:val="center"/>
            <w:hideMark/>
          </w:tcPr>
          <w:p w14:paraId="57D56556" w14:textId="77777777" w:rsidR="002651C1" w:rsidRDefault="002651C1" w:rsidP="00966C79">
            <w:pPr>
              <w:rPr>
                <w:rFonts w:eastAsia="Times New Roman"/>
                <w:sz w:val="20"/>
                <w:szCs w:val="20"/>
              </w:rPr>
            </w:pPr>
          </w:p>
        </w:tc>
        <w:tc>
          <w:tcPr>
            <w:tcW w:w="0" w:type="auto"/>
            <w:vAlign w:val="center"/>
            <w:hideMark/>
          </w:tcPr>
          <w:p w14:paraId="309D73B4" w14:textId="77777777" w:rsidR="002651C1" w:rsidRDefault="002651C1" w:rsidP="00966C79">
            <w:pPr>
              <w:jc w:val="center"/>
              <w:rPr>
                <w:rFonts w:eastAsia="Times New Roman"/>
                <w:sz w:val="20"/>
                <w:szCs w:val="20"/>
              </w:rPr>
            </w:pPr>
          </w:p>
        </w:tc>
        <w:tc>
          <w:tcPr>
            <w:tcW w:w="0" w:type="auto"/>
            <w:vAlign w:val="center"/>
            <w:hideMark/>
          </w:tcPr>
          <w:p w14:paraId="236C839A" w14:textId="77777777" w:rsidR="002651C1" w:rsidRDefault="002651C1" w:rsidP="00966C79">
            <w:pPr>
              <w:jc w:val="center"/>
              <w:rPr>
                <w:rFonts w:eastAsia="Times New Roman"/>
                <w:sz w:val="20"/>
                <w:szCs w:val="20"/>
              </w:rPr>
            </w:pPr>
          </w:p>
        </w:tc>
      </w:tr>
      <w:tr w:rsidR="002651C1" w14:paraId="50EA595C" w14:textId="77777777" w:rsidTr="00966C79">
        <w:trPr>
          <w:tblCellSpacing w:w="15" w:type="dxa"/>
        </w:trPr>
        <w:tc>
          <w:tcPr>
            <w:tcW w:w="0" w:type="auto"/>
            <w:vAlign w:val="center"/>
            <w:hideMark/>
          </w:tcPr>
          <w:p w14:paraId="75EB4937" w14:textId="77777777" w:rsidR="002651C1" w:rsidRDefault="002651C1" w:rsidP="00966C79">
            <w:pPr>
              <w:rPr>
                <w:rFonts w:eastAsia="Times New Roman"/>
              </w:rPr>
            </w:pPr>
            <w:r>
              <w:rPr>
                <w:rFonts w:eastAsia="Times New Roman"/>
              </w:rPr>
              <w:t>Monday</w:t>
            </w:r>
          </w:p>
        </w:tc>
        <w:tc>
          <w:tcPr>
            <w:tcW w:w="0" w:type="auto"/>
            <w:vAlign w:val="center"/>
            <w:hideMark/>
          </w:tcPr>
          <w:p w14:paraId="5E64B984" w14:textId="77777777" w:rsidR="002651C1" w:rsidRDefault="002651C1" w:rsidP="00966C79">
            <w:pPr>
              <w:jc w:val="center"/>
              <w:rPr>
                <w:rFonts w:eastAsia="Times New Roman"/>
              </w:rPr>
            </w:pPr>
            <w:r>
              <w:rPr>
                <w:rFonts w:eastAsia="Times New Roman"/>
              </w:rPr>
              <w:t>-0.927</w:t>
            </w:r>
          </w:p>
        </w:tc>
        <w:tc>
          <w:tcPr>
            <w:tcW w:w="0" w:type="auto"/>
            <w:vAlign w:val="center"/>
            <w:hideMark/>
          </w:tcPr>
          <w:p w14:paraId="592DE46E" w14:textId="77777777" w:rsidR="002651C1" w:rsidRDefault="002651C1" w:rsidP="00966C79">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rsidP="00966C79">
            <w:pPr>
              <w:jc w:val="center"/>
              <w:rPr>
                <w:rFonts w:eastAsia="Times New Roman"/>
              </w:rPr>
            </w:pPr>
            <w:r>
              <w:rPr>
                <w:rFonts w:eastAsia="Times New Roman"/>
              </w:rPr>
              <w:t>-4.437</w:t>
            </w:r>
            <w:r>
              <w:rPr>
                <w:rFonts w:eastAsia="Times New Roman"/>
                <w:vertAlign w:val="superscript"/>
              </w:rPr>
              <w:t>***</w:t>
            </w:r>
          </w:p>
        </w:tc>
      </w:tr>
      <w:tr w:rsidR="002651C1" w14:paraId="15A06111" w14:textId="77777777" w:rsidTr="00966C79">
        <w:trPr>
          <w:tblCellSpacing w:w="15" w:type="dxa"/>
        </w:trPr>
        <w:tc>
          <w:tcPr>
            <w:tcW w:w="0" w:type="auto"/>
            <w:vAlign w:val="center"/>
            <w:hideMark/>
          </w:tcPr>
          <w:p w14:paraId="49730A78" w14:textId="77777777" w:rsidR="002651C1" w:rsidRDefault="002651C1" w:rsidP="00966C79">
            <w:pPr>
              <w:jc w:val="center"/>
              <w:rPr>
                <w:rFonts w:eastAsia="Times New Roman"/>
              </w:rPr>
            </w:pPr>
          </w:p>
        </w:tc>
        <w:tc>
          <w:tcPr>
            <w:tcW w:w="0" w:type="auto"/>
            <w:vAlign w:val="center"/>
            <w:hideMark/>
          </w:tcPr>
          <w:p w14:paraId="5D657496" w14:textId="77777777" w:rsidR="002651C1" w:rsidRDefault="002651C1" w:rsidP="00966C79">
            <w:pPr>
              <w:jc w:val="center"/>
              <w:rPr>
                <w:rFonts w:eastAsia="Times New Roman"/>
              </w:rPr>
            </w:pPr>
            <w:r>
              <w:rPr>
                <w:rFonts w:eastAsia="Times New Roman"/>
              </w:rPr>
              <w:t>(1.361)</w:t>
            </w:r>
          </w:p>
        </w:tc>
        <w:tc>
          <w:tcPr>
            <w:tcW w:w="0" w:type="auto"/>
            <w:vAlign w:val="center"/>
            <w:hideMark/>
          </w:tcPr>
          <w:p w14:paraId="183673EA" w14:textId="77777777" w:rsidR="002651C1" w:rsidRDefault="002651C1" w:rsidP="00966C79">
            <w:pPr>
              <w:jc w:val="center"/>
              <w:rPr>
                <w:rFonts w:eastAsia="Times New Roman"/>
              </w:rPr>
            </w:pPr>
            <w:r>
              <w:rPr>
                <w:rFonts w:eastAsia="Times New Roman"/>
              </w:rPr>
              <w:t>(0.883)</w:t>
            </w:r>
          </w:p>
        </w:tc>
        <w:tc>
          <w:tcPr>
            <w:tcW w:w="0" w:type="auto"/>
            <w:vAlign w:val="center"/>
            <w:hideMark/>
          </w:tcPr>
          <w:p w14:paraId="7C098E2D" w14:textId="77777777" w:rsidR="002651C1" w:rsidRDefault="002651C1" w:rsidP="00966C79">
            <w:pPr>
              <w:jc w:val="center"/>
              <w:rPr>
                <w:rFonts w:eastAsia="Times New Roman"/>
              </w:rPr>
            </w:pPr>
            <w:r>
              <w:rPr>
                <w:rFonts w:eastAsia="Times New Roman"/>
              </w:rPr>
              <w:t>(0.866)</w:t>
            </w:r>
          </w:p>
        </w:tc>
      </w:tr>
      <w:tr w:rsidR="002651C1" w14:paraId="20704CDD" w14:textId="77777777" w:rsidTr="00966C79">
        <w:trPr>
          <w:tblCellSpacing w:w="15" w:type="dxa"/>
        </w:trPr>
        <w:tc>
          <w:tcPr>
            <w:tcW w:w="0" w:type="auto"/>
            <w:vAlign w:val="center"/>
            <w:hideMark/>
          </w:tcPr>
          <w:p w14:paraId="44B8814C" w14:textId="77777777" w:rsidR="002651C1" w:rsidRDefault="002651C1" w:rsidP="00966C79">
            <w:pPr>
              <w:jc w:val="center"/>
              <w:rPr>
                <w:rFonts w:eastAsia="Times New Roman"/>
              </w:rPr>
            </w:pPr>
          </w:p>
        </w:tc>
        <w:tc>
          <w:tcPr>
            <w:tcW w:w="0" w:type="auto"/>
            <w:vAlign w:val="center"/>
            <w:hideMark/>
          </w:tcPr>
          <w:p w14:paraId="75451C52" w14:textId="77777777" w:rsidR="002651C1" w:rsidRDefault="002651C1" w:rsidP="00966C79">
            <w:pPr>
              <w:rPr>
                <w:rFonts w:eastAsia="Times New Roman"/>
                <w:sz w:val="20"/>
                <w:szCs w:val="20"/>
              </w:rPr>
            </w:pPr>
          </w:p>
        </w:tc>
        <w:tc>
          <w:tcPr>
            <w:tcW w:w="0" w:type="auto"/>
            <w:vAlign w:val="center"/>
            <w:hideMark/>
          </w:tcPr>
          <w:p w14:paraId="775C5C37" w14:textId="77777777" w:rsidR="002651C1" w:rsidRDefault="002651C1" w:rsidP="00966C79">
            <w:pPr>
              <w:jc w:val="center"/>
              <w:rPr>
                <w:rFonts w:eastAsia="Times New Roman"/>
                <w:sz w:val="20"/>
                <w:szCs w:val="20"/>
              </w:rPr>
            </w:pPr>
          </w:p>
        </w:tc>
        <w:tc>
          <w:tcPr>
            <w:tcW w:w="0" w:type="auto"/>
            <w:vAlign w:val="center"/>
            <w:hideMark/>
          </w:tcPr>
          <w:p w14:paraId="2D4A8F83" w14:textId="77777777" w:rsidR="002651C1" w:rsidRDefault="002651C1" w:rsidP="00966C79">
            <w:pPr>
              <w:jc w:val="center"/>
              <w:rPr>
                <w:rFonts w:eastAsia="Times New Roman"/>
                <w:sz w:val="20"/>
                <w:szCs w:val="20"/>
              </w:rPr>
            </w:pPr>
          </w:p>
        </w:tc>
      </w:tr>
      <w:tr w:rsidR="002651C1" w14:paraId="4059E2C1" w14:textId="77777777" w:rsidTr="00966C79">
        <w:trPr>
          <w:tblCellSpacing w:w="15" w:type="dxa"/>
        </w:trPr>
        <w:tc>
          <w:tcPr>
            <w:tcW w:w="0" w:type="auto"/>
            <w:vAlign w:val="center"/>
            <w:hideMark/>
          </w:tcPr>
          <w:p w14:paraId="0F417D93" w14:textId="77777777" w:rsidR="002651C1" w:rsidRDefault="002651C1" w:rsidP="00966C79">
            <w:pPr>
              <w:rPr>
                <w:rFonts w:eastAsia="Times New Roman"/>
              </w:rPr>
            </w:pPr>
            <w:r>
              <w:rPr>
                <w:rFonts w:eastAsia="Times New Roman"/>
              </w:rPr>
              <w:t>Tuesday</w:t>
            </w:r>
          </w:p>
        </w:tc>
        <w:tc>
          <w:tcPr>
            <w:tcW w:w="0" w:type="auto"/>
            <w:vAlign w:val="center"/>
            <w:hideMark/>
          </w:tcPr>
          <w:p w14:paraId="5E7B2839" w14:textId="77777777" w:rsidR="002651C1" w:rsidRDefault="002651C1" w:rsidP="00966C79">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rsidP="00966C79">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rsidP="00966C79">
            <w:pPr>
              <w:jc w:val="center"/>
              <w:rPr>
                <w:rFonts w:eastAsia="Times New Roman"/>
              </w:rPr>
            </w:pPr>
            <w:r>
              <w:rPr>
                <w:rFonts w:eastAsia="Times New Roman"/>
              </w:rPr>
              <w:t>-3.307</w:t>
            </w:r>
            <w:r>
              <w:rPr>
                <w:rFonts w:eastAsia="Times New Roman"/>
                <w:vertAlign w:val="superscript"/>
              </w:rPr>
              <w:t>***</w:t>
            </w:r>
          </w:p>
        </w:tc>
      </w:tr>
      <w:tr w:rsidR="002651C1" w14:paraId="7D073D33" w14:textId="77777777" w:rsidTr="00966C79">
        <w:trPr>
          <w:tblCellSpacing w:w="15" w:type="dxa"/>
        </w:trPr>
        <w:tc>
          <w:tcPr>
            <w:tcW w:w="0" w:type="auto"/>
            <w:vAlign w:val="center"/>
            <w:hideMark/>
          </w:tcPr>
          <w:p w14:paraId="535CEBCA" w14:textId="77777777" w:rsidR="002651C1" w:rsidRDefault="002651C1" w:rsidP="00966C79">
            <w:pPr>
              <w:jc w:val="center"/>
              <w:rPr>
                <w:rFonts w:eastAsia="Times New Roman"/>
              </w:rPr>
            </w:pPr>
          </w:p>
        </w:tc>
        <w:tc>
          <w:tcPr>
            <w:tcW w:w="0" w:type="auto"/>
            <w:vAlign w:val="center"/>
            <w:hideMark/>
          </w:tcPr>
          <w:p w14:paraId="2ECE90E1" w14:textId="77777777" w:rsidR="002651C1" w:rsidRDefault="002651C1" w:rsidP="00966C79">
            <w:pPr>
              <w:jc w:val="center"/>
              <w:rPr>
                <w:rFonts w:eastAsia="Times New Roman"/>
              </w:rPr>
            </w:pPr>
            <w:r>
              <w:rPr>
                <w:rFonts w:eastAsia="Times New Roman"/>
              </w:rPr>
              <w:t>(1.315)</w:t>
            </w:r>
          </w:p>
        </w:tc>
        <w:tc>
          <w:tcPr>
            <w:tcW w:w="0" w:type="auto"/>
            <w:vAlign w:val="center"/>
            <w:hideMark/>
          </w:tcPr>
          <w:p w14:paraId="4598E22D" w14:textId="77777777" w:rsidR="002651C1" w:rsidRDefault="002651C1" w:rsidP="00966C79">
            <w:pPr>
              <w:jc w:val="center"/>
              <w:rPr>
                <w:rFonts w:eastAsia="Times New Roman"/>
              </w:rPr>
            </w:pPr>
            <w:r>
              <w:rPr>
                <w:rFonts w:eastAsia="Times New Roman"/>
              </w:rPr>
              <w:t>(0.787)</w:t>
            </w:r>
          </w:p>
        </w:tc>
        <w:tc>
          <w:tcPr>
            <w:tcW w:w="0" w:type="auto"/>
            <w:vAlign w:val="center"/>
            <w:hideMark/>
          </w:tcPr>
          <w:p w14:paraId="1529BB68" w14:textId="77777777" w:rsidR="002651C1" w:rsidRDefault="002651C1" w:rsidP="00966C79">
            <w:pPr>
              <w:jc w:val="center"/>
              <w:rPr>
                <w:rFonts w:eastAsia="Times New Roman"/>
              </w:rPr>
            </w:pPr>
            <w:r>
              <w:rPr>
                <w:rFonts w:eastAsia="Times New Roman"/>
              </w:rPr>
              <w:t>(0.794)</w:t>
            </w:r>
          </w:p>
        </w:tc>
      </w:tr>
      <w:tr w:rsidR="002651C1" w14:paraId="1394C1EF" w14:textId="77777777" w:rsidTr="00966C79">
        <w:trPr>
          <w:tblCellSpacing w:w="15" w:type="dxa"/>
        </w:trPr>
        <w:tc>
          <w:tcPr>
            <w:tcW w:w="0" w:type="auto"/>
            <w:vAlign w:val="center"/>
            <w:hideMark/>
          </w:tcPr>
          <w:p w14:paraId="19C3C51E" w14:textId="77777777" w:rsidR="002651C1" w:rsidRDefault="002651C1" w:rsidP="00966C79">
            <w:pPr>
              <w:jc w:val="center"/>
              <w:rPr>
                <w:rFonts w:eastAsia="Times New Roman"/>
              </w:rPr>
            </w:pPr>
          </w:p>
        </w:tc>
        <w:tc>
          <w:tcPr>
            <w:tcW w:w="0" w:type="auto"/>
            <w:vAlign w:val="center"/>
            <w:hideMark/>
          </w:tcPr>
          <w:p w14:paraId="066DBF7B" w14:textId="77777777" w:rsidR="002651C1" w:rsidRDefault="002651C1" w:rsidP="00966C79">
            <w:pPr>
              <w:rPr>
                <w:rFonts w:eastAsia="Times New Roman"/>
                <w:sz w:val="20"/>
                <w:szCs w:val="20"/>
              </w:rPr>
            </w:pPr>
          </w:p>
        </w:tc>
        <w:tc>
          <w:tcPr>
            <w:tcW w:w="0" w:type="auto"/>
            <w:vAlign w:val="center"/>
            <w:hideMark/>
          </w:tcPr>
          <w:p w14:paraId="3B579246" w14:textId="77777777" w:rsidR="002651C1" w:rsidRDefault="002651C1" w:rsidP="00966C79">
            <w:pPr>
              <w:jc w:val="center"/>
              <w:rPr>
                <w:rFonts w:eastAsia="Times New Roman"/>
                <w:sz w:val="20"/>
                <w:szCs w:val="20"/>
              </w:rPr>
            </w:pPr>
          </w:p>
        </w:tc>
        <w:tc>
          <w:tcPr>
            <w:tcW w:w="0" w:type="auto"/>
            <w:vAlign w:val="center"/>
            <w:hideMark/>
          </w:tcPr>
          <w:p w14:paraId="299350F0" w14:textId="77777777" w:rsidR="002651C1" w:rsidRDefault="002651C1" w:rsidP="00966C79">
            <w:pPr>
              <w:jc w:val="center"/>
              <w:rPr>
                <w:rFonts w:eastAsia="Times New Roman"/>
                <w:sz w:val="20"/>
                <w:szCs w:val="20"/>
              </w:rPr>
            </w:pPr>
          </w:p>
        </w:tc>
      </w:tr>
      <w:tr w:rsidR="002651C1" w14:paraId="2F6CF650" w14:textId="77777777" w:rsidTr="00966C79">
        <w:trPr>
          <w:tblCellSpacing w:w="15" w:type="dxa"/>
        </w:trPr>
        <w:tc>
          <w:tcPr>
            <w:tcW w:w="0" w:type="auto"/>
            <w:vAlign w:val="center"/>
            <w:hideMark/>
          </w:tcPr>
          <w:p w14:paraId="4CE0B0E2" w14:textId="77777777" w:rsidR="002651C1" w:rsidRDefault="002651C1" w:rsidP="00966C79">
            <w:pPr>
              <w:rPr>
                <w:rFonts w:eastAsia="Times New Roman"/>
              </w:rPr>
            </w:pPr>
            <w:r>
              <w:rPr>
                <w:rFonts w:eastAsia="Times New Roman"/>
              </w:rPr>
              <w:t>Thursday</w:t>
            </w:r>
          </w:p>
        </w:tc>
        <w:tc>
          <w:tcPr>
            <w:tcW w:w="0" w:type="auto"/>
            <w:vAlign w:val="center"/>
            <w:hideMark/>
          </w:tcPr>
          <w:p w14:paraId="62EEBDBE" w14:textId="77777777" w:rsidR="002651C1" w:rsidRDefault="002651C1" w:rsidP="00966C79">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rsidP="00966C79">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rsidP="00966C79">
            <w:pPr>
              <w:jc w:val="center"/>
              <w:rPr>
                <w:rFonts w:eastAsia="Times New Roman"/>
              </w:rPr>
            </w:pPr>
            <w:r>
              <w:rPr>
                <w:rFonts w:eastAsia="Times New Roman"/>
              </w:rPr>
              <w:t>-5.501</w:t>
            </w:r>
            <w:r>
              <w:rPr>
                <w:rFonts w:eastAsia="Times New Roman"/>
                <w:vertAlign w:val="superscript"/>
              </w:rPr>
              <w:t>***</w:t>
            </w:r>
          </w:p>
        </w:tc>
      </w:tr>
      <w:tr w:rsidR="002651C1" w14:paraId="4AAA6A75" w14:textId="77777777" w:rsidTr="00966C79">
        <w:trPr>
          <w:tblCellSpacing w:w="15" w:type="dxa"/>
        </w:trPr>
        <w:tc>
          <w:tcPr>
            <w:tcW w:w="0" w:type="auto"/>
            <w:vAlign w:val="center"/>
            <w:hideMark/>
          </w:tcPr>
          <w:p w14:paraId="023231D5" w14:textId="77777777" w:rsidR="002651C1" w:rsidRDefault="002651C1" w:rsidP="00966C79">
            <w:pPr>
              <w:jc w:val="center"/>
              <w:rPr>
                <w:rFonts w:eastAsia="Times New Roman"/>
              </w:rPr>
            </w:pPr>
          </w:p>
        </w:tc>
        <w:tc>
          <w:tcPr>
            <w:tcW w:w="0" w:type="auto"/>
            <w:vAlign w:val="center"/>
            <w:hideMark/>
          </w:tcPr>
          <w:p w14:paraId="5AAE78E4" w14:textId="77777777" w:rsidR="002651C1" w:rsidRDefault="002651C1" w:rsidP="00966C79">
            <w:pPr>
              <w:jc w:val="center"/>
              <w:rPr>
                <w:rFonts w:eastAsia="Times New Roman"/>
              </w:rPr>
            </w:pPr>
            <w:r>
              <w:rPr>
                <w:rFonts w:eastAsia="Times New Roman"/>
              </w:rPr>
              <w:t>(1.292)</w:t>
            </w:r>
          </w:p>
        </w:tc>
        <w:tc>
          <w:tcPr>
            <w:tcW w:w="0" w:type="auto"/>
            <w:vAlign w:val="center"/>
            <w:hideMark/>
          </w:tcPr>
          <w:p w14:paraId="7260ABBA" w14:textId="77777777" w:rsidR="002651C1" w:rsidRDefault="002651C1" w:rsidP="00966C79">
            <w:pPr>
              <w:jc w:val="center"/>
              <w:rPr>
                <w:rFonts w:eastAsia="Times New Roman"/>
              </w:rPr>
            </w:pPr>
            <w:r>
              <w:rPr>
                <w:rFonts w:eastAsia="Times New Roman"/>
              </w:rPr>
              <w:t>(0.736)</w:t>
            </w:r>
          </w:p>
        </w:tc>
        <w:tc>
          <w:tcPr>
            <w:tcW w:w="0" w:type="auto"/>
            <w:vAlign w:val="center"/>
            <w:hideMark/>
          </w:tcPr>
          <w:p w14:paraId="01A8FACE" w14:textId="77777777" w:rsidR="002651C1" w:rsidRDefault="002651C1" w:rsidP="00966C79">
            <w:pPr>
              <w:jc w:val="center"/>
              <w:rPr>
                <w:rFonts w:eastAsia="Times New Roman"/>
              </w:rPr>
            </w:pPr>
            <w:r>
              <w:rPr>
                <w:rFonts w:eastAsia="Times New Roman"/>
              </w:rPr>
              <w:t>(0.790)</w:t>
            </w:r>
          </w:p>
        </w:tc>
      </w:tr>
      <w:tr w:rsidR="002651C1" w14:paraId="4685D04A" w14:textId="77777777" w:rsidTr="00966C79">
        <w:trPr>
          <w:tblCellSpacing w:w="15" w:type="dxa"/>
        </w:trPr>
        <w:tc>
          <w:tcPr>
            <w:tcW w:w="0" w:type="auto"/>
            <w:vAlign w:val="center"/>
            <w:hideMark/>
          </w:tcPr>
          <w:p w14:paraId="06C2D822" w14:textId="77777777" w:rsidR="002651C1" w:rsidRDefault="002651C1" w:rsidP="00966C79">
            <w:pPr>
              <w:jc w:val="center"/>
              <w:rPr>
                <w:rFonts w:eastAsia="Times New Roman"/>
              </w:rPr>
            </w:pPr>
          </w:p>
        </w:tc>
        <w:tc>
          <w:tcPr>
            <w:tcW w:w="0" w:type="auto"/>
            <w:vAlign w:val="center"/>
            <w:hideMark/>
          </w:tcPr>
          <w:p w14:paraId="7BEA562E" w14:textId="77777777" w:rsidR="002651C1" w:rsidRDefault="002651C1" w:rsidP="00966C79">
            <w:pPr>
              <w:rPr>
                <w:rFonts w:eastAsia="Times New Roman"/>
                <w:sz w:val="20"/>
                <w:szCs w:val="20"/>
              </w:rPr>
            </w:pPr>
          </w:p>
        </w:tc>
        <w:tc>
          <w:tcPr>
            <w:tcW w:w="0" w:type="auto"/>
            <w:vAlign w:val="center"/>
            <w:hideMark/>
          </w:tcPr>
          <w:p w14:paraId="67F92E00" w14:textId="77777777" w:rsidR="002651C1" w:rsidRDefault="002651C1" w:rsidP="00966C79">
            <w:pPr>
              <w:jc w:val="center"/>
              <w:rPr>
                <w:rFonts w:eastAsia="Times New Roman"/>
                <w:sz w:val="20"/>
                <w:szCs w:val="20"/>
              </w:rPr>
            </w:pPr>
          </w:p>
        </w:tc>
        <w:tc>
          <w:tcPr>
            <w:tcW w:w="0" w:type="auto"/>
            <w:vAlign w:val="center"/>
            <w:hideMark/>
          </w:tcPr>
          <w:p w14:paraId="5D66A99D" w14:textId="77777777" w:rsidR="002651C1" w:rsidRDefault="002651C1" w:rsidP="00966C79">
            <w:pPr>
              <w:jc w:val="center"/>
              <w:rPr>
                <w:rFonts w:eastAsia="Times New Roman"/>
                <w:sz w:val="20"/>
                <w:szCs w:val="20"/>
              </w:rPr>
            </w:pPr>
          </w:p>
        </w:tc>
      </w:tr>
      <w:tr w:rsidR="002651C1" w14:paraId="124AF961" w14:textId="77777777" w:rsidTr="00966C79">
        <w:trPr>
          <w:tblCellSpacing w:w="15" w:type="dxa"/>
        </w:trPr>
        <w:tc>
          <w:tcPr>
            <w:tcW w:w="0" w:type="auto"/>
            <w:vAlign w:val="center"/>
            <w:hideMark/>
          </w:tcPr>
          <w:p w14:paraId="16948213" w14:textId="77777777" w:rsidR="002651C1" w:rsidRDefault="002651C1" w:rsidP="00966C79">
            <w:pPr>
              <w:rPr>
                <w:rFonts w:eastAsia="Times New Roman"/>
              </w:rPr>
            </w:pPr>
            <w:r>
              <w:rPr>
                <w:rFonts w:eastAsia="Times New Roman"/>
              </w:rPr>
              <w:t>Friday</w:t>
            </w:r>
          </w:p>
        </w:tc>
        <w:tc>
          <w:tcPr>
            <w:tcW w:w="0" w:type="auto"/>
            <w:vAlign w:val="center"/>
            <w:hideMark/>
          </w:tcPr>
          <w:p w14:paraId="5A4EC88D" w14:textId="77777777" w:rsidR="002651C1" w:rsidRDefault="002651C1" w:rsidP="00966C79">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rsidP="00966C79">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rsidP="00966C79">
            <w:pPr>
              <w:jc w:val="center"/>
              <w:rPr>
                <w:rFonts w:eastAsia="Times New Roman"/>
              </w:rPr>
            </w:pPr>
            <w:r>
              <w:rPr>
                <w:rFonts w:eastAsia="Times New Roman"/>
              </w:rPr>
              <w:t>-4.177</w:t>
            </w:r>
            <w:r>
              <w:rPr>
                <w:rFonts w:eastAsia="Times New Roman"/>
                <w:vertAlign w:val="superscript"/>
              </w:rPr>
              <w:t>***</w:t>
            </w:r>
          </w:p>
        </w:tc>
      </w:tr>
      <w:tr w:rsidR="002651C1" w14:paraId="2A366791" w14:textId="77777777" w:rsidTr="00966C79">
        <w:trPr>
          <w:tblCellSpacing w:w="15" w:type="dxa"/>
        </w:trPr>
        <w:tc>
          <w:tcPr>
            <w:tcW w:w="0" w:type="auto"/>
            <w:vAlign w:val="center"/>
            <w:hideMark/>
          </w:tcPr>
          <w:p w14:paraId="614DB097" w14:textId="77777777" w:rsidR="002651C1" w:rsidRDefault="002651C1" w:rsidP="00966C79">
            <w:pPr>
              <w:jc w:val="center"/>
              <w:rPr>
                <w:rFonts w:eastAsia="Times New Roman"/>
              </w:rPr>
            </w:pPr>
          </w:p>
        </w:tc>
        <w:tc>
          <w:tcPr>
            <w:tcW w:w="0" w:type="auto"/>
            <w:vAlign w:val="center"/>
            <w:hideMark/>
          </w:tcPr>
          <w:p w14:paraId="7C7C6D17" w14:textId="77777777" w:rsidR="002651C1" w:rsidRDefault="002651C1" w:rsidP="00966C79">
            <w:pPr>
              <w:jc w:val="center"/>
              <w:rPr>
                <w:rFonts w:eastAsia="Times New Roman"/>
              </w:rPr>
            </w:pPr>
            <w:r>
              <w:rPr>
                <w:rFonts w:eastAsia="Times New Roman"/>
              </w:rPr>
              <w:t>(1.373)</w:t>
            </w:r>
          </w:p>
        </w:tc>
        <w:tc>
          <w:tcPr>
            <w:tcW w:w="0" w:type="auto"/>
            <w:vAlign w:val="center"/>
            <w:hideMark/>
          </w:tcPr>
          <w:p w14:paraId="4C71FC32" w14:textId="77777777" w:rsidR="002651C1" w:rsidRDefault="002651C1" w:rsidP="00966C79">
            <w:pPr>
              <w:jc w:val="center"/>
              <w:rPr>
                <w:rFonts w:eastAsia="Times New Roman"/>
              </w:rPr>
            </w:pPr>
            <w:r>
              <w:rPr>
                <w:rFonts w:eastAsia="Times New Roman"/>
              </w:rPr>
              <w:t>(0.768)</w:t>
            </w:r>
          </w:p>
        </w:tc>
        <w:tc>
          <w:tcPr>
            <w:tcW w:w="0" w:type="auto"/>
            <w:vAlign w:val="center"/>
            <w:hideMark/>
          </w:tcPr>
          <w:p w14:paraId="4BE4F922" w14:textId="77777777" w:rsidR="002651C1" w:rsidRDefault="002651C1" w:rsidP="00966C79">
            <w:pPr>
              <w:jc w:val="center"/>
              <w:rPr>
                <w:rFonts w:eastAsia="Times New Roman"/>
              </w:rPr>
            </w:pPr>
            <w:r>
              <w:rPr>
                <w:rFonts w:eastAsia="Times New Roman"/>
              </w:rPr>
              <w:t>(0.848)</w:t>
            </w:r>
          </w:p>
        </w:tc>
      </w:tr>
      <w:tr w:rsidR="002651C1" w14:paraId="63CEC7E6" w14:textId="77777777" w:rsidTr="00966C79">
        <w:trPr>
          <w:tblCellSpacing w:w="15" w:type="dxa"/>
        </w:trPr>
        <w:tc>
          <w:tcPr>
            <w:tcW w:w="0" w:type="auto"/>
            <w:vAlign w:val="center"/>
            <w:hideMark/>
          </w:tcPr>
          <w:p w14:paraId="042FF3D4" w14:textId="77777777" w:rsidR="002651C1" w:rsidRDefault="002651C1" w:rsidP="00966C79">
            <w:pPr>
              <w:jc w:val="center"/>
              <w:rPr>
                <w:rFonts w:eastAsia="Times New Roman"/>
              </w:rPr>
            </w:pPr>
          </w:p>
        </w:tc>
        <w:tc>
          <w:tcPr>
            <w:tcW w:w="0" w:type="auto"/>
            <w:vAlign w:val="center"/>
            <w:hideMark/>
          </w:tcPr>
          <w:p w14:paraId="3EA9D0CD" w14:textId="77777777" w:rsidR="002651C1" w:rsidRDefault="002651C1" w:rsidP="00966C79">
            <w:pPr>
              <w:rPr>
                <w:rFonts w:eastAsia="Times New Roman"/>
                <w:sz w:val="20"/>
                <w:szCs w:val="20"/>
              </w:rPr>
            </w:pPr>
          </w:p>
        </w:tc>
        <w:tc>
          <w:tcPr>
            <w:tcW w:w="0" w:type="auto"/>
            <w:vAlign w:val="center"/>
            <w:hideMark/>
          </w:tcPr>
          <w:p w14:paraId="13BC1893" w14:textId="77777777" w:rsidR="002651C1" w:rsidRDefault="002651C1" w:rsidP="00966C79">
            <w:pPr>
              <w:jc w:val="center"/>
              <w:rPr>
                <w:rFonts w:eastAsia="Times New Roman"/>
                <w:sz w:val="20"/>
                <w:szCs w:val="20"/>
              </w:rPr>
            </w:pPr>
          </w:p>
        </w:tc>
        <w:tc>
          <w:tcPr>
            <w:tcW w:w="0" w:type="auto"/>
            <w:vAlign w:val="center"/>
            <w:hideMark/>
          </w:tcPr>
          <w:p w14:paraId="3207798C" w14:textId="77777777" w:rsidR="002651C1" w:rsidRDefault="002651C1" w:rsidP="00966C79">
            <w:pPr>
              <w:jc w:val="center"/>
              <w:rPr>
                <w:rFonts w:eastAsia="Times New Roman"/>
                <w:sz w:val="20"/>
                <w:szCs w:val="20"/>
              </w:rPr>
            </w:pPr>
          </w:p>
        </w:tc>
      </w:tr>
      <w:tr w:rsidR="002651C1" w14:paraId="60FFF4F7" w14:textId="77777777" w:rsidTr="00966C79">
        <w:trPr>
          <w:tblCellSpacing w:w="15" w:type="dxa"/>
        </w:trPr>
        <w:tc>
          <w:tcPr>
            <w:tcW w:w="0" w:type="auto"/>
            <w:vAlign w:val="center"/>
            <w:hideMark/>
          </w:tcPr>
          <w:p w14:paraId="0ED7ACCE" w14:textId="77777777" w:rsidR="002651C1" w:rsidRDefault="002651C1" w:rsidP="00966C79">
            <w:pPr>
              <w:rPr>
                <w:rFonts w:eastAsia="Times New Roman"/>
              </w:rPr>
            </w:pPr>
            <w:r>
              <w:rPr>
                <w:rFonts w:eastAsia="Times New Roman"/>
              </w:rPr>
              <w:t>Group * Period</w:t>
            </w:r>
          </w:p>
        </w:tc>
        <w:tc>
          <w:tcPr>
            <w:tcW w:w="0" w:type="auto"/>
            <w:vAlign w:val="center"/>
            <w:hideMark/>
          </w:tcPr>
          <w:p w14:paraId="030D240C" w14:textId="77777777" w:rsidR="002651C1" w:rsidRDefault="002651C1" w:rsidP="00966C79">
            <w:pPr>
              <w:jc w:val="center"/>
              <w:rPr>
                <w:rFonts w:eastAsia="Times New Roman"/>
              </w:rPr>
            </w:pPr>
            <w:r>
              <w:rPr>
                <w:rFonts w:eastAsia="Times New Roman"/>
              </w:rPr>
              <w:t>-3.568</w:t>
            </w:r>
          </w:p>
        </w:tc>
        <w:tc>
          <w:tcPr>
            <w:tcW w:w="0" w:type="auto"/>
            <w:vAlign w:val="center"/>
            <w:hideMark/>
          </w:tcPr>
          <w:p w14:paraId="2A2C7F3B" w14:textId="77777777" w:rsidR="002651C1" w:rsidRDefault="002651C1" w:rsidP="00966C79">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rsidP="00966C79">
            <w:pPr>
              <w:jc w:val="center"/>
              <w:rPr>
                <w:rFonts w:eastAsia="Times New Roman"/>
              </w:rPr>
            </w:pPr>
            <w:r>
              <w:rPr>
                <w:rFonts w:eastAsia="Times New Roman"/>
              </w:rPr>
              <w:t>11.274</w:t>
            </w:r>
            <w:r>
              <w:rPr>
                <w:rFonts w:eastAsia="Times New Roman"/>
                <w:vertAlign w:val="superscript"/>
              </w:rPr>
              <w:t>***</w:t>
            </w:r>
          </w:p>
        </w:tc>
      </w:tr>
      <w:tr w:rsidR="002651C1" w14:paraId="7302D262" w14:textId="77777777" w:rsidTr="00966C79">
        <w:trPr>
          <w:tblCellSpacing w:w="15" w:type="dxa"/>
        </w:trPr>
        <w:tc>
          <w:tcPr>
            <w:tcW w:w="0" w:type="auto"/>
            <w:vAlign w:val="center"/>
            <w:hideMark/>
          </w:tcPr>
          <w:p w14:paraId="56659F51" w14:textId="77777777" w:rsidR="002651C1" w:rsidRDefault="002651C1" w:rsidP="00966C79">
            <w:pPr>
              <w:jc w:val="center"/>
              <w:rPr>
                <w:rFonts w:eastAsia="Times New Roman"/>
              </w:rPr>
            </w:pPr>
          </w:p>
        </w:tc>
        <w:tc>
          <w:tcPr>
            <w:tcW w:w="0" w:type="auto"/>
            <w:vAlign w:val="center"/>
            <w:hideMark/>
          </w:tcPr>
          <w:p w14:paraId="139DBC5F" w14:textId="77777777" w:rsidR="002651C1" w:rsidRDefault="002651C1" w:rsidP="00966C79">
            <w:pPr>
              <w:jc w:val="center"/>
              <w:rPr>
                <w:rFonts w:eastAsia="Times New Roman"/>
              </w:rPr>
            </w:pPr>
            <w:r>
              <w:rPr>
                <w:rFonts w:eastAsia="Times New Roman"/>
              </w:rPr>
              <w:t>(3.848)</w:t>
            </w:r>
          </w:p>
        </w:tc>
        <w:tc>
          <w:tcPr>
            <w:tcW w:w="0" w:type="auto"/>
            <w:vAlign w:val="center"/>
            <w:hideMark/>
          </w:tcPr>
          <w:p w14:paraId="2550491A" w14:textId="77777777" w:rsidR="002651C1" w:rsidRDefault="002651C1" w:rsidP="00966C79">
            <w:pPr>
              <w:jc w:val="center"/>
              <w:rPr>
                <w:rFonts w:eastAsia="Times New Roman"/>
              </w:rPr>
            </w:pPr>
            <w:r>
              <w:rPr>
                <w:rFonts w:eastAsia="Times New Roman"/>
              </w:rPr>
              <w:t>(3.007)</w:t>
            </w:r>
          </w:p>
        </w:tc>
        <w:tc>
          <w:tcPr>
            <w:tcW w:w="0" w:type="auto"/>
            <w:vAlign w:val="center"/>
            <w:hideMark/>
          </w:tcPr>
          <w:p w14:paraId="141133F4" w14:textId="77777777" w:rsidR="002651C1" w:rsidRDefault="002651C1" w:rsidP="00966C79">
            <w:pPr>
              <w:jc w:val="center"/>
              <w:rPr>
                <w:rFonts w:eastAsia="Times New Roman"/>
              </w:rPr>
            </w:pPr>
            <w:r>
              <w:rPr>
                <w:rFonts w:eastAsia="Times New Roman"/>
              </w:rPr>
              <w:t>(2.755)</w:t>
            </w:r>
          </w:p>
        </w:tc>
      </w:tr>
      <w:tr w:rsidR="002651C1" w14:paraId="028BB1E9" w14:textId="77777777" w:rsidTr="00966C79">
        <w:trPr>
          <w:tblCellSpacing w:w="15" w:type="dxa"/>
        </w:trPr>
        <w:tc>
          <w:tcPr>
            <w:tcW w:w="0" w:type="auto"/>
            <w:vAlign w:val="center"/>
            <w:hideMark/>
          </w:tcPr>
          <w:p w14:paraId="4E4DE306" w14:textId="77777777" w:rsidR="002651C1" w:rsidRDefault="002651C1" w:rsidP="00966C79">
            <w:pPr>
              <w:jc w:val="center"/>
              <w:rPr>
                <w:rFonts w:eastAsia="Times New Roman"/>
              </w:rPr>
            </w:pPr>
          </w:p>
        </w:tc>
        <w:tc>
          <w:tcPr>
            <w:tcW w:w="0" w:type="auto"/>
            <w:vAlign w:val="center"/>
            <w:hideMark/>
          </w:tcPr>
          <w:p w14:paraId="1D0B4CE6" w14:textId="77777777" w:rsidR="002651C1" w:rsidRDefault="002651C1" w:rsidP="00966C79">
            <w:pPr>
              <w:rPr>
                <w:rFonts w:eastAsia="Times New Roman"/>
                <w:sz w:val="20"/>
                <w:szCs w:val="20"/>
              </w:rPr>
            </w:pPr>
          </w:p>
        </w:tc>
        <w:tc>
          <w:tcPr>
            <w:tcW w:w="0" w:type="auto"/>
            <w:vAlign w:val="center"/>
            <w:hideMark/>
          </w:tcPr>
          <w:p w14:paraId="5591E6B9" w14:textId="77777777" w:rsidR="002651C1" w:rsidRDefault="002651C1" w:rsidP="00966C79">
            <w:pPr>
              <w:jc w:val="center"/>
              <w:rPr>
                <w:rFonts w:eastAsia="Times New Roman"/>
                <w:sz w:val="20"/>
                <w:szCs w:val="20"/>
              </w:rPr>
            </w:pPr>
          </w:p>
        </w:tc>
        <w:tc>
          <w:tcPr>
            <w:tcW w:w="0" w:type="auto"/>
            <w:vAlign w:val="center"/>
            <w:hideMark/>
          </w:tcPr>
          <w:p w14:paraId="594D38DF" w14:textId="77777777" w:rsidR="002651C1" w:rsidRDefault="002651C1" w:rsidP="00966C79">
            <w:pPr>
              <w:jc w:val="center"/>
              <w:rPr>
                <w:rFonts w:eastAsia="Times New Roman"/>
                <w:sz w:val="20"/>
                <w:szCs w:val="20"/>
              </w:rPr>
            </w:pPr>
          </w:p>
        </w:tc>
      </w:tr>
      <w:tr w:rsidR="002651C1" w14:paraId="6CA8AFF7" w14:textId="77777777" w:rsidTr="00966C79">
        <w:trPr>
          <w:tblCellSpacing w:w="15" w:type="dxa"/>
        </w:trPr>
        <w:tc>
          <w:tcPr>
            <w:tcW w:w="0" w:type="auto"/>
            <w:vAlign w:val="center"/>
            <w:hideMark/>
          </w:tcPr>
          <w:p w14:paraId="4434E487" w14:textId="77777777" w:rsidR="002651C1" w:rsidRDefault="002651C1" w:rsidP="00966C79">
            <w:pPr>
              <w:rPr>
                <w:rFonts w:eastAsia="Times New Roman"/>
              </w:rPr>
            </w:pPr>
            <w:r>
              <w:rPr>
                <w:rFonts w:eastAsia="Times New Roman"/>
              </w:rPr>
              <w:lastRenderedPageBreak/>
              <w:t>Constant</w:t>
            </w:r>
          </w:p>
        </w:tc>
        <w:tc>
          <w:tcPr>
            <w:tcW w:w="0" w:type="auto"/>
            <w:vAlign w:val="center"/>
            <w:hideMark/>
          </w:tcPr>
          <w:p w14:paraId="3C2FE151" w14:textId="77777777" w:rsidR="002651C1" w:rsidRDefault="002651C1" w:rsidP="00966C79">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rsidP="00966C79">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rsidP="00966C79">
            <w:pPr>
              <w:jc w:val="center"/>
              <w:rPr>
                <w:rFonts w:eastAsia="Times New Roman"/>
              </w:rPr>
            </w:pPr>
            <w:r>
              <w:rPr>
                <w:rFonts w:eastAsia="Times New Roman"/>
              </w:rPr>
              <w:t>-50.813</w:t>
            </w:r>
            <w:r>
              <w:rPr>
                <w:rFonts w:eastAsia="Times New Roman"/>
                <w:vertAlign w:val="superscript"/>
              </w:rPr>
              <w:t>***</w:t>
            </w:r>
          </w:p>
        </w:tc>
      </w:tr>
      <w:tr w:rsidR="002651C1" w14:paraId="73AEF092" w14:textId="77777777" w:rsidTr="00966C79">
        <w:trPr>
          <w:tblCellSpacing w:w="15" w:type="dxa"/>
        </w:trPr>
        <w:tc>
          <w:tcPr>
            <w:tcW w:w="0" w:type="auto"/>
            <w:vAlign w:val="center"/>
            <w:hideMark/>
          </w:tcPr>
          <w:p w14:paraId="1E739330" w14:textId="77777777" w:rsidR="002651C1" w:rsidRDefault="002651C1" w:rsidP="00966C79">
            <w:pPr>
              <w:jc w:val="center"/>
              <w:rPr>
                <w:rFonts w:eastAsia="Times New Roman"/>
              </w:rPr>
            </w:pPr>
          </w:p>
        </w:tc>
        <w:tc>
          <w:tcPr>
            <w:tcW w:w="0" w:type="auto"/>
            <w:vAlign w:val="center"/>
            <w:hideMark/>
          </w:tcPr>
          <w:p w14:paraId="52E26709" w14:textId="77777777" w:rsidR="002651C1" w:rsidRDefault="002651C1" w:rsidP="00966C79">
            <w:pPr>
              <w:jc w:val="center"/>
              <w:rPr>
                <w:rFonts w:eastAsia="Times New Roman"/>
              </w:rPr>
            </w:pPr>
            <w:r>
              <w:rPr>
                <w:rFonts w:eastAsia="Times New Roman"/>
              </w:rPr>
              <w:t>(6.877)</w:t>
            </w:r>
          </w:p>
        </w:tc>
        <w:tc>
          <w:tcPr>
            <w:tcW w:w="0" w:type="auto"/>
            <w:vAlign w:val="center"/>
            <w:hideMark/>
          </w:tcPr>
          <w:p w14:paraId="5297B2DD" w14:textId="77777777" w:rsidR="002651C1" w:rsidRDefault="002651C1" w:rsidP="00966C79">
            <w:pPr>
              <w:jc w:val="center"/>
              <w:rPr>
                <w:rFonts w:eastAsia="Times New Roman"/>
              </w:rPr>
            </w:pPr>
            <w:r>
              <w:rPr>
                <w:rFonts w:eastAsia="Times New Roman"/>
              </w:rPr>
              <w:t>(4.958)</w:t>
            </w:r>
          </w:p>
        </w:tc>
        <w:tc>
          <w:tcPr>
            <w:tcW w:w="0" w:type="auto"/>
            <w:vAlign w:val="center"/>
            <w:hideMark/>
          </w:tcPr>
          <w:p w14:paraId="20B5A606" w14:textId="77777777" w:rsidR="002651C1" w:rsidRDefault="002651C1" w:rsidP="00966C79">
            <w:pPr>
              <w:jc w:val="center"/>
              <w:rPr>
                <w:rFonts w:eastAsia="Times New Roman"/>
              </w:rPr>
            </w:pPr>
            <w:r>
              <w:rPr>
                <w:rFonts w:eastAsia="Times New Roman"/>
              </w:rPr>
              <w:t>(4.895)</w:t>
            </w:r>
          </w:p>
        </w:tc>
      </w:tr>
      <w:tr w:rsidR="002651C1" w14:paraId="2F6D359B" w14:textId="77777777" w:rsidTr="00966C79">
        <w:trPr>
          <w:tblCellSpacing w:w="15" w:type="dxa"/>
        </w:trPr>
        <w:tc>
          <w:tcPr>
            <w:tcW w:w="0" w:type="auto"/>
            <w:vAlign w:val="center"/>
            <w:hideMark/>
          </w:tcPr>
          <w:p w14:paraId="194FFA51" w14:textId="77777777" w:rsidR="002651C1" w:rsidRDefault="002651C1" w:rsidP="00966C79">
            <w:pPr>
              <w:jc w:val="center"/>
              <w:rPr>
                <w:rFonts w:eastAsia="Times New Roman"/>
              </w:rPr>
            </w:pPr>
          </w:p>
        </w:tc>
        <w:tc>
          <w:tcPr>
            <w:tcW w:w="0" w:type="auto"/>
            <w:vAlign w:val="center"/>
            <w:hideMark/>
          </w:tcPr>
          <w:p w14:paraId="2C42B0D8" w14:textId="77777777" w:rsidR="002651C1" w:rsidRDefault="002651C1" w:rsidP="00966C79">
            <w:pPr>
              <w:rPr>
                <w:rFonts w:eastAsia="Times New Roman"/>
                <w:sz w:val="20"/>
                <w:szCs w:val="20"/>
              </w:rPr>
            </w:pPr>
          </w:p>
        </w:tc>
        <w:tc>
          <w:tcPr>
            <w:tcW w:w="0" w:type="auto"/>
            <w:vAlign w:val="center"/>
            <w:hideMark/>
          </w:tcPr>
          <w:p w14:paraId="158729E2" w14:textId="77777777" w:rsidR="002651C1" w:rsidRDefault="002651C1" w:rsidP="00966C79">
            <w:pPr>
              <w:jc w:val="center"/>
              <w:rPr>
                <w:rFonts w:eastAsia="Times New Roman"/>
                <w:sz w:val="20"/>
                <w:szCs w:val="20"/>
              </w:rPr>
            </w:pPr>
          </w:p>
        </w:tc>
        <w:tc>
          <w:tcPr>
            <w:tcW w:w="0" w:type="auto"/>
            <w:vAlign w:val="center"/>
            <w:hideMark/>
          </w:tcPr>
          <w:p w14:paraId="7D5E8DA7" w14:textId="77777777" w:rsidR="002651C1" w:rsidRDefault="002651C1" w:rsidP="00966C79">
            <w:pPr>
              <w:jc w:val="center"/>
              <w:rPr>
                <w:rFonts w:eastAsia="Times New Roman"/>
                <w:sz w:val="20"/>
                <w:szCs w:val="20"/>
              </w:rPr>
            </w:pPr>
          </w:p>
        </w:tc>
      </w:tr>
      <w:tr w:rsidR="002651C1" w14:paraId="3975AAF2" w14:textId="77777777" w:rsidTr="00966C79">
        <w:trPr>
          <w:tblCellSpacing w:w="15" w:type="dxa"/>
        </w:trPr>
        <w:tc>
          <w:tcPr>
            <w:tcW w:w="0" w:type="auto"/>
            <w:gridSpan w:val="4"/>
            <w:tcBorders>
              <w:bottom w:val="single" w:sz="6" w:space="0" w:color="000000"/>
            </w:tcBorders>
            <w:vAlign w:val="center"/>
            <w:hideMark/>
          </w:tcPr>
          <w:p w14:paraId="0BAE5168" w14:textId="77777777" w:rsidR="002651C1" w:rsidRDefault="002651C1" w:rsidP="00966C79">
            <w:pPr>
              <w:jc w:val="center"/>
              <w:rPr>
                <w:rFonts w:eastAsia="Times New Roman"/>
                <w:sz w:val="20"/>
                <w:szCs w:val="20"/>
              </w:rPr>
            </w:pPr>
          </w:p>
        </w:tc>
      </w:tr>
      <w:tr w:rsidR="002651C1" w14:paraId="6FB8B13B" w14:textId="77777777" w:rsidTr="00966C79">
        <w:trPr>
          <w:tblCellSpacing w:w="15" w:type="dxa"/>
        </w:trPr>
        <w:tc>
          <w:tcPr>
            <w:tcW w:w="0" w:type="auto"/>
            <w:vAlign w:val="center"/>
            <w:hideMark/>
          </w:tcPr>
          <w:p w14:paraId="722BC72D" w14:textId="77777777" w:rsidR="002651C1" w:rsidRDefault="002651C1" w:rsidP="00966C79">
            <w:pPr>
              <w:rPr>
                <w:rFonts w:eastAsia="Times New Roman"/>
              </w:rPr>
            </w:pPr>
            <w:r>
              <w:rPr>
                <w:rFonts w:eastAsia="Times New Roman"/>
              </w:rPr>
              <w:t>Observations</w:t>
            </w:r>
          </w:p>
        </w:tc>
        <w:tc>
          <w:tcPr>
            <w:tcW w:w="0" w:type="auto"/>
            <w:vAlign w:val="center"/>
            <w:hideMark/>
          </w:tcPr>
          <w:p w14:paraId="1484EB35" w14:textId="77777777" w:rsidR="002651C1" w:rsidRDefault="002651C1" w:rsidP="00966C79">
            <w:pPr>
              <w:jc w:val="center"/>
              <w:rPr>
                <w:rFonts w:eastAsia="Times New Roman"/>
              </w:rPr>
            </w:pPr>
            <w:r>
              <w:rPr>
                <w:rFonts w:eastAsia="Times New Roman"/>
              </w:rPr>
              <w:t>7,819</w:t>
            </w:r>
          </w:p>
        </w:tc>
        <w:tc>
          <w:tcPr>
            <w:tcW w:w="0" w:type="auto"/>
            <w:vAlign w:val="center"/>
            <w:hideMark/>
          </w:tcPr>
          <w:p w14:paraId="4A400C45" w14:textId="77777777" w:rsidR="002651C1" w:rsidRDefault="002651C1" w:rsidP="00966C79">
            <w:pPr>
              <w:jc w:val="center"/>
              <w:rPr>
                <w:rFonts w:eastAsia="Times New Roman"/>
              </w:rPr>
            </w:pPr>
            <w:r>
              <w:rPr>
                <w:rFonts w:eastAsia="Times New Roman"/>
              </w:rPr>
              <w:t>11,233</w:t>
            </w:r>
          </w:p>
        </w:tc>
        <w:tc>
          <w:tcPr>
            <w:tcW w:w="0" w:type="auto"/>
            <w:vAlign w:val="center"/>
            <w:hideMark/>
          </w:tcPr>
          <w:p w14:paraId="16239FDD" w14:textId="77777777" w:rsidR="002651C1" w:rsidRDefault="002651C1" w:rsidP="00966C79">
            <w:pPr>
              <w:jc w:val="center"/>
              <w:rPr>
                <w:rFonts w:eastAsia="Times New Roman"/>
              </w:rPr>
            </w:pPr>
            <w:r>
              <w:rPr>
                <w:rFonts w:eastAsia="Times New Roman"/>
              </w:rPr>
              <w:t>9,259</w:t>
            </w:r>
          </w:p>
        </w:tc>
      </w:tr>
      <w:tr w:rsidR="002651C1" w14:paraId="6FD231FA" w14:textId="77777777" w:rsidTr="00966C79">
        <w:trPr>
          <w:tblCellSpacing w:w="15" w:type="dxa"/>
        </w:trPr>
        <w:tc>
          <w:tcPr>
            <w:tcW w:w="0" w:type="auto"/>
            <w:vAlign w:val="center"/>
            <w:hideMark/>
          </w:tcPr>
          <w:p w14:paraId="1B741D5F"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rsidP="00966C79">
            <w:pPr>
              <w:jc w:val="center"/>
              <w:rPr>
                <w:rFonts w:eastAsia="Times New Roman"/>
              </w:rPr>
            </w:pPr>
            <w:r>
              <w:rPr>
                <w:rFonts w:eastAsia="Times New Roman"/>
              </w:rPr>
              <w:t>0.025</w:t>
            </w:r>
          </w:p>
        </w:tc>
        <w:tc>
          <w:tcPr>
            <w:tcW w:w="0" w:type="auto"/>
            <w:vAlign w:val="center"/>
            <w:hideMark/>
          </w:tcPr>
          <w:p w14:paraId="5F008875" w14:textId="77777777" w:rsidR="002651C1" w:rsidRDefault="002651C1" w:rsidP="00966C79">
            <w:pPr>
              <w:jc w:val="center"/>
              <w:rPr>
                <w:rFonts w:eastAsia="Times New Roman"/>
              </w:rPr>
            </w:pPr>
            <w:r>
              <w:rPr>
                <w:rFonts w:eastAsia="Times New Roman"/>
              </w:rPr>
              <w:t>0.036</w:t>
            </w:r>
          </w:p>
        </w:tc>
        <w:tc>
          <w:tcPr>
            <w:tcW w:w="0" w:type="auto"/>
            <w:vAlign w:val="center"/>
            <w:hideMark/>
          </w:tcPr>
          <w:p w14:paraId="327FE71E" w14:textId="77777777" w:rsidR="002651C1" w:rsidRDefault="002651C1" w:rsidP="00966C79">
            <w:pPr>
              <w:jc w:val="center"/>
              <w:rPr>
                <w:rFonts w:eastAsia="Times New Roman"/>
              </w:rPr>
            </w:pPr>
            <w:r>
              <w:rPr>
                <w:rFonts w:eastAsia="Times New Roman"/>
              </w:rPr>
              <w:t>0.073</w:t>
            </w:r>
          </w:p>
        </w:tc>
      </w:tr>
      <w:tr w:rsidR="002651C1" w14:paraId="3F20572C" w14:textId="77777777" w:rsidTr="00966C79">
        <w:trPr>
          <w:tblCellSpacing w:w="15" w:type="dxa"/>
        </w:trPr>
        <w:tc>
          <w:tcPr>
            <w:tcW w:w="0" w:type="auto"/>
            <w:vAlign w:val="center"/>
            <w:hideMark/>
          </w:tcPr>
          <w:p w14:paraId="6DD439FB"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rsidP="00966C79">
            <w:pPr>
              <w:jc w:val="center"/>
              <w:rPr>
                <w:rFonts w:eastAsia="Times New Roman"/>
              </w:rPr>
            </w:pPr>
            <w:r>
              <w:rPr>
                <w:rFonts w:eastAsia="Times New Roman"/>
              </w:rPr>
              <w:t>0.023</w:t>
            </w:r>
          </w:p>
        </w:tc>
        <w:tc>
          <w:tcPr>
            <w:tcW w:w="0" w:type="auto"/>
            <w:vAlign w:val="center"/>
            <w:hideMark/>
          </w:tcPr>
          <w:p w14:paraId="6D57D62E" w14:textId="77777777" w:rsidR="002651C1" w:rsidRDefault="002651C1" w:rsidP="00966C79">
            <w:pPr>
              <w:jc w:val="center"/>
              <w:rPr>
                <w:rFonts w:eastAsia="Times New Roman"/>
              </w:rPr>
            </w:pPr>
            <w:r>
              <w:rPr>
                <w:rFonts w:eastAsia="Times New Roman"/>
              </w:rPr>
              <w:t>0.035</w:t>
            </w:r>
          </w:p>
        </w:tc>
        <w:tc>
          <w:tcPr>
            <w:tcW w:w="0" w:type="auto"/>
            <w:vAlign w:val="center"/>
            <w:hideMark/>
          </w:tcPr>
          <w:p w14:paraId="5DC08E4F" w14:textId="77777777" w:rsidR="002651C1" w:rsidRDefault="002651C1" w:rsidP="00966C79">
            <w:pPr>
              <w:jc w:val="center"/>
              <w:rPr>
                <w:rFonts w:eastAsia="Times New Roman"/>
              </w:rPr>
            </w:pPr>
            <w:r>
              <w:rPr>
                <w:rFonts w:eastAsia="Times New Roman"/>
              </w:rPr>
              <w:t>0.071</w:t>
            </w:r>
          </w:p>
        </w:tc>
      </w:tr>
      <w:tr w:rsidR="002651C1" w14:paraId="46849FFE" w14:textId="77777777" w:rsidTr="00966C79">
        <w:trPr>
          <w:tblCellSpacing w:w="15" w:type="dxa"/>
        </w:trPr>
        <w:tc>
          <w:tcPr>
            <w:tcW w:w="0" w:type="auto"/>
            <w:vAlign w:val="center"/>
            <w:hideMark/>
          </w:tcPr>
          <w:p w14:paraId="56BD111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2E45A4F4" w14:textId="77777777" w:rsidR="002651C1" w:rsidRDefault="002651C1" w:rsidP="00966C79">
            <w:pPr>
              <w:jc w:val="center"/>
              <w:rPr>
                <w:rFonts w:eastAsia="Times New Roman"/>
              </w:rPr>
            </w:pPr>
            <w:r>
              <w:rPr>
                <w:rFonts w:eastAsia="Times New Roman"/>
              </w:rPr>
              <w:t>37.150 (df = 7805)</w:t>
            </w:r>
          </w:p>
        </w:tc>
        <w:tc>
          <w:tcPr>
            <w:tcW w:w="0" w:type="auto"/>
            <w:vAlign w:val="center"/>
            <w:hideMark/>
          </w:tcPr>
          <w:p w14:paraId="40D5F94F" w14:textId="77777777" w:rsidR="002651C1" w:rsidRDefault="002651C1" w:rsidP="00966C79">
            <w:pPr>
              <w:jc w:val="center"/>
              <w:rPr>
                <w:rFonts w:eastAsia="Times New Roman"/>
              </w:rPr>
            </w:pPr>
            <w:r>
              <w:rPr>
                <w:rFonts w:eastAsia="Times New Roman"/>
              </w:rPr>
              <w:t>26.916 (df = 11219)</w:t>
            </w:r>
          </w:p>
        </w:tc>
        <w:tc>
          <w:tcPr>
            <w:tcW w:w="0" w:type="auto"/>
            <w:vAlign w:val="center"/>
            <w:hideMark/>
          </w:tcPr>
          <w:p w14:paraId="6BCA2F47" w14:textId="77777777" w:rsidR="002651C1" w:rsidRDefault="002651C1" w:rsidP="00966C79">
            <w:pPr>
              <w:jc w:val="center"/>
              <w:rPr>
                <w:rFonts w:eastAsia="Times New Roman"/>
              </w:rPr>
            </w:pPr>
            <w:r>
              <w:rPr>
                <w:rFonts w:eastAsia="Times New Roman"/>
              </w:rPr>
              <w:t>25.619 (df = 9245)</w:t>
            </w:r>
          </w:p>
        </w:tc>
      </w:tr>
      <w:tr w:rsidR="002651C1" w14:paraId="6A4F46AC" w14:textId="77777777" w:rsidTr="00966C79">
        <w:trPr>
          <w:tblCellSpacing w:w="15" w:type="dxa"/>
        </w:trPr>
        <w:tc>
          <w:tcPr>
            <w:tcW w:w="0" w:type="auto"/>
            <w:vAlign w:val="center"/>
            <w:hideMark/>
          </w:tcPr>
          <w:p w14:paraId="68FAAE02" w14:textId="77777777" w:rsidR="002651C1" w:rsidRDefault="002651C1" w:rsidP="00966C79">
            <w:pPr>
              <w:rPr>
                <w:rFonts w:eastAsia="Times New Roman"/>
              </w:rPr>
            </w:pPr>
            <w:r>
              <w:rPr>
                <w:rFonts w:eastAsia="Times New Roman"/>
              </w:rPr>
              <w:t>F Statistic</w:t>
            </w:r>
          </w:p>
        </w:tc>
        <w:tc>
          <w:tcPr>
            <w:tcW w:w="0" w:type="auto"/>
            <w:vAlign w:val="center"/>
            <w:hideMark/>
          </w:tcPr>
          <w:p w14:paraId="73F281A7" w14:textId="77777777" w:rsidR="002651C1" w:rsidRDefault="002651C1" w:rsidP="00966C79">
            <w:pPr>
              <w:jc w:val="center"/>
              <w:rPr>
                <w:rFonts w:eastAsia="Times New Roman"/>
              </w:rPr>
            </w:pPr>
            <w:r>
              <w:rPr>
                <w:rFonts w:eastAsia="Times New Roman"/>
              </w:rPr>
              <w:t>15.137</w:t>
            </w:r>
            <w:r>
              <w:rPr>
                <w:rFonts w:eastAsia="Times New Roman"/>
                <w:vertAlign w:val="superscript"/>
              </w:rPr>
              <w:t>***</w:t>
            </w:r>
            <w:r>
              <w:rPr>
                <w:rFonts w:eastAsia="Times New Roman"/>
              </w:rPr>
              <w:t xml:space="preserve"> (df = 13; 7805)</w:t>
            </w:r>
          </w:p>
        </w:tc>
        <w:tc>
          <w:tcPr>
            <w:tcW w:w="0" w:type="auto"/>
            <w:vAlign w:val="center"/>
            <w:hideMark/>
          </w:tcPr>
          <w:p w14:paraId="3964D855" w14:textId="77777777" w:rsidR="002651C1" w:rsidRDefault="002651C1" w:rsidP="00966C79">
            <w:pPr>
              <w:jc w:val="center"/>
              <w:rPr>
                <w:rFonts w:eastAsia="Times New Roman"/>
              </w:rPr>
            </w:pPr>
            <w:r>
              <w:rPr>
                <w:rFonts w:eastAsia="Times New Roman"/>
              </w:rPr>
              <w:t>32.443</w:t>
            </w:r>
            <w:r>
              <w:rPr>
                <w:rFonts w:eastAsia="Times New Roman"/>
                <w:vertAlign w:val="superscript"/>
              </w:rPr>
              <w:t>***</w:t>
            </w:r>
            <w:r>
              <w:rPr>
                <w:rFonts w:eastAsia="Times New Roman"/>
              </w:rPr>
              <w:t xml:space="preserve"> (df = 13; 11219)</w:t>
            </w:r>
          </w:p>
        </w:tc>
        <w:tc>
          <w:tcPr>
            <w:tcW w:w="0" w:type="auto"/>
            <w:vAlign w:val="center"/>
            <w:hideMark/>
          </w:tcPr>
          <w:p w14:paraId="6CCC07AC" w14:textId="77777777" w:rsidR="002651C1" w:rsidRDefault="002651C1" w:rsidP="00966C79">
            <w:pPr>
              <w:jc w:val="center"/>
              <w:rPr>
                <w:rFonts w:eastAsia="Times New Roman"/>
              </w:rPr>
            </w:pPr>
            <w:r>
              <w:rPr>
                <w:rFonts w:eastAsia="Times New Roman"/>
              </w:rPr>
              <w:t>55.763</w:t>
            </w:r>
            <w:r>
              <w:rPr>
                <w:rFonts w:eastAsia="Times New Roman"/>
                <w:vertAlign w:val="superscript"/>
              </w:rPr>
              <w:t>***</w:t>
            </w:r>
            <w:r>
              <w:rPr>
                <w:rFonts w:eastAsia="Times New Roman"/>
              </w:rPr>
              <w:t xml:space="preserve"> (df = 13; 9245)</w:t>
            </w:r>
          </w:p>
        </w:tc>
      </w:tr>
      <w:tr w:rsidR="002651C1" w14:paraId="6D4BD222" w14:textId="77777777" w:rsidTr="00966C79">
        <w:trPr>
          <w:tblCellSpacing w:w="15" w:type="dxa"/>
        </w:trPr>
        <w:tc>
          <w:tcPr>
            <w:tcW w:w="0" w:type="auto"/>
            <w:gridSpan w:val="4"/>
            <w:tcBorders>
              <w:bottom w:val="single" w:sz="6" w:space="0" w:color="000000"/>
            </w:tcBorders>
            <w:vAlign w:val="center"/>
            <w:hideMark/>
          </w:tcPr>
          <w:p w14:paraId="7E57119E" w14:textId="77777777" w:rsidR="002651C1" w:rsidRDefault="002651C1" w:rsidP="00966C79">
            <w:pPr>
              <w:jc w:val="center"/>
              <w:rPr>
                <w:rFonts w:eastAsia="Times New Roman"/>
              </w:rPr>
            </w:pPr>
          </w:p>
        </w:tc>
      </w:tr>
      <w:tr w:rsidR="002651C1" w14:paraId="2BB24991" w14:textId="77777777" w:rsidTr="00966C79">
        <w:trPr>
          <w:tblCellSpacing w:w="15" w:type="dxa"/>
        </w:trPr>
        <w:tc>
          <w:tcPr>
            <w:tcW w:w="0" w:type="auto"/>
            <w:vAlign w:val="center"/>
            <w:hideMark/>
          </w:tcPr>
          <w:p w14:paraId="10C9463C" w14:textId="77777777" w:rsidR="002651C1" w:rsidRDefault="002651C1" w:rsidP="00966C79">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34E23629" w:rsidR="00714654" w:rsidRPr="00F260BC" w:rsidRDefault="00714654" w:rsidP="007A3E13">
      <w:pPr>
        <w:spacing w:line="276" w:lineRule="auto"/>
        <w:rPr>
          <w:b/>
          <w:bCs/>
        </w:rPr>
      </w:pPr>
      <w:commentRangeStart w:id="73"/>
      <w:r w:rsidRPr="00F260BC">
        <w:rPr>
          <w:b/>
          <w:bCs/>
        </w:rPr>
        <w:lastRenderedPageBreak/>
        <w:t>Appendix</w:t>
      </w:r>
      <w:commentRangeEnd w:id="73"/>
      <w:r w:rsidR="00F260BC">
        <w:rPr>
          <w:rStyle w:val="CommentReference"/>
        </w:rPr>
        <w:commentReference w:id="73"/>
      </w:r>
      <w:r w:rsidRPr="00F260BC">
        <w:rPr>
          <w:b/>
          <w:bCs/>
        </w:rPr>
        <w:t>: Info-Metrics based Difference-in-Difference Estimator</w:t>
      </w:r>
    </w:p>
    <w:p w14:paraId="67551C84" w14:textId="68D32B9C"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7777777" w:rsidR="007A3E13" w:rsidRDefault="007A3E13" w:rsidP="007A3E13">
      <w:pPr>
        <w:pStyle w:val="ListParagraph"/>
        <w:numPr>
          <w:ilvl w:val="0"/>
          <w:numId w:val="46"/>
        </w:numPr>
        <w:spacing w:line="276" w:lineRule="auto"/>
        <w:jc w:val="left"/>
      </w:pPr>
      <w:r>
        <w:t>Parallel trends assumption violation: If the two groups would not have followed parallel trends without the intervention, the DiD estimation is invalid.</w:t>
      </w:r>
    </w:p>
    <w:p w14:paraId="05809085" w14:textId="77777777" w:rsidR="007A3E13" w:rsidRDefault="007A3E13" w:rsidP="007A3E13">
      <w:pPr>
        <w:pStyle w:val="ListParagraph"/>
        <w:numPr>
          <w:ilvl w:val="0"/>
          <w:numId w:val="46"/>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7A3E13">
      <w:pPr>
        <w:pStyle w:val="ListParagraph"/>
        <w:numPr>
          <w:ilvl w:val="0"/>
          <w:numId w:val="46"/>
        </w:numPr>
        <w:spacing w:line="276" w:lineRule="auto"/>
        <w:jc w:val="left"/>
      </w:pPr>
      <w:r>
        <w:t>Spillover effects: The intervention might indirectly affect the control group, which would bias the results.</w:t>
      </w:r>
    </w:p>
    <w:p w14:paraId="7AC5238F" w14:textId="77777777" w:rsidR="007A3E13" w:rsidRDefault="007A3E13" w:rsidP="007A3E13">
      <w:pPr>
        <w:pStyle w:val="ListParagraph"/>
        <w:numPr>
          <w:ilvl w:val="0"/>
          <w:numId w:val="46"/>
        </w:numPr>
        <w:spacing w:line="276" w:lineRule="auto"/>
        <w:jc w:val="left"/>
      </w:pPr>
      <w:r>
        <w:t>Time-varying confounders: Factors that change over time and affect the treatment and control group differently can bias the estimates.</w:t>
      </w:r>
    </w:p>
    <w:p w14:paraId="77F23076" w14:textId="77777777" w:rsidR="007A3E13" w:rsidRDefault="007A3E13" w:rsidP="007A3E13">
      <w:pPr>
        <w:pStyle w:val="ListParagraph"/>
        <w:numPr>
          <w:ilvl w:val="0"/>
          <w:numId w:val="46"/>
        </w:numPr>
        <w:spacing w:line="276" w:lineRule="auto"/>
        <w:jc w:val="left"/>
      </w:pPr>
      <w:r>
        <w:t xml:space="preserve"> Heterogenous treatment effects: The impact of the intervention might vary across units or over time, and this variation might be correlated with membership to the control or treatment group.</w:t>
      </w:r>
    </w:p>
    <w:p w14:paraId="213A2750" w14:textId="77777777" w:rsidR="007A3E13" w:rsidRDefault="007A3E13" w:rsidP="007A3E13">
      <w:pPr>
        <w:pStyle w:val="ListParagraph"/>
        <w:numPr>
          <w:ilvl w:val="0"/>
          <w:numId w:val="46"/>
        </w:numPr>
        <w:spacing w:line="276" w:lineRule="auto"/>
        <w:jc w:val="left"/>
      </w:pPr>
      <w:r>
        <w:t>Staggered treatment timing: if the treatment is rolled out in several phases, the standard two-period DiD may not be appropriate.</w:t>
      </w:r>
    </w:p>
    <w:p w14:paraId="4F02F90F" w14:textId="77777777" w:rsidR="007A3E13" w:rsidRDefault="007A3E13" w:rsidP="007A3E13">
      <w:pPr>
        <w:pStyle w:val="ListParagraph"/>
        <w:numPr>
          <w:ilvl w:val="0"/>
          <w:numId w:val="46"/>
        </w:numPr>
        <w:spacing w:line="276" w:lineRule="auto"/>
        <w:jc w:val="left"/>
      </w:pPr>
      <w:r>
        <w:t>Endogenous selection: Assignment into the treatment group might be associated with unobserved factors affecting the outcome.</w:t>
      </w:r>
    </w:p>
    <w:p w14:paraId="40199BDA" w14:textId="77777777" w:rsidR="007A3E13" w:rsidRDefault="007A3E13" w:rsidP="007A3E13">
      <w:pPr>
        <w:spacing w:line="276" w:lineRule="auto"/>
      </w:pPr>
      <w:r>
        <w:t>This appendix develops an Info-Metrics (Generalized Maximum Entropy) based estimator for DiD that can correct for endogenous selection and heterogenous treatment effects.</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7A3E13">
      <w:pPr>
        <w:spacing w:line="276" w:lineRule="auto"/>
      </w:pPr>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4B6984E6"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 xml:space="preserve">is the parameter of interest),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for the pre-treatment time period)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 Under traditional DiD assumptions, this equation can be estimated using OLS. However, if the treatment effect varies with characteristics of the treatment unit, </w:t>
      </w:r>
      <m:oMath>
        <m:r>
          <w:rPr>
            <w:rFonts w:ascii="Cambria Math" w:eastAsiaTheme="minorEastAsia" w:hAnsi="Cambria Math"/>
          </w:rPr>
          <m:t>δ</m:t>
        </m:r>
      </m:oMath>
      <w:r>
        <w:rPr>
          <w:rFonts w:eastAsiaTheme="minorEastAsia"/>
        </w:rPr>
        <w:t xml:space="preserve"> is no longer a consistent estimator of the treatment effect. However, in this case the traditional DiD model can be expanded so that:</w:t>
      </w:r>
    </w:p>
    <w:p w14:paraId="2A1C5594" w14:textId="77777777"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θ</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1C0BE96E"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 </w:t>
      </w:r>
      <m:oMath>
        <m:r>
          <w:rPr>
            <w:rFonts w:ascii="Cambria Math" w:eastAsiaTheme="minorEastAsia" w:hAnsi="Cambria Math"/>
          </w:rPr>
          <m:t>θ</m:t>
        </m:r>
      </m:oMath>
      <w:r>
        <w:rPr>
          <w:rFonts w:eastAsiaTheme="minorEastAsia"/>
        </w:rPr>
        <w:t xml:space="preserve"> is a vector of parameters representing the direct effect of the covariates on the outcome and </w:t>
      </w:r>
      <m:oMath>
        <m:r>
          <w:rPr>
            <w:rFonts w:ascii="Cambria Math" w:eastAsiaTheme="minorEastAsia" w:hAnsi="Cambria Math"/>
          </w:rPr>
          <m:t>ϕ</m:t>
        </m:r>
      </m:oMath>
      <w:r>
        <w:rPr>
          <w:rFonts w:eastAsiaTheme="minorEastAsia"/>
        </w:rPr>
        <w:t xml:space="preserve"> is a vector of parameters representing the effect of the covariates through the treatment channel.</w:t>
      </w:r>
    </w:p>
    <w:p w14:paraId="1006F290" w14:textId="77777777" w:rsidR="007A3E13" w:rsidRDefault="007A3E13" w:rsidP="007A3E13">
      <w:pPr>
        <w:spacing w:line="276" w:lineRule="auto"/>
        <w:rPr>
          <w:rFonts w:eastAsiaTheme="minorEastAsia"/>
        </w:rPr>
      </w:pPr>
      <w:r>
        <w:rPr>
          <w:rFonts w:eastAsiaTheme="minorEastAsia"/>
        </w:rPr>
        <w:lastRenderedPageBreak/>
        <w:t xml:space="preserve">In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the above approaches lead to biased estimates of the treatment effect because the error terms are correlated with the treatment indicator.</w:t>
      </w:r>
    </w:p>
    <w:p w14:paraId="75942A5E" w14:textId="77777777" w:rsidR="007A3E13" w:rsidRDefault="007A3E13" w:rsidP="007A3E13">
      <w:pPr>
        <w:spacing w:line="276" w:lineRule="auto"/>
        <w:rPr>
          <w:rFonts w:eastAsiaTheme="minorEastAsia"/>
        </w:rPr>
      </w:pPr>
      <w:r>
        <w:rPr>
          <w:rFonts w:eastAsiaTheme="minorEastAsia"/>
        </w:rPr>
        <w:t>We can model the selection into treatment equation through a latent variable approach:</w:t>
      </w:r>
    </w:p>
    <w:p w14:paraId="502A50DB" w14:textId="77777777" w:rsidR="007A3E13" w:rsidRPr="007E51E6" w:rsidRDefault="00000000" w:rsidP="007A3E13">
      <w:pPr>
        <w:spacing w:line="276" w:lineRule="auto"/>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λ+</m:t>
          </m:r>
          <m:sSub>
            <m:sSubPr>
              <m:ctrlPr>
                <w:rPr>
                  <w:rFonts w:ascii="Cambria Math" w:hAnsi="Cambria Math"/>
                  <w:i/>
                </w:rPr>
              </m:ctrlPr>
            </m:sSubPr>
            <m:e>
              <m:r>
                <w:rPr>
                  <w:rFonts w:ascii="Cambria Math" w:hAnsi="Cambria Math"/>
                </w:rPr>
                <m:t>ν</m:t>
              </m:r>
            </m:e>
            <m:sub>
              <m:r>
                <w:rPr>
                  <w:rFonts w:ascii="Cambria Math" w:hAnsi="Cambria Math"/>
                </w:rPr>
                <m:t>i</m:t>
              </m:r>
            </m:sub>
          </m:sSub>
          <m:r>
            <m:rPr>
              <m:sty m:val="p"/>
            </m:rPr>
            <w:rPr>
              <w:rFonts w:ascii="Cambria Math" w:hAnsi="Cambria Math"/>
            </w:rPr>
            <w:br/>
          </m:r>
        </m:oMath>
      </m:oMathPara>
    </w:p>
    <w:p w14:paraId="026CD361" w14:textId="77777777" w:rsidR="007A3E13" w:rsidRPr="00AD5FA4"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&gt;0</m:t>
                  </m:r>
                </m:e>
                <m:e>
                  <m:r>
                    <w:rPr>
                      <w:rFonts w:ascii="Cambria Math" w:hAnsi="Cambria Math"/>
                    </w:rPr>
                    <m:t>0, otherwise</m:t>
                  </m:r>
                </m:e>
              </m:eqArr>
            </m:e>
          </m:d>
        </m:oMath>
      </m:oMathPara>
    </w:p>
    <w:p w14:paraId="23F5E058" w14:textId="77777777" w:rsidR="007A3E13" w:rsidRPr="009863AE" w:rsidRDefault="007A3E13" w:rsidP="007A3E13">
      <w:pPr>
        <w:spacing w:line="276"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is the latent selection variable,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is a vector of covariates affecting selection into treatment (which could include elements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as well as additional covariates), </w:t>
      </w:r>
      <m:oMath>
        <m:r>
          <w:rPr>
            <w:rFonts w:ascii="Cambria Math" w:eastAsiaTheme="minorEastAsia" w:hAnsi="Cambria Math"/>
          </w:rPr>
          <m:t>λ</m:t>
        </m:r>
      </m:oMath>
      <w:r>
        <w:rPr>
          <w:rFonts w:eastAsiaTheme="minorEastAsia"/>
        </w:rPr>
        <w:t xml:space="preserve"> is a vector of parameters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oMath>
      <w:r>
        <w:rPr>
          <w:rFonts w:eastAsiaTheme="minorEastAsia"/>
        </w:rPr>
        <w:t xml:space="preserve"> is an error term.</w:t>
      </w:r>
    </w:p>
    <w:p w14:paraId="2AAC5AFA" w14:textId="77777777" w:rsidR="007A3E13" w:rsidRDefault="007A3E13" w:rsidP="007A3E13">
      <w:pPr>
        <w:spacing w:line="276" w:lineRule="auto"/>
        <w:rPr>
          <w:rFonts w:eastAsiaTheme="minorEastAsia"/>
        </w:rPr>
      </w:pPr>
      <w:r>
        <w:rPr>
          <w:rFonts w:eastAsiaTheme="minorEastAsia"/>
        </w:rPr>
        <w:t>We can assume a correlation structure between the selection and treatment effect error terms. For example:</w:t>
      </w:r>
    </w:p>
    <w:p w14:paraId="312AEC7B" w14:textId="77777777" w:rsidR="007A3E13" w:rsidRPr="009863AE" w:rsidRDefault="00000000" w:rsidP="007A3E13">
      <w:pPr>
        <w:spacing w:line="276" w:lineRule="auto"/>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num>
                <m:den>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den>
              </m:f>
            </m:e>
          </m:d>
          <m:r>
            <m:rPr>
              <m:scr m:val="script"/>
            </m:rPr>
            <w:rPr>
              <w:rFonts w:ascii="Cambria Math" w:eastAsiaTheme="minorEastAsia" w:hAnsi="Cambria Math"/>
            </w:rPr>
            <m:t>~N</m:t>
          </m:r>
          <m:d>
            <m:dPr>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mr>
                    <m:mr>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ν</m:t>
                            </m:r>
                          </m:sub>
                          <m:sup>
                            <m:r>
                              <w:rPr>
                                <w:rFonts w:ascii="Cambria Math" w:eastAsiaTheme="minorEastAsia" w:hAnsi="Cambria Math"/>
                              </w:rPr>
                              <m:t>2</m:t>
                            </m:r>
                          </m:sup>
                        </m:sSubSup>
                      </m:e>
                    </m:mr>
                  </m:m>
                </m:e>
              </m:d>
            </m:e>
          </m:d>
        </m:oMath>
      </m:oMathPara>
    </w:p>
    <w:p w14:paraId="56BF0559"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oMath>
      <w:r>
        <w:rPr>
          <w:rFonts w:eastAsiaTheme="minorEastAsia"/>
        </w:rPr>
        <w:t xml:space="preserve"> are the standard deviation of the subscripted error terms and </w:t>
      </w:r>
      <m:oMath>
        <m:r>
          <w:rPr>
            <w:rFonts w:ascii="Cambria Math" w:eastAsiaTheme="minorEastAsia" w:hAnsi="Cambria Math"/>
          </w:rPr>
          <m:t>ρ</m:t>
        </m:r>
      </m:oMath>
      <w:r>
        <w:rPr>
          <w:rFonts w:eastAsiaTheme="minorEastAsia"/>
        </w:rPr>
        <w:t xml:space="preserve"> is the correlation coefficient.</w:t>
      </w:r>
    </w:p>
    <w:p w14:paraId="793CF8ED" w14:textId="77777777" w:rsidR="007A3E13" w:rsidRDefault="007A3E13" w:rsidP="007A3E13">
      <w:pPr>
        <w:spacing w:line="276" w:lineRule="auto"/>
        <w:rPr>
          <w:rFonts w:eastAsiaTheme="minorEastAsia"/>
        </w:rPr>
      </w:pPr>
      <w:r>
        <w:rPr>
          <w:rFonts w:eastAsiaTheme="minorEastAsia"/>
        </w:rPr>
        <w:t>We can rewrite the above equations in the standard matrix form used in info-metrics:</w:t>
      </w:r>
    </w:p>
    <w:p w14:paraId="332694E2" w14:textId="77777777" w:rsidR="007A3E13" w:rsidRPr="005E41C5" w:rsidRDefault="007A3E13" w:rsidP="007A3E13">
      <w:pPr>
        <w:spacing w:line="276" w:lineRule="auto"/>
        <w:rPr>
          <w:rFonts w:eastAsiaTheme="minorEastAsia"/>
          <w:b/>
          <w:bCs/>
        </w:rPr>
      </w:pPr>
      <m:oMathPara>
        <m:oMath>
          <m:r>
            <m:rPr>
              <m:sty m:val="bi"/>
            </m:rPr>
            <w:rPr>
              <w:rFonts w:ascii="Cambria Math" w:eastAsiaTheme="minorEastAsia" w:hAnsi="Cambria Math"/>
            </w:rPr>
            <m:t>Y=Xθ+ϵ</m:t>
          </m:r>
        </m:oMath>
      </m:oMathPara>
    </w:p>
    <w:p w14:paraId="6A2A7472" w14:textId="77777777" w:rsidR="007A3E13" w:rsidRDefault="007A3E13" w:rsidP="007A3E13">
      <w:pPr>
        <w:spacing w:line="276" w:lineRule="auto"/>
        <w:rPr>
          <w:rFonts w:eastAsiaTheme="minorEastAsia"/>
        </w:rPr>
      </w:pPr>
      <w:r>
        <w:rPr>
          <w:rFonts w:eastAsiaTheme="minorEastAsia"/>
        </w:rPr>
        <w:t xml:space="preserve">where: </w:t>
      </w:r>
    </w:p>
    <w:p w14:paraId="79C22B27" w14:textId="77777777" w:rsidR="007A3E13" w:rsidRDefault="007A3E13" w:rsidP="007A3E13">
      <w:pPr>
        <w:spacing w:line="276" w:lineRule="auto"/>
        <w:rPr>
          <w:rFonts w:eastAsiaTheme="minorEastAsia"/>
        </w:rPr>
      </w:pPr>
      <m:oMath>
        <m:r>
          <m:rPr>
            <m:sty m:val="bi"/>
          </m:rPr>
          <w:rPr>
            <w:rFonts w:ascii="Cambria Math" w:eastAsiaTheme="minorEastAsia" w:hAnsi="Cambria Math"/>
          </w:rPr>
          <m:t>Y</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outcomes</w:t>
      </w:r>
    </w:p>
    <w:p w14:paraId="28FE6D08" w14:textId="77777777" w:rsidR="007A3E13" w:rsidRDefault="007A3E13" w:rsidP="007A3E13">
      <w:pPr>
        <w:spacing w:line="276" w:lineRule="auto"/>
        <w:rPr>
          <w:rFonts w:eastAsiaTheme="minorEastAsia"/>
        </w:rPr>
      </w:pPr>
      <m:oMath>
        <m:r>
          <m:rPr>
            <m:sty m:val="bi"/>
          </m:rPr>
          <w:rPr>
            <w:rFonts w:ascii="Cambria Math" w:eastAsiaTheme="minorEastAsia" w:hAnsi="Cambria Math"/>
          </w:rPr>
          <m:t>X</m:t>
        </m:r>
      </m:oMath>
      <w:r>
        <w:rPr>
          <w:rFonts w:eastAsiaTheme="minorEastAsia"/>
        </w:rPr>
        <w:t xml:space="preserve">  is a  </w:t>
      </w:r>
      <m:oMath>
        <m:r>
          <w:rPr>
            <w:rFonts w:ascii="Cambria Math" w:eastAsiaTheme="minorEastAsia" w:hAnsi="Cambria Math"/>
          </w:rPr>
          <m:t>N×K</m:t>
        </m:r>
      </m:oMath>
      <w:r>
        <w:rPr>
          <w:rFonts w:eastAsiaTheme="minorEastAsia"/>
        </w:rPr>
        <w:t xml:space="preserve"> matrix of regressors (including intercept, treatment group indicator, time period indicator and covariates)</w:t>
      </w:r>
    </w:p>
    <w:p w14:paraId="43A99B1B" w14:textId="77777777" w:rsidR="007A3E13" w:rsidRDefault="007A3E13" w:rsidP="007A3E13">
      <w:pPr>
        <w:spacing w:line="276" w:lineRule="auto"/>
        <w:rPr>
          <w:rFonts w:eastAsiaTheme="minorEastAsia"/>
        </w:rPr>
      </w:pPr>
      <m:oMath>
        <m:r>
          <m:rPr>
            <m:sty m:val="bi"/>
          </m:rPr>
          <w:rPr>
            <w:rFonts w:ascii="Cambria Math" w:eastAsiaTheme="minorEastAsia" w:hAnsi="Cambria Math"/>
          </w:rPr>
          <m:t>θ</m:t>
        </m:r>
      </m:oMath>
      <w:r>
        <w:rPr>
          <w:rFonts w:eastAsiaTheme="minorEastAsia"/>
        </w:rPr>
        <w:t xml:space="preserve"> is a </w:t>
      </w:r>
      <m:oMath>
        <m:r>
          <w:rPr>
            <w:rFonts w:ascii="Cambria Math" w:eastAsiaTheme="minorEastAsia" w:hAnsi="Cambria Math"/>
          </w:rPr>
          <m:t>K×1</m:t>
        </m:r>
      </m:oMath>
      <w:r>
        <w:rPr>
          <w:rFonts w:eastAsiaTheme="minorEastAsia"/>
        </w:rPr>
        <w:t xml:space="preserve"> vector of parameters</w:t>
      </w:r>
    </w:p>
    <w:p w14:paraId="5CB0346C" w14:textId="77777777" w:rsidR="007A3E13" w:rsidRDefault="007A3E13" w:rsidP="007A3E13">
      <w:pPr>
        <w:spacing w:line="276" w:lineRule="auto"/>
        <w:rPr>
          <w:rFonts w:eastAsiaTheme="minorEastAsia"/>
        </w:rPr>
      </w:pPr>
      <m:oMath>
        <m:r>
          <w:rPr>
            <w:rFonts w:ascii="Cambria Math" w:eastAsiaTheme="minorEastAsia" w:hAnsi="Cambria Math"/>
          </w:rPr>
          <m:t>ϵ</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errors</w:t>
      </w:r>
    </w:p>
    <w:p w14:paraId="6ED7F65D" w14:textId="77777777" w:rsidR="007A3E13" w:rsidRDefault="007A3E13" w:rsidP="007A3E13">
      <w:pPr>
        <w:spacing w:line="276" w:lineRule="auto"/>
        <w:rPr>
          <w:rFonts w:eastAsiaTheme="minorEastAsia"/>
        </w:rPr>
      </w:pPr>
      <w:r>
        <w:rPr>
          <w:rFonts w:eastAsiaTheme="minorEastAsia"/>
        </w:rPr>
        <w:t xml:space="preserve">For each element in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 xml:space="preserve"> we can define a support space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r>
          <w:rPr>
            <w:rFonts w:ascii="Cambria Math" w:eastAsiaTheme="minorEastAsia" w:hAnsi="Cambria Math"/>
          </w:rPr>
          <m:t>]</m:t>
        </m:r>
      </m:oMath>
      <w:r>
        <w:rPr>
          <w:rFonts w:eastAsiaTheme="minorEastAsia"/>
        </w:rPr>
        <w:t>. Then the parameter</w:t>
      </w:r>
    </w:p>
    <w:p w14:paraId="6E133389" w14:textId="77777777" w:rsidR="007A3E13" w:rsidRPr="008C5FCB" w:rsidRDefault="00000000"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oMath>
      </m:oMathPara>
    </w:p>
    <w:p w14:paraId="71AD023B"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kn</m:t>
            </m:r>
          </m:sub>
        </m:sSub>
      </m:oMath>
      <w:r>
        <w:rPr>
          <w:rFonts w:eastAsiaTheme="minorEastAsia"/>
        </w:rPr>
        <w:t xml:space="preserve"> is the probability associated with the </w:t>
      </w:r>
      <m:oMath>
        <m:r>
          <w:rPr>
            <w:rFonts w:ascii="Cambria Math" w:eastAsiaTheme="minorEastAsia" w:hAnsi="Cambria Math"/>
          </w:rPr>
          <m:t>n</m:t>
        </m:r>
      </m:oMath>
      <w:r>
        <w:rPr>
          <w:rFonts w:eastAsiaTheme="minorEastAsia"/>
        </w:rPr>
        <w:t xml:space="preserve">-th support point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w:t>
      </w:r>
    </w:p>
    <w:p w14:paraId="153B8E31" w14:textId="77777777" w:rsidR="007A3E13" w:rsidRDefault="007A3E13" w:rsidP="007A3E13">
      <w:pPr>
        <w:spacing w:line="276" w:lineRule="auto"/>
        <w:rPr>
          <w:rFonts w:eastAsiaTheme="minorEastAsia"/>
        </w:rPr>
      </w:pPr>
      <w:r>
        <w:rPr>
          <w:rFonts w:eastAsiaTheme="minorEastAsia"/>
        </w:rPr>
        <w:t xml:space="preserve">Similarly, we can define a support space for the error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Pr>
          <w:rFonts w:eastAsiaTheme="minorEastAsia"/>
        </w:rPr>
        <w:t xml:space="preserve"> such that:</w:t>
      </w:r>
    </w:p>
    <w:p w14:paraId="28CAB1EA" w14:textId="77777777" w:rsidR="007A3E13" w:rsidRPr="00A436E9" w:rsidRDefault="00000000"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031815C2" w14:textId="77777777" w:rsidR="007A3E13" w:rsidRDefault="007A3E13" w:rsidP="007A3E13">
      <w:pPr>
        <w:spacing w:line="276" w:lineRule="auto"/>
        <w:rPr>
          <w:rFonts w:eastAsiaTheme="minorEastAsia"/>
        </w:rPr>
      </w:pPr>
      <w:r>
        <w:rPr>
          <w:rFonts w:eastAsiaTheme="minorEastAsia"/>
        </w:rPr>
        <w:t xml:space="preserve">We wish to pick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Pr>
          <w:rFonts w:eastAsiaTheme="minorEastAsia"/>
        </w:rPr>
        <w:t xml:space="preserve"> such that</w:t>
      </w:r>
    </w:p>
    <w:p w14:paraId="4E076C59" w14:textId="77777777" w:rsidR="007A3E13" w:rsidRPr="0069126F" w:rsidRDefault="00000000" w:rsidP="007A3E13">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H=-</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func>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func>
                        </m:e>
                      </m:nary>
                    </m:e>
                  </m:d>
                </m:e>
              </m:nary>
            </m:e>
          </m:func>
        </m:oMath>
      </m:oMathPara>
    </w:p>
    <w:p w14:paraId="0DD46702" w14:textId="77777777" w:rsidR="007A3E13" w:rsidRDefault="007A3E13" w:rsidP="007A3E13">
      <w:pPr>
        <w:spacing w:line="276" w:lineRule="auto"/>
        <w:rPr>
          <w:rFonts w:eastAsiaTheme="minorEastAsia"/>
        </w:rPr>
      </w:pPr>
      <w:r>
        <w:rPr>
          <w:rFonts w:eastAsiaTheme="minorEastAsia"/>
        </w:rPr>
        <w:t>Subject to constraints</w:t>
      </w:r>
    </w:p>
    <w:p w14:paraId="28806596" w14:textId="77777777" w:rsidR="007A3E13" w:rsidRPr="00012070" w:rsidRDefault="00000000" w:rsidP="007A3E13">
      <w:pPr>
        <w:spacing w:line="276" w:lineRule="auto"/>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r>
            <w:rPr>
              <w:rFonts w:ascii="Cambria Math" w:eastAsiaTheme="minorEastAsia" w:hAnsi="Cambria Math"/>
            </w:rPr>
            <m:t>=1</m:t>
          </m:r>
          <m:r>
            <m:rPr>
              <m:sty m:val="p"/>
            </m:rPr>
            <w:rPr>
              <w:rFonts w:ascii="Cambria Math" w:eastAsiaTheme="minorEastAsia" w:hAnsi="Cambria Math"/>
            </w:rPr>
            <w:br/>
          </m:r>
        </m:oMath>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60C5E543" w14:textId="77777777" w:rsidR="007A3E13" w:rsidRDefault="007A3E13" w:rsidP="007A3E13">
      <w:pPr>
        <w:spacing w:line="276" w:lineRule="auto"/>
        <w:rPr>
          <w:rFonts w:eastAsiaTheme="minorEastAsia"/>
        </w:rPr>
      </w:pPr>
      <w:r>
        <w:rPr>
          <w:rFonts w:eastAsiaTheme="minorEastAsia"/>
        </w:rPr>
        <w:t>However, the above approach does not correct for selection effects. We can correct for selection using a two-step process. Assume that the error terms associated with the selection equation are normally distributed. We can estimate the selection equation using a probit model and compute an Inverse Mills Ratio for each unit. That is, assume</w:t>
      </w:r>
    </w:p>
    <w:p w14:paraId="22F916E8"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it</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e>
          </m:d>
        </m:oMath>
      </m:oMathPara>
    </w:p>
    <w:p w14:paraId="48F07468" w14:textId="77777777" w:rsidR="007A3E13" w:rsidRDefault="007A3E13" w:rsidP="007A3E13">
      <w:pPr>
        <w:spacing w:line="276" w:lineRule="auto"/>
        <w:rPr>
          <w:rFonts w:eastAsiaTheme="minorEastAsia"/>
        </w:rPr>
      </w:pPr>
      <w:r>
        <w:rPr>
          <w:rFonts w:eastAsiaTheme="minorEastAsia"/>
        </w:rPr>
        <w:t>And estimate this model using probit. Then we can compute the inverse-Mills Ratio:</w:t>
      </w:r>
    </w:p>
    <w:p w14:paraId="4BAEA77A"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IMR=</m:t>
          </m:r>
          <m:f>
            <m:fPr>
              <m:ctrlPr>
                <w:rPr>
                  <w:rFonts w:ascii="Cambria Math" w:eastAsiaTheme="minorEastAsia" w:hAnsi="Cambria Math"/>
                  <w:i/>
                </w:rPr>
              </m:ctrlPr>
            </m:fPr>
            <m:num>
              <m:r>
                <w:rPr>
                  <w:rFonts w:ascii="Cambria Math" w:eastAsiaTheme="minorEastAsia" w:hAnsi="Cambria Math"/>
                </w:rPr>
                <m:t>ϕ</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λ</m:t>
                  </m:r>
                </m:e>
              </m:d>
              <m:ctrlPr>
                <w:rPr>
                  <w:rFonts w:ascii="Cambria Math" w:eastAsiaTheme="minorEastAsia" w:hAnsi="Cambria Math"/>
                </w:rPr>
              </m:ctrlPr>
            </m:num>
            <m:den>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'λ</m:t>
                  </m:r>
                </m:e>
              </m:d>
            </m:den>
          </m:f>
        </m:oMath>
      </m:oMathPara>
    </w:p>
    <w:p w14:paraId="065BCA2B" w14:textId="77777777" w:rsidR="007A3E13" w:rsidRDefault="007A3E13" w:rsidP="007A3E13">
      <w:pPr>
        <w:spacing w:line="276" w:lineRule="auto"/>
        <w:rPr>
          <w:rFonts w:eastAsiaTheme="minorEastAsia"/>
        </w:rPr>
      </w:pPr>
      <w:r>
        <w:rPr>
          <w:rFonts w:eastAsiaTheme="minorEastAsia"/>
        </w:rPr>
        <w:t>The DiD model can now be consistently estimated by augmenting the vector of regressors with the IMR.</w:t>
      </w:r>
    </w:p>
    <w:p w14:paraId="0A6774BE" w14:textId="77777777" w:rsidR="007A3E13" w:rsidRPr="00F260BC" w:rsidRDefault="007A3E13" w:rsidP="007A3E13">
      <w:pPr>
        <w:spacing w:line="276" w:lineRule="auto"/>
        <w:rPr>
          <w:rFonts w:eastAsiaTheme="minorEastAsia"/>
          <w:b/>
          <w:bCs/>
        </w:rPr>
      </w:pPr>
      <w:r w:rsidRPr="00F260BC">
        <w:rPr>
          <w:rFonts w:eastAsiaTheme="minorEastAsia"/>
          <w:b/>
          <w:bCs/>
        </w:rPr>
        <w:t>Simulation Results</w:t>
      </w:r>
    </w:p>
    <w:p w14:paraId="3DF65B70" w14:textId="3ACC2F61" w:rsidR="007A3E13" w:rsidRDefault="007A3E13" w:rsidP="007A3E13">
      <w:pPr>
        <w:spacing w:line="276" w:lineRule="auto"/>
        <w:rPr>
          <w:rFonts w:eastAsiaTheme="minorEastAsia"/>
        </w:rPr>
      </w:pPr>
      <w:r>
        <w:rPr>
          <w:rFonts w:eastAsiaTheme="minorEastAsia"/>
        </w:rPr>
        <w:t xml:space="preserve">I compare the performance of the GME-based DiD estimator vs. the traditional OLS-based DiD estimator, as well as an adjusted OLS-based estimator that </w:t>
      </w:r>
      <w:r w:rsidR="00F260BC">
        <w:rPr>
          <w:rFonts w:eastAsiaTheme="minorEastAsia"/>
        </w:rPr>
        <w:t>considers</w:t>
      </w:r>
      <w:r>
        <w:rPr>
          <w:rFonts w:eastAsiaTheme="minorEastAsia"/>
        </w:rPr>
        <w:t xml:space="preserve"> treatment heterogeneity and selection effects. I begin by simulating a dataset with no treatment heterogeneity and no selection. I then simulate a dataset with treatment heterogeneity, data with selection and data with both treatment heterogeneity and endogenous selection. Table 1 shows the details of each dataset:</w:t>
      </w:r>
    </w:p>
    <w:p w14:paraId="7E039715" w14:textId="77777777" w:rsidR="00F260BC" w:rsidRDefault="00F260BC" w:rsidP="007A3E13">
      <w:pPr>
        <w:spacing w:line="276" w:lineRule="auto"/>
        <w:rPr>
          <w:rFonts w:eastAsiaTheme="minorEastAsia"/>
        </w:rPr>
      </w:pPr>
    </w:p>
    <w:p w14:paraId="0EBB9177" w14:textId="77777777" w:rsidR="00F260BC" w:rsidRDefault="00F260BC" w:rsidP="007A3E13">
      <w:pPr>
        <w:spacing w:line="276" w:lineRule="auto"/>
        <w:rPr>
          <w:rFonts w:eastAsiaTheme="minorEastAsia"/>
        </w:rPr>
      </w:pPr>
    </w:p>
    <w:p w14:paraId="2F1EBD4B" w14:textId="77777777" w:rsidR="007A3E13" w:rsidRDefault="007A3E13" w:rsidP="007A3E13">
      <w:pPr>
        <w:spacing w:line="276" w:lineRule="auto"/>
        <w:rPr>
          <w:rFonts w:eastAsiaTheme="minorEastAsia"/>
        </w:rPr>
      </w:pPr>
    </w:p>
    <w:p w14:paraId="4950A569" w14:textId="77777777" w:rsidR="007A3E13" w:rsidRDefault="007A3E13" w:rsidP="007A3E13">
      <w:pPr>
        <w:spacing w:line="276" w:lineRule="auto"/>
        <w:rPr>
          <w:rFonts w:eastAsiaTheme="minorEastAsia"/>
        </w:rPr>
      </w:pPr>
    </w:p>
    <w:p w14:paraId="35E68BB4" w14:textId="77777777" w:rsidR="007A3E13" w:rsidRDefault="007A3E13" w:rsidP="007A3E13">
      <w:pPr>
        <w:spacing w:line="276" w:lineRule="auto"/>
        <w:rPr>
          <w:rFonts w:eastAsiaTheme="minorEastAsia"/>
        </w:rPr>
      </w:pPr>
    </w:p>
    <w:p w14:paraId="688A5B12" w14:textId="77777777" w:rsidR="007A3E13" w:rsidRDefault="007A3E13" w:rsidP="007A3E13">
      <w:pPr>
        <w:spacing w:line="276" w:lineRule="auto"/>
        <w:rPr>
          <w:rFonts w:eastAsiaTheme="minorEastAsia"/>
        </w:rPr>
      </w:pPr>
    </w:p>
    <w:p w14:paraId="1ED4A3D9" w14:textId="77777777" w:rsidR="007A3E13" w:rsidRDefault="007A3E13" w:rsidP="007A3E13">
      <w:pPr>
        <w:spacing w:line="276" w:lineRule="auto"/>
        <w:rPr>
          <w:rFonts w:eastAsiaTheme="minorEastAsia"/>
        </w:rPr>
      </w:pPr>
    </w:p>
    <w:p w14:paraId="5E9E7B4B" w14:textId="77777777" w:rsidR="007A3E13" w:rsidRDefault="007A3E13" w:rsidP="007A3E13">
      <w:pPr>
        <w:spacing w:line="276" w:lineRule="auto"/>
        <w:rPr>
          <w:rFonts w:eastAsiaTheme="minorEastAsia"/>
        </w:rPr>
      </w:pPr>
    </w:p>
    <w:p w14:paraId="00ECE6AF" w14:textId="77777777" w:rsidR="007A3E13" w:rsidRDefault="007A3E13" w:rsidP="007A3E13">
      <w:pPr>
        <w:spacing w:line="276" w:lineRule="auto"/>
        <w:rPr>
          <w:rFonts w:eastAsiaTheme="minorEastAsia"/>
        </w:rPr>
      </w:pPr>
    </w:p>
    <w:p w14:paraId="1B5A7369" w14:textId="77777777" w:rsidR="007A3E13" w:rsidRDefault="007A3E13" w:rsidP="007A3E13">
      <w:pPr>
        <w:spacing w:line="276" w:lineRule="auto"/>
        <w:rPr>
          <w:rFonts w:eastAsiaTheme="minorEastAsia"/>
        </w:rPr>
      </w:pPr>
    </w:p>
    <w:tbl>
      <w:tblPr>
        <w:tblStyle w:val="PlainTable1"/>
        <w:tblW w:w="9572" w:type="dxa"/>
        <w:tblLook w:val="0600" w:firstRow="0" w:lastRow="0" w:firstColumn="0" w:lastColumn="0" w:noHBand="1" w:noVBand="1"/>
      </w:tblPr>
      <w:tblGrid>
        <w:gridCol w:w="2570"/>
        <w:gridCol w:w="2334"/>
        <w:gridCol w:w="2334"/>
        <w:gridCol w:w="2334"/>
      </w:tblGrid>
      <w:tr w:rsidR="007A3E13" w14:paraId="3CB3A5C3" w14:textId="77777777" w:rsidTr="00F260BC">
        <w:tc>
          <w:tcPr>
            <w:tcW w:w="2570" w:type="dxa"/>
          </w:tcPr>
          <w:p w14:paraId="780A4095" w14:textId="6B551877" w:rsidR="007A3E13" w:rsidRDefault="007A3E13" w:rsidP="00F260BC">
            <w:pPr>
              <w:spacing w:line="276" w:lineRule="auto"/>
              <w:ind w:firstLine="0"/>
              <w:jc w:val="left"/>
              <w:rPr>
                <w:rFonts w:eastAsiaTheme="minorEastAsia"/>
              </w:rPr>
            </w:pPr>
            <w:r>
              <w:rPr>
                <w:rFonts w:eastAsiaTheme="minorEastAsia"/>
              </w:rPr>
              <w:t>Base dataset: no</w:t>
            </w:r>
            <w:r w:rsidR="00F260BC">
              <w:rPr>
                <w:rFonts w:eastAsiaTheme="minorEastAsia"/>
              </w:rPr>
              <w:t xml:space="preserve"> </w:t>
            </w:r>
            <w:r>
              <w:rPr>
                <w:rFonts w:eastAsiaTheme="minorEastAsia"/>
              </w:rPr>
              <w:t>heterogenous treatment effect and no endogenous selection</w:t>
            </w:r>
          </w:p>
        </w:tc>
        <w:tc>
          <w:tcPr>
            <w:tcW w:w="2334" w:type="dxa"/>
          </w:tcPr>
          <w:p w14:paraId="3C5C9DBC" w14:textId="77777777" w:rsidR="007A3E13" w:rsidRDefault="007A3E13" w:rsidP="00F260BC">
            <w:pPr>
              <w:spacing w:line="276" w:lineRule="auto"/>
              <w:ind w:firstLine="0"/>
              <w:jc w:val="left"/>
              <w:rPr>
                <w:rFonts w:eastAsiaTheme="minorEastAsia"/>
              </w:rPr>
            </w:pPr>
            <w:r>
              <w:rPr>
                <w:rFonts w:eastAsiaTheme="minorEastAsia"/>
              </w:rPr>
              <w:t>Dataset 1: with heterogenous treatment effect and no endogenous selection</w:t>
            </w:r>
          </w:p>
        </w:tc>
        <w:tc>
          <w:tcPr>
            <w:tcW w:w="2334" w:type="dxa"/>
          </w:tcPr>
          <w:p w14:paraId="481C1248" w14:textId="77777777" w:rsidR="007A3E13" w:rsidRDefault="007A3E13" w:rsidP="00F260BC">
            <w:pPr>
              <w:spacing w:line="276" w:lineRule="auto"/>
              <w:ind w:firstLine="0"/>
              <w:jc w:val="left"/>
              <w:rPr>
                <w:rFonts w:eastAsiaTheme="minorEastAsia"/>
              </w:rPr>
            </w:pPr>
            <w:r>
              <w:rPr>
                <w:rFonts w:eastAsiaTheme="minorEastAsia"/>
              </w:rPr>
              <w:t>Dataset 2: with no heterogenous treatment effect and endogenous selection</w:t>
            </w:r>
          </w:p>
        </w:tc>
        <w:tc>
          <w:tcPr>
            <w:tcW w:w="2334" w:type="dxa"/>
          </w:tcPr>
          <w:p w14:paraId="77F63DF4" w14:textId="77777777" w:rsidR="007A3E13" w:rsidRDefault="007A3E13" w:rsidP="00F260BC">
            <w:pPr>
              <w:spacing w:line="276" w:lineRule="auto"/>
              <w:ind w:firstLine="0"/>
              <w:jc w:val="left"/>
              <w:rPr>
                <w:rFonts w:eastAsiaTheme="minorEastAsia"/>
              </w:rPr>
            </w:pPr>
            <w:r>
              <w:rPr>
                <w:rFonts w:eastAsiaTheme="minorEastAsia"/>
              </w:rPr>
              <w:t>Dataset 3: with heterogenous treatment effect and endogenous selection</w:t>
            </w:r>
          </w:p>
        </w:tc>
      </w:tr>
      <w:tr w:rsidR="007A3E13" w14:paraId="709C6E6A" w14:textId="77777777" w:rsidTr="00F260BC">
        <w:tc>
          <w:tcPr>
            <w:tcW w:w="2570" w:type="dxa"/>
          </w:tcPr>
          <w:p w14:paraId="52EB07E0" w14:textId="77777777" w:rsidR="007A3E13" w:rsidRDefault="007A3E13" w:rsidP="00F260BC">
            <w:pPr>
              <w:spacing w:line="276" w:lineRule="auto"/>
              <w:ind w:firstLine="0"/>
              <w:jc w:val="left"/>
              <w:rPr>
                <w:rFonts w:eastAsiaTheme="minorEastAsia"/>
              </w:rPr>
            </w:pPr>
            <w:r>
              <w:rPr>
                <w:rFonts w:eastAsiaTheme="minorEastAsia"/>
              </w:rPr>
              <w:lastRenderedPageBreak/>
              <w:t xml:space="preserve">True base treatment effect </w:t>
            </w:r>
            <m:oMath>
              <m:r>
                <w:rPr>
                  <w:rFonts w:ascii="Cambria Math" w:eastAsiaTheme="minorEastAsia" w:hAnsi="Cambria Math"/>
                </w:rPr>
                <m:t>δ=2</m:t>
              </m:r>
            </m:oMath>
          </w:p>
        </w:tc>
        <w:tc>
          <w:tcPr>
            <w:tcW w:w="2334" w:type="dxa"/>
          </w:tcPr>
          <w:p w14:paraId="1D99F4A5"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364B105E" w14:textId="77777777" w:rsidR="007A3E13" w:rsidRDefault="007A3E13" w:rsidP="00F260BC">
            <w:pPr>
              <w:spacing w:line="276" w:lineRule="auto"/>
              <w:ind w:firstLine="0"/>
              <w:jc w:val="left"/>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78BFC95A"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r>
      <w:tr w:rsidR="007A3E13" w14:paraId="400A52D5" w14:textId="77777777" w:rsidTr="00F260BC">
        <w:tc>
          <w:tcPr>
            <w:tcW w:w="2570" w:type="dxa"/>
          </w:tcPr>
          <w:p w14:paraId="3C44C7ED"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5B6ACD5"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C114A23"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c>
          <w:tcPr>
            <w:tcW w:w="2334" w:type="dxa"/>
          </w:tcPr>
          <w:p w14:paraId="7E55E39F"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r>
      <w:tr w:rsidR="007A3E13" w14:paraId="12C430DA" w14:textId="77777777" w:rsidTr="00F260BC">
        <w:tc>
          <w:tcPr>
            <w:tcW w:w="2570" w:type="dxa"/>
          </w:tcPr>
          <w:p w14:paraId="671889D2"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336C3254"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c>
          <w:tcPr>
            <w:tcW w:w="2334" w:type="dxa"/>
          </w:tcPr>
          <w:p w14:paraId="58D38FB7"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473D3918"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r>
    </w:tbl>
    <w:p w14:paraId="0B92DA97" w14:textId="77777777" w:rsidR="007A3E13" w:rsidRDefault="007A3E13" w:rsidP="007A3E13">
      <w:pPr>
        <w:spacing w:line="276" w:lineRule="auto"/>
        <w:rPr>
          <w:rFonts w:eastAsiaTheme="minorEastAsia"/>
        </w:rPr>
      </w:pPr>
    </w:p>
    <w:p w14:paraId="1BD87999" w14:textId="77777777" w:rsidR="007A3E13" w:rsidRDefault="007A3E13" w:rsidP="007A3E13">
      <w:pPr>
        <w:spacing w:line="276" w:lineRule="auto"/>
        <w:rPr>
          <w:rFonts w:eastAsiaTheme="minorEastAsia"/>
        </w:rPr>
      </w:pPr>
      <w:r>
        <w:rPr>
          <w:rFonts w:eastAsiaTheme="minorEastAsia"/>
        </w:rPr>
        <w:t xml:space="preserve">Table 2 </w:t>
      </w:r>
      <w:commentRangeStart w:id="74"/>
      <w:r>
        <w:rPr>
          <w:rFonts w:eastAsiaTheme="minorEastAsia"/>
        </w:rPr>
        <w:t xml:space="preserve">shows the performance </w:t>
      </w:r>
      <w:commentRangeEnd w:id="74"/>
      <w:r w:rsidR="00AF6B78">
        <w:rPr>
          <w:rStyle w:val="CommentReference"/>
        </w:rPr>
        <w:commentReference w:id="74"/>
      </w:r>
      <w:r>
        <w:rPr>
          <w:rFonts w:eastAsiaTheme="minorEastAsia"/>
        </w:rPr>
        <w:t>of the three different estimators for each model (recall true treatment effect is 2.0)</w:t>
      </w:r>
    </w:p>
    <w:p w14:paraId="5ABD9289" w14:textId="77777777" w:rsidR="007A3E13" w:rsidRDefault="007A3E13" w:rsidP="007A3E13">
      <w:pPr>
        <w:spacing w:line="276" w:lineRule="auto"/>
        <w:rPr>
          <w:rFonts w:eastAsiaTheme="minorEastAsia"/>
        </w:rPr>
      </w:pPr>
    </w:p>
    <w:tbl>
      <w:tblPr>
        <w:tblStyle w:val="TableGrid"/>
        <w:tblW w:w="0" w:type="auto"/>
        <w:tblLook w:val="04A0" w:firstRow="1" w:lastRow="0" w:firstColumn="1" w:lastColumn="0" w:noHBand="0" w:noVBand="1"/>
      </w:tblPr>
      <w:tblGrid>
        <w:gridCol w:w="1869"/>
        <w:gridCol w:w="1866"/>
        <w:gridCol w:w="1867"/>
        <w:gridCol w:w="1867"/>
        <w:gridCol w:w="1867"/>
      </w:tblGrid>
      <w:tr w:rsidR="007A3E13" w14:paraId="633EA3EA" w14:textId="77777777" w:rsidTr="008C30F2">
        <w:tc>
          <w:tcPr>
            <w:tcW w:w="1870" w:type="dxa"/>
          </w:tcPr>
          <w:p w14:paraId="35AB7533" w14:textId="77777777" w:rsidR="007A3E13" w:rsidRDefault="007A3E13" w:rsidP="008C30F2">
            <w:pPr>
              <w:spacing w:line="276" w:lineRule="auto"/>
              <w:rPr>
                <w:rFonts w:eastAsiaTheme="minorEastAsia"/>
              </w:rPr>
            </w:pPr>
          </w:p>
        </w:tc>
        <w:tc>
          <w:tcPr>
            <w:tcW w:w="1870" w:type="dxa"/>
          </w:tcPr>
          <w:p w14:paraId="0DBC00CB" w14:textId="77777777" w:rsidR="007A3E13" w:rsidRDefault="007A3E13" w:rsidP="008C30F2">
            <w:pPr>
              <w:spacing w:line="276" w:lineRule="auto"/>
              <w:rPr>
                <w:rFonts w:eastAsiaTheme="minorEastAsia"/>
              </w:rPr>
            </w:pPr>
            <w:r>
              <w:rPr>
                <w:rFonts w:eastAsiaTheme="minorEastAsia"/>
              </w:rPr>
              <w:t>Base Dataset</w:t>
            </w:r>
          </w:p>
        </w:tc>
        <w:tc>
          <w:tcPr>
            <w:tcW w:w="1870" w:type="dxa"/>
          </w:tcPr>
          <w:p w14:paraId="0077285E" w14:textId="77777777" w:rsidR="007A3E13" w:rsidRDefault="007A3E13" w:rsidP="008C30F2">
            <w:pPr>
              <w:spacing w:line="276" w:lineRule="auto"/>
              <w:rPr>
                <w:rFonts w:eastAsiaTheme="minorEastAsia"/>
              </w:rPr>
            </w:pPr>
            <w:r>
              <w:rPr>
                <w:rFonts w:eastAsiaTheme="minorEastAsia"/>
              </w:rPr>
              <w:t>Dataset 1</w:t>
            </w:r>
          </w:p>
        </w:tc>
        <w:tc>
          <w:tcPr>
            <w:tcW w:w="1870" w:type="dxa"/>
          </w:tcPr>
          <w:p w14:paraId="76544F99" w14:textId="77777777" w:rsidR="007A3E13" w:rsidRDefault="007A3E13" w:rsidP="008C30F2">
            <w:pPr>
              <w:spacing w:line="276" w:lineRule="auto"/>
              <w:rPr>
                <w:rFonts w:eastAsiaTheme="minorEastAsia"/>
              </w:rPr>
            </w:pPr>
            <w:r>
              <w:rPr>
                <w:rFonts w:eastAsiaTheme="minorEastAsia"/>
              </w:rPr>
              <w:t>Dataset 2</w:t>
            </w:r>
          </w:p>
        </w:tc>
        <w:tc>
          <w:tcPr>
            <w:tcW w:w="1870" w:type="dxa"/>
          </w:tcPr>
          <w:p w14:paraId="1B7E9C4B" w14:textId="77777777" w:rsidR="007A3E13" w:rsidRDefault="007A3E13" w:rsidP="008C30F2">
            <w:pPr>
              <w:spacing w:line="276" w:lineRule="auto"/>
              <w:rPr>
                <w:rFonts w:eastAsiaTheme="minorEastAsia"/>
              </w:rPr>
            </w:pPr>
            <w:r>
              <w:rPr>
                <w:rFonts w:eastAsiaTheme="minorEastAsia"/>
              </w:rPr>
              <w:t>Dataset 3</w:t>
            </w:r>
          </w:p>
        </w:tc>
      </w:tr>
      <w:tr w:rsidR="007A3E13" w14:paraId="3F780558" w14:textId="77777777" w:rsidTr="008C30F2">
        <w:tc>
          <w:tcPr>
            <w:tcW w:w="1870" w:type="dxa"/>
          </w:tcPr>
          <w:p w14:paraId="75232A76" w14:textId="77777777" w:rsidR="007A3E13" w:rsidRDefault="007A3E13" w:rsidP="008C30F2">
            <w:pPr>
              <w:spacing w:line="276" w:lineRule="auto"/>
              <w:rPr>
                <w:rFonts w:eastAsiaTheme="minorEastAsia"/>
              </w:rPr>
            </w:pPr>
            <w:r>
              <w:rPr>
                <w:rFonts w:eastAsiaTheme="minorEastAsia"/>
              </w:rPr>
              <w:t>GME</w:t>
            </w:r>
          </w:p>
        </w:tc>
        <w:tc>
          <w:tcPr>
            <w:tcW w:w="1870" w:type="dxa"/>
          </w:tcPr>
          <w:p w14:paraId="6120E4A1" w14:textId="77777777" w:rsidR="007A3E13" w:rsidRDefault="007A3E13" w:rsidP="008C30F2">
            <w:pPr>
              <w:spacing w:line="276" w:lineRule="auto"/>
              <w:rPr>
                <w:rFonts w:eastAsiaTheme="minorEastAsia"/>
              </w:rPr>
            </w:pPr>
            <w:r>
              <w:rPr>
                <w:rFonts w:eastAsiaTheme="minorEastAsia"/>
              </w:rPr>
              <w:t>1.955 (0.172)</w:t>
            </w:r>
          </w:p>
        </w:tc>
        <w:tc>
          <w:tcPr>
            <w:tcW w:w="1870" w:type="dxa"/>
          </w:tcPr>
          <w:p w14:paraId="45EFE6C1" w14:textId="77777777" w:rsidR="007A3E13" w:rsidRDefault="007A3E13" w:rsidP="008C30F2">
            <w:pPr>
              <w:spacing w:line="276" w:lineRule="auto"/>
              <w:rPr>
                <w:rFonts w:eastAsiaTheme="minorEastAsia"/>
              </w:rPr>
            </w:pPr>
            <w:r>
              <w:rPr>
                <w:rFonts w:eastAsiaTheme="minorEastAsia"/>
              </w:rPr>
              <w:t>1.919 (0.187)</w:t>
            </w:r>
          </w:p>
        </w:tc>
        <w:tc>
          <w:tcPr>
            <w:tcW w:w="1870" w:type="dxa"/>
          </w:tcPr>
          <w:p w14:paraId="1F745408" w14:textId="77777777" w:rsidR="007A3E13" w:rsidRDefault="007A3E13" w:rsidP="008C30F2">
            <w:pPr>
              <w:spacing w:line="276" w:lineRule="auto"/>
              <w:rPr>
                <w:rFonts w:eastAsiaTheme="minorEastAsia"/>
              </w:rPr>
            </w:pPr>
            <w:r>
              <w:rPr>
                <w:rFonts w:eastAsiaTheme="minorEastAsia"/>
              </w:rPr>
              <w:t>1.949 (0.1768)</w:t>
            </w:r>
          </w:p>
        </w:tc>
        <w:tc>
          <w:tcPr>
            <w:tcW w:w="1870" w:type="dxa"/>
          </w:tcPr>
          <w:p w14:paraId="4CC8692F" w14:textId="77777777" w:rsidR="007A3E13" w:rsidRDefault="007A3E13" w:rsidP="008C30F2">
            <w:pPr>
              <w:spacing w:line="276" w:lineRule="auto"/>
              <w:rPr>
                <w:rFonts w:eastAsiaTheme="minorEastAsia"/>
              </w:rPr>
            </w:pPr>
            <w:r>
              <w:rPr>
                <w:rFonts w:eastAsiaTheme="minorEastAsia"/>
              </w:rPr>
              <w:t>1.827 (0.199)</w:t>
            </w:r>
          </w:p>
        </w:tc>
      </w:tr>
      <w:tr w:rsidR="007A3E13" w14:paraId="1F80C091" w14:textId="77777777" w:rsidTr="008C30F2">
        <w:tc>
          <w:tcPr>
            <w:tcW w:w="1870" w:type="dxa"/>
          </w:tcPr>
          <w:p w14:paraId="7A71CF91" w14:textId="77777777" w:rsidR="007A3E13" w:rsidRDefault="007A3E13" w:rsidP="008C30F2">
            <w:pPr>
              <w:spacing w:line="276" w:lineRule="auto"/>
              <w:rPr>
                <w:rFonts w:eastAsiaTheme="minorEastAsia"/>
              </w:rPr>
            </w:pPr>
            <w:r>
              <w:rPr>
                <w:rFonts w:eastAsiaTheme="minorEastAsia"/>
              </w:rPr>
              <w:t>Traditional DiD</w:t>
            </w:r>
          </w:p>
        </w:tc>
        <w:tc>
          <w:tcPr>
            <w:tcW w:w="1870" w:type="dxa"/>
          </w:tcPr>
          <w:p w14:paraId="7B34DC44" w14:textId="77777777" w:rsidR="007A3E13" w:rsidRDefault="007A3E13" w:rsidP="008C30F2">
            <w:pPr>
              <w:spacing w:line="276" w:lineRule="auto"/>
              <w:rPr>
                <w:rFonts w:eastAsiaTheme="minorEastAsia"/>
              </w:rPr>
            </w:pPr>
            <w:r>
              <w:rPr>
                <w:rFonts w:eastAsiaTheme="minorEastAsia"/>
              </w:rPr>
              <w:t>1.814 (0.527)</w:t>
            </w:r>
          </w:p>
        </w:tc>
        <w:tc>
          <w:tcPr>
            <w:tcW w:w="1870" w:type="dxa"/>
          </w:tcPr>
          <w:p w14:paraId="35F320CD" w14:textId="77777777" w:rsidR="007A3E13" w:rsidRDefault="007A3E13" w:rsidP="008C30F2">
            <w:pPr>
              <w:spacing w:line="276" w:lineRule="auto"/>
              <w:rPr>
                <w:rFonts w:eastAsiaTheme="minorEastAsia"/>
              </w:rPr>
            </w:pPr>
            <w:r>
              <w:rPr>
                <w:rFonts w:eastAsiaTheme="minorEastAsia"/>
              </w:rPr>
              <w:t>1.773 (0.499)</w:t>
            </w:r>
          </w:p>
        </w:tc>
        <w:tc>
          <w:tcPr>
            <w:tcW w:w="1870" w:type="dxa"/>
          </w:tcPr>
          <w:p w14:paraId="4B3E3B4D" w14:textId="77777777" w:rsidR="007A3E13" w:rsidRDefault="007A3E13" w:rsidP="008C30F2">
            <w:pPr>
              <w:spacing w:line="276" w:lineRule="auto"/>
              <w:rPr>
                <w:rFonts w:eastAsiaTheme="minorEastAsia"/>
              </w:rPr>
            </w:pPr>
            <w:r>
              <w:rPr>
                <w:rFonts w:eastAsiaTheme="minorEastAsia"/>
              </w:rPr>
              <w:t>2.275 (0.531)</w:t>
            </w:r>
          </w:p>
        </w:tc>
        <w:tc>
          <w:tcPr>
            <w:tcW w:w="1870" w:type="dxa"/>
          </w:tcPr>
          <w:p w14:paraId="2D75E937" w14:textId="77777777" w:rsidR="007A3E13" w:rsidRDefault="007A3E13" w:rsidP="008C30F2">
            <w:pPr>
              <w:spacing w:line="276" w:lineRule="auto"/>
              <w:rPr>
                <w:rFonts w:eastAsiaTheme="minorEastAsia"/>
              </w:rPr>
            </w:pPr>
            <w:r>
              <w:rPr>
                <w:rFonts w:eastAsiaTheme="minorEastAsia"/>
              </w:rPr>
              <w:t>2.119 (0.499)</w:t>
            </w:r>
          </w:p>
        </w:tc>
      </w:tr>
      <w:tr w:rsidR="007A3E13" w14:paraId="53F7A07A" w14:textId="77777777" w:rsidTr="008C30F2">
        <w:tc>
          <w:tcPr>
            <w:tcW w:w="1870" w:type="dxa"/>
          </w:tcPr>
          <w:p w14:paraId="29684F7F" w14:textId="77777777" w:rsidR="007A3E13" w:rsidRDefault="007A3E13" w:rsidP="008C30F2">
            <w:pPr>
              <w:spacing w:line="276" w:lineRule="auto"/>
              <w:rPr>
                <w:rFonts w:eastAsiaTheme="minorEastAsia"/>
              </w:rPr>
            </w:pPr>
            <w:r>
              <w:rPr>
                <w:rFonts w:eastAsiaTheme="minorEastAsia"/>
              </w:rPr>
              <w:t>Correctly Specified</w:t>
            </w:r>
          </w:p>
        </w:tc>
        <w:tc>
          <w:tcPr>
            <w:tcW w:w="1870" w:type="dxa"/>
          </w:tcPr>
          <w:p w14:paraId="21BE864B"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532A5D8"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3110498" w14:textId="77777777" w:rsidR="007A3E13" w:rsidRDefault="007A3E13" w:rsidP="008C30F2">
            <w:pPr>
              <w:spacing w:line="276" w:lineRule="auto"/>
              <w:rPr>
                <w:rFonts w:eastAsiaTheme="minorEastAsia"/>
              </w:rPr>
            </w:pPr>
            <w:r>
              <w:rPr>
                <w:rFonts w:eastAsiaTheme="minorEastAsia"/>
              </w:rPr>
              <w:t>1.946 (0.014)</w:t>
            </w:r>
          </w:p>
        </w:tc>
        <w:tc>
          <w:tcPr>
            <w:tcW w:w="1870" w:type="dxa"/>
          </w:tcPr>
          <w:p w14:paraId="5EEA0CBD" w14:textId="77777777" w:rsidR="007A3E13" w:rsidRDefault="007A3E13" w:rsidP="008C30F2">
            <w:pPr>
              <w:spacing w:line="276" w:lineRule="auto"/>
              <w:rPr>
                <w:rFonts w:eastAsiaTheme="minorEastAsia"/>
              </w:rPr>
            </w:pPr>
            <w:r>
              <w:rPr>
                <w:rFonts w:eastAsiaTheme="minorEastAsia"/>
              </w:rPr>
              <w:t>1.946 (0.014)</w:t>
            </w:r>
          </w:p>
        </w:tc>
      </w:tr>
    </w:tbl>
    <w:p w14:paraId="5DD43EC9" w14:textId="77777777" w:rsidR="007A3E13" w:rsidRDefault="007A3E13" w:rsidP="007A3E13">
      <w:pPr>
        <w:spacing w:line="276" w:lineRule="auto"/>
        <w:rPr>
          <w:rFonts w:eastAsiaTheme="minorEastAsia"/>
        </w:rPr>
      </w:pPr>
    </w:p>
    <w:p w14:paraId="32799663" w14:textId="77777777" w:rsidR="007A3E13" w:rsidRPr="00012070" w:rsidRDefault="007A3E13" w:rsidP="007A3E13">
      <w:pPr>
        <w:spacing w:line="276" w:lineRule="auto"/>
        <w:rPr>
          <w:rFonts w:eastAsiaTheme="minorEastAsia"/>
        </w:rPr>
      </w:pPr>
      <w:r>
        <w:rPr>
          <w:rFonts w:eastAsiaTheme="minorEastAsia"/>
        </w:rPr>
        <w:t>If the “correct” specification is available to the researcher, then that DiD estimator can outperform all other DiD estimators. However, when this information is not available, the GME based DiD outperforms traditional OLS-based estimators.</w:t>
      </w:r>
    </w:p>
    <w:p w14:paraId="543744BE" w14:textId="77777777" w:rsidR="007A3E13" w:rsidRDefault="007A3E13" w:rsidP="00AF5C18"/>
    <w:sectPr w:rsidR="007A3E13"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rnob Alam" w:date="2024-10-06T16:06:00Z" w:initials="AA">
    <w:p w14:paraId="523320A4" w14:textId="77777777" w:rsidR="00646DB7" w:rsidRDefault="00646DB7" w:rsidP="00646DB7">
      <w:pPr>
        <w:jc w:val="left"/>
      </w:pPr>
      <w:r>
        <w:rPr>
          <w:rStyle w:val="CommentReference"/>
        </w:rPr>
        <w:annotationRef/>
      </w:r>
      <w:r>
        <w:rPr>
          <w:color w:val="000000"/>
        </w:rPr>
        <w:t>Removed “this paper is the first to...”</w:t>
      </w:r>
    </w:p>
  </w:comment>
  <w:comment w:id="2" w:author="Arnob Alam" w:date="2024-10-06T16:07:00Z" w:initials="AA">
    <w:p w14:paraId="5F913A06" w14:textId="77777777" w:rsidR="00646DB7" w:rsidRDefault="00646DB7" w:rsidP="00646DB7">
      <w:pPr>
        <w:jc w:val="left"/>
      </w:pPr>
      <w:r>
        <w:rPr>
          <w:rStyle w:val="CommentReference"/>
        </w:rPr>
        <w:annotationRef/>
      </w:r>
      <w:r>
        <w:rPr>
          <w:color w:val="000000"/>
        </w:rPr>
        <w:t>Moved details to appendix</w:t>
      </w:r>
    </w:p>
  </w:comment>
  <w:comment w:id="3" w:author="Arnob Alam" w:date="2024-10-06T16:08:00Z" w:initials="AA">
    <w:p w14:paraId="3304A9E6" w14:textId="77777777" w:rsidR="00646DB7" w:rsidRDefault="00646DB7" w:rsidP="00646DB7">
      <w:pPr>
        <w:jc w:val="left"/>
      </w:pPr>
      <w:r>
        <w:rPr>
          <w:rStyle w:val="CommentReference"/>
        </w:rPr>
        <w:annotationRef/>
      </w:r>
      <w:r>
        <w:rPr>
          <w:color w:val="000000"/>
        </w:rPr>
        <w:t>New footnote</w:t>
      </w:r>
    </w:p>
  </w:comment>
  <w:comment w:id="4" w:author="AU User" w:date="2024-10-31T21:06:00Z" w:initials="A">
    <w:p w14:paraId="27F82010" w14:textId="1811599B" w:rsidR="001800F0" w:rsidRDefault="001800F0">
      <w:pPr>
        <w:pStyle w:val="CommentText"/>
      </w:pPr>
      <w:r>
        <w:rPr>
          <w:rStyle w:val="CommentReference"/>
        </w:rPr>
        <w:annotationRef/>
      </w:r>
      <w:r>
        <w:t>Usually footnotes go at the end of the sentence – it would be fine to put this one at the end.</w:t>
      </w:r>
    </w:p>
  </w:comment>
  <w:comment w:id="16" w:author="AU User" w:date="2024-10-31T21:16:00Z" w:initials="A">
    <w:p w14:paraId="76DFCF33" w14:textId="00AF85D8" w:rsidR="00161443" w:rsidRDefault="00161443">
      <w:pPr>
        <w:pStyle w:val="CommentText"/>
      </w:pPr>
      <w:r>
        <w:rPr>
          <w:rStyle w:val="CommentReference"/>
        </w:rPr>
        <w:annotationRef/>
      </w:r>
      <w:r>
        <w:t xml:space="preserve"> I had an edit in the previous version that doesn’t seem to have been corrected here</w:t>
      </w:r>
    </w:p>
  </w:comment>
  <w:comment w:id="17" w:author="AU User" w:date="2024-10-31T21:17:00Z" w:initials="A">
    <w:p w14:paraId="74274B32" w14:textId="272260E9" w:rsidR="00161443" w:rsidRDefault="00161443">
      <w:pPr>
        <w:pStyle w:val="CommentText"/>
      </w:pPr>
      <w:r>
        <w:rPr>
          <w:rStyle w:val="CommentReference"/>
        </w:rPr>
        <w:annotationRef/>
      </w:r>
      <w:r>
        <w:t>Also here</w:t>
      </w:r>
    </w:p>
  </w:comment>
  <w:comment w:id="19" w:author="AU User" w:date="2024-10-31T21:20:00Z" w:initials="A">
    <w:p w14:paraId="78BB96EA" w14:textId="4A502F4B" w:rsidR="00161443" w:rsidRDefault="00161443">
      <w:pPr>
        <w:pStyle w:val="CommentText"/>
      </w:pPr>
      <w:r>
        <w:rPr>
          <w:rStyle w:val="CommentReference"/>
        </w:rPr>
        <w:annotationRef/>
      </w:r>
      <w:r>
        <w:t>Isn’t there an actual econometric test for parallel trends?</w:t>
      </w:r>
    </w:p>
  </w:comment>
  <w:comment w:id="20" w:author="AU User" w:date="2024-10-31T21:18:00Z" w:initials="A">
    <w:p w14:paraId="3D60A45D" w14:textId="4D8C38AD" w:rsidR="00161443" w:rsidRDefault="00161443">
      <w:pPr>
        <w:pStyle w:val="CommentText"/>
      </w:pPr>
      <w:r>
        <w:rPr>
          <w:rStyle w:val="CommentReference"/>
        </w:rPr>
        <w:annotationRef/>
      </w:r>
      <w:r>
        <w:t>“data” is a plural word</w:t>
      </w:r>
    </w:p>
  </w:comment>
  <w:comment w:id="28" w:author="AU User" w:date="2024-10-31T21:21:00Z" w:initials="A">
    <w:p w14:paraId="46666447" w14:textId="488D341E" w:rsidR="00161443" w:rsidRDefault="00161443">
      <w:pPr>
        <w:pStyle w:val="CommentText"/>
      </w:pPr>
      <w:r>
        <w:rPr>
          <w:rStyle w:val="CommentReference"/>
        </w:rPr>
        <w:annotationRef/>
      </w:r>
      <w:r>
        <w:t>This should be bid + ask, right?   It doesn’t look like it is</w:t>
      </w:r>
    </w:p>
  </w:comment>
  <w:comment w:id="29" w:author="Arnob Alam" w:date="2024-10-06T16:09:00Z" w:initials="AA">
    <w:p w14:paraId="29F4C9AB" w14:textId="77777777" w:rsidR="003B527D" w:rsidRDefault="003B527D" w:rsidP="003B527D">
      <w:pPr>
        <w:jc w:val="left"/>
      </w:pPr>
      <w:r>
        <w:rPr>
          <w:rStyle w:val="CommentReference"/>
        </w:rPr>
        <w:annotationRef/>
      </w:r>
      <w:r>
        <w:rPr>
          <w:color w:val="000000"/>
        </w:rPr>
        <w:t>New/revised</w:t>
      </w:r>
    </w:p>
  </w:comment>
  <w:comment w:id="30" w:author="AU User" w:date="2024-10-31T21:23:00Z" w:initials="A">
    <w:p w14:paraId="3954A2DA" w14:textId="169F339C" w:rsidR="005A21B8" w:rsidRDefault="005A21B8">
      <w:pPr>
        <w:pStyle w:val="CommentText"/>
      </w:pPr>
      <w:r>
        <w:rPr>
          <w:rStyle w:val="CommentReference"/>
        </w:rPr>
        <w:annotationRef/>
      </w:r>
      <w:r>
        <w:t>Does Bloomberg also report the max and min bid/ask for each day?   If so, you could also use that to reflect intraday.</w:t>
      </w:r>
    </w:p>
  </w:comment>
  <w:comment w:id="31" w:author="Arnob Alam" w:date="2024-10-06T16:09:00Z" w:initials="AA">
    <w:p w14:paraId="2A720D67" w14:textId="77777777" w:rsidR="003B527D" w:rsidRDefault="003B527D" w:rsidP="003B527D">
      <w:pPr>
        <w:jc w:val="left"/>
      </w:pPr>
      <w:r>
        <w:rPr>
          <w:rStyle w:val="CommentReference"/>
        </w:rPr>
        <w:annotationRef/>
      </w:r>
      <w:r>
        <w:rPr>
          <w:color w:val="000000"/>
        </w:rPr>
        <w:t>New</w:t>
      </w:r>
    </w:p>
  </w:comment>
  <w:comment w:id="32" w:author="Arnob Alam" w:date="2024-10-06T16:09:00Z" w:initials="AA">
    <w:p w14:paraId="20F62C80" w14:textId="77777777" w:rsidR="003B527D" w:rsidRDefault="003B527D" w:rsidP="003B527D">
      <w:pPr>
        <w:jc w:val="left"/>
      </w:pPr>
      <w:r>
        <w:rPr>
          <w:rStyle w:val="CommentReference"/>
        </w:rPr>
        <w:annotationRef/>
      </w:r>
      <w:r>
        <w:rPr>
          <w:color w:val="000000"/>
        </w:rPr>
        <w:t>Removed two other price dispersion metrics</w:t>
      </w:r>
    </w:p>
  </w:comment>
  <w:comment w:id="36" w:author="AU User" w:date="2024-10-31T21:28:00Z" w:initials="A">
    <w:p w14:paraId="14E7AC5A" w14:textId="521B09F7" w:rsidR="005A21B8" w:rsidRDefault="005A21B8">
      <w:pPr>
        <w:pStyle w:val="CommentText"/>
      </w:pPr>
      <w:r>
        <w:rPr>
          <w:rStyle w:val="CommentReference"/>
        </w:rPr>
        <w:annotationRef/>
      </w:r>
      <w:r>
        <w:t>Variance or volatility – be consistent with your terminology</w:t>
      </w:r>
    </w:p>
  </w:comment>
  <w:comment w:id="38" w:author="Arnob Alam" w:date="2024-10-06T17:24:00Z" w:initials="AA">
    <w:p w14:paraId="41CDAEE7" w14:textId="77777777" w:rsidR="00714654" w:rsidRDefault="00714654" w:rsidP="00714654">
      <w:pPr>
        <w:jc w:val="left"/>
      </w:pPr>
      <w:r>
        <w:rPr>
          <w:rStyle w:val="CommentReference"/>
        </w:rPr>
        <w:annotationRef/>
      </w:r>
      <w:r>
        <w:rPr>
          <w:color w:val="000000"/>
        </w:rPr>
        <w:t>New graph</w:t>
      </w:r>
    </w:p>
  </w:comment>
  <w:comment w:id="40" w:author="AU User" w:date="2024-10-31T21:31:00Z" w:initials="A">
    <w:p w14:paraId="07C670AB" w14:textId="0551B4EF" w:rsidR="005A21B8" w:rsidRDefault="005A21B8">
      <w:pPr>
        <w:pStyle w:val="CommentText"/>
      </w:pPr>
      <w:r>
        <w:rPr>
          <w:rStyle w:val="CommentReference"/>
        </w:rPr>
        <w:annotationRef/>
      </w:r>
      <w:r>
        <w:t>You didn’t address my comment here</w:t>
      </w:r>
    </w:p>
  </w:comment>
  <w:comment w:id="50" w:author="Arnob Alam" w:date="2024-10-06T16:05:00Z" w:initials="AA">
    <w:p w14:paraId="41DC8489" w14:textId="325E87D0" w:rsidR="00646DB7" w:rsidRDefault="00646DB7" w:rsidP="00646DB7">
      <w:pPr>
        <w:jc w:val="left"/>
      </w:pPr>
      <w:r>
        <w:rPr>
          <w:rStyle w:val="CommentReference"/>
        </w:rPr>
        <w:annotationRef/>
      </w:r>
      <w:r>
        <w:rPr>
          <w:color w:val="000000"/>
        </w:rPr>
        <w:t>New</w:t>
      </w:r>
    </w:p>
  </w:comment>
  <w:comment w:id="52" w:author="Arnob Alam" w:date="2024-10-06T17:26:00Z" w:initials="AA">
    <w:p w14:paraId="7E6E79F8" w14:textId="77777777" w:rsidR="00714654" w:rsidRDefault="00714654" w:rsidP="00714654">
      <w:pPr>
        <w:jc w:val="left"/>
      </w:pPr>
      <w:r>
        <w:rPr>
          <w:rStyle w:val="CommentReference"/>
        </w:rPr>
        <w:annotationRef/>
      </w:r>
      <w:r>
        <w:rPr>
          <w:color w:val="000000"/>
        </w:rPr>
        <w:t>Added correct table</w:t>
      </w:r>
    </w:p>
  </w:comment>
  <w:comment w:id="54" w:author="Arnob Alam" w:date="2024-10-06T17:26:00Z" w:initials="AA">
    <w:p w14:paraId="22223681" w14:textId="77777777" w:rsidR="00714654" w:rsidRDefault="00714654" w:rsidP="00714654">
      <w:pPr>
        <w:jc w:val="left"/>
      </w:pPr>
      <w:r>
        <w:rPr>
          <w:rStyle w:val="CommentReference"/>
        </w:rPr>
        <w:annotationRef/>
      </w:r>
      <w:r>
        <w:rPr>
          <w:color w:val="000000"/>
        </w:rPr>
        <w:t>New table</w:t>
      </w:r>
    </w:p>
  </w:comment>
  <w:comment w:id="56" w:author="Arnob Alam" w:date="2024-10-06T17:28:00Z" w:initials="AA">
    <w:p w14:paraId="25DDCFC7" w14:textId="77777777" w:rsidR="00714654" w:rsidRDefault="00714654" w:rsidP="00714654">
      <w:pPr>
        <w:jc w:val="left"/>
      </w:pPr>
      <w:r>
        <w:rPr>
          <w:rStyle w:val="CommentReference"/>
        </w:rPr>
        <w:annotationRef/>
      </w:r>
      <w:r>
        <w:rPr>
          <w:color w:val="000000"/>
        </w:rPr>
        <w:t>New table</w:t>
      </w:r>
    </w:p>
  </w:comment>
  <w:comment w:id="57" w:author="Arnob Alam" w:date="2024-10-06T16:05:00Z" w:initials="AA">
    <w:p w14:paraId="0A93139A" w14:textId="449CD250" w:rsidR="00646DB7" w:rsidRDefault="00646DB7" w:rsidP="00646DB7">
      <w:pPr>
        <w:jc w:val="left"/>
      </w:pPr>
      <w:r>
        <w:rPr>
          <w:rStyle w:val="CommentReference"/>
        </w:rPr>
        <w:annotationRef/>
      </w:r>
      <w:r>
        <w:rPr>
          <w:color w:val="000000"/>
        </w:rPr>
        <w:t>New</w:t>
      </w:r>
    </w:p>
  </w:comment>
  <w:comment w:id="59" w:author="Arnob Alam" w:date="2024-10-06T17:29:00Z" w:initials="AA">
    <w:p w14:paraId="295104C3" w14:textId="77777777" w:rsidR="00714654" w:rsidRDefault="00714654" w:rsidP="00714654">
      <w:pPr>
        <w:jc w:val="left"/>
      </w:pPr>
      <w:r>
        <w:rPr>
          <w:rStyle w:val="CommentReference"/>
        </w:rPr>
        <w:annotationRef/>
      </w:r>
      <w:r>
        <w:rPr>
          <w:color w:val="000000"/>
        </w:rPr>
        <w:t>New table</w:t>
      </w:r>
    </w:p>
  </w:comment>
  <w:comment w:id="60" w:author="Arnob Alam" w:date="2024-10-06T17:29:00Z" w:initials="AA">
    <w:p w14:paraId="36AC7CC8" w14:textId="77777777" w:rsidR="00714654" w:rsidRDefault="00714654" w:rsidP="00714654">
      <w:pPr>
        <w:jc w:val="left"/>
      </w:pPr>
      <w:r>
        <w:rPr>
          <w:rStyle w:val="CommentReference"/>
        </w:rPr>
        <w:annotationRef/>
      </w:r>
      <w:r>
        <w:rPr>
          <w:color w:val="000000"/>
        </w:rPr>
        <w:t>New graph</w:t>
      </w:r>
    </w:p>
  </w:comment>
  <w:comment w:id="63" w:author="Arnob Alam" w:date="2024-10-06T17:29:00Z" w:initials="AA">
    <w:p w14:paraId="15DBC2DD" w14:textId="77777777" w:rsidR="00714654" w:rsidRDefault="00714654" w:rsidP="00714654">
      <w:pPr>
        <w:jc w:val="left"/>
      </w:pPr>
      <w:r>
        <w:rPr>
          <w:rStyle w:val="CommentReference"/>
        </w:rPr>
        <w:annotationRef/>
      </w:r>
      <w:r>
        <w:rPr>
          <w:color w:val="000000"/>
        </w:rPr>
        <w:t>New table</w:t>
      </w:r>
    </w:p>
  </w:comment>
  <w:comment w:id="65" w:author="Arnob Alam" w:date="2024-10-06T16:06:00Z" w:initials="AA">
    <w:p w14:paraId="74C44111" w14:textId="2FBE842F" w:rsidR="00646DB7" w:rsidRDefault="00646DB7" w:rsidP="00646DB7">
      <w:pPr>
        <w:jc w:val="left"/>
      </w:pPr>
      <w:r>
        <w:rPr>
          <w:rStyle w:val="CommentReference"/>
        </w:rPr>
        <w:annotationRef/>
      </w:r>
      <w:r>
        <w:rPr>
          <w:color w:val="000000"/>
        </w:rPr>
        <w:t>New</w:t>
      </w:r>
    </w:p>
  </w:comment>
  <w:comment w:id="66" w:author="Arnob Alam" w:date="2024-10-06T17:30:00Z" w:initials="AA">
    <w:p w14:paraId="3AE1C1D6" w14:textId="77777777" w:rsidR="00714654" w:rsidRDefault="00714654" w:rsidP="00714654">
      <w:pPr>
        <w:jc w:val="left"/>
      </w:pPr>
      <w:r>
        <w:rPr>
          <w:rStyle w:val="CommentReference"/>
        </w:rPr>
        <w:annotationRef/>
      </w:r>
      <w:r>
        <w:rPr>
          <w:color w:val="000000"/>
        </w:rPr>
        <w:t>New appendix</w:t>
      </w:r>
    </w:p>
  </w:comment>
  <w:comment w:id="67" w:author="AU User" w:date="2024-10-31T21:38:00Z" w:initials="A">
    <w:p w14:paraId="7EE6F984" w14:textId="0E1572DB" w:rsidR="00D81F92" w:rsidRDefault="00D81F92">
      <w:pPr>
        <w:pStyle w:val="CommentText"/>
      </w:pPr>
      <w:r>
        <w:rPr>
          <w:rStyle w:val="CommentReference"/>
        </w:rPr>
        <w:annotationRef/>
      </w:r>
      <w:r>
        <w:t>If you drew on sources for this information you should cite them.</w:t>
      </w:r>
    </w:p>
  </w:comment>
  <w:comment w:id="69" w:author="AU User" w:date="2024-10-31T21:37:00Z" w:initials="A">
    <w:p w14:paraId="21F0B748" w14:textId="02B18540" w:rsidR="00D81F92" w:rsidRDefault="00D81F92">
      <w:pPr>
        <w:pStyle w:val="CommentText"/>
      </w:pPr>
      <w:r>
        <w:rPr>
          <w:rStyle w:val="CommentReference"/>
        </w:rPr>
        <w:annotationRef/>
      </w:r>
      <w:r>
        <w:t>Make sure the page breaks are suitable</w:t>
      </w:r>
    </w:p>
  </w:comment>
  <w:comment w:id="70" w:author="Arnob Alam" w:date="2024-10-06T17:34:00Z" w:initials="AA">
    <w:p w14:paraId="454CB625" w14:textId="77777777" w:rsidR="00714654" w:rsidRDefault="00714654" w:rsidP="00714654">
      <w:pPr>
        <w:jc w:val="left"/>
      </w:pPr>
      <w:r>
        <w:rPr>
          <w:rStyle w:val="CommentReference"/>
        </w:rPr>
        <w:annotationRef/>
      </w:r>
      <w:r>
        <w:rPr>
          <w:color w:val="000000"/>
        </w:rPr>
        <w:t>New appendix</w:t>
      </w:r>
    </w:p>
  </w:comment>
  <w:comment w:id="71" w:author="AU User" w:date="2024-10-31T21:39:00Z" w:initials="A">
    <w:p w14:paraId="7BC72920" w14:textId="6D06450E" w:rsidR="00D81F92" w:rsidRDefault="00D81F92">
      <w:pPr>
        <w:pStyle w:val="CommentText"/>
      </w:pPr>
      <w:r>
        <w:rPr>
          <w:rStyle w:val="CommentReference"/>
        </w:rPr>
        <w:annotationRef/>
      </w:r>
      <w:r>
        <w:t>Not sure what the distinction is here – sounds like you are saying the same thing twice?  Should one of these be CARA (and not CRRA)?</w:t>
      </w:r>
    </w:p>
  </w:comment>
  <w:comment w:id="72" w:author="Arnob Alam" w:date="2024-10-06T17:34:00Z" w:initials="AA">
    <w:p w14:paraId="44E7A021" w14:textId="77777777" w:rsidR="00714654" w:rsidRDefault="00714654" w:rsidP="00714654">
      <w:pPr>
        <w:jc w:val="left"/>
      </w:pPr>
      <w:r>
        <w:rPr>
          <w:rStyle w:val="CommentReference"/>
        </w:rPr>
        <w:annotationRef/>
      </w:r>
      <w:r>
        <w:rPr>
          <w:color w:val="000000"/>
        </w:rPr>
        <w:t>New appendix</w:t>
      </w:r>
    </w:p>
  </w:comment>
  <w:comment w:id="73" w:author="Arnob Alam" w:date="2024-10-06T17:39:00Z" w:initials="AA">
    <w:p w14:paraId="42421A0D" w14:textId="77777777" w:rsidR="00F260BC" w:rsidRDefault="00F260BC" w:rsidP="00F260BC">
      <w:pPr>
        <w:jc w:val="left"/>
      </w:pPr>
      <w:r>
        <w:rPr>
          <w:rStyle w:val="CommentReference"/>
        </w:rPr>
        <w:annotationRef/>
      </w:r>
      <w:r>
        <w:rPr>
          <w:color w:val="000000"/>
        </w:rPr>
        <w:t>New appendix</w:t>
      </w:r>
    </w:p>
  </w:comment>
  <w:comment w:id="74" w:author="AU User" w:date="2024-10-31T21:44:00Z" w:initials="A">
    <w:p w14:paraId="169A0E3F" w14:textId="50E003FB" w:rsidR="00AF6B78" w:rsidRDefault="00AF6B78">
      <w:pPr>
        <w:pStyle w:val="CommentText"/>
      </w:pPr>
      <w:r>
        <w:rPr>
          <w:rStyle w:val="CommentReference"/>
        </w:rPr>
        <w:annotationRef/>
      </w:r>
      <w:r>
        <w:t>Are these inverse Mills ratios?  Need notes to the table – it’s not clear what the numbers are in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3320A4" w15:done="0"/>
  <w15:commentEx w15:paraId="5F913A06" w15:done="0"/>
  <w15:commentEx w15:paraId="3304A9E6" w15:done="0"/>
  <w15:commentEx w15:paraId="27F82010" w15:paraIdParent="3304A9E6" w15:done="0"/>
  <w15:commentEx w15:paraId="76DFCF33" w15:done="0"/>
  <w15:commentEx w15:paraId="74274B32" w15:done="0"/>
  <w15:commentEx w15:paraId="78BB96EA" w15:done="0"/>
  <w15:commentEx w15:paraId="3D60A45D" w15:done="0"/>
  <w15:commentEx w15:paraId="46666447" w15:done="0"/>
  <w15:commentEx w15:paraId="29F4C9AB" w15:done="0"/>
  <w15:commentEx w15:paraId="3954A2DA" w15:paraIdParent="29F4C9AB" w15:done="0"/>
  <w15:commentEx w15:paraId="2A720D67" w15:done="0"/>
  <w15:commentEx w15:paraId="20F62C80" w15:done="0"/>
  <w15:commentEx w15:paraId="14E7AC5A" w15:done="0"/>
  <w15:commentEx w15:paraId="41CDAEE7" w15:done="0"/>
  <w15:commentEx w15:paraId="07C670AB" w15:done="0"/>
  <w15:commentEx w15:paraId="41DC8489" w15:done="0"/>
  <w15:commentEx w15:paraId="7E6E79F8" w15:done="0"/>
  <w15:commentEx w15:paraId="22223681" w15:done="0"/>
  <w15:commentEx w15:paraId="25DDCFC7" w15:done="0"/>
  <w15:commentEx w15:paraId="0A93139A" w15:done="0"/>
  <w15:commentEx w15:paraId="295104C3" w15:done="0"/>
  <w15:commentEx w15:paraId="36AC7CC8" w15:done="0"/>
  <w15:commentEx w15:paraId="15DBC2DD" w15:done="0"/>
  <w15:commentEx w15:paraId="74C44111" w15:done="0"/>
  <w15:commentEx w15:paraId="3AE1C1D6" w15:done="0"/>
  <w15:commentEx w15:paraId="7EE6F984" w15:done="0"/>
  <w15:commentEx w15:paraId="21F0B748" w15:done="0"/>
  <w15:commentEx w15:paraId="454CB625" w15:done="0"/>
  <w15:commentEx w15:paraId="7BC72920" w15:done="0"/>
  <w15:commentEx w15:paraId="44E7A021" w15:done="0"/>
  <w15:commentEx w15:paraId="42421A0D" w15:done="0"/>
  <w15:commentEx w15:paraId="169A0E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4A392D" w16cex:dateUtc="2024-10-06T20:06:00Z"/>
  <w16cex:commentExtensible w16cex:durableId="3027F6DD" w16cex:dateUtc="2024-10-06T20:07:00Z"/>
  <w16cex:commentExtensible w16cex:durableId="7A3A8FC2" w16cex:dateUtc="2024-10-06T20:08:00Z"/>
  <w16cex:commentExtensible w16cex:durableId="02ED0A9A" w16cex:dateUtc="2024-11-01T01:06:00Z"/>
  <w16cex:commentExtensible w16cex:durableId="6E011C00" w16cex:dateUtc="2024-11-01T01:16:00Z"/>
  <w16cex:commentExtensible w16cex:durableId="5D0B3528" w16cex:dateUtc="2024-11-01T01:17:00Z"/>
  <w16cex:commentExtensible w16cex:durableId="2DA3880F" w16cex:dateUtc="2024-11-01T01:20:00Z"/>
  <w16cex:commentExtensible w16cex:durableId="300709B0" w16cex:dateUtc="2024-11-01T01:18:00Z"/>
  <w16cex:commentExtensible w16cex:durableId="46051200" w16cex:dateUtc="2024-11-01T01:21:00Z"/>
  <w16cex:commentExtensible w16cex:durableId="65DF09A9" w16cex:dateUtc="2024-10-06T20:09:00Z"/>
  <w16cex:commentExtensible w16cex:durableId="581CD088" w16cex:dateUtc="2024-11-01T01:23:00Z"/>
  <w16cex:commentExtensible w16cex:durableId="4EE86D2C" w16cex:dateUtc="2024-10-06T20:09:00Z"/>
  <w16cex:commentExtensible w16cex:durableId="1A9B079A" w16cex:dateUtc="2024-10-06T20:09:00Z"/>
  <w16cex:commentExtensible w16cex:durableId="567B562A" w16cex:dateUtc="2024-11-01T01:28:00Z"/>
  <w16cex:commentExtensible w16cex:durableId="387AA99D" w16cex:dateUtc="2024-10-06T21:24:00Z"/>
  <w16cex:commentExtensible w16cex:durableId="750D53EF" w16cex:dateUtc="2024-11-01T01:31:00Z"/>
  <w16cex:commentExtensible w16cex:durableId="3441EE2A" w16cex:dateUtc="2024-10-06T20:05:00Z"/>
  <w16cex:commentExtensible w16cex:durableId="5E3EFA8F" w16cex:dateUtc="2024-10-06T21:26:00Z"/>
  <w16cex:commentExtensible w16cex:durableId="1C77959B" w16cex:dateUtc="2024-10-06T21:26:00Z"/>
  <w16cex:commentExtensible w16cex:durableId="789AAFF8" w16cex:dateUtc="2024-10-06T21:28:00Z"/>
  <w16cex:commentExtensible w16cex:durableId="5CC65A42" w16cex:dateUtc="2024-10-06T20:05:00Z"/>
  <w16cex:commentExtensible w16cex:durableId="6C944EEF" w16cex:dateUtc="2024-10-06T21:29:00Z"/>
  <w16cex:commentExtensible w16cex:durableId="3D4E19FE" w16cex:dateUtc="2024-10-06T21:29:00Z"/>
  <w16cex:commentExtensible w16cex:durableId="11741337" w16cex:dateUtc="2024-10-06T21:29:00Z"/>
  <w16cex:commentExtensible w16cex:durableId="43815D17" w16cex:dateUtc="2024-10-06T20:06:00Z"/>
  <w16cex:commentExtensible w16cex:durableId="66740C49" w16cex:dateUtc="2024-10-06T21:30:00Z"/>
  <w16cex:commentExtensible w16cex:durableId="49A9DA9F" w16cex:dateUtc="2024-11-01T01:38:00Z"/>
  <w16cex:commentExtensible w16cex:durableId="698E0F17" w16cex:dateUtc="2024-11-01T01:37:00Z"/>
  <w16cex:commentExtensible w16cex:durableId="5A28B10D" w16cex:dateUtc="2024-10-06T21:34:00Z"/>
  <w16cex:commentExtensible w16cex:durableId="0B985238" w16cex:dateUtc="2024-11-01T01:39:00Z"/>
  <w16cex:commentExtensible w16cex:durableId="6B897460" w16cex:dateUtc="2024-10-06T21:34:00Z"/>
  <w16cex:commentExtensible w16cex:durableId="4336917E" w16cex:dateUtc="2024-10-06T21:39:00Z"/>
  <w16cex:commentExtensible w16cex:durableId="0F0EF64F" w16cex:dateUtc="2024-11-01T0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3320A4" w16cid:durableId="6B4A392D"/>
  <w16cid:commentId w16cid:paraId="5F913A06" w16cid:durableId="3027F6DD"/>
  <w16cid:commentId w16cid:paraId="3304A9E6" w16cid:durableId="7A3A8FC2"/>
  <w16cid:commentId w16cid:paraId="27F82010" w16cid:durableId="02ED0A9A"/>
  <w16cid:commentId w16cid:paraId="76DFCF33" w16cid:durableId="6E011C00"/>
  <w16cid:commentId w16cid:paraId="74274B32" w16cid:durableId="5D0B3528"/>
  <w16cid:commentId w16cid:paraId="78BB96EA" w16cid:durableId="2DA3880F"/>
  <w16cid:commentId w16cid:paraId="3D60A45D" w16cid:durableId="300709B0"/>
  <w16cid:commentId w16cid:paraId="46666447" w16cid:durableId="46051200"/>
  <w16cid:commentId w16cid:paraId="29F4C9AB" w16cid:durableId="65DF09A9"/>
  <w16cid:commentId w16cid:paraId="3954A2DA" w16cid:durableId="581CD088"/>
  <w16cid:commentId w16cid:paraId="2A720D67" w16cid:durableId="4EE86D2C"/>
  <w16cid:commentId w16cid:paraId="20F62C80" w16cid:durableId="1A9B079A"/>
  <w16cid:commentId w16cid:paraId="14E7AC5A" w16cid:durableId="567B562A"/>
  <w16cid:commentId w16cid:paraId="41CDAEE7" w16cid:durableId="387AA99D"/>
  <w16cid:commentId w16cid:paraId="07C670AB" w16cid:durableId="750D53EF"/>
  <w16cid:commentId w16cid:paraId="41DC8489" w16cid:durableId="3441EE2A"/>
  <w16cid:commentId w16cid:paraId="7E6E79F8" w16cid:durableId="5E3EFA8F"/>
  <w16cid:commentId w16cid:paraId="22223681" w16cid:durableId="1C77959B"/>
  <w16cid:commentId w16cid:paraId="25DDCFC7" w16cid:durableId="789AAFF8"/>
  <w16cid:commentId w16cid:paraId="0A93139A" w16cid:durableId="5CC65A42"/>
  <w16cid:commentId w16cid:paraId="295104C3" w16cid:durableId="6C944EEF"/>
  <w16cid:commentId w16cid:paraId="36AC7CC8" w16cid:durableId="3D4E19FE"/>
  <w16cid:commentId w16cid:paraId="15DBC2DD" w16cid:durableId="11741337"/>
  <w16cid:commentId w16cid:paraId="74C44111" w16cid:durableId="43815D17"/>
  <w16cid:commentId w16cid:paraId="3AE1C1D6" w16cid:durableId="66740C49"/>
  <w16cid:commentId w16cid:paraId="7EE6F984" w16cid:durableId="49A9DA9F"/>
  <w16cid:commentId w16cid:paraId="21F0B748" w16cid:durableId="698E0F17"/>
  <w16cid:commentId w16cid:paraId="454CB625" w16cid:durableId="5A28B10D"/>
  <w16cid:commentId w16cid:paraId="7BC72920" w16cid:durableId="0B985238"/>
  <w16cid:commentId w16cid:paraId="44E7A021" w16cid:durableId="6B897460"/>
  <w16cid:commentId w16cid:paraId="42421A0D" w16cid:durableId="4336917E"/>
  <w16cid:commentId w16cid:paraId="169A0E3F" w16cid:durableId="0F0EF6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6D83B" w14:textId="77777777" w:rsidR="00412E66" w:rsidRDefault="00412E66" w:rsidP="00916B59">
      <w:pPr>
        <w:spacing w:line="240" w:lineRule="auto"/>
      </w:pPr>
      <w:r>
        <w:separator/>
      </w:r>
    </w:p>
  </w:endnote>
  <w:endnote w:type="continuationSeparator" w:id="0">
    <w:p w14:paraId="629CDDF2" w14:textId="77777777" w:rsidR="00412E66" w:rsidRDefault="00412E66"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New Roman"/>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NewCaledoniaLTStd">
    <w:altName w:val="Calibri"/>
    <w:panose1 w:val="00000000000000000000"/>
    <w:charset w:val="4D"/>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4DAD2" w14:textId="77777777" w:rsidR="00412E66" w:rsidRDefault="00412E66" w:rsidP="00916B59">
      <w:pPr>
        <w:spacing w:line="240" w:lineRule="auto"/>
      </w:pPr>
      <w:r>
        <w:separator/>
      </w:r>
    </w:p>
  </w:footnote>
  <w:footnote w:type="continuationSeparator" w:id="0">
    <w:p w14:paraId="42A5A1E1" w14:textId="77777777" w:rsidR="00412E66" w:rsidRDefault="00412E66"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E7AC5"/>
    <w:multiLevelType w:val="hybridMultilevel"/>
    <w:tmpl w:val="D4E2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30"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2"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4"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5"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1"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6FF15133"/>
    <w:multiLevelType w:val="hybridMultilevel"/>
    <w:tmpl w:val="47F4F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5"/>
  </w:num>
  <w:num w:numId="3" w16cid:durableId="1060834225">
    <w:abstractNumId w:val="16"/>
  </w:num>
  <w:num w:numId="4" w16cid:durableId="1677343865">
    <w:abstractNumId w:val="22"/>
  </w:num>
  <w:num w:numId="5" w16cid:durableId="2085032138">
    <w:abstractNumId w:val="32"/>
  </w:num>
  <w:num w:numId="6" w16cid:durableId="2079209417">
    <w:abstractNumId w:val="30"/>
  </w:num>
  <w:num w:numId="7" w16cid:durableId="1911109467">
    <w:abstractNumId w:val="42"/>
  </w:num>
  <w:num w:numId="8" w16cid:durableId="832453860">
    <w:abstractNumId w:val="21"/>
  </w:num>
  <w:num w:numId="9" w16cid:durableId="1869636246">
    <w:abstractNumId w:val="41"/>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6"/>
  </w:num>
  <w:num w:numId="23" w16cid:durableId="2017460796">
    <w:abstractNumId w:val="19"/>
  </w:num>
  <w:num w:numId="24" w16cid:durableId="1688873076">
    <w:abstractNumId w:val="24"/>
  </w:num>
  <w:num w:numId="25" w16cid:durableId="720860017">
    <w:abstractNumId w:val="33"/>
  </w:num>
  <w:num w:numId="26" w16cid:durableId="32773518">
    <w:abstractNumId w:val="29"/>
  </w:num>
  <w:num w:numId="27" w16cid:durableId="293759749">
    <w:abstractNumId w:val="11"/>
  </w:num>
  <w:num w:numId="28" w16cid:durableId="1794710921">
    <w:abstractNumId w:val="34"/>
  </w:num>
  <w:num w:numId="29" w16cid:durableId="1547453068">
    <w:abstractNumId w:val="31"/>
  </w:num>
  <w:num w:numId="30" w16cid:durableId="391848766">
    <w:abstractNumId w:val="15"/>
  </w:num>
  <w:num w:numId="31" w16cid:durableId="837380003">
    <w:abstractNumId w:val="26"/>
  </w:num>
  <w:num w:numId="32" w16cid:durableId="773670778">
    <w:abstractNumId w:val="46"/>
  </w:num>
  <w:num w:numId="33" w16cid:durableId="1517110960">
    <w:abstractNumId w:val="38"/>
  </w:num>
  <w:num w:numId="34" w16cid:durableId="235744974">
    <w:abstractNumId w:val="13"/>
  </w:num>
  <w:num w:numId="35" w16cid:durableId="1043405501">
    <w:abstractNumId w:val="27"/>
  </w:num>
  <w:num w:numId="36" w16cid:durableId="2084134814">
    <w:abstractNumId w:val="43"/>
  </w:num>
  <w:num w:numId="37" w16cid:durableId="89933474">
    <w:abstractNumId w:val="45"/>
  </w:num>
  <w:num w:numId="38" w16cid:durableId="1797527378">
    <w:abstractNumId w:val="28"/>
  </w:num>
  <w:num w:numId="39" w16cid:durableId="1212228563">
    <w:abstractNumId w:val="25"/>
  </w:num>
  <w:num w:numId="40" w16cid:durableId="56755869">
    <w:abstractNumId w:val="12"/>
  </w:num>
  <w:num w:numId="41" w16cid:durableId="1702583788">
    <w:abstractNumId w:val="39"/>
  </w:num>
  <w:num w:numId="42" w16cid:durableId="590286312">
    <w:abstractNumId w:val="14"/>
  </w:num>
  <w:num w:numId="43" w16cid:durableId="1427723544">
    <w:abstractNumId w:val="20"/>
  </w:num>
  <w:num w:numId="44" w16cid:durableId="858741640">
    <w:abstractNumId w:val="23"/>
  </w:num>
  <w:num w:numId="45" w16cid:durableId="1166017772">
    <w:abstractNumId w:val="44"/>
  </w:num>
  <w:num w:numId="46" w16cid:durableId="1863207758">
    <w:abstractNumId w:val="37"/>
  </w:num>
  <w:num w:numId="47" w16cid:durableId="384452397">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nob Alam">
    <w15:presenceInfo w15:providerId="Windows Live" w15:userId="14f59b4f5920e0de"/>
  </w15:person>
  <w15:person w15:author="AU User">
    <w15:presenceInfo w15:providerId="None" w15:userId="AU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2562"/>
    <w:rsid w:val="000054B4"/>
    <w:rsid w:val="00036F9C"/>
    <w:rsid w:val="000623F9"/>
    <w:rsid w:val="000649B7"/>
    <w:rsid w:val="00073B00"/>
    <w:rsid w:val="00076D05"/>
    <w:rsid w:val="000817B0"/>
    <w:rsid w:val="000831E5"/>
    <w:rsid w:val="00090999"/>
    <w:rsid w:val="000930EC"/>
    <w:rsid w:val="000E35F2"/>
    <w:rsid w:val="000E7A31"/>
    <w:rsid w:val="000F4367"/>
    <w:rsid w:val="000F58CF"/>
    <w:rsid w:val="0010357F"/>
    <w:rsid w:val="0013380F"/>
    <w:rsid w:val="00156A9D"/>
    <w:rsid w:val="00161443"/>
    <w:rsid w:val="001800F0"/>
    <w:rsid w:val="001A1822"/>
    <w:rsid w:val="001C0500"/>
    <w:rsid w:val="002155C4"/>
    <w:rsid w:val="00260ADF"/>
    <w:rsid w:val="002651C1"/>
    <w:rsid w:val="00267114"/>
    <w:rsid w:val="00273AE0"/>
    <w:rsid w:val="002833CE"/>
    <w:rsid w:val="00296C48"/>
    <w:rsid w:val="002A62E7"/>
    <w:rsid w:val="002B0FB0"/>
    <w:rsid w:val="002E6207"/>
    <w:rsid w:val="00302D61"/>
    <w:rsid w:val="00325A94"/>
    <w:rsid w:val="00327919"/>
    <w:rsid w:val="00337EDA"/>
    <w:rsid w:val="00364992"/>
    <w:rsid w:val="0037511E"/>
    <w:rsid w:val="00386F96"/>
    <w:rsid w:val="00387917"/>
    <w:rsid w:val="00395A8E"/>
    <w:rsid w:val="00396EDF"/>
    <w:rsid w:val="003B527D"/>
    <w:rsid w:val="003D0EA5"/>
    <w:rsid w:val="003D15B5"/>
    <w:rsid w:val="003D1958"/>
    <w:rsid w:val="003E5D9E"/>
    <w:rsid w:val="004044E0"/>
    <w:rsid w:val="00412E66"/>
    <w:rsid w:val="00420825"/>
    <w:rsid w:val="00444FE6"/>
    <w:rsid w:val="004652DE"/>
    <w:rsid w:val="0047070D"/>
    <w:rsid w:val="004909CE"/>
    <w:rsid w:val="00505AC1"/>
    <w:rsid w:val="005172B2"/>
    <w:rsid w:val="00525974"/>
    <w:rsid w:val="00565535"/>
    <w:rsid w:val="00577B93"/>
    <w:rsid w:val="00590C7A"/>
    <w:rsid w:val="005A21B8"/>
    <w:rsid w:val="005B2CFB"/>
    <w:rsid w:val="005D2017"/>
    <w:rsid w:val="005F43E0"/>
    <w:rsid w:val="00600ACA"/>
    <w:rsid w:val="00610DBE"/>
    <w:rsid w:val="00612436"/>
    <w:rsid w:val="00613274"/>
    <w:rsid w:val="006171DA"/>
    <w:rsid w:val="006236C0"/>
    <w:rsid w:val="00635CD0"/>
    <w:rsid w:val="00646DB7"/>
    <w:rsid w:val="00666456"/>
    <w:rsid w:val="00667B32"/>
    <w:rsid w:val="00681DD4"/>
    <w:rsid w:val="00697CBF"/>
    <w:rsid w:val="006B0CE0"/>
    <w:rsid w:val="006E16E3"/>
    <w:rsid w:val="006E2801"/>
    <w:rsid w:val="006F259D"/>
    <w:rsid w:val="00714654"/>
    <w:rsid w:val="00722B77"/>
    <w:rsid w:val="00741567"/>
    <w:rsid w:val="00767205"/>
    <w:rsid w:val="007A3E13"/>
    <w:rsid w:val="007B5957"/>
    <w:rsid w:val="007D3AE1"/>
    <w:rsid w:val="007E0211"/>
    <w:rsid w:val="007E1BA7"/>
    <w:rsid w:val="008067F7"/>
    <w:rsid w:val="00840030"/>
    <w:rsid w:val="00840D4C"/>
    <w:rsid w:val="0086424C"/>
    <w:rsid w:val="00864734"/>
    <w:rsid w:val="00872BB9"/>
    <w:rsid w:val="00894D4A"/>
    <w:rsid w:val="008B2BAB"/>
    <w:rsid w:val="008B2BAF"/>
    <w:rsid w:val="008B3241"/>
    <w:rsid w:val="008E704C"/>
    <w:rsid w:val="008F3A03"/>
    <w:rsid w:val="00916B59"/>
    <w:rsid w:val="009227A1"/>
    <w:rsid w:val="00930217"/>
    <w:rsid w:val="009375D6"/>
    <w:rsid w:val="00967952"/>
    <w:rsid w:val="00972AF2"/>
    <w:rsid w:val="0098035B"/>
    <w:rsid w:val="00982B0A"/>
    <w:rsid w:val="00995868"/>
    <w:rsid w:val="009A4CC2"/>
    <w:rsid w:val="009B1E57"/>
    <w:rsid w:val="009B3614"/>
    <w:rsid w:val="009C0FEC"/>
    <w:rsid w:val="009C75BF"/>
    <w:rsid w:val="009F16B5"/>
    <w:rsid w:val="00A44835"/>
    <w:rsid w:val="00A5140A"/>
    <w:rsid w:val="00A70B15"/>
    <w:rsid w:val="00A735A4"/>
    <w:rsid w:val="00A923D5"/>
    <w:rsid w:val="00AA1407"/>
    <w:rsid w:val="00AD2150"/>
    <w:rsid w:val="00AD6A41"/>
    <w:rsid w:val="00AF5C18"/>
    <w:rsid w:val="00AF6B78"/>
    <w:rsid w:val="00B07BB1"/>
    <w:rsid w:val="00B2363A"/>
    <w:rsid w:val="00B5286A"/>
    <w:rsid w:val="00B936EE"/>
    <w:rsid w:val="00BA653F"/>
    <w:rsid w:val="00BC08DD"/>
    <w:rsid w:val="00C07EA6"/>
    <w:rsid w:val="00C22DDD"/>
    <w:rsid w:val="00C7357E"/>
    <w:rsid w:val="00C75B0C"/>
    <w:rsid w:val="00C802D3"/>
    <w:rsid w:val="00C8363A"/>
    <w:rsid w:val="00C83A7E"/>
    <w:rsid w:val="00CC5348"/>
    <w:rsid w:val="00CD3FAA"/>
    <w:rsid w:val="00D13694"/>
    <w:rsid w:val="00D26C7C"/>
    <w:rsid w:val="00D50F5D"/>
    <w:rsid w:val="00D572DF"/>
    <w:rsid w:val="00D62943"/>
    <w:rsid w:val="00D81F92"/>
    <w:rsid w:val="00D956EA"/>
    <w:rsid w:val="00DA4753"/>
    <w:rsid w:val="00DC013C"/>
    <w:rsid w:val="00DD00F7"/>
    <w:rsid w:val="00DE2886"/>
    <w:rsid w:val="00DF6185"/>
    <w:rsid w:val="00E162B2"/>
    <w:rsid w:val="00E203C9"/>
    <w:rsid w:val="00E20C97"/>
    <w:rsid w:val="00E33F8A"/>
    <w:rsid w:val="00E37643"/>
    <w:rsid w:val="00E76811"/>
    <w:rsid w:val="00E97FFE"/>
    <w:rsid w:val="00EA1936"/>
    <w:rsid w:val="00EB0C36"/>
    <w:rsid w:val="00EE0253"/>
    <w:rsid w:val="00EE4FFB"/>
    <w:rsid w:val="00F260BC"/>
    <w:rsid w:val="00F32331"/>
    <w:rsid w:val="00F54200"/>
    <w:rsid w:val="00F66971"/>
    <w:rsid w:val="00FC0630"/>
    <w:rsid w:val="00FC39DA"/>
    <w:rsid w:val="00FE2679"/>
    <w:rsid w:val="00FE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43"/>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43"/>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43"/>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43"/>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25"/>
      </w:numPr>
      <w:contextualSpacing/>
    </w:pPr>
  </w:style>
  <w:style w:type="paragraph" w:styleId="ListNumber">
    <w:name w:val="List Number"/>
    <w:basedOn w:val="Normal"/>
    <w:next w:val="Normal"/>
    <w:rsid w:val="00666456"/>
    <w:pPr>
      <w:numPr>
        <w:numId w:val="26"/>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61443"/>
    <w:rPr>
      <w:rFonts w:ascii="Times New Roman" w:eastAsia="Calisto MT"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chart" Target="charts/chart3.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chart" Target="charts/chart2.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chart" Target="charts/chart9.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package" Target="embeddings/Microsoft_Word_Document.docx"/><Relationship Id="rId27" Type="http://schemas.openxmlformats.org/officeDocument/2006/relationships/chart" Target="charts/chart5.xml"/><Relationship Id="rId30" Type="http://schemas.openxmlformats.org/officeDocument/2006/relationships/chart" Target="charts/chart8.xml"/><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79</Pages>
  <Words>23826</Words>
  <Characters>135812</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AU User</cp:lastModifiedBy>
  <cp:revision>3</cp:revision>
  <cp:lastPrinted>2024-06-22T06:21:00Z</cp:lastPrinted>
  <dcterms:created xsi:type="dcterms:W3CDTF">2024-11-01T01:06:00Z</dcterms:created>
  <dcterms:modified xsi:type="dcterms:W3CDTF">2024-11-01T01:44:00Z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