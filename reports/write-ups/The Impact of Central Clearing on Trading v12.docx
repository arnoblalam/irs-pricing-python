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commentRangeStart w:id="0"/>
      <w:r w:rsidRPr="000A41CF">
        <w:t>Despite</w:t>
      </w:r>
      <w:commentRangeEnd w:id="0"/>
      <w:r w:rsidR="00646DB7">
        <w:rPr>
          <w:rStyle w:val="CommentReference"/>
        </w:rPr>
        <w:commentReference w:id="0"/>
      </w:r>
      <w:r w:rsidRPr="000A41CF">
        <w:t xml:space="preserv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2C242ADF" w:rsidR="00916B59" w:rsidRDefault="00916B59" w:rsidP="00916B59">
      <w:r w:rsidRPr="006875A1">
        <w:t xml:space="preserve">The </w:t>
      </w:r>
      <w:del w:id="1" w:author="Arnob Alam" w:date="2024-10-22T07:14:00Z" w16du:dateUtc="2024-10-22T02:14:00Z">
        <w:r w:rsidRPr="006875A1" w:rsidDel="00C25DD7">
          <w:delText xml:space="preserve">paper </w:delText>
        </w:r>
      </w:del>
      <w:ins w:id="2" w:author="Arnob Alam" w:date="2024-10-22T07:14:00Z" w16du:dateUtc="2024-10-22T02:14:00Z">
        <w:r w:rsidR="00C25DD7">
          <w:t>dissertation</w:t>
        </w:r>
        <w:r w:rsidR="00C25DD7" w:rsidRPr="006875A1">
          <w:t xml:space="preserve"> </w:t>
        </w:r>
      </w:ins>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6236C0">
      <w:pPr>
        <w:pStyle w:val="Heading1"/>
      </w:pPr>
      <w:bookmarkStart w:id="3" w:name="_Ref169915993"/>
      <w:r w:rsidRPr="00076D05">
        <w:t>Background</w:t>
      </w:r>
      <w:bookmarkEnd w:id="3"/>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w:t>
      </w:r>
      <w:commentRangeStart w:id="4"/>
      <w:r>
        <w:t>Appendix A</w:t>
      </w:r>
      <w:commentRangeEnd w:id="4"/>
      <w:r w:rsidR="00646DB7">
        <w:rPr>
          <w:rStyle w:val="CommentReference"/>
        </w:rPr>
        <w:commentReference w:id="4"/>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w:t>
      </w:r>
      <w:commentRangeStart w:id="5"/>
      <w:r>
        <w:t>clear</w:t>
      </w:r>
      <w:commentRangeEnd w:id="5"/>
      <w:r w:rsidR="00646DB7">
        <w:rPr>
          <w:rStyle w:val="CommentReference"/>
        </w:rPr>
        <w:commentReference w:id="5"/>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121F9A1E" w:rsidR="00916B59" w:rsidRDefault="00916B59" w:rsidP="00916B59">
      <w:r>
        <w:t xml:space="preserve">Multilateral netting involves netting payments across multiple firms. </w:t>
      </w:r>
      <w:ins w:id="6" w:author="Arnob Alam" w:date="2024-10-22T07:15:00Z" w16du:dateUtc="2024-10-22T02:15:00Z">
        <w:r w:rsidR="00C25DD7">
          <w:t xml:space="preserve">Consider the </w:t>
        </w:r>
      </w:ins>
      <w:del w:id="7" w:author="Arnob Alam" w:date="2024-10-22T07:15:00Z" w16du:dateUtc="2024-10-22T02:15:00Z">
        <w:r w:rsidDel="00C25DD7">
          <w:delText xml:space="preserve">For </w:delText>
        </w:r>
      </w:del>
      <w:r>
        <w:t>example</w:t>
      </w:r>
      <w:ins w:id="8" w:author="Arnob Alam" w:date="2024-10-22T07:15:00Z" w16du:dateUtc="2024-10-22T02:15:00Z">
        <w:r w:rsidR="00C25DD7">
          <w:t xml:space="preserve"> (illustrated </w:t>
        </w:r>
      </w:ins>
      <w:ins w:id="9" w:author="Arnob Alam" w:date="2024-10-22T07:17:00Z" w16du:dateUtc="2024-10-22T02:17:00Z">
        <w:r w:rsidR="00C25DD7">
          <w:t>i</w:t>
        </w:r>
      </w:ins>
      <w:ins w:id="10" w:author="Arnob Alam" w:date="2024-10-22T07:15:00Z" w16du:dateUtc="2024-10-22T02:15:00Z">
        <w:r w:rsidR="00C25DD7">
          <w:t xml:space="preserve">n </w:t>
        </w:r>
      </w:ins>
      <w:ins w:id="11" w:author="Arnob Alam" w:date="2024-10-22T07:17:00Z" w16du:dateUtc="2024-10-22T02:17:00Z">
        <w:r w:rsidR="00C25DD7">
          <w:fldChar w:fldCharType="begin"/>
        </w:r>
        <w:r w:rsidR="00C25DD7">
          <w:instrText xml:space="preserve"> REF _Ref169916310 \h </w:instrText>
        </w:r>
      </w:ins>
      <w:r w:rsidR="00C25DD7">
        <w:fldChar w:fldCharType="separate"/>
      </w:r>
      <w:ins w:id="12" w:author="Arnob Alam" w:date="2024-10-22T07:17:00Z" w16du:dateUtc="2024-10-22T02:17:00Z">
        <w:r w:rsidR="00C25DD7">
          <w:t xml:space="preserve">Figure </w:t>
        </w:r>
        <w:r w:rsidR="00C25DD7">
          <w:rPr>
            <w:noProof/>
          </w:rPr>
          <w:t>1</w:t>
        </w:r>
        <w:r w:rsidR="00C25DD7">
          <w:fldChar w:fldCharType="end"/>
        </w:r>
      </w:ins>
      <w:ins w:id="13" w:author="Arnob Alam" w:date="2024-10-22T07:18:00Z" w16du:dateUtc="2024-10-22T02:18:00Z">
        <w:r w:rsidR="00C25DD7">
          <w:t>a</w:t>
        </w:r>
      </w:ins>
      <w:ins w:id="14" w:author="Arnob Alam" w:date="2024-10-22T07:17:00Z" w16du:dateUtc="2024-10-22T02:17:00Z">
        <w:r w:rsidR="00C25DD7">
          <w:t>)</w:t>
        </w:r>
      </w:ins>
      <w:r>
        <w:t xml:space="preserve">, </w:t>
      </w:r>
      <w:del w:id="15" w:author="Arnob Alam" w:date="2024-10-22T07:17:00Z" w16du:dateUtc="2024-10-22T02:17:00Z">
        <w:r w:rsidDel="00C25DD7">
          <w:delText xml:space="preserve">consider </w:delText>
        </w:r>
      </w:del>
      <w:ins w:id="16" w:author="Arnob Alam" w:date="2024-10-22T07:17:00Z" w16du:dateUtc="2024-10-22T02:17:00Z">
        <w:r w:rsidR="00C25DD7">
          <w:t>showing</w:t>
        </w:r>
        <w:r w:rsidR="00C25DD7">
          <w:t xml:space="preserve"> </w:t>
        </w:r>
      </w:ins>
      <w:r>
        <w:t>the following series of obligations</w:t>
      </w:r>
      <w:ins w:id="17" w:author="Arnob Alam" w:date="2024-10-22T07:17:00Z" w16du:dateUtc="2024-10-22T02:17:00Z">
        <w:r w:rsidR="00C25DD7">
          <w:t xml:space="preserve"> between 3 firms</w:t>
        </w:r>
      </w:ins>
      <w:r>
        <w:t>: firm A owes firm B $100 million and firm C $200 million; firm B owes firm A $50 million and firm C $150 million; firm C owes firm A $100 million and firm B $100 million. Without multilateral netting, the firms can still engage in bilateral netting</w:t>
      </w:r>
      <w:ins w:id="18" w:author="Arnob Alam" w:date="2024-10-22T07:18:00Z" w16du:dateUtc="2024-10-22T02:18:00Z">
        <w:r w:rsidR="00C25DD7">
          <w:t xml:space="preserve"> (as shown in </w:t>
        </w:r>
        <w:r w:rsidR="00C25DD7">
          <w:fldChar w:fldCharType="begin"/>
        </w:r>
        <w:r w:rsidR="00C25DD7">
          <w:instrText xml:space="preserve"> REF _Ref169916310 \h </w:instrText>
        </w:r>
      </w:ins>
      <w:r w:rsidR="00C25DD7">
        <w:fldChar w:fldCharType="separate"/>
      </w:r>
      <w:ins w:id="19" w:author="Arnob Alam" w:date="2024-10-22T07:18:00Z" w16du:dateUtc="2024-10-22T02:18:00Z">
        <w:r w:rsidR="00C25DD7">
          <w:t xml:space="preserve">Figure </w:t>
        </w:r>
        <w:r w:rsidR="00C25DD7">
          <w:rPr>
            <w:noProof/>
          </w:rPr>
          <w:t>1</w:t>
        </w:r>
        <w:r w:rsidR="00C25DD7">
          <w:fldChar w:fldCharType="end"/>
        </w:r>
        <w:r w:rsidR="00C25DD7">
          <w:t>b)</w:t>
        </w:r>
      </w:ins>
      <w:r>
        <w:t xml:space="preserve">. In a bilateral netting regime, the following payments would need to be </w:t>
      </w:r>
      <w:del w:id="20" w:author="Arnob Alam" w:date="2024-10-22T07:18:00Z" w16du:dateUtc="2024-10-22T02:18:00Z">
        <w:r w:rsidDel="00C25DD7">
          <w:delText>made:</w:delText>
        </w:r>
      </w:del>
      <w:proofErr w:type="gramStart"/>
      <w:ins w:id="21" w:author="Arnob Alam" w:date="2024-10-22T07:18:00Z" w16du:dateUtc="2024-10-22T02:18:00Z">
        <w:r w:rsidR="00C25DD7">
          <w:t>made:</w:t>
        </w:r>
      </w:ins>
      <w:proofErr w:type="gramEnd"/>
      <w:r>
        <w:t xml:space="preserv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ins w:id="22" w:author="Arnob Alam" w:date="2024-10-22T07:19:00Z" w16du:dateUtc="2024-10-22T02:19:00Z">
        <w:r w:rsidR="00C25DD7">
          <w:t>c</w:t>
        </w:r>
      </w:ins>
      <w:r w:rsidR="002A62E7">
        <w:t xml:space="preserve"> graphically depicts </w:t>
      </w:r>
      <w:del w:id="23" w:author="Arnob Alam" w:date="2024-10-22T07:19:00Z" w16du:dateUtc="2024-10-22T02:19:00Z">
        <w:r w:rsidR="002A62E7" w:rsidDel="00C25DD7">
          <w:delText>the various netting scenarios described above</w:delText>
        </w:r>
      </w:del>
      <w:ins w:id="24" w:author="Arnob Alam" w:date="2024-10-22T07:19:00Z" w16du:dateUtc="2024-10-22T02:19:00Z">
        <w:r w:rsidR="00C25DD7">
          <w:t>this multilateral netting scenario</w:t>
        </w:r>
      </w:ins>
      <w:r w:rsidR="002A62E7">
        <w:t>.</w:t>
      </w:r>
    </w:p>
    <w:p w14:paraId="274B0D09" w14:textId="4A851B3E" w:rsidR="009F16B5" w:rsidRDefault="009F16B5" w:rsidP="009F16B5">
      <w:pPr>
        <w:pStyle w:val="Caption"/>
        <w:keepNext/>
        <w:jc w:val="center"/>
      </w:pPr>
      <w:bookmarkStart w:id="25" w:name="_Ref169916310"/>
      <w:r>
        <w:lastRenderedPageBreak/>
        <w:t xml:space="preserve">Figure </w:t>
      </w:r>
      <w:fldSimple w:instr=" SEQ Figure \* ARABIC ">
        <w:r w:rsidR="00767205">
          <w:rPr>
            <w:noProof/>
          </w:rPr>
          <w:t>1</w:t>
        </w:r>
      </w:fldSimple>
      <w:bookmarkEnd w:id="25"/>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4">
                      <a:extLst>
                        <a:ext uri="{96DAC541-7B7A-43D3-8B79-37D633B846F1}">
                          <asvg:svgBlip xmlns:asvg="http://schemas.microsoft.com/office/drawing/2016/SVG/main" r:embed="rId15"/>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6">
                      <a:extLst>
                        <a:ext uri="{96DAC541-7B7A-43D3-8B79-37D633B846F1}">
                          <asvg:svgBlip xmlns:asvg="http://schemas.microsoft.com/office/drawing/2016/SVG/main" r:embed="rId17"/>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39166D61" w:rsidR="009F16B5" w:rsidRDefault="009F16B5" w:rsidP="009F16B5">
      <w:pPr>
        <w:pStyle w:val="Caption"/>
        <w:keepNext/>
      </w:pPr>
      <w:bookmarkStart w:id="26" w:name="_Ref169916240"/>
      <w:r>
        <w:lastRenderedPageBreak/>
        <w:t xml:space="preserve">Table </w:t>
      </w:r>
      <w:fldSimple w:instr=" SEQ Table \* ARABIC ">
        <w:r w:rsidR="00767205">
          <w:rPr>
            <w:noProof/>
          </w:rPr>
          <w:t>1</w:t>
        </w:r>
      </w:fldSimple>
      <w:bookmarkEnd w:id="26"/>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67931C44" w:rsidR="009F16B5" w:rsidRDefault="009F16B5" w:rsidP="009F16B5">
      <w:pPr>
        <w:pStyle w:val="Caption"/>
        <w:keepNext/>
      </w:pPr>
      <w:bookmarkStart w:id="27" w:name="_Ref169916258"/>
      <w:r>
        <w:lastRenderedPageBreak/>
        <w:t xml:space="preserve">Table </w:t>
      </w:r>
      <w:fldSimple w:instr=" SEQ Table \* ARABIC ">
        <w:r w:rsidR="00767205">
          <w:rPr>
            <w:noProof/>
          </w:rPr>
          <w:t>2</w:t>
        </w:r>
      </w:fldSimple>
      <w:bookmarkEnd w:id="27"/>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28" w:name="_Ref169916015"/>
      <w:r>
        <w:t>Theory</w:t>
      </w:r>
      <w:bookmarkEnd w:id="28"/>
    </w:p>
    <w:p w14:paraId="2E288927" w14:textId="72313BBC" w:rsidR="00E33F8A" w:rsidRDefault="00E33F8A" w:rsidP="00076D05">
      <w:pPr>
        <w:pStyle w:val="Heading2"/>
      </w:pPr>
      <w:bookmarkStart w:id="29" w:name="_Ref169916176"/>
      <w:r>
        <w:t>Pricing Without Credit Risks</w:t>
      </w:r>
      <w:bookmarkEnd w:id="29"/>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fldSimple w:instr=" SEQ Equation \* ARABIC ">
              <w:r w:rsidR="00C07EA6">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fldSimple w:instr=" SEQ Equation \* ARABIC ">
              <w:r w:rsidR="00C07EA6">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30" w:name="_Ref167361621"/>
            <w:r>
              <w:t>(</w:t>
            </w:r>
            <w:fldSimple w:instr=" SEQ Equation \* ARABIC ">
              <w:r w:rsidR="00C07EA6">
                <w:rPr>
                  <w:noProof/>
                </w:rPr>
                <w:t>3</w:t>
              </w:r>
            </w:fldSimple>
            <w:r>
              <w:t>)</w:t>
            </w:r>
            <w:bookmarkEnd w:id="30"/>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64038DC7" w:rsidR="009F16B5" w:rsidRDefault="009F16B5" w:rsidP="009F16B5">
      <w:pPr>
        <w:pStyle w:val="Caption"/>
        <w:keepNext/>
        <w:jc w:val="center"/>
      </w:pPr>
      <w:bookmarkStart w:id="31" w:name="_Ref169916362"/>
      <w:r>
        <w:t xml:space="preserve">Figure </w:t>
      </w:r>
      <w:fldSimple w:instr=" SEQ Figure \* ARABIC ">
        <w:r w:rsidR="00767205">
          <w:rPr>
            <w:noProof/>
          </w:rPr>
          <w:t>2</w:t>
        </w:r>
      </w:fldSimple>
      <w:bookmarkEnd w:id="31"/>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8">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fldSimple w:instr=" SEQ Equation \* ARABIC ">
              <w:r w:rsidR="00C07EA6">
                <w:rPr>
                  <w:noProof/>
                </w:rPr>
                <w:t>4</w:t>
              </w:r>
            </w:fldSimple>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0DEE55D3"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del w:id="32" w:author="Arnob Alam" w:date="2024-10-22T07:21:00Z" w16du:dateUtc="2024-10-22T02:21:00Z">
        <w:r w:rsidDel="00C25DD7">
          <w:delText>his/her</w:delText>
        </w:r>
      </w:del>
      <w:ins w:id="33" w:author="Arnob Alam" w:date="2024-10-22T07:21:00Z" w16du:dateUtc="2024-10-22T02:21:00Z">
        <w:r w:rsidR="00C25DD7">
          <w:t>their</w:t>
        </w:r>
      </w:ins>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5B75A359" w:rsidR="009F16B5" w:rsidRDefault="009F16B5" w:rsidP="009F16B5">
      <w:pPr>
        <w:pStyle w:val="Caption"/>
        <w:keepNext/>
        <w:jc w:val="center"/>
      </w:pPr>
      <w:bookmarkStart w:id="34" w:name="_Ref169916763"/>
      <w:r>
        <w:t xml:space="preserve">Figure </w:t>
      </w:r>
      <w:fldSimple w:instr=" SEQ Figure \* ARABIC ">
        <w:r w:rsidR="00767205">
          <w:rPr>
            <w:noProof/>
          </w:rPr>
          <w:t>3</w:t>
        </w:r>
      </w:fldSimple>
      <w:bookmarkEnd w:id="34"/>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35" w:name="_Ref169917084"/>
      <w:r>
        <w:lastRenderedPageBreak/>
        <w:t>Model of Liquidity (Bid-Ask Spreads)</w:t>
      </w:r>
      <w:bookmarkEnd w:id="35"/>
    </w:p>
    <w:p w14:paraId="6ED39CE3" w14:textId="5A5E39CD" w:rsidR="00E162B2" w:rsidRPr="00E162B2" w:rsidRDefault="00E162B2" w:rsidP="00076D05">
      <w:pPr>
        <w:pStyle w:val="Heading3"/>
      </w:pPr>
      <w:r>
        <w:t>Liquidity with no Counterparty Risk</w:t>
      </w:r>
    </w:p>
    <w:p w14:paraId="5859E065" w14:textId="57BD1F98"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w:t>
      </w:r>
      <w:del w:id="36" w:author="Arnob Alam" w:date="2024-10-22T07:29:00Z" w16du:dateUtc="2024-10-22T02:29:00Z">
        <w:r w:rsidDel="004142D0">
          <w:delText xml:space="preserve">their </w:delText>
        </w:r>
      </w:del>
      <w:r>
        <w:t xml:space="preserve">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fldSimple w:instr=" SEQ Equation \* ARABIC ">
              <w:r w:rsidR="00C07EA6">
                <w:rPr>
                  <w:noProof/>
                </w:rPr>
                <w:t>5</w:t>
              </w:r>
            </w:fldSimple>
            <w:r>
              <w:t>)</w:t>
            </w:r>
          </w:p>
        </w:tc>
      </w:tr>
    </w:tbl>
    <w:p w14:paraId="72208B23" w14:textId="7EC47962"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w:t>
      </w:r>
      <w:del w:id="37" w:author="Arnob Alam" w:date="2024-10-22T07:31:00Z" w16du:dateUtc="2024-10-22T02:31:00Z">
        <w:r w:rsidDel="004142D0">
          <w:delText xml:space="preserve">his </w:delText>
        </w:r>
      </w:del>
      <w:r>
        <w:t xml:space="preserve">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fldSimple w:instr=" SEQ Equation \* ARABIC ">
              <w:r w:rsidR="00C07EA6">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11C96E67" w:rsidR="00916B59" w:rsidRDefault="00916B59" w:rsidP="00916B59">
      <w:r>
        <w:t xml:space="preserve">If dealer 1 has the best price, </w:t>
      </w:r>
      <w:del w:id="38" w:author="Arnob Alam" w:date="2024-10-22T07:21:00Z" w16du:dateUtc="2024-10-22T02:21:00Z">
        <w:r w:rsidDel="00C25DD7">
          <w:delText>s/he</w:delText>
        </w:r>
      </w:del>
      <w:ins w:id="39" w:author="Arnob Alam" w:date="2024-10-22T07:21:00Z" w16du:dateUtc="2024-10-22T02:21:00Z">
        <w:r w:rsidR="00C25DD7">
          <w:t>they</w:t>
        </w:r>
      </w:ins>
      <w:r>
        <w:t xml:space="preserve"> receive</w:t>
      </w:r>
      <w:del w:id="40" w:author="Arnob Alam" w:date="2024-10-22T07:31:00Z" w16du:dateUtc="2024-10-22T02:31:00Z">
        <w:r w:rsidDel="004142D0">
          <w:delText>s</w:delText>
        </w:r>
      </w:del>
      <w:r>
        <w:t xml:space="preserve"> the order flow and ha</w:t>
      </w:r>
      <w:ins w:id="41" w:author="Arnob Alam" w:date="2024-10-22T07:31:00Z" w16du:dateUtc="2024-10-22T02:31:00Z">
        <w:r w:rsidR="004142D0">
          <w:t>ve</w:t>
        </w:r>
      </w:ins>
      <w:del w:id="42" w:author="Arnob Alam" w:date="2024-10-22T07:31:00Z" w16du:dateUtc="2024-10-22T02:31:00Z">
        <w:r w:rsidDel="004142D0">
          <w:delText>s</w:delText>
        </w:r>
      </w:del>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fldSimple w:instr=" SEQ Equation \* ARABIC ">
              <w:r w:rsidR="00C07EA6">
                <w:rPr>
                  <w:noProof/>
                </w:rPr>
                <w:t>7</w:t>
              </w:r>
            </w:fldSimple>
            <w:r>
              <w:t>)</w:t>
            </w:r>
          </w:p>
        </w:tc>
      </w:tr>
    </w:tbl>
    <w:p w14:paraId="2D4B6600" w14:textId="379BA241"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xml:space="preserve">). If dealer 1 does not have the best price, </w:t>
      </w:r>
      <w:del w:id="43" w:author="Arnob Alam" w:date="2024-10-22T07:22:00Z" w16du:dateUtc="2024-10-22T02:22:00Z">
        <w:r w:rsidDel="00C25DD7">
          <w:delText>s/he</w:delText>
        </w:r>
      </w:del>
      <w:ins w:id="44" w:author="Arnob Alam" w:date="2024-10-22T07:22:00Z" w16du:dateUtc="2024-10-22T02:22:00Z">
        <w:r w:rsidR="00C25DD7">
          <w:t>they</w:t>
        </w:r>
      </w:ins>
      <w:r>
        <w:t xml:space="preserve"> receive</w:t>
      </w:r>
      <w:del w:id="45" w:author="Arnob Alam" w:date="2024-10-22T07:31:00Z" w16du:dateUtc="2024-10-22T02:31:00Z">
        <w:r w:rsidDel="004142D0">
          <w:delText>s</w:delText>
        </w:r>
      </w:del>
      <w:r>
        <w:t>:</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fldSimple w:instr=" SEQ Equation \* ARABIC ">
              <w:r w:rsidR="00C07EA6">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fldSimple w:instr=" SEQ Equation \* ARABIC ">
              <w:r w:rsidR="00C07EA6">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ins w:id="46" w:author="Arnob Alam" w:date="2024-10-22T07:32:00Z" w16du:dateUtc="2024-10-22T02:32:00Z">
        <w:r w:rsidR="004142D0">
          <w:t xml:space="preserve"> (when dealers are competing over market sell orders in response to a negative liquidity shock)</w:t>
        </w:r>
      </w:ins>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fldSimple w:instr=" SEQ Equation \* ARABIC ">
              <w:r w:rsidR="00C07EA6">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fldSimple w:instr=" SEQ Equation \* ARABIC ">
              <w:r w:rsidR="00C07EA6">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7F252DF7" w:rsidR="00916B59" w:rsidRDefault="00916B59" w:rsidP="00916B59">
      <w:pPr>
        <w:rPr>
          <w:rFonts w:eastAsiaTheme="minorEastAsia"/>
        </w:rPr>
      </w:pPr>
      <w:r>
        <w:rPr>
          <w:rFonts w:eastAsiaTheme="minorEastAsia"/>
        </w:rPr>
        <w:t xml:space="preserve">I analyze the case of the optimal bid quote for dealer 1, </w:t>
      </w:r>
      <w:r>
        <w:t xml:space="preserve">assuming </w:t>
      </w:r>
      <w:ins w:id="47" w:author="Arnob Alam" w:date="2024-10-22T07:32:00Z" w16du:dateUtc="2024-10-22T02:32:00Z">
        <w:r w:rsidR="004142D0">
          <w:t xml:space="preserve">the </w:t>
        </w:r>
      </w:ins>
      <w:r>
        <w:t>competing dealer</w:t>
      </w:r>
      <w:del w:id="48" w:author="Arnob Alam" w:date="2024-10-22T07:32:00Z" w16du:dateUtc="2024-10-22T02:32:00Z">
        <w:r w:rsidDel="004142D0">
          <w:delText>s</w:delText>
        </w:r>
      </w:del>
      <w:r>
        <w:t xml:space="preserve"> do</w:t>
      </w:r>
      <w:ins w:id="49" w:author="Arnob Alam" w:date="2024-10-22T07:32:00Z" w16du:dateUtc="2024-10-22T02:32:00Z">
        <w:r w:rsidR="004142D0">
          <w:t>es</w:t>
        </w:r>
      </w:ins>
      <w:r>
        <w:t xml:space="preserve"> not observe the other’s inventory level</w:t>
      </w:r>
      <w:del w:id="50" w:author="Arnob Alam" w:date="2024-10-22T07:33:00Z" w16du:dateUtc="2024-10-22T02:33:00Z">
        <w:r w:rsidDel="004142D0">
          <w:delText>s</w:delText>
        </w:r>
      </w:del>
      <w:r>
        <w:t>, but both assume that the other</w:t>
      </w:r>
      <w:ins w:id="51" w:author="Arnob Alam" w:date="2024-10-22T07:33:00Z" w16du:dateUtc="2024-10-22T02:33:00Z">
        <w:r w:rsidR="004142D0">
          <w:t>’</w:t>
        </w:r>
      </w:ins>
      <w:r>
        <w:t xml:space="preserve">s inventory is drawn uniformly from </w:t>
      </w:r>
      <m:oMath>
        <m:r>
          <w:rPr>
            <w:rFonts w:ascii="Cambria Math" w:hAnsi="Cambria Math"/>
          </w:rPr>
          <m:t>[-R,R]</m:t>
        </m:r>
      </m:oMath>
      <w:r>
        <w:rPr>
          <w:rFonts w:eastAsiaTheme="minorEastAsia"/>
        </w:rPr>
        <w:t xml:space="preserve">. By increasing </w:t>
      </w:r>
      <w:del w:id="52" w:author="Arnob Alam" w:date="2024-10-22T07:23:00Z" w16du:dateUtc="2024-10-22T02:23:00Z">
        <w:r w:rsidDel="00C25DD7">
          <w:rPr>
            <w:rFonts w:eastAsiaTheme="minorEastAsia"/>
          </w:rPr>
          <w:delText>his/her</w:delText>
        </w:r>
      </w:del>
      <w:ins w:id="53" w:author="Arnob Alam" w:date="2024-10-22T07:23:00Z" w16du:dateUtc="2024-10-22T02:23:00Z">
        <w:r w:rsidR="00C25DD7">
          <w:rPr>
            <w:rFonts w:eastAsiaTheme="minorEastAsia"/>
          </w:rPr>
          <w:t>their</w:t>
        </w:r>
      </w:ins>
      <w:r>
        <w:rPr>
          <w:rFonts w:eastAsiaTheme="minorEastAsia"/>
        </w:rPr>
        <w:t xml:space="preserve"> bid quote, a dealer increases </w:t>
      </w:r>
      <w:del w:id="54" w:author="Arnob Alam" w:date="2024-10-22T07:23:00Z" w16du:dateUtc="2024-10-22T02:23:00Z">
        <w:r w:rsidDel="00C25DD7">
          <w:rPr>
            <w:rFonts w:eastAsiaTheme="minorEastAsia"/>
          </w:rPr>
          <w:delText>his/her</w:delText>
        </w:r>
      </w:del>
      <w:ins w:id="55" w:author="Arnob Alam" w:date="2024-10-22T07:23:00Z" w16du:dateUtc="2024-10-22T02:23:00Z">
        <w:r w:rsidR="00C25DD7">
          <w:rPr>
            <w:rFonts w:eastAsiaTheme="minorEastAsia"/>
          </w:rPr>
          <w:t>their</w:t>
        </w:r>
      </w:ins>
      <w:r>
        <w:rPr>
          <w:rFonts w:eastAsiaTheme="minorEastAsia"/>
        </w:rPr>
        <w:t xml:space="preserve"> probability of winning the order flow but must balance this against the fact that </w:t>
      </w:r>
      <w:del w:id="56" w:author="Arnob Alam" w:date="2024-10-22T07:22:00Z" w16du:dateUtc="2024-10-22T02:22:00Z">
        <w:r w:rsidDel="00C25DD7">
          <w:rPr>
            <w:rFonts w:eastAsiaTheme="minorEastAsia"/>
          </w:rPr>
          <w:delText>s/he</w:delText>
        </w:r>
      </w:del>
      <w:ins w:id="57" w:author="Arnob Alam" w:date="2024-10-22T07:22:00Z" w16du:dateUtc="2024-10-22T02:22:00Z">
        <w:r w:rsidR="00C25DD7">
          <w:rPr>
            <w:rFonts w:eastAsiaTheme="minorEastAsia"/>
          </w:rPr>
          <w:t>they</w:t>
        </w:r>
      </w:ins>
      <w:r>
        <w:rPr>
          <w:rFonts w:eastAsiaTheme="minorEastAsia"/>
        </w:rPr>
        <w:t xml:space="preserve"> pay</w:t>
      </w:r>
      <w:del w:id="58" w:author="Arnob Alam" w:date="2024-10-22T07:33:00Z" w16du:dateUtc="2024-10-22T02:33:00Z">
        <w:r w:rsidDel="004142D0">
          <w:rPr>
            <w:rFonts w:eastAsiaTheme="minorEastAsia"/>
          </w:rPr>
          <w:delText>s</w:delText>
        </w:r>
      </w:del>
      <w:r>
        <w:rPr>
          <w:rFonts w:eastAsiaTheme="minorEastAsia"/>
        </w:rPr>
        <w:t xml:space="preserve"> more for each unit acquired. </w:t>
      </w:r>
      <w:del w:id="59" w:author="Arnob Alam" w:date="2024-10-22T07:22:00Z" w16du:dateUtc="2024-10-22T02:22:00Z">
        <w:r w:rsidDel="00C25DD7">
          <w:rPr>
            <w:rFonts w:eastAsiaTheme="minorEastAsia"/>
          </w:rPr>
          <w:delText>S/He</w:delText>
        </w:r>
      </w:del>
      <w:ins w:id="60" w:author="Arnob Alam" w:date="2024-10-22T07:33:00Z" w16du:dateUtc="2024-10-22T02:33:00Z">
        <w:r w:rsidR="004142D0">
          <w:rPr>
            <w:rFonts w:eastAsiaTheme="minorEastAsia"/>
          </w:rPr>
          <w:t>The dealer</w:t>
        </w:r>
      </w:ins>
      <w:r>
        <w:rPr>
          <w:rFonts w:eastAsiaTheme="minorEastAsia"/>
        </w:rPr>
        <w:t xml:space="preserve"> would not like to increase the quote beyond </w:t>
      </w:r>
      <w:del w:id="61" w:author="Arnob Alam" w:date="2024-10-22T07:23:00Z" w16du:dateUtc="2024-10-22T02:23:00Z">
        <w:r w:rsidDel="00C25DD7">
          <w:rPr>
            <w:rFonts w:eastAsiaTheme="minorEastAsia"/>
          </w:rPr>
          <w:delText>his/her</w:delText>
        </w:r>
      </w:del>
      <w:ins w:id="62" w:author="Arnob Alam" w:date="2024-10-22T07:23:00Z" w16du:dateUtc="2024-10-22T02:23:00Z">
        <w:r w:rsidR="00C25DD7">
          <w:rPr>
            <w:rFonts w:eastAsiaTheme="minorEastAsia"/>
          </w:rPr>
          <w:t>their</w:t>
        </w:r>
      </w:ins>
      <w:r>
        <w:rPr>
          <w:rFonts w:eastAsiaTheme="minorEastAsia"/>
        </w:rPr>
        <w:t xml:space="preserve">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fldSimple w:instr=" SEQ Equation \* ARABIC ">
              <w:r w:rsidR="00C07EA6">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fldSimple w:instr=" SEQ Equation \* ARABIC ">
              <w:r w:rsidR="00C07EA6">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63" w:name="_Ref167364187"/>
            <w:r>
              <w:t>(</w:t>
            </w:r>
            <w:fldSimple w:instr=" SEQ Equation \* ARABIC ">
              <w:r w:rsidR="00C07EA6">
                <w:rPr>
                  <w:noProof/>
                </w:rPr>
                <w:t>14</w:t>
              </w:r>
            </w:fldSimple>
            <w:r>
              <w:t>)</w:t>
            </w:r>
            <w:bookmarkEnd w:id="6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fldSimple w:instr=" SEQ Equation \* ARABIC ">
              <w:r w:rsidR="00C07EA6">
                <w:rPr>
                  <w:noProof/>
                </w:rPr>
                <w:t>15</w:t>
              </w:r>
            </w:fldSimple>
            <w:r>
              <w:t>)</w:t>
            </w:r>
          </w:p>
        </w:tc>
      </w:tr>
    </w:tbl>
    <w:p w14:paraId="1746F076" w14:textId="7A677E4B" w:rsidR="00916B59" w:rsidRDefault="00916B59" w:rsidP="00916B59">
      <w:del w:id="64" w:author="Arnob Alam" w:date="2024-10-22T07:34:00Z" w16du:dateUtc="2024-10-22T02:34:00Z">
        <w:r w:rsidDel="004142D0">
          <w:delText>note</w:delText>
        </w:r>
      </w:del>
      <w:ins w:id="65" w:author="Arnob Alam" w:date="2024-10-22T07:34:00Z" w16du:dateUtc="2024-10-22T02:34:00Z">
        <w:r w:rsidR="004142D0">
          <w:t>N</w:t>
        </w:r>
        <w:r w:rsidR="004142D0">
          <w:t>ote</w:t>
        </w:r>
      </w:ins>
      <w:r>
        <w:t xml:space="preserve">: Under competition with many dealers, the second term on the RHS of </w:t>
      </w:r>
      <w:del w:id="66" w:author="Arnob Alam" w:date="2024-10-22T07:34:00Z" w16du:dateUtc="2024-10-22T02:34:00Z">
        <w:r w:rsidDel="004142D0">
          <w:delText xml:space="preserve">the </w:delText>
        </w:r>
      </w:del>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w:ins w:id="67" w:author="Arnob Alam" w:date="2024-10-22T07:34:00Z" w16du:dateUtc="2024-10-22T02:34:00Z">
        <w:r w:rsidR="004142D0">
          <w:t xml:space="preserve">becomes </w:t>
        </w:r>
      </w:ins>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w:t>
      </w:r>
      <w:ins w:id="68" w:author="Arnob Alam" w:date="2024-10-22T07:35:00Z" w16du:dateUtc="2024-10-22T02:35:00Z">
        <w:r w:rsidR="004142D0">
          <w:t xml:space="preserve">and </w:t>
        </w:r>
      </w:ins>
      <w:r>
        <w:t xml:space="preserve">approaches </w:t>
      </w:r>
      <m:oMath>
        <m:r>
          <w:rPr>
            <w:rFonts w:ascii="Cambria Math" w:hAnsi="Cambria Math"/>
          </w:rPr>
          <m:t>0</m:t>
        </m:r>
      </m:oMath>
      <w:r>
        <w:t xml:space="preserve"> as </w:t>
      </w:r>
      <m:oMath>
        <m:r>
          <w:rPr>
            <w:rFonts w:ascii="Cambria Math" w:hAnsi="Cambria Math"/>
          </w:rPr>
          <m:t>N→∞</m:t>
        </m:r>
      </m:oMath>
      <w:del w:id="69" w:author="Arnob Alam" w:date="2024-10-22T07:35:00Z" w16du:dateUtc="2024-10-22T02:35:00Z">
        <w:r w:rsidDel="004142D0">
          <w:delText xml:space="preserve">, and </w:delText>
        </w:r>
      </w:del>
      <w:ins w:id="70" w:author="Arnob Alam" w:date="2024-10-22T07:35:00Z" w16du:dateUtc="2024-10-22T02:35:00Z">
        <w:r w:rsidR="004142D0">
          <w:t xml:space="preserve">.  </w:t>
        </w:r>
      </w:ins>
      <w:del w:id="71" w:author="Arnob Alam" w:date="2024-10-22T07:35:00Z" w16du:dateUtc="2024-10-22T02:35:00Z">
        <w:r w:rsidDel="004142D0">
          <w:delText xml:space="preserve">the </w:delText>
        </w:r>
      </w:del>
      <w:proofErr w:type="spellStart"/>
      <w:ins w:id="72" w:author="Arnob Alam" w:date="2024-10-22T07:35:00Z" w16du:dateUtc="2024-10-22T02:35:00Z">
        <w:r w:rsidR="004142D0">
          <w:t>R</w:t>
        </w:r>
        <w:r w:rsidR="004142D0">
          <w:t>he</w:t>
        </w:r>
        <w:proofErr w:type="spellEnd"/>
        <w:r w:rsidR="004142D0">
          <w:t xml:space="preserve"> </w:t>
        </w:r>
      </w:ins>
      <w:r>
        <w:t>bid</w:t>
      </w:r>
      <w:ins w:id="73" w:author="Arnob Alam" w:date="2024-10-22T07:35:00Z" w16du:dateUtc="2024-10-22T02:35:00Z">
        <w:r w:rsidR="004142D0">
          <w:t>-</w:t>
        </w:r>
      </w:ins>
      <w:del w:id="74" w:author="Arnob Alam" w:date="2024-10-22T07:35:00Z" w16du:dateUtc="2024-10-22T02:35:00Z">
        <w:r w:rsidDel="004142D0">
          <w:delText xml:space="preserve"> </w:delText>
        </w:r>
      </w:del>
      <w:r>
        <w:t xml:space="preserve">ask quotes </w:t>
      </w:r>
      <w:proofErr w:type="gramStart"/>
      <w:r>
        <w:t>become</w:t>
      </w:r>
      <w:proofErr w:type="gramEnd"/>
      <w:r>
        <w:t xml:space="preserv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fldSimple w:instr=" SEQ Equation \* ARABIC ">
              <w:r w:rsidR="00C07EA6">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fldSimple w:instr=" SEQ Equation \* ARABIC ">
              <w:r w:rsidR="00C07EA6">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fldSimple w:instr=" SEQ Equation \* ARABIC ">
              <w:r w:rsidR="00C07EA6">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fldSimple w:instr=" SEQ Equation \* ARABIC ">
              <w:r w:rsidR="00C07EA6">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fldSimple w:instr=" SEQ Equation \* ARABIC ">
              <w:r w:rsidR="00C07EA6">
                <w:rPr>
                  <w:noProof/>
                </w:rPr>
                <w:t>20</w:t>
              </w:r>
            </w:fldSimple>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fldSimple w:instr=" SEQ Equation \* ARABIC ">
              <w:r w:rsidR="00C07EA6">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fldSimple w:instr=" SEQ Equation \* ARABIC ">
              <w:r w:rsidR="00C07EA6">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fldSimple w:instr=" SEQ Equation \* ARABIC ">
              <w:r w:rsidR="00C07EA6">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fldSimple w:instr=" SEQ Equation \* ARABIC ">
              <w:r w:rsidR="00C07EA6">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The expression for the price chance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fldSimple w:instr=" SEQ Equation \* ARABIC ">
              <w:r w:rsidR="00C07EA6">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fldSimple w:instr=" SEQ Equation \* ARABIC ">
              <w:r w:rsidR="00C07EA6">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fldSimple w:instr=" SEQ Equation \* ARABIC ">
              <w:r w:rsidR="00C07EA6">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fldSimple w:instr=" SEQ Equation \* ARABIC ">
              <w:r w:rsidR="00C07EA6">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75" w:name="_Ref169916041"/>
      <w:r>
        <w:t>Identification Strategy</w:t>
      </w:r>
      <w:bookmarkEnd w:id="75"/>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fldSimple w:instr=" SEQ Equation \* ARABIC ">
              <w:r w:rsidR="00C07EA6">
                <w:rPr>
                  <w:noProof/>
                </w:rPr>
                <w:t>29</w:t>
              </w:r>
            </w:fldSimple>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6287D92A" w:rsidR="00916B59" w:rsidRDefault="00916B59" w:rsidP="00916B59">
      <w:r>
        <w:t xml:space="preserve">To ensure the validity of the identification strategy, I test the parallel trends assumption by visually inspecting the pre-treatment trends of swap premiums for both treatment and control groups and conducting placebo tests. Additionally, </w:t>
      </w:r>
      <w:r w:rsidR="00F66971">
        <w:t>I</w:t>
      </w:r>
      <w:r>
        <w:t xml:space="preserve"> us</w:t>
      </w:r>
      <w:r w:rsidR="00F66971">
        <w:t>e</w:t>
      </w:r>
      <w:r>
        <w:t xml:space="preserve"> alternative control and experimental groups</w:t>
      </w:r>
      <w:r w:rsidR="00F66971">
        <w:t xml:space="preserve"> to lend further support to my findings.</w:t>
      </w:r>
    </w:p>
    <w:p w14:paraId="1B498EF1" w14:textId="221F90AE" w:rsidR="00916B59" w:rsidRDefault="00916B59" w:rsidP="00916B59">
      <w:r>
        <w:t>I examin</w:t>
      </w:r>
      <w:r w:rsidR="00BA653F">
        <w:t>e</w:t>
      </w:r>
      <w:r>
        <w:t xml:space="preserve">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20"/>
          <w:pgSz w:w="12240" w:h="15840"/>
          <w:pgMar w:top="1440" w:right="1440" w:bottom="1440" w:left="1440" w:header="720" w:footer="720" w:gutter="0"/>
          <w:cols w:space="720"/>
          <w:docGrid w:linePitch="360"/>
        </w:sectPr>
      </w:pPr>
    </w:p>
    <w:p w14:paraId="655B9119" w14:textId="392BE384" w:rsidR="00C07EA6" w:rsidRDefault="00C07EA6" w:rsidP="009B3614">
      <w:pPr>
        <w:pStyle w:val="Caption"/>
        <w:keepNext/>
        <w:jc w:val="center"/>
      </w:pPr>
      <w:bookmarkStart w:id="76" w:name="_Ref169917013"/>
      <w:r>
        <w:lastRenderedPageBreak/>
        <w:t xml:space="preserve">Figure </w:t>
      </w:r>
      <w:fldSimple w:instr=" SEQ Figure \* ARABIC ">
        <w:r w:rsidR="00767205">
          <w:rPr>
            <w:noProof/>
          </w:rPr>
          <w:t>4</w:t>
        </w:r>
      </w:fldSimple>
      <w:bookmarkEnd w:id="76"/>
      <w:r>
        <w:rPr>
          <w:noProof/>
        </w:rPr>
        <w:t xml:space="preserve"> Pre-trend for pricing</w:t>
      </w:r>
    </w:p>
    <w:bookmarkStart w:id="77" w:name="_MON_1780527892"/>
    <w:bookmarkEnd w:id="77"/>
    <w:p w14:paraId="6B1590F3" w14:textId="1B618E79" w:rsidR="00C07EA6" w:rsidRDefault="00252689" w:rsidP="00C07EA6">
      <w:pPr>
        <w:ind w:firstLine="0"/>
      </w:pPr>
      <w:r w:rsidRPr="00252689">
        <w:rPr>
          <w:noProof/>
          <w14:ligatures w14:val="standardContextual"/>
        </w:rPr>
        <w:object w:dxaOrig="13060" w:dyaOrig="8160" w14:anchorId="3ACF5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54.6pt;height:408.2pt;mso-width-percent:0;mso-height-percent:0;mso-width-percent:0;mso-height-percent:0" o:ole="">
            <v:imagedata r:id="rId21" o:title=""/>
          </v:shape>
          <o:OLEObject Type="Embed" ProgID="Word.Document.12" ShapeID="_x0000_i1025" DrawAspect="Content" ObjectID="_1791087899" r:id="rId22">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5D38BAAA"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fldSimple w:instr=" SEQ Equation \* ARABIC ">
              <w:r w:rsidR="00C07EA6">
                <w:rPr>
                  <w:noProof/>
                </w:rPr>
                <w:t>30</w:t>
              </w:r>
            </w:fldSimple>
            <w:r>
              <w:t>)</w:t>
            </w:r>
          </w:p>
        </w:tc>
      </w:tr>
    </w:tbl>
    <w:p w14:paraId="4C6C2872" w14:textId="13A6DE7C"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commentRangeStart w:id="78"/>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commentRangeEnd w:id="78"/>
      <w:r w:rsidR="003B527D">
        <w:rPr>
          <w:rStyle w:val="CommentReference"/>
        </w:rPr>
        <w:commentReference w:id="78"/>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fldSimple w:instr=" SEQ Equation \* ARABIC ">
              <w:r w:rsidR="00C07EA6">
                <w:rPr>
                  <w:noProof/>
                </w:rPr>
                <w:t>31</w:t>
              </w:r>
            </w:fldSimple>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w:t>
      </w:r>
      <w:commentRangeStart w:id="79"/>
      <w:r w:rsidR="00F66971">
        <w:t xml:space="preserve">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commentRangeEnd w:id="79"/>
      <w:r w:rsidR="003B527D">
        <w:rPr>
          <w:rStyle w:val="CommentReference"/>
        </w:rPr>
        <w:commentReference w:id="79"/>
      </w:r>
      <w:r>
        <w:t>.</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fldSimple w:instr=" SEQ Equation \* ARABIC ">
              <w:r w:rsidR="00C07EA6">
                <w:rPr>
                  <w:noProof/>
                </w:rPr>
                <w:t>32</w:t>
              </w:r>
            </w:fldSimple>
            <w:r>
              <w:t>)</w:t>
            </w:r>
          </w:p>
        </w:tc>
      </w:tr>
    </w:tbl>
    <w:p w14:paraId="5DDE49E6" w14:textId="329E78BF"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fldSimple w:instr=" SEQ Equation \* ARABIC ">
              <w:r w:rsidR="00C07EA6">
                <w:rPr>
                  <w:noProof/>
                </w:rPr>
                <w:t>33</w:t>
              </w:r>
            </w:fldSimple>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0719E9B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 xml:space="preserve">the Amihud measure is larger (indicating less liquidity) for the Canadian market, due to its smaller size. As is the case with the Roll measure, there is not enough data to conclude whether the parallel trend assumptions hold for the Amihud illiquidity </w:t>
      </w:r>
      <w:commentRangeStart w:id="80"/>
      <w:r w:rsidR="002B0FB0">
        <w:t>measure</w:t>
      </w:r>
      <w:commentRangeEnd w:id="80"/>
      <w:r w:rsidR="003B527D">
        <w:rPr>
          <w:rStyle w:val="CommentReference"/>
        </w:rPr>
        <w:commentReference w:id="80"/>
      </w:r>
      <w:r w:rsidR="002B0FB0">
        <w:t>.</w:t>
      </w:r>
    </w:p>
    <w:p w14:paraId="1A2C6742" w14:textId="3481FEDB" w:rsidR="00B2363A" w:rsidRDefault="00B2363A">
      <w:pPr>
        <w:spacing w:line="240" w:lineRule="auto"/>
        <w:ind w:firstLine="0"/>
        <w:jc w:val="left"/>
      </w:pPr>
      <w:r>
        <w:br w:type="page"/>
      </w:r>
    </w:p>
    <w:p w14:paraId="6E8D6075" w14:textId="18B0BA8E" w:rsidR="00DD00F7" w:rsidRDefault="00DD00F7" w:rsidP="00DD00F7">
      <w:pPr>
        <w:pStyle w:val="Caption"/>
        <w:keepNext/>
        <w:jc w:val="center"/>
      </w:pPr>
      <w:bookmarkStart w:id="81" w:name="_Ref169958555"/>
      <w:r>
        <w:lastRenderedPageBreak/>
        <w:t xml:space="preserve">Figure </w:t>
      </w:r>
      <w:fldSimple w:instr=" SEQ Figure \* ARABIC ">
        <w:r w:rsidR="00767205">
          <w:rPr>
            <w:noProof/>
          </w:rPr>
          <w:t>5</w:t>
        </w:r>
      </w:fldSimple>
      <w:bookmarkEnd w:id="81"/>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4E40D0" w14:textId="77777777" w:rsidR="00EA1936" w:rsidRDefault="00EA1936">
      <w:pPr>
        <w:spacing w:line="240" w:lineRule="auto"/>
        <w:ind w:firstLine="0"/>
        <w:jc w:val="left"/>
      </w:pPr>
      <w:r>
        <w:br w:type="page"/>
      </w:r>
    </w:p>
    <w:p w14:paraId="212C82FB" w14:textId="7D6F726C" w:rsidR="006B0CE0" w:rsidRDefault="006B0CE0" w:rsidP="006B0CE0">
      <w:pPr>
        <w:pStyle w:val="Caption"/>
        <w:keepNext/>
        <w:jc w:val="center"/>
      </w:pPr>
      <w:bookmarkStart w:id="82" w:name="_Ref169960502"/>
      <w:r>
        <w:lastRenderedPageBreak/>
        <w:t xml:space="preserve">Figure </w:t>
      </w:r>
      <w:fldSimple w:instr=" SEQ Figure \* ARABIC ">
        <w:r w:rsidR="00767205">
          <w:rPr>
            <w:noProof/>
          </w:rPr>
          <w:t>6</w:t>
        </w:r>
      </w:fldSimple>
      <w:bookmarkEnd w:id="82"/>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B2363A">
        <w:br w:type="page"/>
      </w:r>
    </w:p>
    <w:p w14:paraId="13B67E63" w14:textId="349CA67E" w:rsidR="00302D61" w:rsidRDefault="00302D61" w:rsidP="00302D61">
      <w:pPr>
        <w:pStyle w:val="Caption"/>
        <w:keepNext/>
        <w:jc w:val="center"/>
      </w:pPr>
      <w:bookmarkStart w:id="83" w:name="_Ref169960521"/>
      <w:r>
        <w:lastRenderedPageBreak/>
        <w:t xml:space="preserve">Figure </w:t>
      </w:r>
      <w:fldSimple w:instr=" SEQ Figure \* ARABIC ">
        <w:r w:rsidR="00767205">
          <w:rPr>
            <w:noProof/>
          </w:rPr>
          <w:t>7</w:t>
        </w:r>
      </w:fldSimple>
      <w:bookmarkEnd w:id="83"/>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fldSimple w:instr=" SEQ Equation \* ARABIC ">
              <w:r w:rsidR="00C07EA6">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fldSimple w:instr=" SEQ Equation \* ARABIC ">
              <w:r w:rsidR="00C07EA6">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fldSimple w:instr=" SEQ Equation \* ARABIC ">
              <w:r w:rsidR="00C07EA6">
                <w:rPr>
                  <w:noProof/>
                </w:rPr>
                <w:t>36</w:t>
              </w:r>
            </w:fldSimple>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variance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9D945E6"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3D15B5">
        <w:t xml:space="preserve">Figure </w:t>
      </w:r>
      <w:r w:rsidR="003D15B5">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4E4C4A4E" w:rsidR="003D15B5" w:rsidRDefault="003D15B5" w:rsidP="003D15B5">
      <w:pPr>
        <w:pStyle w:val="Caption"/>
        <w:keepNext/>
        <w:jc w:val="center"/>
      </w:pPr>
      <w:bookmarkStart w:id="84" w:name="_Ref170051212"/>
      <w:r>
        <w:lastRenderedPageBreak/>
        <w:t xml:space="preserve">Figure </w:t>
      </w:r>
      <w:fldSimple w:instr=" SEQ Figure \* ARABIC ">
        <w:r w:rsidR="00767205">
          <w:rPr>
            <w:noProof/>
          </w:rPr>
          <w:t>8</w:t>
        </w:r>
      </w:fldSimple>
      <w:bookmarkEnd w:id="84"/>
      <w:r>
        <w:rPr>
          <w:noProof/>
        </w:rPr>
        <w:t xml:space="preserve"> </w:t>
      </w:r>
      <w:commentRangeStart w:id="85"/>
      <w:r>
        <w:rPr>
          <w:noProof/>
        </w:rPr>
        <w:t>Realized</w:t>
      </w:r>
      <w:commentRangeEnd w:id="85"/>
      <w:r w:rsidR="00714654">
        <w:rPr>
          <w:rStyle w:val="CommentReference"/>
          <w:i w:val="0"/>
          <w:iCs w:val="0"/>
          <w:color w:val="auto"/>
        </w:rPr>
        <w:commentReference w:id="85"/>
      </w:r>
      <w:r>
        <w:rPr>
          <w:noProof/>
        </w:rPr>
        <w:t xml:space="preserve"> Volatility Pre-Trend</w:t>
      </w:r>
    </w:p>
    <w:p w14:paraId="4C5CFF85" w14:textId="47C0C8C7" w:rsidR="009A4CC2" w:rsidRDefault="00646DB7" w:rsidP="009A4CC2">
      <w:pPr>
        <w:spacing w:line="240" w:lineRule="auto"/>
        <w:ind w:firstLine="0"/>
        <w:jc w:val="left"/>
      </w:pPr>
      <w:r w:rsidRPr="00646DB7">
        <w:rPr>
          <w:noProof/>
        </w:rPr>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32"/>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86" w:name="_Ref169916057"/>
      <w:r>
        <w:lastRenderedPageBreak/>
        <w:t>Data</w:t>
      </w:r>
      <w:bookmarkEnd w:id="86"/>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and after (Mar 11 – Mar 22</w:t>
      </w:r>
      <w:r>
        <w:t>, Jun 10 – Jun 21 and Sep 9 – Sep 20</w:t>
      </w:r>
      <w:r w:rsidRPr="0004387C">
        <w:t>) the regulation's effective date</w:t>
      </w:r>
      <w:r>
        <w:t xml:space="preserve"> in each phase</w:t>
      </w:r>
      <w:r w:rsidRPr="0004387C">
        <w:t>.</w:t>
      </w:r>
      <w:r>
        <w:t xml:space="preserve"> 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21AD2335"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w:t>
      </w:r>
      <w:r>
        <w:lastRenderedPageBreak/>
        <w:t xml:space="preserve">denominated market is much smaller (both in number of trades, and notional value). Clearing in Canadian IR swaps hovers around 48% prior to Phase 1. It reaches a high of around 56% in phase 2 and diminishes back to 48% after phase 3. </w:t>
      </w:r>
      <w:r w:rsidR="003D15B5">
        <w:t>C</w:t>
      </w:r>
      <w:r>
        <w:t xml:space="preserve">learing </w:t>
      </w:r>
      <w:r w:rsidR="003D15B5">
        <w:t xml:space="preserve">for </w:t>
      </w:r>
      <w:r>
        <w:t>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09F0B26C" w14:textId="7B3B099A"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xml:space="preserve">), which should </w:t>
      </w:r>
      <w:proofErr w:type="gramStart"/>
      <w:r>
        <w:t>actually be</w:t>
      </w:r>
      <w:proofErr w:type="gramEnd"/>
      <w:r>
        <w:t xml:space="preserve"> classified as an FRA</w:t>
      </w:r>
      <w:r w:rsidRPr="0004387C">
        <w:t xml:space="preserve">. </w:t>
      </w:r>
      <w:r w:rsidR="00667B32">
        <w:fldChar w:fldCharType="begin"/>
      </w:r>
      <w:r w:rsidR="00667B32">
        <w:instrText xml:space="preserve"> REF _Ref169917203 \h </w:instrText>
      </w:r>
      <w:r w:rsidR="00667B32">
        <w:fldChar w:fldCharType="separate"/>
      </w:r>
      <w:r w:rsidR="00E76811">
        <w:t xml:space="preserve">Table </w:t>
      </w:r>
      <w:r w:rsidR="00E76811">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61B05DB7" w:rsidR="00916B59" w:rsidRDefault="00667B32" w:rsidP="00916B59">
      <w:r>
        <w:fldChar w:fldCharType="begin"/>
      </w:r>
      <w:r>
        <w:instrText xml:space="preserve"> REF _Ref169917219 \h </w:instrText>
      </w:r>
      <w:r>
        <w:fldChar w:fldCharType="separate"/>
      </w:r>
      <w:r w:rsidR="00E76811">
        <w:t xml:space="preserve">Table </w:t>
      </w:r>
      <w:r w:rsidR="00E76811">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w:t>
      </w:r>
      <w:r w:rsidR="00916B59">
        <w:lastRenderedPageBreak/>
        <w:t xml:space="preserve">“voluntarily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4EF4935B" w:rsidR="009F16B5" w:rsidRDefault="009F16B5" w:rsidP="009F16B5">
      <w:pPr>
        <w:pStyle w:val="Caption"/>
        <w:keepNext/>
      </w:pPr>
      <w:bookmarkStart w:id="87" w:name="_Ref169917152"/>
      <w:r>
        <w:lastRenderedPageBreak/>
        <w:t xml:space="preserve">Table </w:t>
      </w:r>
      <w:fldSimple w:instr=" SEQ Table \* ARABIC ">
        <w:r w:rsidR="00767205">
          <w:rPr>
            <w:noProof/>
          </w:rPr>
          <w:t>3</w:t>
        </w:r>
      </w:fldSimple>
      <w:bookmarkEnd w:id="87"/>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3CEE41F8" w:rsidR="009F16B5" w:rsidRDefault="009F16B5" w:rsidP="009F16B5">
      <w:pPr>
        <w:pStyle w:val="Caption"/>
        <w:keepNext/>
        <w:rPr>
          <w:noProof/>
        </w:rPr>
      </w:pPr>
      <w:bookmarkStart w:id="88" w:name="_Ref169917203"/>
      <w:r>
        <w:lastRenderedPageBreak/>
        <w:t xml:space="preserve">Table </w:t>
      </w:r>
      <w:fldSimple w:instr=" SEQ Table \* ARABIC ">
        <w:r w:rsidR="00767205">
          <w:rPr>
            <w:noProof/>
          </w:rPr>
          <w:t>4</w:t>
        </w:r>
      </w:fldSimple>
      <w:bookmarkEnd w:id="88"/>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lastRenderedPageBreak/>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608080D" w:rsidR="009F16B5" w:rsidRDefault="009F16B5" w:rsidP="009F16B5">
      <w:pPr>
        <w:pStyle w:val="Caption"/>
        <w:keepNext/>
      </w:pPr>
      <w:bookmarkStart w:id="89" w:name="_Ref169917219"/>
      <w:r>
        <w:lastRenderedPageBreak/>
        <w:t xml:space="preserve">Table </w:t>
      </w:r>
      <w:fldSimple w:instr=" SEQ Table \* ARABIC ">
        <w:r w:rsidR="00767205">
          <w:rPr>
            <w:noProof/>
          </w:rPr>
          <w:t>5</w:t>
        </w:r>
      </w:fldSimple>
      <w:bookmarkEnd w:id="89"/>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90" w:name="_Ref169916076"/>
      <w:r>
        <w:lastRenderedPageBreak/>
        <w:t>Results</w:t>
      </w:r>
      <w:bookmarkEnd w:id="90"/>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19FD4503"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model on each phase of the data separately. In phase 1, there is </w:t>
      </w:r>
      <w:r w:rsidR="00E203C9">
        <w:t xml:space="preserve">a ~5 bps increase in the premium after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590C7A">
        <w:t>There was an additional 12% increase in the cleared volume following phase 2, and the premium rose by another ~3 bps</w:t>
      </w:r>
      <w:r w:rsidR="00916B59">
        <w:t xml:space="preserve">. In </w:t>
      </w:r>
      <w:r w:rsidR="00916B59">
        <w:lastRenderedPageBreak/>
        <w:t>phase 3, a larger set of market participants fell under the mandate</w:t>
      </w:r>
      <w:r w:rsidR="00590C7A">
        <w:t xml:space="preserve"> (although the cleared volume did not change)</w:t>
      </w:r>
      <w:r w:rsidR="00916B59">
        <w:t>, and the premium increased</w:t>
      </w:r>
      <w:r w:rsidR="00590C7A">
        <w:t xml:space="preserve"> by ~16 bps</w:t>
      </w:r>
      <w:r w:rsidR="00916B59">
        <w:t>.</w:t>
      </w:r>
      <w:r w:rsidR="00590C7A">
        <w:t xml:space="preserve"> This suggests that when almost all contracts (&gt;90%) are cleared, </w:t>
      </w:r>
      <w:r w:rsidR="00AD6A41">
        <w:t>premia rise due to less severe consequences of counterparty default.</w:t>
      </w:r>
    </w:p>
    <w:p w14:paraId="5DD91C67" w14:textId="24974506"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3F8A182A" w:rsidR="009F16B5" w:rsidRDefault="009F16B5" w:rsidP="009F16B5">
      <w:pPr>
        <w:pStyle w:val="Caption"/>
        <w:keepNext/>
        <w:jc w:val="left"/>
      </w:pPr>
      <w:bookmarkStart w:id="91" w:name="_Ref169917265"/>
      <w:r>
        <w:lastRenderedPageBreak/>
        <w:t xml:space="preserve">Table </w:t>
      </w:r>
      <w:fldSimple w:instr=" SEQ Table \* ARABIC ">
        <w:r w:rsidR="00767205">
          <w:rPr>
            <w:noProof/>
          </w:rPr>
          <w:t>6</w:t>
        </w:r>
      </w:fldSimple>
      <w:bookmarkEnd w:id="91"/>
      <w:r>
        <w:rPr>
          <w:noProof/>
        </w:rPr>
        <w:t xml:space="preserve"> </w:t>
      </w:r>
      <w:r w:rsidR="00C7357E">
        <w:rPr>
          <w:noProof/>
        </w:rPr>
        <w:t>Difference-in-Difference Results for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362B29">
        <w:trPr>
          <w:tblCellSpacing w:w="15" w:type="dxa"/>
        </w:trPr>
        <w:tc>
          <w:tcPr>
            <w:tcW w:w="0" w:type="auto"/>
            <w:gridSpan w:val="3"/>
            <w:tcBorders>
              <w:top w:val="nil"/>
              <w:left w:val="nil"/>
              <w:bottom w:val="nil"/>
              <w:right w:val="nil"/>
            </w:tcBorders>
            <w:vAlign w:val="center"/>
            <w:hideMark/>
          </w:tcPr>
          <w:p w14:paraId="4A014181" w14:textId="77777777" w:rsidR="00E203C9" w:rsidRDefault="00E203C9" w:rsidP="00362B29">
            <w:pPr>
              <w:jc w:val="center"/>
              <w:rPr>
                <w:rFonts w:eastAsia="Times New Roman"/>
              </w:rPr>
            </w:pPr>
            <w:r>
              <w:rPr>
                <w:rStyle w:val="Strong"/>
              </w:rPr>
              <w:t>Difference-in-Differences Regression Results</w:t>
            </w:r>
          </w:p>
        </w:tc>
      </w:tr>
      <w:tr w:rsidR="00E203C9" w14:paraId="4C36D6B1" w14:textId="77777777" w:rsidTr="00362B29">
        <w:trPr>
          <w:tblCellSpacing w:w="15" w:type="dxa"/>
        </w:trPr>
        <w:tc>
          <w:tcPr>
            <w:tcW w:w="0" w:type="auto"/>
            <w:gridSpan w:val="3"/>
            <w:tcBorders>
              <w:bottom w:val="single" w:sz="6" w:space="0" w:color="000000"/>
            </w:tcBorders>
            <w:vAlign w:val="center"/>
            <w:hideMark/>
          </w:tcPr>
          <w:p w14:paraId="45579689" w14:textId="77777777" w:rsidR="00E203C9" w:rsidRDefault="00E203C9" w:rsidP="00362B29">
            <w:pPr>
              <w:jc w:val="center"/>
              <w:rPr>
                <w:rFonts w:eastAsia="Times New Roman"/>
              </w:rPr>
            </w:pPr>
          </w:p>
        </w:tc>
      </w:tr>
      <w:tr w:rsidR="00E203C9" w14:paraId="470C3185" w14:textId="77777777" w:rsidTr="00362B29">
        <w:trPr>
          <w:tblCellSpacing w:w="15" w:type="dxa"/>
        </w:trPr>
        <w:tc>
          <w:tcPr>
            <w:tcW w:w="0" w:type="auto"/>
            <w:vAlign w:val="center"/>
            <w:hideMark/>
          </w:tcPr>
          <w:p w14:paraId="6ED724BB" w14:textId="77777777" w:rsidR="00E203C9" w:rsidRDefault="00E203C9" w:rsidP="00362B29">
            <w:pPr>
              <w:jc w:val="center"/>
              <w:rPr>
                <w:rFonts w:eastAsia="Times New Roman"/>
                <w:sz w:val="20"/>
                <w:szCs w:val="20"/>
              </w:rPr>
            </w:pPr>
          </w:p>
        </w:tc>
        <w:tc>
          <w:tcPr>
            <w:tcW w:w="0" w:type="auto"/>
            <w:gridSpan w:val="2"/>
            <w:vAlign w:val="center"/>
            <w:hideMark/>
          </w:tcPr>
          <w:p w14:paraId="4EA9115E" w14:textId="77777777" w:rsidR="00E203C9" w:rsidRDefault="00E203C9" w:rsidP="00362B29">
            <w:pPr>
              <w:jc w:val="center"/>
              <w:rPr>
                <w:rFonts w:eastAsia="Times New Roman"/>
              </w:rPr>
            </w:pPr>
            <w:r>
              <w:rPr>
                <w:rFonts w:eastAsia="Times New Roman"/>
              </w:rPr>
              <w:t>Dependent variable: Premium</w:t>
            </w:r>
          </w:p>
        </w:tc>
      </w:tr>
      <w:tr w:rsidR="00E203C9" w14:paraId="78444C19" w14:textId="77777777" w:rsidTr="00362B29">
        <w:trPr>
          <w:tblCellSpacing w:w="15" w:type="dxa"/>
        </w:trPr>
        <w:tc>
          <w:tcPr>
            <w:tcW w:w="0" w:type="auto"/>
            <w:vAlign w:val="center"/>
            <w:hideMark/>
          </w:tcPr>
          <w:p w14:paraId="39D48426" w14:textId="77777777" w:rsidR="00E203C9" w:rsidRDefault="00E203C9" w:rsidP="00362B2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rsidP="00362B29">
            <w:pPr>
              <w:jc w:val="center"/>
              <w:rPr>
                <w:rFonts w:eastAsia="Times New Roman"/>
                <w:sz w:val="20"/>
                <w:szCs w:val="20"/>
              </w:rPr>
            </w:pPr>
          </w:p>
        </w:tc>
      </w:tr>
      <w:tr w:rsidR="00E203C9" w14:paraId="3370FFED" w14:textId="77777777" w:rsidTr="00362B29">
        <w:trPr>
          <w:tblCellSpacing w:w="15" w:type="dxa"/>
        </w:trPr>
        <w:tc>
          <w:tcPr>
            <w:tcW w:w="0" w:type="auto"/>
            <w:vAlign w:val="center"/>
            <w:hideMark/>
          </w:tcPr>
          <w:p w14:paraId="6F28475A" w14:textId="77777777" w:rsidR="00E203C9" w:rsidRDefault="00E203C9" w:rsidP="00362B29">
            <w:pPr>
              <w:jc w:val="center"/>
              <w:rPr>
                <w:rFonts w:eastAsia="Times New Roman"/>
                <w:sz w:val="20"/>
                <w:szCs w:val="20"/>
              </w:rPr>
            </w:pPr>
          </w:p>
        </w:tc>
        <w:tc>
          <w:tcPr>
            <w:tcW w:w="0" w:type="auto"/>
            <w:vAlign w:val="center"/>
            <w:hideMark/>
          </w:tcPr>
          <w:p w14:paraId="774633AA" w14:textId="77777777" w:rsidR="00E203C9" w:rsidRDefault="00E203C9" w:rsidP="00362B29">
            <w:pPr>
              <w:jc w:val="center"/>
              <w:rPr>
                <w:rFonts w:eastAsia="Times New Roman"/>
              </w:rPr>
            </w:pPr>
            <w:r>
              <w:rPr>
                <w:rFonts w:eastAsia="Times New Roman"/>
              </w:rPr>
              <w:t>Basic Model</w:t>
            </w:r>
          </w:p>
        </w:tc>
        <w:tc>
          <w:tcPr>
            <w:tcW w:w="0" w:type="auto"/>
            <w:vAlign w:val="center"/>
            <w:hideMark/>
          </w:tcPr>
          <w:p w14:paraId="5B38F738" w14:textId="77777777" w:rsidR="00E203C9" w:rsidRDefault="00E203C9" w:rsidP="00362B29">
            <w:pPr>
              <w:jc w:val="center"/>
              <w:rPr>
                <w:rFonts w:eastAsia="Times New Roman"/>
              </w:rPr>
            </w:pPr>
            <w:r>
              <w:rPr>
                <w:rFonts w:eastAsia="Times New Roman"/>
              </w:rPr>
              <w:t>Advanced Model</w:t>
            </w:r>
          </w:p>
        </w:tc>
      </w:tr>
      <w:tr w:rsidR="00E203C9" w14:paraId="0DBD5E48" w14:textId="77777777" w:rsidTr="00362B29">
        <w:trPr>
          <w:tblCellSpacing w:w="15" w:type="dxa"/>
        </w:trPr>
        <w:tc>
          <w:tcPr>
            <w:tcW w:w="0" w:type="auto"/>
            <w:vAlign w:val="center"/>
            <w:hideMark/>
          </w:tcPr>
          <w:p w14:paraId="1117061C" w14:textId="77777777" w:rsidR="00E203C9" w:rsidRDefault="00E203C9" w:rsidP="00362B29">
            <w:pPr>
              <w:jc w:val="center"/>
              <w:rPr>
                <w:rFonts w:eastAsia="Times New Roman"/>
              </w:rPr>
            </w:pPr>
          </w:p>
        </w:tc>
        <w:tc>
          <w:tcPr>
            <w:tcW w:w="0" w:type="auto"/>
            <w:vAlign w:val="center"/>
            <w:hideMark/>
          </w:tcPr>
          <w:p w14:paraId="3B521FF0" w14:textId="77777777" w:rsidR="00E203C9" w:rsidRDefault="00E203C9" w:rsidP="00362B29">
            <w:pPr>
              <w:jc w:val="center"/>
              <w:rPr>
                <w:rFonts w:eastAsia="Times New Roman"/>
              </w:rPr>
            </w:pPr>
            <w:r>
              <w:rPr>
                <w:rFonts w:eastAsia="Times New Roman"/>
              </w:rPr>
              <w:t>(1)</w:t>
            </w:r>
          </w:p>
        </w:tc>
        <w:tc>
          <w:tcPr>
            <w:tcW w:w="0" w:type="auto"/>
            <w:vAlign w:val="center"/>
            <w:hideMark/>
          </w:tcPr>
          <w:p w14:paraId="58A003C4" w14:textId="77777777" w:rsidR="00E203C9" w:rsidRDefault="00E203C9" w:rsidP="00362B29">
            <w:pPr>
              <w:jc w:val="center"/>
              <w:rPr>
                <w:rFonts w:eastAsia="Times New Roman"/>
              </w:rPr>
            </w:pPr>
            <w:r>
              <w:rPr>
                <w:rFonts w:eastAsia="Times New Roman"/>
              </w:rPr>
              <w:t>(2)</w:t>
            </w:r>
          </w:p>
        </w:tc>
      </w:tr>
      <w:tr w:rsidR="00E203C9" w14:paraId="2B081BBD" w14:textId="77777777" w:rsidTr="00362B29">
        <w:trPr>
          <w:tblCellSpacing w:w="15" w:type="dxa"/>
        </w:trPr>
        <w:tc>
          <w:tcPr>
            <w:tcW w:w="0" w:type="auto"/>
            <w:gridSpan w:val="3"/>
            <w:tcBorders>
              <w:bottom w:val="single" w:sz="6" w:space="0" w:color="000000"/>
            </w:tcBorders>
            <w:vAlign w:val="center"/>
            <w:hideMark/>
          </w:tcPr>
          <w:p w14:paraId="34D6AF19" w14:textId="77777777" w:rsidR="00E203C9" w:rsidRDefault="00E203C9" w:rsidP="00362B29">
            <w:pPr>
              <w:jc w:val="center"/>
              <w:rPr>
                <w:rFonts w:eastAsia="Times New Roman"/>
              </w:rPr>
            </w:pPr>
          </w:p>
        </w:tc>
      </w:tr>
      <w:tr w:rsidR="00E203C9" w14:paraId="0779469E" w14:textId="77777777" w:rsidTr="00362B29">
        <w:trPr>
          <w:tblCellSpacing w:w="15" w:type="dxa"/>
        </w:trPr>
        <w:tc>
          <w:tcPr>
            <w:tcW w:w="0" w:type="auto"/>
            <w:vAlign w:val="center"/>
            <w:hideMark/>
          </w:tcPr>
          <w:p w14:paraId="711CEA57" w14:textId="77777777" w:rsidR="00E203C9" w:rsidRDefault="00E203C9" w:rsidP="00362B29">
            <w:pPr>
              <w:rPr>
                <w:rFonts w:eastAsia="Times New Roman"/>
              </w:rPr>
            </w:pPr>
            <w:r>
              <w:rPr>
                <w:rFonts w:eastAsia="Times New Roman"/>
              </w:rPr>
              <w:t>Group</w:t>
            </w:r>
          </w:p>
        </w:tc>
        <w:tc>
          <w:tcPr>
            <w:tcW w:w="0" w:type="auto"/>
            <w:vAlign w:val="center"/>
            <w:hideMark/>
          </w:tcPr>
          <w:p w14:paraId="7D56ECC9" w14:textId="77777777" w:rsidR="00E203C9" w:rsidRDefault="00E203C9" w:rsidP="00362B2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rsidP="00362B29">
            <w:pPr>
              <w:jc w:val="center"/>
              <w:rPr>
                <w:rFonts w:eastAsia="Times New Roman"/>
              </w:rPr>
            </w:pPr>
            <w:r>
              <w:rPr>
                <w:rFonts w:eastAsia="Times New Roman"/>
              </w:rPr>
              <w:t>-0.7683</w:t>
            </w:r>
          </w:p>
        </w:tc>
      </w:tr>
      <w:tr w:rsidR="00E203C9" w14:paraId="7CEEB9CA" w14:textId="77777777" w:rsidTr="00362B29">
        <w:trPr>
          <w:tblCellSpacing w:w="15" w:type="dxa"/>
        </w:trPr>
        <w:tc>
          <w:tcPr>
            <w:tcW w:w="0" w:type="auto"/>
            <w:vAlign w:val="center"/>
            <w:hideMark/>
          </w:tcPr>
          <w:p w14:paraId="5296C475" w14:textId="77777777" w:rsidR="00E203C9" w:rsidRDefault="00E203C9" w:rsidP="00362B29">
            <w:pPr>
              <w:jc w:val="center"/>
              <w:rPr>
                <w:rFonts w:eastAsia="Times New Roman"/>
              </w:rPr>
            </w:pPr>
          </w:p>
        </w:tc>
        <w:tc>
          <w:tcPr>
            <w:tcW w:w="0" w:type="auto"/>
            <w:vAlign w:val="center"/>
            <w:hideMark/>
          </w:tcPr>
          <w:p w14:paraId="7CFBAB05" w14:textId="77777777" w:rsidR="00E203C9" w:rsidRDefault="00E203C9" w:rsidP="00362B29">
            <w:pPr>
              <w:jc w:val="center"/>
              <w:rPr>
                <w:rFonts w:eastAsia="Times New Roman"/>
              </w:rPr>
            </w:pPr>
            <w:r>
              <w:rPr>
                <w:rFonts w:eastAsia="Times New Roman"/>
              </w:rPr>
              <w:t>(0.4917)</w:t>
            </w:r>
          </w:p>
        </w:tc>
        <w:tc>
          <w:tcPr>
            <w:tcW w:w="0" w:type="auto"/>
            <w:vAlign w:val="center"/>
            <w:hideMark/>
          </w:tcPr>
          <w:p w14:paraId="5DDCDBF2" w14:textId="77777777" w:rsidR="00E203C9" w:rsidRDefault="00E203C9" w:rsidP="00362B29">
            <w:pPr>
              <w:jc w:val="center"/>
              <w:rPr>
                <w:rFonts w:eastAsia="Times New Roman"/>
              </w:rPr>
            </w:pPr>
            <w:r>
              <w:rPr>
                <w:rFonts w:eastAsia="Times New Roman"/>
              </w:rPr>
              <w:t>(0.4900)</w:t>
            </w:r>
          </w:p>
        </w:tc>
      </w:tr>
      <w:tr w:rsidR="00E203C9" w14:paraId="38A64157" w14:textId="77777777" w:rsidTr="00362B29">
        <w:trPr>
          <w:tblCellSpacing w:w="15" w:type="dxa"/>
        </w:trPr>
        <w:tc>
          <w:tcPr>
            <w:tcW w:w="0" w:type="auto"/>
            <w:vAlign w:val="center"/>
            <w:hideMark/>
          </w:tcPr>
          <w:p w14:paraId="6D5A6348" w14:textId="77777777" w:rsidR="00E203C9" w:rsidRDefault="00E203C9" w:rsidP="00362B29">
            <w:pPr>
              <w:rPr>
                <w:rFonts w:eastAsia="Times New Roman"/>
              </w:rPr>
            </w:pPr>
            <w:r>
              <w:rPr>
                <w:rFonts w:eastAsia="Times New Roman"/>
              </w:rPr>
              <w:t>Period</w:t>
            </w:r>
          </w:p>
        </w:tc>
        <w:tc>
          <w:tcPr>
            <w:tcW w:w="0" w:type="auto"/>
            <w:vAlign w:val="center"/>
            <w:hideMark/>
          </w:tcPr>
          <w:p w14:paraId="3F9FA662" w14:textId="77777777" w:rsidR="00E203C9" w:rsidRDefault="00E203C9" w:rsidP="00362B2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rsidP="00362B2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362B29">
        <w:trPr>
          <w:tblCellSpacing w:w="15" w:type="dxa"/>
        </w:trPr>
        <w:tc>
          <w:tcPr>
            <w:tcW w:w="0" w:type="auto"/>
            <w:vAlign w:val="center"/>
            <w:hideMark/>
          </w:tcPr>
          <w:p w14:paraId="5D25834A" w14:textId="77777777" w:rsidR="00E203C9" w:rsidRDefault="00E203C9" w:rsidP="00362B29">
            <w:pPr>
              <w:jc w:val="center"/>
              <w:rPr>
                <w:rFonts w:eastAsia="Times New Roman"/>
              </w:rPr>
            </w:pPr>
          </w:p>
        </w:tc>
        <w:tc>
          <w:tcPr>
            <w:tcW w:w="0" w:type="auto"/>
            <w:vAlign w:val="center"/>
            <w:hideMark/>
          </w:tcPr>
          <w:p w14:paraId="032AA22D" w14:textId="77777777" w:rsidR="00E203C9" w:rsidRDefault="00E203C9" w:rsidP="00362B29">
            <w:pPr>
              <w:jc w:val="center"/>
              <w:rPr>
                <w:rFonts w:eastAsia="Times New Roman"/>
              </w:rPr>
            </w:pPr>
            <w:r>
              <w:rPr>
                <w:rFonts w:eastAsia="Times New Roman"/>
              </w:rPr>
              <w:t>(0.6641)</w:t>
            </w:r>
          </w:p>
        </w:tc>
        <w:tc>
          <w:tcPr>
            <w:tcW w:w="0" w:type="auto"/>
            <w:vAlign w:val="center"/>
            <w:hideMark/>
          </w:tcPr>
          <w:p w14:paraId="159C483B" w14:textId="77777777" w:rsidR="00E203C9" w:rsidRDefault="00E203C9" w:rsidP="00362B29">
            <w:pPr>
              <w:jc w:val="center"/>
              <w:rPr>
                <w:rFonts w:eastAsia="Times New Roman"/>
              </w:rPr>
            </w:pPr>
            <w:r>
              <w:rPr>
                <w:rFonts w:eastAsia="Times New Roman"/>
              </w:rPr>
              <w:t>(0.6610)</w:t>
            </w:r>
          </w:p>
        </w:tc>
      </w:tr>
      <w:tr w:rsidR="00E203C9" w14:paraId="247EBE16" w14:textId="77777777" w:rsidTr="00362B29">
        <w:trPr>
          <w:tblCellSpacing w:w="15" w:type="dxa"/>
        </w:trPr>
        <w:tc>
          <w:tcPr>
            <w:tcW w:w="0" w:type="auto"/>
            <w:vAlign w:val="center"/>
            <w:hideMark/>
          </w:tcPr>
          <w:p w14:paraId="35C018CB" w14:textId="77777777" w:rsidR="00E203C9" w:rsidRDefault="00E203C9" w:rsidP="00362B29">
            <w:pPr>
              <w:rPr>
                <w:rFonts w:eastAsia="Times New Roman"/>
              </w:rPr>
            </w:pPr>
            <w:r>
              <w:rPr>
                <w:rFonts w:eastAsia="Times New Roman"/>
              </w:rPr>
              <w:t>Tenor</w:t>
            </w:r>
          </w:p>
        </w:tc>
        <w:tc>
          <w:tcPr>
            <w:tcW w:w="0" w:type="auto"/>
            <w:vAlign w:val="center"/>
            <w:hideMark/>
          </w:tcPr>
          <w:p w14:paraId="2583FD4A" w14:textId="77777777" w:rsidR="00E203C9" w:rsidRDefault="00E203C9" w:rsidP="00362B29">
            <w:pPr>
              <w:rPr>
                <w:rFonts w:eastAsia="Times New Roman"/>
              </w:rPr>
            </w:pPr>
          </w:p>
        </w:tc>
        <w:tc>
          <w:tcPr>
            <w:tcW w:w="0" w:type="auto"/>
            <w:vAlign w:val="center"/>
            <w:hideMark/>
          </w:tcPr>
          <w:p w14:paraId="5398B5AE" w14:textId="77777777" w:rsidR="00E203C9" w:rsidRDefault="00E203C9" w:rsidP="00362B2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362B29">
        <w:trPr>
          <w:tblCellSpacing w:w="15" w:type="dxa"/>
        </w:trPr>
        <w:tc>
          <w:tcPr>
            <w:tcW w:w="0" w:type="auto"/>
            <w:vAlign w:val="center"/>
            <w:hideMark/>
          </w:tcPr>
          <w:p w14:paraId="2D4F1EB8" w14:textId="77777777" w:rsidR="00E203C9" w:rsidRDefault="00E203C9" w:rsidP="00362B29">
            <w:pPr>
              <w:jc w:val="center"/>
              <w:rPr>
                <w:rFonts w:eastAsia="Times New Roman"/>
              </w:rPr>
            </w:pPr>
          </w:p>
        </w:tc>
        <w:tc>
          <w:tcPr>
            <w:tcW w:w="0" w:type="auto"/>
            <w:vAlign w:val="center"/>
            <w:hideMark/>
          </w:tcPr>
          <w:p w14:paraId="4F5A52AF" w14:textId="77777777" w:rsidR="00E203C9" w:rsidRDefault="00E203C9" w:rsidP="00362B29">
            <w:pPr>
              <w:rPr>
                <w:rFonts w:eastAsia="Times New Roman"/>
                <w:sz w:val="20"/>
                <w:szCs w:val="20"/>
              </w:rPr>
            </w:pPr>
          </w:p>
        </w:tc>
        <w:tc>
          <w:tcPr>
            <w:tcW w:w="0" w:type="auto"/>
            <w:vAlign w:val="center"/>
            <w:hideMark/>
          </w:tcPr>
          <w:p w14:paraId="5722D53F" w14:textId="77777777" w:rsidR="00E203C9" w:rsidRDefault="00E203C9" w:rsidP="00362B29">
            <w:pPr>
              <w:jc w:val="center"/>
              <w:rPr>
                <w:rFonts w:eastAsia="Times New Roman"/>
              </w:rPr>
            </w:pPr>
            <w:r>
              <w:rPr>
                <w:rFonts w:eastAsia="Times New Roman"/>
              </w:rPr>
              <w:t>(0.0086)</w:t>
            </w:r>
          </w:p>
        </w:tc>
      </w:tr>
      <w:tr w:rsidR="00E203C9" w14:paraId="37BE4B56" w14:textId="77777777" w:rsidTr="00362B29">
        <w:trPr>
          <w:tblCellSpacing w:w="15" w:type="dxa"/>
        </w:trPr>
        <w:tc>
          <w:tcPr>
            <w:tcW w:w="0" w:type="auto"/>
            <w:vAlign w:val="center"/>
            <w:hideMark/>
          </w:tcPr>
          <w:p w14:paraId="4DC69105" w14:textId="77777777" w:rsidR="00E203C9" w:rsidRDefault="00E203C9" w:rsidP="00362B29">
            <w:pPr>
              <w:rPr>
                <w:rFonts w:eastAsia="Times New Roman"/>
              </w:rPr>
            </w:pPr>
            <w:r>
              <w:rPr>
                <w:rFonts w:eastAsia="Times New Roman"/>
              </w:rPr>
              <w:t>Log Notional</w:t>
            </w:r>
          </w:p>
        </w:tc>
        <w:tc>
          <w:tcPr>
            <w:tcW w:w="0" w:type="auto"/>
            <w:vAlign w:val="center"/>
            <w:hideMark/>
          </w:tcPr>
          <w:p w14:paraId="55B63891" w14:textId="77777777" w:rsidR="00E203C9" w:rsidRDefault="00E203C9" w:rsidP="00362B29">
            <w:pPr>
              <w:rPr>
                <w:rFonts w:eastAsia="Times New Roman"/>
              </w:rPr>
            </w:pPr>
          </w:p>
        </w:tc>
        <w:tc>
          <w:tcPr>
            <w:tcW w:w="0" w:type="auto"/>
            <w:vAlign w:val="center"/>
            <w:hideMark/>
          </w:tcPr>
          <w:p w14:paraId="4AA50504" w14:textId="77777777" w:rsidR="00E203C9" w:rsidRDefault="00E203C9" w:rsidP="00362B2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362B29">
        <w:trPr>
          <w:tblCellSpacing w:w="15" w:type="dxa"/>
        </w:trPr>
        <w:tc>
          <w:tcPr>
            <w:tcW w:w="0" w:type="auto"/>
            <w:vAlign w:val="center"/>
            <w:hideMark/>
          </w:tcPr>
          <w:p w14:paraId="1A5CF6C4" w14:textId="77777777" w:rsidR="00E203C9" w:rsidRDefault="00E203C9" w:rsidP="00362B29">
            <w:pPr>
              <w:jc w:val="center"/>
              <w:rPr>
                <w:rFonts w:eastAsia="Times New Roman"/>
              </w:rPr>
            </w:pPr>
          </w:p>
        </w:tc>
        <w:tc>
          <w:tcPr>
            <w:tcW w:w="0" w:type="auto"/>
            <w:vAlign w:val="center"/>
            <w:hideMark/>
          </w:tcPr>
          <w:p w14:paraId="7B736C7B" w14:textId="77777777" w:rsidR="00E203C9" w:rsidRDefault="00E203C9" w:rsidP="00362B29">
            <w:pPr>
              <w:rPr>
                <w:rFonts w:eastAsia="Times New Roman"/>
                <w:sz w:val="20"/>
                <w:szCs w:val="20"/>
              </w:rPr>
            </w:pPr>
          </w:p>
        </w:tc>
        <w:tc>
          <w:tcPr>
            <w:tcW w:w="0" w:type="auto"/>
            <w:vAlign w:val="center"/>
            <w:hideMark/>
          </w:tcPr>
          <w:p w14:paraId="16159C21" w14:textId="77777777" w:rsidR="00E203C9" w:rsidRDefault="00E203C9" w:rsidP="00362B29">
            <w:pPr>
              <w:jc w:val="center"/>
              <w:rPr>
                <w:rFonts w:eastAsia="Times New Roman"/>
              </w:rPr>
            </w:pPr>
            <w:r>
              <w:rPr>
                <w:rFonts w:eastAsia="Times New Roman"/>
              </w:rPr>
              <w:t>(0.0671)</w:t>
            </w:r>
          </w:p>
        </w:tc>
      </w:tr>
      <w:tr w:rsidR="00E203C9" w14:paraId="4B826096" w14:textId="77777777" w:rsidTr="00362B29">
        <w:trPr>
          <w:tblCellSpacing w:w="15" w:type="dxa"/>
        </w:trPr>
        <w:tc>
          <w:tcPr>
            <w:tcW w:w="0" w:type="auto"/>
            <w:vAlign w:val="center"/>
            <w:hideMark/>
          </w:tcPr>
          <w:p w14:paraId="3E2ED3A5" w14:textId="77777777" w:rsidR="00E203C9" w:rsidRDefault="00E203C9" w:rsidP="00362B29">
            <w:pPr>
              <w:rPr>
                <w:rFonts w:eastAsia="Times New Roman"/>
              </w:rPr>
            </w:pPr>
            <w:r>
              <w:rPr>
                <w:rFonts w:eastAsia="Times New Roman"/>
              </w:rPr>
              <w:t>Capped</w:t>
            </w:r>
          </w:p>
        </w:tc>
        <w:tc>
          <w:tcPr>
            <w:tcW w:w="0" w:type="auto"/>
            <w:vAlign w:val="center"/>
            <w:hideMark/>
          </w:tcPr>
          <w:p w14:paraId="257A3217" w14:textId="77777777" w:rsidR="00E203C9" w:rsidRDefault="00E203C9" w:rsidP="00362B29">
            <w:pPr>
              <w:rPr>
                <w:rFonts w:eastAsia="Times New Roman"/>
              </w:rPr>
            </w:pPr>
          </w:p>
        </w:tc>
        <w:tc>
          <w:tcPr>
            <w:tcW w:w="0" w:type="auto"/>
            <w:vAlign w:val="center"/>
            <w:hideMark/>
          </w:tcPr>
          <w:p w14:paraId="5BE06B54" w14:textId="77777777" w:rsidR="00E203C9" w:rsidRDefault="00E203C9" w:rsidP="00362B2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362B29">
        <w:trPr>
          <w:tblCellSpacing w:w="15" w:type="dxa"/>
        </w:trPr>
        <w:tc>
          <w:tcPr>
            <w:tcW w:w="0" w:type="auto"/>
            <w:vAlign w:val="center"/>
            <w:hideMark/>
          </w:tcPr>
          <w:p w14:paraId="63C049FC" w14:textId="77777777" w:rsidR="00E203C9" w:rsidRDefault="00E203C9" w:rsidP="00362B29">
            <w:pPr>
              <w:jc w:val="center"/>
              <w:rPr>
                <w:rFonts w:eastAsia="Times New Roman"/>
              </w:rPr>
            </w:pPr>
          </w:p>
        </w:tc>
        <w:tc>
          <w:tcPr>
            <w:tcW w:w="0" w:type="auto"/>
            <w:vAlign w:val="center"/>
            <w:hideMark/>
          </w:tcPr>
          <w:p w14:paraId="62E32D2C" w14:textId="77777777" w:rsidR="00E203C9" w:rsidRDefault="00E203C9" w:rsidP="00362B29">
            <w:pPr>
              <w:rPr>
                <w:rFonts w:eastAsia="Times New Roman"/>
                <w:sz w:val="20"/>
                <w:szCs w:val="20"/>
              </w:rPr>
            </w:pPr>
          </w:p>
        </w:tc>
        <w:tc>
          <w:tcPr>
            <w:tcW w:w="0" w:type="auto"/>
            <w:vAlign w:val="center"/>
            <w:hideMark/>
          </w:tcPr>
          <w:p w14:paraId="4048EF04" w14:textId="77777777" w:rsidR="00E203C9" w:rsidRDefault="00E203C9" w:rsidP="00362B29">
            <w:pPr>
              <w:jc w:val="center"/>
              <w:rPr>
                <w:rFonts w:eastAsia="Times New Roman"/>
              </w:rPr>
            </w:pPr>
            <w:r>
              <w:rPr>
                <w:rFonts w:eastAsia="Times New Roman"/>
              </w:rPr>
              <w:t>(0.1849)</w:t>
            </w:r>
          </w:p>
        </w:tc>
      </w:tr>
      <w:tr w:rsidR="00E203C9" w14:paraId="5D0CEA27" w14:textId="77777777" w:rsidTr="00362B29">
        <w:trPr>
          <w:tblCellSpacing w:w="15" w:type="dxa"/>
        </w:trPr>
        <w:tc>
          <w:tcPr>
            <w:tcW w:w="0" w:type="auto"/>
            <w:vAlign w:val="center"/>
            <w:hideMark/>
          </w:tcPr>
          <w:p w14:paraId="0E005CBC" w14:textId="77777777" w:rsidR="00E203C9" w:rsidRDefault="00E203C9" w:rsidP="00362B29">
            <w:pPr>
              <w:rPr>
                <w:rFonts w:eastAsia="Times New Roman"/>
              </w:rPr>
            </w:pPr>
            <w:r>
              <w:rPr>
                <w:rFonts w:eastAsia="Times New Roman"/>
              </w:rPr>
              <w:t>SEF</w:t>
            </w:r>
          </w:p>
        </w:tc>
        <w:tc>
          <w:tcPr>
            <w:tcW w:w="0" w:type="auto"/>
            <w:vAlign w:val="center"/>
            <w:hideMark/>
          </w:tcPr>
          <w:p w14:paraId="3EF25BA8" w14:textId="77777777" w:rsidR="00E203C9" w:rsidRDefault="00E203C9" w:rsidP="00362B29">
            <w:pPr>
              <w:rPr>
                <w:rFonts w:eastAsia="Times New Roman"/>
              </w:rPr>
            </w:pPr>
          </w:p>
        </w:tc>
        <w:tc>
          <w:tcPr>
            <w:tcW w:w="0" w:type="auto"/>
            <w:vAlign w:val="center"/>
            <w:hideMark/>
          </w:tcPr>
          <w:p w14:paraId="72B3212F" w14:textId="77777777" w:rsidR="00E203C9" w:rsidRDefault="00E203C9" w:rsidP="00362B29">
            <w:pPr>
              <w:jc w:val="center"/>
              <w:rPr>
                <w:rFonts w:eastAsia="Times New Roman"/>
              </w:rPr>
            </w:pPr>
            <w:r>
              <w:rPr>
                <w:rFonts w:eastAsia="Times New Roman"/>
              </w:rPr>
              <w:t>0.6922</w:t>
            </w:r>
          </w:p>
        </w:tc>
      </w:tr>
      <w:tr w:rsidR="00E203C9" w14:paraId="4566BF87" w14:textId="77777777" w:rsidTr="00362B29">
        <w:trPr>
          <w:tblCellSpacing w:w="15" w:type="dxa"/>
        </w:trPr>
        <w:tc>
          <w:tcPr>
            <w:tcW w:w="0" w:type="auto"/>
            <w:vAlign w:val="center"/>
            <w:hideMark/>
          </w:tcPr>
          <w:p w14:paraId="537FD187" w14:textId="77777777" w:rsidR="00E203C9" w:rsidRDefault="00E203C9" w:rsidP="00362B29">
            <w:pPr>
              <w:jc w:val="center"/>
              <w:rPr>
                <w:rFonts w:eastAsia="Times New Roman"/>
              </w:rPr>
            </w:pPr>
          </w:p>
        </w:tc>
        <w:tc>
          <w:tcPr>
            <w:tcW w:w="0" w:type="auto"/>
            <w:vAlign w:val="center"/>
            <w:hideMark/>
          </w:tcPr>
          <w:p w14:paraId="69960F71" w14:textId="77777777" w:rsidR="00E203C9" w:rsidRDefault="00E203C9" w:rsidP="00362B29">
            <w:pPr>
              <w:rPr>
                <w:rFonts w:eastAsia="Times New Roman"/>
                <w:sz w:val="20"/>
                <w:szCs w:val="20"/>
              </w:rPr>
            </w:pPr>
          </w:p>
        </w:tc>
        <w:tc>
          <w:tcPr>
            <w:tcW w:w="0" w:type="auto"/>
            <w:vAlign w:val="center"/>
            <w:hideMark/>
          </w:tcPr>
          <w:p w14:paraId="3CDB555E" w14:textId="77777777" w:rsidR="00E203C9" w:rsidRDefault="00E203C9" w:rsidP="00362B29">
            <w:pPr>
              <w:jc w:val="center"/>
              <w:rPr>
                <w:rFonts w:eastAsia="Times New Roman"/>
              </w:rPr>
            </w:pPr>
            <w:r>
              <w:rPr>
                <w:rFonts w:eastAsia="Times New Roman"/>
              </w:rPr>
              <w:t>(2.5197)</w:t>
            </w:r>
          </w:p>
        </w:tc>
      </w:tr>
      <w:tr w:rsidR="00E203C9" w14:paraId="7516B345" w14:textId="77777777" w:rsidTr="00362B29">
        <w:trPr>
          <w:tblCellSpacing w:w="15" w:type="dxa"/>
        </w:trPr>
        <w:tc>
          <w:tcPr>
            <w:tcW w:w="0" w:type="auto"/>
            <w:vAlign w:val="center"/>
            <w:hideMark/>
          </w:tcPr>
          <w:p w14:paraId="11CE89B8" w14:textId="77777777" w:rsidR="00E203C9" w:rsidRDefault="00E203C9" w:rsidP="00362B29">
            <w:pPr>
              <w:rPr>
                <w:rFonts w:eastAsia="Times New Roman"/>
              </w:rPr>
            </w:pPr>
            <w:r>
              <w:rPr>
                <w:rFonts w:eastAsia="Times New Roman"/>
              </w:rPr>
              <w:t>Morning Session</w:t>
            </w:r>
          </w:p>
        </w:tc>
        <w:tc>
          <w:tcPr>
            <w:tcW w:w="0" w:type="auto"/>
            <w:vAlign w:val="center"/>
            <w:hideMark/>
          </w:tcPr>
          <w:p w14:paraId="3B860BFF" w14:textId="77777777" w:rsidR="00E203C9" w:rsidRDefault="00E203C9" w:rsidP="00362B29">
            <w:pPr>
              <w:rPr>
                <w:rFonts w:eastAsia="Times New Roman"/>
              </w:rPr>
            </w:pPr>
          </w:p>
        </w:tc>
        <w:tc>
          <w:tcPr>
            <w:tcW w:w="0" w:type="auto"/>
            <w:vAlign w:val="center"/>
            <w:hideMark/>
          </w:tcPr>
          <w:p w14:paraId="2086F94D" w14:textId="77777777" w:rsidR="00E203C9" w:rsidRDefault="00E203C9" w:rsidP="00362B2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362B29">
        <w:trPr>
          <w:tblCellSpacing w:w="15" w:type="dxa"/>
        </w:trPr>
        <w:tc>
          <w:tcPr>
            <w:tcW w:w="0" w:type="auto"/>
            <w:vAlign w:val="center"/>
            <w:hideMark/>
          </w:tcPr>
          <w:p w14:paraId="02E85608" w14:textId="77777777" w:rsidR="00E203C9" w:rsidRDefault="00E203C9" w:rsidP="00362B29">
            <w:pPr>
              <w:jc w:val="center"/>
              <w:rPr>
                <w:rFonts w:eastAsia="Times New Roman"/>
              </w:rPr>
            </w:pPr>
          </w:p>
        </w:tc>
        <w:tc>
          <w:tcPr>
            <w:tcW w:w="0" w:type="auto"/>
            <w:vAlign w:val="center"/>
            <w:hideMark/>
          </w:tcPr>
          <w:p w14:paraId="26391D0A" w14:textId="77777777" w:rsidR="00E203C9" w:rsidRDefault="00E203C9" w:rsidP="00362B29">
            <w:pPr>
              <w:rPr>
                <w:rFonts w:eastAsia="Times New Roman"/>
                <w:sz w:val="20"/>
                <w:szCs w:val="20"/>
              </w:rPr>
            </w:pPr>
          </w:p>
        </w:tc>
        <w:tc>
          <w:tcPr>
            <w:tcW w:w="0" w:type="auto"/>
            <w:vAlign w:val="center"/>
            <w:hideMark/>
          </w:tcPr>
          <w:p w14:paraId="781BE1F2" w14:textId="77777777" w:rsidR="00E203C9" w:rsidRDefault="00E203C9" w:rsidP="00362B29">
            <w:pPr>
              <w:jc w:val="center"/>
              <w:rPr>
                <w:rFonts w:eastAsia="Times New Roman"/>
              </w:rPr>
            </w:pPr>
            <w:r>
              <w:rPr>
                <w:rFonts w:eastAsia="Times New Roman"/>
              </w:rPr>
              <w:t>(0.1843)</w:t>
            </w:r>
          </w:p>
        </w:tc>
      </w:tr>
      <w:tr w:rsidR="00E203C9" w14:paraId="28D1ED0A" w14:textId="77777777" w:rsidTr="00362B29">
        <w:trPr>
          <w:tblCellSpacing w:w="15" w:type="dxa"/>
        </w:trPr>
        <w:tc>
          <w:tcPr>
            <w:tcW w:w="0" w:type="auto"/>
            <w:vAlign w:val="center"/>
            <w:hideMark/>
          </w:tcPr>
          <w:p w14:paraId="0EB945F2" w14:textId="77777777" w:rsidR="00E203C9" w:rsidRDefault="00E203C9" w:rsidP="00362B29">
            <w:pPr>
              <w:rPr>
                <w:rFonts w:eastAsia="Times New Roman"/>
              </w:rPr>
            </w:pPr>
            <w:r>
              <w:rPr>
                <w:rFonts w:eastAsia="Times New Roman"/>
              </w:rPr>
              <w:t>Afternoon Session</w:t>
            </w:r>
          </w:p>
        </w:tc>
        <w:tc>
          <w:tcPr>
            <w:tcW w:w="0" w:type="auto"/>
            <w:vAlign w:val="center"/>
            <w:hideMark/>
          </w:tcPr>
          <w:p w14:paraId="74BCFAFA" w14:textId="77777777" w:rsidR="00E203C9" w:rsidRDefault="00E203C9" w:rsidP="00362B29">
            <w:pPr>
              <w:rPr>
                <w:rFonts w:eastAsia="Times New Roman"/>
              </w:rPr>
            </w:pPr>
          </w:p>
        </w:tc>
        <w:tc>
          <w:tcPr>
            <w:tcW w:w="0" w:type="auto"/>
            <w:vAlign w:val="center"/>
            <w:hideMark/>
          </w:tcPr>
          <w:p w14:paraId="10F52D27" w14:textId="77777777" w:rsidR="00E203C9" w:rsidRDefault="00E203C9" w:rsidP="00362B2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362B29">
        <w:trPr>
          <w:tblCellSpacing w:w="15" w:type="dxa"/>
        </w:trPr>
        <w:tc>
          <w:tcPr>
            <w:tcW w:w="0" w:type="auto"/>
            <w:vAlign w:val="center"/>
            <w:hideMark/>
          </w:tcPr>
          <w:p w14:paraId="187F5122" w14:textId="77777777" w:rsidR="00E203C9" w:rsidRDefault="00E203C9" w:rsidP="00362B29">
            <w:pPr>
              <w:jc w:val="center"/>
              <w:rPr>
                <w:rFonts w:eastAsia="Times New Roman"/>
              </w:rPr>
            </w:pPr>
          </w:p>
        </w:tc>
        <w:tc>
          <w:tcPr>
            <w:tcW w:w="0" w:type="auto"/>
            <w:vAlign w:val="center"/>
            <w:hideMark/>
          </w:tcPr>
          <w:p w14:paraId="6758372D" w14:textId="77777777" w:rsidR="00E203C9" w:rsidRDefault="00E203C9" w:rsidP="00362B29">
            <w:pPr>
              <w:rPr>
                <w:rFonts w:eastAsia="Times New Roman"/>
                <w:sz w:val="20"/>
                <w:szCs w:val="20"/>
              </w:rPr>
            </w:pPr>
          </w:p>
        </w:tc>
        <w:tc>
          <w:tcPr>
            <w:tcW w:w="0" w:type="auto"/>
            <w:vAlign w:val="center"/>
            <w:hideMark/>
          </w:tcPr>
          <w:p w14:paraId="3E49B188" w14:textId="77777777" w:rsidR="00E203C9" w:rsidRDefault="00E203C9" w:rsidP="00362B29">
            <w:pPr>
              <w:jc w:val="center"/>
              <w:rPr>
                <w:rFonts w:eastAsia="Times New Roman"/>
              </w:rPr>
            </w:pPr>
            <w:r>
              <w:rPr>
                <w:rFonts w:eastAsia="Times New Roman"/>
              </w:rPr>
              <w:t>(0.1814)</w:t>
            </w:r>
          </w:p>
        </w:tc>
      </w:tr>
      <w:tr w:rsidR="00E203C9" w14:paraId="53F8518D" w14:textId="77777777" w:rsidTr="00362B29">
        <w:trPr>
          <w:tblCellSpacing w:w="15" w:type="dxa"/>
        </w:trPr>
        <w:tc>
          <w:tcPr>
            <w:tcW w:w="0" w:type="auto"/>
            <w:vAlign w:val="center"/>
            <w:hideMark/>
          </w:tcPr>
          <w:p w14:paraId="45791348" w14:textId="77777777" w:rsidR="00E203C9" w:rsidRDefault="00E203C9" w:rsidP="00362B29">
            <w:pPr>
              <w:rPr>
                <w:rFonts w:eastAsia="Times New Roman"/>
              </w:rPr>
            </w:pPr>
            <w:r>
              <w:rPr>
                <w:rFonts w:eastAsia="Times New Roman"/>
              </w:rPr>
              <w:t>Off Hours</w:t>
            </w:r>
          </w:p>
        </w:tc>
        <w:tc>
          <w:tcPr>
            <w:tcW w:w="0" w:type="auto"/>
            <w:vAlign w:val="center"/>
            <w:hideMark/>
          </w:tcPr>
          <w:p w14:paraId="50E57DA8" w14:textId="77777777" w:rsidR="00E203C9" w:rsidRDefault="00E203C9" w:rsidP="00362B29">
            <w:pPr>
              <w:rPr>
                <w:rFonts w:eastAsia="Times New Roman"/>
              </w:rPr>
            </w:pPr>
          </w:p>
        </w:tc>
        <w:tc>
          <w:tcPr>
            <w:tcW w:w="0" w:type="auto"/>
            <w:vAlign w:val="center"/>
            <w:hideMark/>
          </w:tcPr>
          <w:p w14:paraId="0F128155" w14:textId="77777777" w:rsidR="00E203C9" w:rsidRDefault="00E203C9" w:rsidP="00362B2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362B29">
        <w:trPr>
          <w:tblCellSpacing w:w="15" w:type="dxa"/>
        </w:trPr>
        <w:tc>
          <w:tcPr>
            <w:tcW w:w="0" w:type="auto"/>
            <w:vAlign w:val="center"/>
            <w:hideMark/>
          </w:tcPr>
          <w:p w14:paraId="785D667C" w14:textId="77777777" w:rsidR="00E203C9" w:rsidRDefault="00E203C9" w:rsidP="00362B29">
            <w:pPr>
              <w:jc w:val="center"/>
              <w:rPr>
                <w:rFonts w:eastAsia="Times New Roman"/>
              </w:rPr>
            </w:pPr>
          </w:p>
        </w:tc>
        <w:tc>
          <w:tcPr>
            <w:tcW w:w="0" w:type="auto"/>
            <w:vAlign w:val="center"/>
            <w:hideMark/>
          </w:tcPr>
          <w:p w14:paraId="3231A234" w14:textId="77777777" w:rsidR="00E203C9" w:rsidRDefault="00E203C9" w:rsidP="00362B29">
            <w:pPr>
              <w:rPr>
                <w:rFonts w:eastAsia="Times New Roman"/>
                <w:sz w:val="20"/>
                <w:szCs w:val="20"/>
              </w:rPr>
            </w:pPr>
          </w:p>
        </w:tc>
        <w:tc>
          <w:tcPr>
            <w:tcW w:w="0" w:type="auto"/>
            <w:vAlign w:val="center"/>
            <w:hideMark/>
          </w:tcPr>
          <w:p w14:paraId="352861CF" w14:textId="77777777" w:rsidR="00E203C9" w:rsidRDefault="00E203C9" w:rsidP="00362B29">
            <w:pPr>
              <w:jc w:val="center"/>
              <w:rPr>
                <w:rFonts w:eastAsia="Times New Roman"/>
              </w:rPr>
            </w:pPr>
            <w:r>
              <w:rPr>
                <w:rFonts w:eastAsia="Times New Roman"/>
              </w:rPr>
              <w:t>(0.2125)</w:t>
            </w:r>
          </w:p>
        </w:tc>
      </w:tr>
      <w:tr w:rsidR="00E203C9" w14:paraId="44D3BA3D" w14:textId="77777777" w:rsidTr="00362B29">
        <w:trPr>
          <w:tblCellSpacing w:w="15" w:type="dxa"/>
        </w:trPr>
        <w:tc>
          <w:tcPr>
            <w:tcW w:w="0" w:type="auto"/>
            <w:vAlign w:val="center"/>
            <w:hideMark/>
          </w:tcPr>
          <w:p w14:paraId="668972E6" w14:textId="77777777" w:rsidR="00E203C9" w:rsidRDefault="00E203C9" w:rsidP="00362B29">
            <w:pPr>
              <w:rPr>
                <w:rFonts w:eastAsia="Times New Roman"/>
              </w:rPr>
            </w:pPr>
            <w:r>
              <w:rPr>
                <w:rFonts w:eastAsia="Times New Roman"/>
              </w:rPr>
              <w:t>Monday</w:t>
            </w:r>
          </w:p>
        </w:tc>
        <w:tc>
          <w:tcPr>
            <w:tcW w:w="0" w:type="auto"/>
            <w:vAlign w:val="center"/>
            <w:hideMark/>
          </w:tcPr>
          <w:p w14:paraId="4209DEFC" w14:textId="77777777" w:rsidR="00E203C9" w:rsidRDefault="00E203C9" w:rsidP="00362B29">
            <w:pPr>
              <w:rPr>
                <w:rFonts w:eastAsia="Times New Roman"/>
              </w:rPr>
            </w:pPr>
          </w:p>
        </w:tc>
        <w:tc>
          <w:tcPr>
            <w:tcW w:w="0" w:type="auto"/>
            <w:vAlign w:val="center"/>
            <w:hideMark/>
          </w:tcPr>
          <w:p w14:paraId="0FBC45F0" w14:textId="77777777" w:rsidR="00E203C9" w:rsidRDefault="00E203C9" w:rsidP="00362B2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362B29">
        <w:trPr>
          <w:tblCellSpacing w:w="15" w:type="dxa"/>
        </w:trPr>
        <w:tc>
          <w:tcPr>
            <w:tcW w:w="0" w:type="auto"/>
            <w:vAlign w:val="center"/>
            <w:hideMark/>
          </w:tcPr>
          <w:p w14:paraId="099C9CE4" w14:textId="77777777" w:rsidR="00E203C9" w:rsidRDefault="00E203C9" w:rsidP="00362B29">
            <w:pPr>
              <w:jc w:val="center"/>
              <w:rPr>
                <w:rFonts w:eastAsia="Times New Roman"/>
              </w:rPr>
            </w:pPr>
          </w:p>
        </w:tc>
        <w:tc>
          <w:tcPr>
            <w:tcW w:w="0" w:type="auto"/>
            <w:vAlign w:val="center"/>
            <w:hideMark/>
          </w:tcPr>
          <w:p w14:paraId="583B8B6D" w14:textId="77777777" w:rsidR="00E203C9" w:rsidRDefault="00E203C9" w:rsidP="00362B29">
            <w:pPr>
              <w:rPr>
                <w:rFonts w:eastAsia="Times New Roman"/>
                <w:sz w:val="20"/>
                <w:szCs w:val="20"/>
              </w:rPr>
            </w:pPr>
          </w:p>
        </w:tc>
        <w:tc>
          <w:tcPr>
            <w:tcW w:w="0" w:type="auto"/>
            <w:vAlign w:val="center"/>
            <w:hideMark/>
          </w:tcPr>
          <w:p w14:paraId="7F60C210" w14:textId="77777777" w:rsidR="00E203C9" w:rsidRDefault="00E203C9" w:rsidP="00362B29">
            <w:pPr>
              <w:jc w:val="center"/>
              <w:rPr>
                <w:rFonts w:eastAsia="Times New Roman"/>
              </w:rPr>
            </w:pPr>
            <w:r>
              <w:rPr>
                <w:rFonts w:eastAsia="Times New Roman"/>
              </w:rPr>
              <w:t>(0.2244)</w:t>
            </w:r>
          </w:p>
        </w:tc>
      </w:tr>
      <w:tr w:rsidR="00E203C9" w14:paraId="62C02C2E" w14:textId="77777777" w:rsidTr="00362B29">
        <w:trPr>
          <w:tblCellSpacing w:w="15" w:type="dxa"/>
        </w:trPr>
        <w:tc>
          <w:tcPr>
            <w:tcW w:w="0" w:type="auto"/>
            <w:vAlign w:val="center"/>
            <w:hideMark/>
          </w:tcPr>
          <w:p w14:paraId="6B26922A" w14:textId="77777777" w:rsidR="00E203C9" w:rsidRDefault="00E203C9" w:rsidP="00362B29">
            <w:pPr>
              <w:rPr>
                <w:rFonts w:eastAsia="Times New Roman"/>
              </w:rPr>
            </w:pPr>
            <w:r>
              <w:rPr>
                <w:rFonts w:eastAsia="Times New Roman"/>
              </w:rPr>
              <w:t>Tuesday</w:t>
            </w:r>
          </w:p>
        </w:tc>
        <w:tc>
          <w:tcPr>
            <w:tcW w:w="0" w:type="auto"/>
            <w:vAlign w:val="center"/>
            <w:hideMark/>
          </w:tcPr>
          <w:p w14:paraId="41C238EA" w14:textId="77777777" w:rsidR="00E203C9" w:rsidRDefault="00E203C9" w:rsidP="00362B29">
            <w:pPr>
              <w:rPr>
                <w:rFonts w:eastAsia="Times New Roman"/>
              </w:rPr>
            </w:pPr>
          </w:p>
        </w:tc>
        <w:tc>
          <w:tcPr>
            <w:tcW w:w="0" w:type="auto"/>
            <w:vAlign w:val="center"/>
            <w:hideMark/>
          </w:tcPr>
          <w:p w14:paraId="530E32D0" w14:textId="77777777" w:rsidR="00E203C9" w:rsidRDefault="00E203C9" w:rsidP="00362B2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362B29">
        <w:trPr>
          <w:tblCellSpacing w:w="15" w:type="dxa"/>
        </w:trPr>
        <w:tc>
          <w:tcPr>
            <w:tcW w:w="0" w:type="auto"/>
            <w:vAlign w:val="center"/>
            <w:hideMark/>
          </w:tcPr>
          <w:p w14:paraId="016BB9A8" w14:textId="77777777" w:rsidR="00E203C9" w:rsidRDefault="00E203C9" w:rsidP="00362B29">
            <w:pPr>
              <w:jc w:val="center"/>
              <w:rPr>
                <w:rFonts w:eastAsia="Times New Roman"/>
              </w:rPr>
            </w:pPr>
          </w:p>
        </w:tc>
        <w:tc>
          <w:tcPr>
            <w:tcW w:w="0" w:type="auto"/>
            <w:vAlign w:val="center"/>
            <w:hideMark/>
          </w:tcPr>
          <w:p w14:paraId="1CBE0673" w14:textId="77777777" w:rsidR="00E203C9" w:rsidRDefault="00E203C9" w:rsidP="00362B29">
            <w:pPr>
              <w:rPr>
                <w:rFonts w:eastAsia="Times New Roman"/>
                <w:sz w:val="20"/>
                <w:szCs w:val="20"/>
              </w:rPr>
            </w:pPr>
          </w:p>
        </w:tc>
        <w:tc>
          <w:tcPr>
            <w:tcW w:w="0" w:type="auto"/>
            <w:vAlign w:val="center"/>
            <w:hideMark/>
          </w:tcPr>
          <w:p w14:paraId="410A27E5" w14:textId="77777777" w:rsidR="00E203C9" w:rsidRDefault="00E203C9" w:rsidP="00362B29">
            <w:pPr>
              <w:jc w:val="center"/>
              <w:rPr>
                <w:rFonts w:eastAsia="Times New Roman"/>
              </w:rPr>
            </w:pPr>
            <w:r>
              <w:rPr>
                <w:rFonts w:eastAsia="Times New Roman"/>
              </w:rPr>
              <w:t>(0.2070)</w:t>
            </w:r>
          </w:p>
        </w:tc>
      </w:tr>
      <w:tr w:rsidR="00E203C9" w14:paraId="48332E23" w14:textId="77777777" w:rsidTr="00362B29">
        <w:trPr>
          <w:tblCellSpacing w:w="15" w:type="dxa"/>
        </w:trPr>
        <w:tc>
          <w:tcPr>
            <w:tcW w:w="0" w:type="auto"/>
            <w:vAlign w:val="center"/>
            <w:hideMark/>
          </w:tcPr>
          <w:p w14:paraId="23A57A92" w14:textId="77777777" w:rsidR="00E203C9" w:rsidRDefault="00E203C9" w:rsidP="00362B29">
            <w:pPr>
              <w:rPr>
                <w:rFonts w:eastAsia="Times New Roman"/>
              </w:rPr>
            </w:pPr>
            <w:r>
              <w:rPr>
                <w:rFonts w:eastAsia="Times New Roman"/>
              </w:rPr>
              <w:t>Thursday</w:t>
            </w:r>
          </w:p>
        </w:tc>
        <w:tc>
          <w:tcPr>
            <w:tcW w:w="0" w:type="auto"/>
            <w:vAlign w:val="center"/>
            <w:hideMark/>
          </w:tcPr>
          <w:p w14:paraId="1E5C00D1" w14:textId="77777777" w:rsidR="00E203C9" w:rsidRDefault="00E203C9" w:rsidP="00362B29">
            <w:pPr>
              <w:rPr>
                <w:rFonts w:eastAsia="Times New Roman"/>
              </w:rPr>
            </w:pPr>
          </w:p>
        </w:tc>
        <w:tc>
          <w:tcPr>
            <w:tcW w:w="0" w:type="auto"/>
            <w:vAlign w:val="center"/>
            <w:hideMark/>
          </w:tcPr>
          <w:p w14:paraId="4A981A3B" w14:textId="77777777" w:rsidR="00E203C9" w:rsidRDefault="00E203C9" w:rsidP="00362B2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362B29">
        <w:trPr>
          <w:tblCellSpacing w:w="15" w:type="dxa"/>
        </w:trPr>
        <w:tc>
          <w:tcPr>
            <w:tcW w:w="0" w:type="auto"/>
            <w:vAlign w:val="center"/>
            <w:hideMark/>
          </w:tcPr>
          <w:p w14:paraId="6E7DD359" w14:textId="77777777" w:rsidR="00E203C9" w:rsidRDefault="00E203C9" w:rsidP="00362B29">
            <w:pPr>
              <w:jc w:val="center"/>
              <w:rPr>
                <w:rFonts w:eastAsia="Times New Roman"/>
              </w:rPr>
            </w:pPr>
          </w:p>
        </w:tc>
        <w:tc>
          <w:tcPr>
            <w:tcW w:w="0" w:type="auto"/>
            <w:vAlign w:val="center"/>
            <w:hideMark/>
          </w:tcPr>
          <w:p w14:paraId="6C21E6FB" w14:textId="77777777" w:rsidR="00E203C9" w:rsidRDefault="00E203C9" w:rsidP="00362B29">
            <w:pPr>
              <w:rPr>
                <w:rFonts w:eastAsia="Times New Roman"/>
                <w:sz w:val="20"/>
                <w:szCs w:val="20"/>
              </w:rPr>
            </w:pPr>
          </w:p>
        </w:tc>
        <w:tc>
          <w:tcPr>
            <w:tcW w:w="0" w:type="auto"/>
            <w:vAlign w:val="center"/>
            <w:hideMark/>
          </w:tcPr>
          <w:p w14:paraId="6BA7095E" w14:textId="77777777" w:rsidR="00E203C9" w:rsidRDefault="00E203C9" w:rsidP="00362B29">
            <w:pPr>
              <w:jc w:val="center"/>
              <w:rPr>
                <w:rFonts w:eastAsia="Times New Roman"/>
              </w:rPr>
            </w:pPr>
            <w:r>
              <w:rPr>
                <w:rFonts w:eastAsia="Times New Roman"/>
              </w:rPr>
              <w:t>(0.2005)</w:t>
            </w:r>
          </w:p>
        </w:tc>
      </w:tr>
      <w:tr w:rsidR="00E203C9" w14:paraId="134A9E03" w14:textId="77777777" w:rsidTr="00362B29">
        <w:trPr>
          <w:tblCellSpacing w:w="15" w:type="dxa"/>
        </w:trPr>
        <w:tc>
          <w:tcPr>
            <w:tcW w:w="0" w:type="auto"/>
            <w:vAlign w:val="center"/>
            <w:hideMark/>
          </w:tcPr>
          <w:p w14:paraId="041DCA31" w14:textId="77777777" w:rsidR="00E203C9" w:rsidRDefault="00E203C9" w:rsidP="00362B29">
            <w:pPr>
              <w:rPr>
                <w:rFonts w:eastAsia="Times New Roman"/>
              </w:rPr>
            </w:pPr>
            <w:r>
              <w:rPr>
                <w:rFonts w:eastAsia="Times New Roman"/>
              </w:rPr>
              <w:t>Friday</w:t>
            </w:r>
          </w:p>
        </w:tc>
        <w:tc>
          <w:tcPr>
            <w:tcW w:w="0" w:type="auto"/>
            <w:vAlign w:val="center"/>
            <w:hideMark/>
          </w:tcPr>
          <w:p w14:paraId="05E27A3F" w14:textId="77777777" w:rsidR="00E203C9" w:rsidRDefault="00E203C9" w:rsidP="00362B29">
            <w:pPr>
              <w:rPr>
                <w:rFonts w:eastAsia="Times New Roman"/>
              </w:rPr>
            </w:pPr>
          </w:p>
        </w:tc>
        <w:tc>
          <w:tcPr>
            <w:tcW w:w="0" w:type="auto"/>
            <w:vAlign w:val="center"/>
            <w:hideMark/>
          </w:tcPr>
          <w:p w14:paraId="5C786F17" w14:textId="77777777" w:rsidR="00E203C9" w:rsidRDefault="00E203C9" w:rsidP="00362B2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362B29">
        <w:trPr>
          <w:tblCellSpacing w:w="15" w:type="dxa"/>
        </w:trPr>
        <w:tc>
          <w:tcPr>
            <w:tcW w:w="0" w:type="auto"/>
            <w:vAlign w:val="center"/>
            <w:hideMark/>
          </w:tcPr>
          <w:p w14:paraId="309C9ED9" w14:textId="77777777" w:rsidR="00E203C9" w:rsidRDefault="00E203C9" w:rsidP="00362B29">
            <w:pPr>
              <w:jc w:val="center"/>
              <w:rPr>
                <w:rFonts w:eastAsia="Times New Roman"/>
              </w:rPr>
            </w:pPr>
          </w:p>
        </w:tc>
        <w:tc>
          <w:tcPr>
            <w:tcW w:w="0" w:type="auto"/>
            <w:vAlign w:val="center"/>
            <w:hideMark/>
          </w:tcPr>
          <w:p w14:paraId="0386C8CC" w14:textId="77777777" w:rsidR="00E203C9" w:rsidRDefault="00E203C9" w:rsidP="00362B29">
            <w:pPr>
              <w:rPr>
                <w:rFonts w:eastAsia="Times New Roman"/>
                <w:sz w:val="20"/>
                <w:szCs w:val="20"/>
              </w:rPr>
            </w:pPr>
          </w:p>
        </w:tc>
        <w:tc>
          <w:tcPr>
            <w:tcW w:w="0" w:type="auto"/>
            <w:vAlign w:val="center"/>
            <w:hideMark/>
          </w:tcPr>
          <w:p w14:paraId="64D1E50B" w14:textId="77777777" w:rsidR="00E203C9" w:rsidRDefault="00E203C9" w:rsidP="00362B29">
            <w:pPr>
              <w:jc w:val="center"/>
              <w:rPr>
                <w:rFonts w:eastAsia="Times New Roman"/>
              </w:rPr>
            </w:pPr>
            <w:r>
              <w:rPr>
                <w:rFonts w:eastAsia="Times New Roman"/>
              </w:rPr>
              <w:t>(0.2124)</w:t>
            </w:r>
          </w:p>
        </w:tc>
      </w:tr>
      <w:tr w:rsidR="00E203C9" w14:paraId="3299458A" w14:textId="77777777" w:rsidTr="00362B29">
        <w:trPr>
          <w:tblCellSpacing w:w="15" w:type="dxa"/>
        </w:trPr>
        <w:tc>
          <w:tcPr>
            <w:tcW w:w="0" w:type="auto"/>
            <w:vAlign w:val="center"/>
            <w:hideMark/>
          </w:tcPr>
          <w:p w14:paraId="109EAE1D" w14:textId="77777777" w:rsidR="00E203C9" w:rsidRDefault="00E203C9" w:rsidP="00362B29">
            <w:pPr>
              <w:rPr>
                <w:rFonts w:eastAsia="Times New Roman"/>
              </w:rPr>
            </w:pPr>
            <w:r>
              <w:rPr>
                <w:rFonts w:eastAsia="Times New Roman"/>
              </w:rPr>
              <w:t>Group * Period</w:t>
            </w:r>
          </w:p>
        </w:tc>
        <w:tc>
          <w:tcPr>
            <w:tcW w:w="0" w:type="auto"/>
            <w:vAlign w:val="center"/>
            <w:hideMark/>
          </w:tcPr>
          <w:p w14:paraId="328A586A" w14:textId="77777777" w:rsidR="00E203C9" w:rsidRDefault="00E203C9" w:rsidP="00362B2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rsidP="00362B2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362B29">
        <w:trPr>
          <w:tblCellSpacing w:w="15" w:type="dxa"/>
        </w:trPr>
        <w:tc>
          <w:tcPr>
            <w:tcW w:w="0" w:type="auto"/>
            <w:vAlign w:val="center"/>
            <w:hideMark/>
          </w:tcPr>
          <w:p w14:paraId="3D0D8A4A" w14:textId="77777777" w:rsidR="00E203C9" w:rsidRDefault="00E203C9" w:rsidP="00362B29">
            <w:pPr>
              <w:jc w:val="center"/>
              <w:rPr>
                <w:rFonts w:eastAsia="Times New Roman"/>
              </w:rPr>
            </w:pPr>
          </w:p>
        </w:tc>
        <w:tc>
          <w:tcPr>
            <w:tcW w:w="0" w:type="auto"/>
            <w:vAlign w:val="center"/>
            <w:hideMark/>
          </w:tcPr>
          <w:p w14:paraId="4B7EFEFA" w14:textId="77777777" w:rsidR="00E203C9" w:rsidRDefault="00E203C9" w:rsidP="00362B29">
            <w:pPr>
              <w:jc w:val="center"/>
              <w:rPr>
                <w:rFonts w:eastAsia="Times New Roman"/>
              </w:rPr>
            </w:pPr>
            <w:r>
              <w:rPr>
                <w:rFonts w:eastAsia="Times New Roman"/>
              </w:rPr>
              <w:t>(0.6833)</w:t>
            </w:r>
          </w:p>
        </w:tc>
        <w:tc>
          <w:tcPr>
            <w:tcW w:w="0" w:type="auto"/>
            <w:vAlign w:val="center"/>
            <w:hideMark/>
          </w:tcPr>
          <w:p w14:paraId="6208A6FE" w14:textId="77777777" w:rsidR="00E203C9" w:rsidRDefault="00E203C9" w:rsidP="00362B29">
            <w:pPr>
              <w:jc w:val="center"/>
              <w:rPr>
                <w:rFonts w:eastAsia="Times New Roman"/>
              </w:rPr>
            </w:pPr>
            <w:r>
              <w:rPr>
                <w:rFonts w:eastAsia="Times New Roman"/>
              </w:rPr>
              <w:t>(0.6839)</w:t>
            </w:r>
          </w:p>
        </w:tc>
      </w:tr>
      <w:tr w:rsidR="00E203C9" w14:paraId="669E5147" w14:textId="77777777" w:rsidTr="00362B29">
        <w:trPr>
          <w:tblCellSpacing w:w="15" w:type="dxa"/>
        </w:trPr>
        <w:tc>
          <w:tcPr>
            <w:tcW w:w="0" w:type="auto"/>
            <w:vAlign w:val="center"/>
            <w:hideMark/>
          </w:tcPr>
          <w:p w14:paraId="42DAC8BB" w14:textId="77777777" w:rsidR="00E203C9" w:rsidRDefault="00E203C9" w:rsidP="00362B29">
            <w:pPr>
              <w:rPr>
                <w:rFonts w:eastAsia="Times New Roman"/>
              </w:rPr>
            </w:pPr>
            <w:r>
              <w:rPr>
                <w:rFonts w:eastAsia="Times New Roman"/>
              </w:rPr>
              <w:t>Constant</w:t>
            </w:r>
          </w:p>
        </w:tc>
        <w:tc>
          <w:tcPr>
            <w:tcW w:w="0" w:type="auto"/>
            <w:vAlign w:val="center"/>
            <w:hideMark/>
          </w:tcPr>
          <w:p w14:paraId="5E53811B" w14:textId="77777777" w:rsidR="00E203C9" w:rsidRDefault="00E203C9" w:rsidP="00362B29">
            <w:pPr>
              <w:jc w:val="center"/>
              <w:rPr>
                <w:rFonts w:eastAsia="Times New Roman"/>
              </w:rPr>
            </w:pPr>
            <w:r>
              <w:rPr>
                <w:rFonts w:eastAsia="Times New Roman"/>
              </w:rPr>
              <w:t>-0.2415</w:t>
            </w:r>
          </w:p>
        </w:tc>
        <w:tc>
          <w:tcPr>
            <w:tcW w:w="0" w:type="auto"/>
            <w:vAlign w:val="center"/>
            <w:hideMark/>
          </w:tcPr>
          <w:p w14:paraId="448CBF93" w14:textId="77777777" w:rsidR="00E203C9" w:rsidRDefault="00E203C9" w:rsidP="00362B2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362B29">
        <w:trPr>
          <w:tblCellSpacing w:w="15" w:type="dxa"/>
        </w:trPr>
        <w:tc>
          <w:tcPr>
            <w:tcW w:w="0" w:type="auto"/>
            <w:vAlign w:val="center"/>
            <w:hideMark/>
          </w:tcPr>
          <w:p w14:paraId="62A0F9B1" w14:textId="77777777" w:rsidR="00E203C9" w:rsidRDefault="00E203C9" w:rsidP="00362B29">
            <w:pPr>
              <w:jc w:val="center"/>
              <w:rPr>
                <w:rFonts w:eastAsia="Times New Roman"/>
              </w:rPr>
            </w:pPr>
          </w:p>
        </w:tc>
        <w:tc>
          <w:tcPr>
            <w:tcW w:w="0" w:type="auto"/>
            <w:vAlign w:val="center"/>
            <w:hideMark/>
          </w:tcPr>
          <w:p w14:paraId="5497E087" w14:textId="77777777" w:rsidR="00E203C9" w:rsidRDefault="00E203C9" w:rsidP="00362B29">
            <w:pPr>
              <w:jc w:val="center"/>
              <w:rPr>
                <w:rFonts w:eastAsia="Times New Roman"/>
              </w:rPr>
            </w:pPr>
            <w:r>
              <w:rPr>
                <w:rFonts w:eastAsia="Times New Roman"/>
              </w:rPr>
              <w:t>(0.4718)</w:t>
            </w:r>
          </w:p>
        </w:tc>
        <w:tc>
          <w:tcPr>
            <w:tcW w:w="0" w:type="auto"/>
            <w:vAlign w:val="center"/>
            <w:hideMark/>
          </w:tcPr>
          <w:p w14:paraId="618D8417" w14:textId="77777777" w:rsidR="00E203C9" w:rsidRDefault="00E203C9" w:rsidP="00362B29">
            <w:pPr>
              <w:jc w:val="center"/>
              <w:rPr>
                <w:rFonts w:eastAsia="Times New Roman"/>
              </w:rPr>
            </w:pPr>
            <w:r>
              <w:rPr>
                <w:rFonts w:eastAsia="Times New Roman"/>
              </w:rPr>
              <w:t>(1.2407)</w:t>
            </w:r>
          </w:p>
        </w:tc>
      </w:tr>
      <w:tr w:rsidR="00E203C9" w14:paraId="4D0AAD2D" w14:textId="77777777" w:rsidTr="00362B29">
        <w:trPr>
          <w:tblCellSpacing w:w="15" w:type="dxa"/>
        </w:trPr>
        <w:tc>
          <w:tcPr>
            <w:tcW w:w="0" w:type="auto"/>
            <w:gridSpan w:val="3"/>
            <w:tcBorders>
              <w:bottom w:val="single" w:sz="6" w:space="0" w:color="000000"/>
            </w:tcBorders>
            <w:vAlign w:val="center"/>
            <w:hideMark/>
          </w:tcPr>
          <w:p w14:paraId="6DA4241F" w14:textId="77777777" w:rsidR="00E203C9" w:rsidRDefault="00E203C9" w:rsidP="00362B29">
            <w:pPr>
              <w:jc w:val="center"/>
              <w:rPr>
                <w:rFonts w:eastAsia="Times New Roman"/>
              </w:rPr>
            </w:pPr>
          </w:p>
        </w:tc>
      </w:tr>
      <w:tr w:rsidR="00E203C9" w14:paraId="2D56F18A" w14:textId="77777777" w:rsidTr="00362B29">
        <w:trPr>
          <w:tblCellSpacing w:w="15" w:type="dxa"/>
        </w:trPr>
        <w:tc>
          <w:tcPr>
            <w:tcW w:w="0" w:type="auto"/>
            <w:vAlign w:val="center"/>
            <w:hideMark/>
          </w:tcPr>
          <w:p w14:paraId="2DA27130" w14:textId="77777777" w:rsidR="00E203C9" w:rsidRDefault="00E203C9" w:rsidP="00362B29">
            <w:pPr>
              <w:rPr>
                <w:rFonts w:eastAsia="Times New Roman"/>
              </w:rPr>
            </w:pPr>
            <w:r>
              <w:rPr>
                <w:rFonts w:eastAsia="Times New Roman"/>
              </w:rPr>
              <w:t>Observations</w:t>
            </w:r>
          </w:p>
        </w:tc>
        <w:tc>
          <w:tcPr>
            <w:tcW w:w="0" w:type="auto"/>
            <w:vAlign w:val="center"/>
            <w:hideMark/>
          </w:tcPr>
          <w:p w14:paraId="4BDD101C" w14:textId="77777777" w:rsidR="00E203C9" w:rsidRDefault="00E203C9" w:rsidP="00362B29">
            <w:pPr>
              <w:jc w:val="center"/>
              <w:rPr>
                <w:rFonts w:eastAsia="Times New Roman"/>
              </w:rPr>
            </w:pPr>
            <w:r>
              <w:rPr>
                <w:rFonts w:eastAsia="Times New Roman"/>
              </w:rPr>
              <w:t>27,210</w:t>
            </w:r>
          </w:p>
        </w:tc>
        <w:tc>
          <w:tcPr>
            <w:tcW w:w="0" w:type="auto"/>
            <w:vAlign w:val="center"/>
            <w:hideMark/>
          </w:tcPr>
          <w:p w14:paraId="7ABFDB8F" w14:textId="77777777" w:rsidR="00E203C9" w:rsidRDefault="00E203C9" w:rsidP="00362B29">
            <w:pPr>
              <w:jc w:val="center"/>
              <w:rPr>
                <w:rFonts w:eastAsia="Times New Roman"/>
              </w:rPr>
            </w:pPr>
            <w:r>
              <w:rPr>
                <w:rFonts w:eastAsia="Times New Roman"/>
              </w:rPr>
              <w:t>27,210</w:t>
            </w:r>
          </w:p>
        </w:tc>
      </w:tr>
      <w:tr w:rsidR="00E203C9" w14:paraId="01314659" w14:textId="77777777" w:rsidTr="00362B29">
        <w:trPr>
          <w:tblCellSpacing w:w="15" w:type="dxa"/>
        </w:trPr>
        <w:tc>
          <w:tcPr>
            <w:tcW w:w="0" w:type="auto"/>
            <w:vAlign w:val="center"/>
            <w:hideMark/>
          </w:tcPr>
          <w:p w14:paraId="7B7D06E2" w14:textId="77777777" w:rsidR="00E203C9" w:rsidRDefault="00E203C9" w:rsidP="00362B2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rsidP="00362B29">
            <w:pPr>
              <w:jc w:val="center"/>
              <w:rPr>
                <w:rFonts w:eastAsia="Times New Roman"/>
              </w:rPr>
            </w:pPr>
            <w:r>
              <w:rPr>
                <w:rFonts w:eastAsia="Times New Roman"/>
              </w:rPr>
              <w:t>0.0283</w:t>
            </w:r>
          </w:p>
        </w:tc>
        <w:tc>
          <w:tcPr>
            <w:tcW w:w="0" w:type="auto"/>
            <w:vAlign w:val="center"/>
            <w:hideMark/>
          </w:tcPr>
          <w:p w14:paraId="2A9715EF" w14:textId="77777777" w:rsidR="00E203C9" w:rsidRDefault="00E203C9" w:rsidP="00362B29">
            <w:pPr>
              <w:jc w:val="center"/>
              <w:rPr>
                <w:rFonts w:eastAsia="Times New Roman"/>
              </w:rPr>
            </w:pPr>
            <w:r>
              <w:rPr>
                <w:rFonts w:eastAsia="Times New Roman"/>
              </w:rPr>
              <w:t>0.0444</w:t>
            </w:r>
          </w:p>
        </w:tc>
      </w:tr>
      <w:tr w:rsidR="00E203C9" w14:paraId="54608B80" w14:textId="77777777" w:rsidTr="00362B29">
        <w:trPr>
          <w:tblCellSpacing w:w="15" w:type="dxa"/>
        </w:trPr>
        <w:tc>
          <w:tcPr>
            <w:tcW w:w="0" w:type="auto"/>
            <w:vAlign w:val="center"/>
            <w:hideMark/>
          </w:tcPr>
          <w:p w14:paraId="5A64739C" w14:textId="77777777" w:rsidR="00E203C9" w:rsidRDefault="00E203C9" w:rsidP="00362B2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rsidP="00362B29">
            <w:pPr>
              <w:jc w:val="center"/>
              <w:rPr>
                <w:rFonts w:eastAsia="Times New Roman"/>
              </w:rPr>
            </w:pPr>
            <w:r>
              <w:rPr>
                <w:rFonts w:eastAsia="Times New Roman"/>
              </w:rPr>
              <w:t>0.0282</w:t>
            </w:r>
          </w:p>
        </w:tc>
        <w:tc>
          <w:tcPr>
            <w:tcW w:w="0" w:type="auto"/>
            <w:vAlign w:val="center"/>
            <w:hideMark/>
          </w:tcPr>
          <w:p w14:paraId="4A3452FD" w14:textId="77777777" w:rsidR="00E203C9" w:rsidRDefault="00E203C9" w:rsidP="00362B29">
            <w:pPr>
              <w:jc w:val="center"/>
              <w:rPr>
                <w:rFonts w:eastAsia="Times New Roman"/>
              </w:rPr>
            </w:pPr>
            <w:r>
              <w:rPr>
                <w:rFonts w:eastAsia="Times New Roman"/>
              </w:rPr>
              <w:t>0.0440</w:t>
            </w:r>
          </w:p>
        </w:tc>
      </w:tr>
      <w:tr w:rsidR="00E203C9" w14:paraId="2D570B61" w14:textId="77777777" w:rsidTr="00362B29">
        <w:trPr>
          <w:tblCellSpacing w:w="15" w:type="dxa"/>
        </w:trPr>
        <w:tc>
          <w:tcPr>
            <w:tcW w:w="0" w:type="auto"/>
            <w:vAlign w:val="center"/>
            <w:hideMark/>
          </w:tcPr>
          <w:p w14:paraId="16D4944E" w14:textId="77777777" w:rsidR="00E203C9" w:rsidRDefault="00E203C9" w:rsidP="00362B29">
            <w:pPr>
              <w:rPr>
                <w:rFonts w:eastAsia="Times New Roman"/>
              </w:rPr>
            </w:pPr>
            <w:r>
              <w:rPr>
                <w:rFonts w:eastAsia="Times New Roman"/>
              </w:rPr>
              <w:t>Residual Std. Error</w:t>
            </w:r>
          </w:p>
        </w:tc>
        <w:tc>
          <w:tcPr>
            <w:tcW w:w="0" w:type="auto"/>
            <w:vAlign w:val="center"/>
            <w:hideMark/>
          </w:tcPr>
          <w:p w14:paraId="744A2FE7" w14:textId="77777777" w:rsidR="00E203C9" w:rsidRDefault="00E203C9" w:rsidP="00362B2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rsidP="00362B2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362B29">
        <w:trPr>
          <w:tblCellSpacing w:w="15" w:type="dxa"/>
        </w:trPr>
        <w:tc>
          <w:tcPr>
            <w:tcW w:w="0" w:type="auto"/>
            <w:vAlign w:val="center"/>
            <w:hideMark/>
          </w:tcPr>
          <w:p w14:paraId="7F5C588F" w14:textId="77777777" w:rsidR="00E203C9" w:rsidRDefault="00E203C9" w:rsidP="00362B29">
            <w:pPr>
              <w:rPr>
                <w:rFonts w:eastAsia="Times New Roman"/>
              </w:rPr>
            </w:pPr>
            <w:r>
              <w:rPr>
                <w:rFonts w:eastAsia="Times New Roman"/>
              </w:rPr>
              <w:t>F Statistic</w:t>
            </w:r>
          </w:p>
        </w:tc>
        <w:tc>
          <w:tcPr>
            <w:tcW w:w="0" w:type="auto"/>
            <w:vAlign w:val="center"/>
            <w:hideMark/>
          </w:tcPr>
          <w:p w14:paraId="14BE5B5D" w14:textId="77777777" w:rsidR="00E203C9" w:rsidRDefault="00E203C9" w:rsidP="00362B2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rsidP="00362B2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E203C9">
        <w:trPr>
          <w:trHeight w:val="70"/>
          <w:tblCellSpacing w:w="15" w:type="dxa"/>
        </w:trPr>
        <w:tc>
          <w:tcPr>
            <w:tcW w:w="0" w:type="auto"/>
            <w:gridSpan w:val="3"/>
            <w:tcBorders>
              <w:bottom w:val="single" w:sz="6" w:space="0" w:color="000000"/>
            </w:tcBorders>
            <w:vAlign w:val="center"/>
            <w:hideMark/>
          </w:tcPr>
          <w:p w14:paraId="1731FF0F" w14:textId="77777777" w:rsidR="00E203C9" w:rsidRDefault="00E203C9" w:rsidP="00362B29">
            <w:pPr>
              <w:jc w:val="center"/>
              <w:rPr>
                <w:rFonts w:eastAsia="Times New Roman"/>
              </w:rPr>
            </w:pPr>
          </w:p>
        </w:tc>
      </w:tr>
      <w:tr w:rsidR="00E203C9" w14:paraId="63DAF2B4" w14:textId="77777777" w:rsidTr="00362B29">
        <w:trPr>
          <w:tblCellSpacing w:w="15" w:type="dxa"/>
        </w:trPr>
        <w:tc>
          <w:tcPr>
            <w:tcW w:w="0" w:type="auto"/>
            <w:vAlign w:val="center"/>
            <w:hideMark/>
          </w:tcPr>
          <w:p w14:paraId="07425FF5" w14:textId="77777777" w:rsidR="00E203C9" w:rsidRDefault="00E203C9" w:rsidP="00362B29">
            <w:pPr>
              <w:rPr>
                <w:rFonts w:eastAsia="Times New Roman"/>
              </w:rPr>
            </w:pPr>
            <w:r>
              <w:rPr>
                <w:rStyle w:val="Emphasis"/>
              </w:rPr>
              <w:t>Note:</w:t>
            </w:r>
          </w:p>
        </w:tc>
        <w:tc>
          <w:tcPr>
            <w:tcW w:w="0" w:type="auto"/>
            <w:gridSpan w:val="2"/>
            <w:vAlign w:val="center"/>
            <w:hideMark/>
          </w:tcPr>
          <w:p w14:paraId="1867DECC" w14:textId="77777777" w:rsidR="00E203C9" w:rsidRDefault="00E203C9" w:rsidP="00362B2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FE7983" w:rsidR="009F16B5" w:rsidRDefault="009F16B5" w:rsidP="00337EDA">
      <w:pPr>
        <w:pStyle w:val="Caption"/>
        <w:rPr>
          <w:noProof/>
        </w:rPr>
      </w:pPr>
      <w:r>
        <w:br w:type="page"/>
      </w:r>
      <w:bookmarkStart w:id="92" w:name="_Ref169917329"/>
      <w:r>
        <w:lastRenderedPageBreak/>
        <w:t xml:space="preserve">Table </w:t>
      </w:r>
      <w:fldSimple w:instr=" SEQ Table \* ARABIC ">
        <w:r w:rsidR="00767205">
          <w:rPr>
            <w:noProof/>
          </w:rPr>
          <w:t>7</w:t>
        </w:r>
      </w:fldSimple>
      <w:bookmarkEnd w:id="92"/>
      <w:r>
        <w:rPr>
          <w:noProof/>
        </w:rPr>
        <w:t xml:space="preserve"> </w:t>
      </w:r>
      <w:r w:rsidR="00C7357E">
        <w:rPr>
          <w:noProof/>
        </w:rPr>
        <w:t>Difference-in-Dfferences results for prices by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rsidTr="00F95121">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rsidP="00F95121">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rsidTr="00F95121">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rsidP="00F95121">
            <w:pPr>
              <w:jc w:val="center"/>
              <w:rPr>
                <w:rFonts w:eastAsia="Times New Roman"/>
                <w:sz w:val="22"/>
                <w:szCs w:val="22"/>
              </w:rPr>
            </w:pPr>
          </w:p>
        </w:tc>
      </w:tr>
      <w:tr w:rsidR="00325A94" w:rsidRPr="00E203C9" w14:paraId="00B90838" w14:textId="77777777" w:rsidTr="00F95121">
        <w:trPr>
          <w:tblCellSpacing w:w="15" w:type="dxa"/>
        </w:trPr>
        <w:tc>
          <w:tcPr>
            <w:tcW w:w="0" w:type="auto"/>
            <w:vAlign w:val="center"/>
            <w:hideMark/>
          </w:tcPr>
          <w:p w14:paraId="40CF6B24" w14:textId="77777777" w:rsidR="00325A94" w:rsidRPr="00E203C9" w:rsidRDefault="00325A94" w:rsidP="00F95121">
            <w:pPr>
              <w:jc w:val="center"/>
              <w:rPr>
                <w:rFonts w:eastAsia="Times New Roman"/>
                <w:sz w:val="22"/>
                <w:szCs w:val="22"/>
              </w:rPr>
            </w:pPr>
          </w:p>
        </w:tc>
        <w:tc>
          <w:tcPr>
            <w:tcW w:w="0" w:type="auto"/>
            <w:gridSpan w:val="3"/>
            <w:vAlign w:val="center"/>
            <w:hideMark/>
          </w:tcPr>
          <w:p w14:paraId="704E239C" w14:textId="77777777" w:rsidR="00325A94" w:rsidRPr="00E203C9" w:rsidRDefault="00325A94" w:rsidP="00F95121">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rsidTr="00F95121">
        <w:trPr>
          <w:tblCellSpacing w:w="15" w:type="dxa"/>
        </w:trPr>
        <w:tc>
          <w:tcPr>
            <w:tcW w:w="0" w:type="auto"/>
            <w:vAlign w:val="center"/>
            <w:hideMark/>
          </w:tcPr>
          <w:p w14:paraId="557CF913" w14:textId="77777777" w:rsidR="00325A94" w:rsidRPr="00E203C9" w:rsidRDefault="00325A94" w:rsidP="00F95121">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rsidP="00F95121">
            <w:pPr>
              <w:jc w:val="center"/>
              <w:rPr>
                <w:rFonts w:eastAsia="Times New Roman"/>
                <w:sz w:val="22"/>
                <w:szCs w:val="22"/>
              </w:rPr>
            </w:pPr>
          </w:p>
        </w:tc>
      </w:tr>
      <w:tr w:rsidR="00325A94" w:rsidRPr="00E203C9" w14:paraId="600A7971" w14:textId="77777777" w:rsidTr="00F95121">
        <w:trPr>
          <w:tblCellSpacing w:w="15" w:type="dxa"/>
        </w:trPr>
        <w:tc>
          <w:tcPr>
            <w:tcW w:w="0" w:type="auto"/>
            <w:vAlign w:val="center"/>
            <w:hideMark/>
          </w:tcPr>
          <w:p w14:paraId="3473E4AB" w14:textId="77777777" w:rsidR="00325A94" w:rsidRPr="00E203C9" w:rsidRDefault="00325A94" w:rsidP="00F95121">
            <w:pPr>
              <w:jc w:val="center"/>
              <w:rPr>
                <w:rFonts w:eastAsia="Times New Roman"/>
                <w:sz w:val="22"/>
                <w:szCs w:val="22"/>
              </w:rPr>
            </w:pPr>
          </w:p>
        </w:tc>
        <w:tc>
          <w:tcPr>
            <w:tcW w:w="0" w:type="auto"/>
            <w:vAlign w:val="center"/>
            <w:hideMark/>
          </w:tcPr>
          <w:p w14:paraId="5D183947" w14:textId="77777777" w:rsidR="00325A94" w:rsidRPr="00E203C9" w:rsidRDefault="00325A94" w:rsidP="00F95121">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rsidP="00F95121">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rsidP="00F95121">
            <w:pPr>
              <w:jc w:val="center"/>
              <w:rPr>
                <w:rFonts w:eastAsia="Times New Roman"/>
                <w:sz w:val="22"/>
                <w:szCs w:val="22"/>
              </w:rPr>
            </w:pPr>
            <w:r w:rsidRPr="00E203C9">
              <w:rPr>
                <w:rFonts w:eastAsia="Times New Roman"/>
                <w:sz w:val="22"/>
                <w:szCs w:val="22"/>
              </w:rPr>
              <w:t>Phase 3</w:t>
            </w:r>
          </w:p>
        </w:tc>
      </w:tr>
      <w:tr w:rsidR="00325A94" w:rsidRPr="00E203C9" w14:paraId="1C799BF0" w14:textId="77777777" w:rsidTr="00F95121">
        <w:trPr>
          <w:tblCellSpacing w:w="15" w:type="dxa"/>
        </w:trPr>
        <w:tc>
          <w:tcPr>
            <w:tcW w:w="0" w:type="auto"/>
            <w:vAlign w:val="center"/>
            <w:hideMark/>
          </w:tcPr>
          <w:p w14:paraId="0CE1BCB2" w14:textId="77777777" w:rsidR="00325A94" w:rsidRPr="00E203C9" w:rsidRDefault="00325A94" w:rsidP="00F95121">
            <w:pPr>
              <w:jc w:val="center"/>
              <w:rPr>
                <w:rFonts w:eastAsia="Times New Roman"/>
                <w:sz w:val="22"/>
                <w:szCs w:val="22"/>
              </w:rPr>
            </w:pPr>
          </w:p>
        </w:tc>
        <w:tc>
          <w:tcPr>
            <w:tcW w:w="0" w:type="auto"/>
            <w:vAlign w:val="center"/>
            <w:hideMark/>
          </w:tcPr>
          <w:p w14:paraId="4B10A792" w14:textId="77777777" w:rsidR="00325A94" w:rsidRPr="00E203C9" w:rsidRDefault="00325A94" w:rsidP="00F95121">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rsidP="00F95121">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rsidP="00F95121">
            <w:pPr>
              <w:jc w:val="center"/>
              <w:rPr>
                <w:rFonts w:eastAsia="Times New Roman"/>
                <w:sz w:val="22"/>
                <w:szCs w:val="22"/>
              </w:rPr>
            </w:pPr>
            <w:r w:rsidRPr="00E203C9">
              <w:rPr>
                <w:rFonts w:eastAsia="Times New Roman"/>
                <w:sz w:val="22"/>
                <w:szCs w:val="22"/>
              </w:rPr>
              <w:t>(3)</w:t>
            </w:r>
          </w:p>
        </w:tc>
      </w:tr>
      <w:tr w:rsidR="00325A94" w:rsidRPr="00E203C9" w14:paraId="7E52B0E8" w14:textId="77777777" w:rsidTr="00F95121">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rsidP="00F95121">
            <w:pPr>
              <w:jc w:val="center"/>
              <w:rPr>
                <w:rFonts w:eastAsia="Times New Roman"/>
                <w:sz w:val="22"/>
                <w:szCs w:val="22"/>
              </w:rPr>
            </w:pPr>
          </w:p>
        </w:tc>
      </w:tr>
      <w:tr w:rsidR="00325A94" w:rsidRPr="00E203C9" w14:paraId="0508731D" w14:textId="77777777" w:rsidTr="00F95121">
        <w:trPr>
          <w:tblCellSpacing w:w="15" w:type="dxa"/>
        </w:trPr>
        <w:tc>
          <w:tcPr>
            <w:tcW w:w="0" w:type="auto"/>
            <w:vAlign w:val="center"/>
            <w:hideMark/>
          </w:tcPr>
          <w:p w14:paraId="4559B83B" w14:textId="77777777" w:rsidR="00325A94" w:rsidRPr="00E203C9" w:rsidRDefault="00325A94" w:rsidP="00F95121">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rsidP="00F95121">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rsidP="00F95121">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rsidP="00F95121">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rsidTr="00F95121">
        <w:trPr>
          <w:tblCellSpacing w:w="15" w:type="dxa"/>
        </w:trPr>
        <w:tc>
          <w:tcPr>
            <w:tcW w:w="0" w:type="auto"/>
            <w:vAlign w:val="center"/>
            <w:hideMark/>
          </w:tcPr>
          <w:p w14:paraId="3034DC9A" w14:textId="77777777" w:rsidR="00325A94" w:rsidRPr="00E203C9" w:rsidRDefault="00325A94" w:rsidP="00F95121">
            <w:pPr>
              <w:jc w:val="center"/>
              <w:rPr>
                <w:rFonts w:eastAsia="Times New Roman"/>
                <w:sz w:val="22"/>
                <w:szCs w:val="22"/>
              </w:rPr>
            </w:pPr>
          </w:p>
        </w:tc>
        <w:tc>
          <w:tcPr>
            <w:tcW w:w="0" w:type="auto"/>
            <w:vAlign w:val="center"/>
            <w:hideMark/>
          </w:tcPr>
          <w:p w14:paraId="76FFDB34" w14:textId="77777777" w:rsidR="00325A94" w:rsidRPr="00E203C9" w:rsidRDefault="00325A94" w:rsidP="00F95121">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rsidP="00F95121">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rsidP="00F95121">
            <w:pPr>
              <w:jc w:val="center"/>
              <w:rPr>
                <w:rFonts w:eastAsia="Times New Roman"/>
                <w:sz w:val="22"/>
                <w:szCs w:val="22"/>
              </w:rPr>
            </w:pPr>
            <w:r w:rsidRPr="00E203C9">
              <w:rPr>
                <w:rFonts w:eastAsia="Times New Roman"/>
                <w:sz w:val="22"/>
                <w:szCs w:val="22"/>
              </w:rPr>
              <w:t>(1.205)</w:t>
            </w:r>
          </w:p>
        </w:tc>
      </w:tr>
      <w:tr w:rsidR="00325A94" w:rsidRPr="00E203C9" w14:paraId="7C8F2225" w14:textId="77777777" w:rsidTr="00F95121">
        <w:trPr>
          <w:tblCellSpacing w:w="15" w:type="dxa"/>
        </w:trPr>
        <w:tc>
          <w:tcPr>
            <w:tcW w:w="0" w:type="auto"/>
            <w:vAlign w:val="center"/>
            <w:hideMark/>
          </w:tcPr>
          <w:p w14:paraId="19AB60B3" w14:textId="77777777" w:rsidR="00325A94" w:rsidRPr="00E203C9" w:rsidRDefault="00325A94" w:rsidP="00F95121">
            <w:pPr>
              <w:jc w:val="center"/>
              <w:rPr>
                <w:rFonts w:eastAsia="Times New Roman"/>
                <w:sz w:val="22"/>
                <w:szCs w:val="22"/>
              </w:rPr>
            </w:pPr>
          </w:p>
        </w:tc>
        <w:tc>
          <w:tcPr>
            <w:tcW w:w="0" w:type="auto"/>
            <w:vAlign w:val="center"/>
            <w:hideMark/>
          </w:tcPr>
          <w:p w14:paraId="5EA97783" w14:textId="77777777" w:rsidR="00325A94" w:rsidRPr="00E203C9" w:rsidRDefault="00325A94" w:rsidP="00F95121">
            <w:pPr>
              <w:rPr>
                <w:rFonts w:eastAsia="Times New Roman"/>
                <w:sz w:val="22"/>
                <w:szCs w:val="22"/>
              </w:rPr>
            </w:pPr>
          </w:p>
        </w:tc>
        <w:tc>
          <w:tcPr>
            <w:tcW w:w="0" w:type="auto"/>
            <w:vAlign w:val="center"/>
            <w:hideMark/>
          </w:tcPr>
          <w:p w14:paraId="265AB72E" w14:textId="77777777" w:rsidR="00325A94" w:rsidRPr="00E203C9" w:rsidRDefault="00325A94" w:rsidP="00F95121">
            <w:pPr>
              <w:jc w:val="center"/>
              <w:rPr>
                <w:rFonts w:eastAsia="Times New Roman"/>
                <w:sz w:val="22"/>
                <w:szCs w:val="22"/>
              </w:rPr>
            </w:pPr>
          </w:p>
        </w:tc>
        <w:tc>
          <w:tcPr>
            <w:tcW w:w="0" w:type="auto"/>
            <w:vAlign w:val="center"/>
            <w:hideMark/>
          </w:tcPr>
          <w:p w14:paraId="01322A58" w14:textId="77777777" w:rsidR="00325A94" w:rsidRPr="00E203C9" w:rsidRDefault="00325A94" w:rsidP="00F95121">
            <w:pPr>
              <w:jc w:val="center"/>
              <w:rPr>
                <w:rFonts w:eastAsia="Times New Roman"/>
                <w:sz w:val="22"/>
                <w:szCs w:val="22"/>
              </w:rPr>
            </w:pPr>
          </w:p>
        </w:tc>
      </w:tr>
      <w:tr w:rsidR="00325A94" w:rsidRPr="00E203C9" w14:paraId="3D3216E3" w14:textId="77777777" w:rsidTr="00F95121">
        <w:trPr>
          <w:tblCellSpacing w:w="15" w:type="dxa"/>
        </w:trPr>
        <w:tc>
          <w:tcPr>
            <w:tcW w:w="0" w:type="auto"/>
            <w:vAlign w:val="center"/>
            <w:hideMark/>
          </w:tcPr>
          <w:p w14:paraId="1A1DDDC8" w14:textId="77777777" w:rsidR="00325A94" w:rsidRPr="00E203C9" w:rsidRDefault="00325A94" w:rsidP="00F95121">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rsidP="00F95121">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rsidP="00F95121">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rsidP="00F95121">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rsidTr="00F95121">
        <w:trPr>
          <w:tblCellSpacing w:w="15" w:type="dxa"/>
        </w:trPr>
        <w:tc>
          <w:tcPr>
            <w:tcW w:w="0" w:type="auto"/>
            <w:vAlign w:val="center"/>
            <w:hideMark/>
          </w:tcPr>
          <w:p w14:paraId="45A4D868" w14:textId="77777777" w:rsidR="00325A94" w:rsidRPr="00E203C9" w:rsidRDefault="00325A94" w:rsidP="00F95121">
            <w:pPr>
              <w:jc w:val="center"/>
              <w:rPr>
                <w:rFonts w:eastAsia="Times New Roman"/>
                <w:sz w:val="22"/>
                <w:szCs w:val="22"/>
              </w:rPr>
            </w:pPr>
          </w:p>
        </w:tc>
        <w:tc>
          <w:tcPr>
            <w:tcW w:w="0" w:type="auto"/>
            <w:vAlign w:val="center"/>
            <w:hideMark/>
          </w:tcPr>
          <w:p w14:paraId="600EF4BB" w14:textId="77777777" w:rsidR="00325A94" w:rsidRPr="00E203C9" w:rsidRDefault="00325A94" w:rsidP="00F95121">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rsidP="00F95121">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rsidP="00F95121">
            <w:pPr>
              <w:jc w:val="center"/>
              <w:rPr>
                <w:rFonts w:eastAsia="Times New Roman"/>
                <w:sz w:val="22"/>
                <w:szCs w:val="22"/>
              </w:rPr>
            </w:pPr>
            <w:r w:rsidRPr="00E203C9">
              <w:rPr>
                <w:rFonts w:eastAsia="Times New Roman"/>
                <w:sz w:val="22"/>
                <w:szCs w:val="22"/>
              </w:rPr>
              <w:t>(1.338)</w:t>
            </w:r>
          </w:p>
        </w:tc>
      </w:tr>
      <w:tr w:rsidR="00325A94" w:rsidRPr="00E203C9" w14:paraId="59A0AE0A" w14:textId="77777777" w:rsidTr="00F95121">
        <w:trPr>
          <w:tblCellSpacing w:w="15" w:type="dxa"/>
        </w:trPr>
        <w:tc>
          <w:tcPr>
            <w:tcW w:w="0" w:type="auto"/>
            <w:vAlign w:val="center"/>
            <w:hideMark/>
          </w:tcPr>
          <w:p w14:paraId="3F039A15" w14:textId="77777777" w:rsidR="00325A94" w:rsidRPr="00E203C9" w:rsidRDefault="00325A94" w:rsidP="00F95121">
            <w:pPr>
              <w:jc w:val="center"/>
              <w:rPr>
                <w:rFonts w:eastAsia="Times New Roman"/>
                <w:sz w:val="22"/>
                <w:szCs w:val="22"/>
              </w:rPr>
            </w:pPr>
          </w:p>
        </w:tc>
        <w:tc>
          <w:tcPr>
            <w:tcW w:w="0" w:type="auto"/>
            <w:vAlign w:val="center"/>
            <w:hideMark/>
          </w:tcPr>
          <w:p w14:paraId="083AE3D6" w14:textId="77777777" w:rsidR="00325A94" w:rsidRPr="00E203C9" w:rsidRDefault="00325A94" w:rsidP="00F95121">
            <w:pPr>
              <w:rPr>
                <w:rFonts w:eastAsia="Times New Roman"/>
                <w:sz w:val="22"/>
                <w:szCs w:val="22"/>
              </w:rPr>
            </w:pPr>
          </w:p>
        </w:tc>
        <w:tc>
          <w:tcPr>
            <w:tcW w:w="0" w:type="auto"/>
            <w:vAlign w:val="center"/>
            <w:hideMark/>
          </w:tcPr>
          <w:p w14:paraId="564331CD" w14:textId="77777777" w:rsidR="00325A94" w:rsidRPr="00E203C9" w:rsidRDefault="00325A94" w:rsidP="00F95121">
            <w:pPr>
              <w:jc w:val="center"/>
              <w:rPr>
                <w:rFonts w:eastAsia="Times New Roman"/>
                <w:sz w:val="22"/>
                <w:szCs w:val="22"/>
              </w:rPr>
            </w:pPr>
          </w:p>
        </w:tc>
        <w:tc>
          <w:tcPr>
            <w:tcW w:w="0" w:type="auto"/>
            <w:vAlign w:val="center"/>
            <w:hideMark/>
          </w:tcPr>
          <w:p w14:paraId="6ADA73FD" w14:textId="77777777" w:rsidR="00325A94" w:rsidRPr="00E203C9" w:rsidRDefault="00325A94" w:rsidP="00F95121">
            <w:pPr>
              <w:jc w:val="center"/>
              <w:rPr>
                <w:rFonts w:eastAsia="Times New Roman"/>
                <w:sz w:val="22"/>
                <w:szCs w:val="22"/>
              </w:rPr>
            </w:pPr>
          </w:p>
        </w:tc>
      </w:tr>
      <w:tr w:rsidR="00325A94" w:rsidRPr="00E203C9" w14:paraId="7F8681AF" w14:textId="77777777" w:rsidTr="00F95121">
        <w:trPr>
          <w:tblCellSpacing w:w="15" w:type="dxa"/>
        </w:trPr>
        <w:tc>
          <w:tcPr>
            <w:tcW w:w="0" w:type="auto"/>
            <w:vAlign w:val="center"/>
            <w:hideMark/>
          </w:tcPr>
          <w:p w14:paraId="04419C83" w14:textId="77777777" w:rsidR="00325A94" w:rsidRPr="00E203C9" w:rsidRDefault="00325A94" w:rsidP="00F95121">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rsidP="00F95121">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rsidP="00F95121">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rsidP="00F95121">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rsidTr="00F95121">
        <w:trPr>
          <w:tblCellSpacing w:w="15" w:type="dxa"/>
        </w:trPr>
        <w:tc>
          <w:tcPr>
            <w:tcW w:w="0" w:type="auto"/>
            <w:vAlign w:val="center"/>
            <w:hideMark/>
          </w:tcPr>
          <w:p w14:paraId="662A1DBE" w14:textId="77777777" w:rsidR="00325A94" w:rsidRPr="00E203C9" w:rsidRDefault="00325A94" w:rsidP="00F95121">
            <w:pPr>
              <w:jc w:val="center"/>
              <w:rPr>
                <w:rFonts w:eastAsia="Times New Roman"/>
                <w:sz w:val="22"/>
                <w:szCs w:val="22"/>
              </w:rPr>
            </w:pPr>
          </w:p>
        </w:tc>
        <w:tc>
          <w:tcPr>
            <w:tcW w:w="0" w:type="auto"/>
            <w:vAlign w:val="center"/>
            <w:hideMark/>
          </w:tcPr>
          <w:p w14:paraId="78C3F5EF"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rsidP="00F95121">
            <w:pPr>
              <w:jc w:val="center"/>
              <w:rPr>
                <w:rFonts w:eastAsia="Times New Roman"/>
                <w:sz w:val="22"/>
                <w:szCs w:val="22"/>
              </w:rPr>
            </w:pPr>
            <w:r w:rsidRPr="00E203C9">
              <w:rPr>
                <w:rFonts w:eastAsia="Times New Roman"/>
                <w:sz w:val="22"/>
                <w:szCs w:val="22"/>
              </w:rPr>
              <w:t>(0.016)</w:t>
            </w:r>
          </w:p>
        </w:tc>
      </w:tr>
      <w:tr w:rsidR="00325A94" w:rsidRPr="00E203C9" w14:paraId="73DAC3ED" w14:textId="77777777" w:rsidTr="00F95121">
        <w:trPr>
          <w:tblCellSpacing w:w="15" w:type="dxa"/>
        </w:trPr>
        <w:tc>
          <w:tcPr>
            <w:tcW w:w="0" w:type="auto"/>
            <w:vAlign w:val="center"/>
            <w:hideMark/>
          </w:tcPr>
          <w:p w14:paraId="2A757D89" w14:textId="77777777" w:rsidR="00325A94" w:rsidRPr="00E203C9" w:rsidRDefault="00325A94" w:rsidP="00F95121">
            <w:pPr>
              <w:jc w:val="center"/>
              <w:rPr>
                <w:rFonts w:eastAsia="Times New Roman"/>
                <w:sz w:val="22"/>
                <w:szCs w:val="22"/>
              </w:rPr>
            </w:pPr>
          </w:p>
        </w:tc>
        <w:tc>
          <w:tcPr>
            <w:tcW w:w="0" w:type="auto"/>
            <w:vAlign w:val="center"/>
            <w:hideMark/>
          </w:tcPr>
          <w:p w14:paraId="785DC00A" w14:textId="77777777" w:rsidR="00325A94" w:rsidRPr="00E203C9" w:rsidRDefault="00325A94" w:rsidP="00F95121">
            <w:pPr>
              <w:rPr>
                <w:rFonts w:eastAsia="Times New Roman"/>
                <w:sz w:val="22"/>
                <w:szCs w:val="22"/>
              </w:rPr>
            </w:pPr>
          </w:p>
        </w:tc>
        <w:tc>
          <w:tcPr>
            <w:tcW w:w="0" w:type="auto"/>
            <w:vAlign w:val="center"/>
            <w:hideMark/>
          </w:tcPr>
          <w:p w14:paraId="3F9D4694" w14:textId="77777777" w:rsidR="00325A94" w:rsidRPr="00E203C9" w:rsidRDefault="00325A94" w:rsidP="00F95121">
            <w:pPr>
              <w:jc w:val="center"/>
              <w:rPr>
                <w:rFonts w:eastAsia="Times New Roman"/>
                <w:sz w:val="22"/>
                <w:szCs w:val="22"/>
              </w:rPr>
            </w:pPr>
          </w:p>
        </w:tc>
        <w:tc>
          <w:tcPr>
            <w:tcW w:w="0" w:type="auto"/>
            <w:vAlign w:val="center"/>
            <w:hideMark/>
          </w:tcPr>
          <w:p w14:paraId="0FA97ADA" w14:textId="77777777" w:rsidR="00325A94" w:rsidRPr="00E203C9" w:rsidRDefault="00325A94" w:rsidP="00F95121">
            <w:pPr>
              <w:jc w:val="center"/>
              <w:rPr>
                <w:rFonts w:eastAsia="Times New Roman"/>
                <w:sz w:val="22"/>
                <w:szCs w:val="22"/>
              </w:rPr>
            </w:pPr>
          </w:p>
        </w:tc>
      </w:tr>
      <w:tr w:rsidR="00325A94" w:rsidRPr="00E203C9" w14:paraId="2B6D4F79" w14:textId="77777777" w:rsidTr="00F95121">
        <w:trPr>
          <w:tblCellSpacing w:w="15" w:type="dxa"/>
        </w:trPr>
        <w:tc>
          <w:tcPr>
            <w:tcW w:w="0" w:type="auto"/>
            <w:vAlign w:val="center"/>
            <w:hideMark/>
          </w:tcPr>
          <w:p w14:paraId="2A9B46EC" w14:textId="77777777" w:rsidR="00325A94" w:rsidRPr="00E203C9" w:rsidRDefault="00325A94" w:rsidP="00F95121">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rsidP="00F95121">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rsidP="00F95121">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rsidP="00F95121">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rsidTr="00F95121">
        <w:trPr>
          <w:tblCellSpacing w:w="15" w:type="dxa"/>
        </w:trPr>
        <w:tc>
          <w:tcPr>
            <w:tcW w:w="0" w:type="auto"/>
            <w:vAlign w:val="center"/>
            <w:hideMark/>
          </w:tcPr>
          <w:p w14:paraId="1B8EA7FB" w14:textId="77777777" w:rsidR="00325A94" w:rsidRPr="00E203C9" w:rsidRDefault="00325A94" w:rsidP="00F95121">
            <w:pPr>
              <w:jc w:val="center"/>
              <w:rPr>
                <w:rFonts w:eastAsia="Times New Roman"/>
                <w:sz w:val="22"/>
                <w:szCs w:val="22"/>
              </w:rPr>
            </w:pPr>
          </w:p>
        </w:tc>
        <w:tc>
          <w:tcPr>
            <w:tcW w:w="0" w:type="auto"/>
            <w:vAlign w:val="center"/>
            <w:hideMark/>
          </w:tcPr>
          <w:p w14:paraId="4ACF058D" w14:textId="77777777" w:rsidR="00325A94" w:rsidRPr="00E203C9" w:rsidRDefault="00325A94" w:rsidP="00F95121">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rsidP="00F95121">
            <w:pPr>
              <w:jc w:val="center"/>
              <w:rPr>
                <w:rFonts w:eastAsia="Times New Roman"/>
                <w:sz w:val="22"/>
                <w:szCs w:val="22"/>
              </w:rPr>
            </w:pPr>
            <w:r w:rsidRPr="00E203C9">
              <w:rPr>
                <w:rFonts w:eastAsia="Times New Roman"/>
                <w:sz w:val="22"/>
                <w:szCs w:val="22"/>
              </w:rPr>
              <w:t>(0.125)</w:t>
            </w:r>
          </w:p>
        </w:tc>
      </w:tr>
      <w:tr w:rsidR="00325A94" w:rsidRPr="00E203C9" w14:paraId="1617654F" w14:textId="77777777" w:rsidTr="00F95121">
        <w:trPr>
          <w:tblCellSpacing w:w="15" w:type="dxa"/>
        </w:trPr>
        <w:tc>
          <w:tcPr>
            <w:tcW w:w="0" w:type="auto"/>
            <w:vAlign w:val="center"/>
            <w:hideMark/>
          </w:tcPr>
          <w:p w14:paraId="071FE662" w14:textId="77777777" w:rsidR="00325A94" w:rsidRPr="00E203C9" w:rsidRDefault="00325A94" w:rsidP="00F95121">
            <w:pPr>
              <w:jc w:val="center"/>
              <w:rPr>
                <w:rFonts w:eastAsia="Times New Roman"/>
                <w:sz w:val="22"/>
                <w:szCs w:val="22"/>
              </w:rPr>
            </w:pPr>
          </w:p>
        </w:tc>
        <w:tc>
          <w:tcPr>
            <w:tcW w:w="0" w:type="auto"/>
            <w:vAlign w:val="center"/>
            <w:hideMark/>
          </w:tcPr>
          <w:p w14:paraId="6DD60468" w14:textId="77777777" w:rsidR="00325A94" w:rsidRPr="00E203C9" w:rsidRDefault="00325A94" w:rsidP="00F95121">
            <w:pPr>
              <w:rPr>
                <w:rFonts w:eastAsia="Times New Roman"/>
                <w:sz w:val="22"/>
                <w:szCs w:val="22"/>
              </w:rPr>
            </w:pPr>
          </w:p>
        </w:tc>
        <w:tc>
          <w:tcPr>
            <w:tcW w:w="0" w:type="auto"/>
            <w:vAlign w:val="center"/>
            <w:hideMark/>
          </w:tcPr>
          <w:p w14:paraId="4673FC92" w14:textId="77777777" w:rsidR="00325A94" w:rsidRPr="00E203C9" w:rsidRDefault="00325A94" w:rsidP="00F95121">
            <w:pPr>
              <w:jc w:val="center"/>
              <w:rPr>
                <w:rFonts w:eastAsia="Times New Roman"/>
                <w:sz w:val="22"/>
                <w:szCs w:val="22"/>
              </w:rPr>
            </w:pPr>
          </w:p>
        </w:tc>
        <w:tc>
          <w:tcPr>
            <w:tcW w:w="0" w:type="auto"/>
            <w:vAlign w:val="center"/>
            <w:hideMark/>
          </w:tcPr>
          <w:p w14:paraId="6AAD515E" w14:textId="77777777" w:rsidR="00325A94" w:rsidRPr="00E203C9" w:rsidRDefault="00325A94" w:rsidP="00F95121">
            <w:pPr>
              <w:jc w:val="center"/>
              <w:rPr>
                <w:rFonts w:eastAsia="Times New Roman"/>
                <w:sz w:val="22"/>
                <w:szCs w:val="22"/>
              </w:rPr>
            </w:pPr>
          </w:p>
        </w:tc>
      </w:tr>
      <w:tr w:rsidR="00325A94" w:rsidRPr="00E203C9" w14:paraId="4E93D9D7" w14:textId="77777777" w:rsidTr="00F95121">
        <w:trPr>
          <w:tblCellSpacing w:w="15" w:type="dxa"/>
        </w:trPr>
        <w:tc>
          <w:tcPr>
            <w:tcW w:w="0" w:type="auto"/>
            <w:vAlign w:val="center"/>
            <w:hideMark/>
          </w:tcPr>
          <w:p w14:paraId="1A96393B" w14:textId="77777777" w:rsidR="00325A94" w:rsidRPr="00E203C9" w:rsidRDefault="00325A94" w:rsidP="00F95121">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rsidP="00F95121">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rsidP="00F95121">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rsidP="00F95121">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rsidTr="00F95121">
        <w:trPr>
          <w:tblCellSpacing w:w="15" w:type="dxa"/>
        </w:trPr>
        <w:tc>
          <w:tcPr>
            <w:tcW w:w="0" w:type="auto"/>
            <w:vAlign w:val="center"/>
            <w:hideMark/>
          </w:tcPr>
          <w:p w14:paraId="1918FE1A" w14:textId="77777777" w:rsidR="00325A94" w:rsidRPr="00E203C9" w:rsidRDefault="00325A94" w:rsidP="00F95121">
            <w:pPr>
              <w:jc w:val="center"/>
              <w:rPr>
                <w:rFonts w:eastAsia="Times New Roman"/>
                <w:sz w:val="22"/>
                <w:szCs w:val="22"/>
              </w:rPr>
            </w:pPr>
          </w:p>
        </w:tc>
        <w:tc>
          <w:tcPr>
            <w:tcW w:w="0" w:type="auto"/>
            <w:vAlign w:val="center"/>
            <w:hideMark/>
          </w:tcPr>
          <w:p w14:paraId="6ED8DB9F" w14:textId="77777777" w:rsidR="00325A94" w:rsidRPr="00E203C9" w:rsidRDefault="00325A94" w:rsidP="00F95121">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rsidP="00F95121">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rsidP="00F95121">
            <w:pPr>
              <w:jc w:val="center"/>
              <w:rPr>
                <w:rFonts w:eastAsia="Times New Roman"/>
                <w:sz w:val="22"/>
                <w:szCs w:val="22"/>
              </w:rPr>
            </w:pPr>
            <w:r w:rsidRPr="00E203C9">
              <w:rPr>
                <w:rFonts w:eastAsia="Times New Roman"/>
                <w:sz w:val="22"/>
                <w:szCs w:val="22"/>
              </w:rPr>
              <w:t>(0.345)</w:t>
            </w:r>
          </w:p>
        </w:tc>
      </w:tr>
      <w:tr w:rsidR="00325A94" w:rsidRPr="00E203C9" w14:paraId="049A97BF" w14:textId="77777777" w:rsidTr="00F95121">
        <w:trPr>
          <w:tblCellSpacing w:w="15" w:type="dxa"/>
        </w:trPr>
        <w:tc>
          <w:tcPr>
            <w:tcW w:w="0" w:type="auto"/>
            <w:vAlign w:val="center"/>
            <w:hideMark/>
          </w:tcPr>
          <w:p w14:paraId="30EE3D23" w14:textId="77777777" w:rsidR="00325A94" w:rsidRPr="00E203C9" w:rsidRDefault="00325A94" w:rsidP="00F95121">
            <w:pPr>
              <w:jc w:val="center"/>
              <w:rPr>
                <w:rFonts w:eastAsia="Times New Roman"/>
                <w:sz w:val="22"/>
                <w:szCs w:val="22"/>
              </w:rPr>
            </w:pPr>
          </w:p>
        </w:tc>
        <w:tc>
          <w:tcPr>
            <w:tcW w:w="0" w:type="auto"/>
            <w:vAlign w:val="center"/>
            <w:hideMark/>
          </w:tcPr>
          <w:p w14:paraId="3EAC259B" w14:textId="77777777" w:rsidR="00325A94" w:rsidRPr="00E203C9" w:rsidRDefault="00325A94" w:rsidP="00F95121">
            <w:pPr>
              <w:rPr>
                <w:rFonts w:eastAsia="Times New Roman"/>
                <w:sz w:val="22"/>
                <w:szCs w:val="22"/>
              </w:rPr>
            </w:pPr>
          </w:p>
        </w:tc>
        <w:tc>
          <w:tcPr>
            <w:tcW w:w="0" w:type="auto"/>
            <w:vAlign w:val="center"/>
            <w:hideMark/>
          </w:tcPr>
          <w:p w14:paraId="6D2B867E" w14:textId="77777777" w:rsidR="00325A94" w:rsidRPr="00E203C9" w:rsidRDefault="00325A94" w:rsidP="00F95121">
            <w:pPr>
              <w:jc w:val="center"/>
              <w:rPr>
                <w:rFonts w:eastAsia="Times New Roman"/>
                <w:sz w:val="22"/>
                <w:szCs w:val="22"/>
              </w:rPr>
            </w:pPr>
          </w:p>
        </w:tc>
        <w:tc>
          <w:tcPr>
            <w:tcW w:w="0" w:type="auto"/>
            <w:vAlign w:val="center"/>
            <w:hideMark/>
          </w:tcPr>
          <w:p w14:paraId="39D39226" w14:textId="77777777" w:rsidR="00325A94" w:rsidRPr="00E203C9" w:rsidRDefault="00325A94" w:rsidP="00F95121">
            <w:pPr>
              <w:jc w:val="center"/>
              <w:rPr>
                <w:rFonts w:eastAsia="Times New Roman"/>
                <w:sz w:val="22"/>
                <w:szCs w:val="22"/>
              </w:rPr>
            </w:pPr>
          </w:p>
        </w:tc>
      </w:tr>
      <w:tr w:rsidR="00325A94" w:rsidRPr="00E203C9" w14:paraId="2CB31325" w14:textId="77777777" w:rsidTr="00F95121">
        <w:trPr>
          <w:tblCellSpacing w:w="15" w:type="dxa"/>
        </w:trPr>
        <w:tc>
          <w:tcPr>
            <w:tcW w:w="0" w:type="auto"/>
            <w:vAlign w:val="center"/>
            <w:hideMark/>
          </w:tcPr>
          <w:p w14:paraId="39BC28FE" w14:textId="77777777" w:rsidR="00325A94" w:rsidRPr="00E203C9" w:rsidRDefault="00325A94" w:rsidP="00F95121">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rsidP="00F95121">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rsidP="00F95121">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rsidP="00F95121">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rsidTr="00F95121">
        <w:trPr>
          <w:tblCellSpacing w:w="15" w:type="dxa"/>
        </w:trPr>
        <w:tc>
          <w:tcPr>
            <w:tcW w:w="0" w:type="auto"/>
            <w:vAlign w:val="center"/>
            <w:hideMark/>
          </w:tcPr>
          <w:p w14:paraId="6CF231FA" w14:textId="77777777" w:rsidR="00325A94" w:rsidRPr="00E203C9" w:rsidRDefault="00325A94" w:rsidP="00F95121">
            <w:pPr>
              <w:jc w:val="center"/>
              <w:rPr>
                <w:rFonts w:eastAsia="Times New Roman"/>
                <w:sz w:val="22"/>
                <w:szCs w:val="22"/>
              </w:rPr>
            </w:pPr>
          </w:p>
        </w:tc>
        <w:tc>
          <w:tcPr>
            <w:tcW w:w="0" w:type="auto"/>
            <w:vAlign w:val="center"/>
            <w:hideMark/>
          </w:tcPr>
          <w:p w14:paraId="22744539" w14:textId="77777777" w:rsidR="00325A94" w:rsidRPr="00E203C9" w:rsidRDefault="00325A94" w:rsidP="00F95121">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rsidP="00F95121">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rsidP="00F95121">
            <w:pPr>
              <w:jc w:val="center"/>
              <w:rPr>
                <w:rFonts w:eastAsia="Times New Roman"/>
                <w:sz w:val="22"/>
                <w:szCs w:val="22"/>
              </w:rPr>
            </w:pPr>
            <w:r w:rsidRPr="00E203C9">
              <w:rPr>
                <w:rFonts w:eastAsia="Times New Roman"/>
                <w:sz w:val="22"/>
                <w:szCs w:val="22"/>
              </w:rPr>
              <w:t>(0.340)</w:t>
            </w:r>
          </w:p>
        </w:tc>
      </w:tr>
      <w:tr w:rsidR="00325A94" w:rsidRPr="00E203C9" w14:paraId="6A265D20" w14:textId="77777777" w:rsidTr="00F95121">
        <w:trPr>
          <w:tblCellSpacing w:w="15" w:type="dxa"/>
        </w:trPr>
        <w:tc>
          <w:tcPr>
            <w:tcW w:w="0" w:type="auto"/>
            <w:vAlign w:val="center"/>
            <w:hideMark/>
          </w:tcPr>
          <w:p w14:paraId="09B807C8" w14:textId="77777777" w:rsidR="00325A94" w:rsidRPr="00E203C9" w:rsidRDefault="00325A94" w:rsidP="00F95121">
            <w:pPr>
              <w:jc w:val="center"/>
              <w:rPr>
                <w:rFonts w:eastAsia="Times New Roman"/>
                <w:sz w:val="22"/>
                <w:szCs w:val="22"/>
              </w:rPr>
            </w:pPr>
          </w:p>
        </w:tc>
        <w:tc>
          <w:tcPr>
            <w:tcW w:w="0" w:type="auto"/>
            <w:vAlign w:val="center"/>
            <w:hideMark/>
          </w:tcPr>
          <w:p w14:paraId="740F3C4D" w14:textId="77777777" w:rsidR="00325A94" w:rsidRPr="00E203C9" w:rsidRDefault="00325A94" w:rsidP="00F95121">
            <w:pPr>
              <w:rPr>
                <w:rFonts w:eastAsia="Times New Roman"/>
                <w:sz w:val="22"/>
                <w:szCs w:val="22"/>
              </w:rPr>
            </w:pPr>
          </w:p>
        </w:tc>
        <w:tc>
          <w:tcPr>
            <w:tcW w:w="0" w:type="auto"/>
            <w:vAlign w:val="center"/>
            <w:hideMark/>
          </w:tcPr>
          <w:p w14:paraId="07893C1B" w14:textId="77777777" w:rsidR="00325A94" w:rsidRPr="00E203C9" w:rsidRDefault="00325A94" w:rsidP="00F95121">
            <w:pPr>
              <w:jc w:val="center"/>
              <w:rPr>
                <w:rFonts w:eastAsia="Times New Roman"/>
                <w:sz w:val="22"/>
                <w:szCs w:val="22"/>
              </w:rPr>
            </w:pPr>
          </w:p>
        </w:tc>
        <w:tc>
          <w:tcPr>
            <w:tcW w:w="0" w:type="auto"/>
            <w:vAlign w:val="center"/>
            <w:hideMark/>
          </w:tcPr>
          <w:p w14:paraId="36D37B1A" w14:textId="77777777" w:rsidR="00325A94" w:rsidRPr="00E203C9" w:rsidRDefault="00325A94" w:rsidP="00F95121">
            <w:pPr>
              <w:jc w:val="center"/>
              <w:rPr>
                <w:rFonts w:eastAsia="Times New Roman"/>
                <w:sz w:val="22"/>
                <w:szCs w:val="22"/>
              </w:rPr>
            </w:pPr>
          </w:p>
        </w:tc>
      </w:tr>
      <w:tr w:rsidR="00325A94" w:rsidRPr="00E203C9" w14:paraId="1711D104" w14:textId="77777777" w:rsidTr="00F95121">
        <w:trPr>
          <w:tblCellSpacing w:w="15" w:type="dxa"/>
        </w:trPr>
        <w:tc>
          <w:tcPr>
            <w:tcW w:w="0" w:type="auto"/>
            <w:vAlign w:val="center"/>
            <w:hideMark/>
          </w:tcPr>
          <w:p w14:paraId="5CCF75CE" w14:textId="77777777" w:rsidR="00325A94" w:rsidRPr="00E203C9" w:rsidRDefault="00325A94" w:rsidP="00F95121">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rsidP="00F95121">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rsidP="00F95121">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rsidP="00F95121">
            <w:pPr>
              <w:jc w:val="center"/>
              <w:rPr>
                <w:rFonts w:eastAsia="Times New Roman"/>
                <w:sz w:val="22"/>
                <w:szCs w:val="22"/>
              </w:rPr>
            </w:pPr>
            <w:r w:rsidRPr="00E203C9">
              <w:rPr>
                <w:rFonts w:eastAsia="Times New Roman"/>
                <w:sz w:val="22"/>
                <w:szCs w:val="22"/>
              </w:rPr>
              <w:t>-0.538</w:t>
            </w:r>
          </w:p>
        </w:tc>
      </w:tr>
      <w:tr w:rsidR="00325A94" w:rsidRPr="00E203C9" w14:paraId="7A7F335F" w14:textId="77777777" w:rsidTr="00F95121">
        <w:trPr>
          <w:tblCellSpacing w:w="15" w:type="dxa"/>
        </w:trPr>
        <w:tc>
          <w:tcPr>
            <w:tcW w:w="0" w:type="auto"/>
            <w:vAlign w:val="center"/>
            <w:hideMark/>
          </w:tcPr>
          <w:p w14:paraId="218C3A02" w14:textId="77777777" w:rsidR="00325A94" w:rsidRPr="00E203C9" w:rsidRDefault="00325A94" w:rsidP="00F95121">
            <w:pPr>
              <w:jc w:val="center"/>
              <w:rPr>
                <w:rFonts w:eastAsia="Times New Roman"/>
                <w:sz w:val="22"/>
                <w:szCs w:val="22"/>
              </w:rPr>
            </w:pPr>
          </w:p>
        </w:tc>
        <w:tc>
          <w:tcPr>
            <w:tcW w:w="0" w:type="auto"/>
            <w:vAlign w:val="center"/>
            <w:hideMark/>
          </w:tcPr>
          <w:p w14:paraId="1B9A1102" w14:textId="77777777" w:rsidR="00325A94" w:rsidRPr="00E203C9" w:rsidRDefault="00325A94" w:rsidP="00F95121">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rsidP="00F95121">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rsidP="00F95121">
            <w:pPr>
              <w:jc w:val="center"/>
              <w:rPr>
                <w:rFonts w:eastAsia="Times New Roman"/>
                <w:sz w:val="22"/>
                <w:szCs w:val="22"/>
              </w:rPr>
            </w:pPr>
            <w:r w:rsidRPr="00E203C9">
              <w:rPr>
                <w:rFonts w:eastAsia="Times New Roman"/>
                <w:sz w:val="22"/>
                <w:szCs w:val="22"/>
              </w:rPr>
              <w:t>(0.342)</w:t>
            </w:r>
          </w:p>
        </w:tc>
      </w:tr>
      <w:tr w:rsidR="00325A94" w:rsidRPr="00E203C9" w14:paraId="51E60348" w14:textId="77777777" w:rsidTr="00F95121">
        <w:trPr>
          <w:tblCellSpacing w:w="15" w:type="dxa"/>
        </w:trPr>
        <w:tc>
          <w:tcPr>
            <w:tcW w:w="0" w:type="auto"/>
            <w:vAlign w:val="center"/>
            <w:hideMark/>
          </w:tcPr>
          <w:p w14:paraId="7CE2ACC8" w14:textId="77777777" w:rsidR="00325A94" w:rsidRPr="00E203C9" w:rsidRDefault="00325A94" w:rsidP="00F95121">
            <w:pPr>
              <w:jc w:val="center"/>
              <w:rPr>
                <w:rFonts w:eastAsia="Times New Roman"/>
                <w:sz w:val="22"/>
                <w:szCs w:val="22"/>
              </w:rPr>
            </w:pPr>
          </w:p>
        </w:tc>
        <w:tc>
          <w:tcPr>
            <w:tcW w:w="0" w:type="auto"/>
            <w:vAlign w:val="center"/>
            <w:hideMark/>
          </w:tcPr>
          <w:p w14:paraId="1F0B7CCE" w14:textId="77777777" w:rsidR="00325A94" w:rsidRPr="00E203C9" w:rsidRDefault="00325A94" w:rsidP="00F95121">
            <w:pPr>
              <w:rPr>
                <w:rFonts w:eastAsia="Times New Roman"/>
                <w:sz w:val="22"/>
                <w:szCs w:val="22"/>
              </w:rPr>
            </w:pPr>
          </w:p>
        </w:tc>
        <w:tc>
          <w:tcPr>
            <w:tcW w:w="0" w:type="auto"/>
            <w:vAlign w:val="center"/>
            <w:hideMark/>
          </w:tcPr>
          <w:p w14:paraId="16BF9FF7" w14:textId="77777777" w:rsidR="00325A94" w:rsidRPr="00E203C9" w:rsidRDefault="00325A94" w:rsidP="00F95121">
            <w:pPr>
              <w:jc w:val="center"/>
              <w:rPr>
                <w:rFonts w:eastAsia="Times New Roman"/>
                <w:sz w:val="22"/>
                <w:szCs w:val="22"/>
              </w:rPr>
            </w:pPr>
          </w:p>
        </w:tc>
        <w:tc>
          <w:tcPr>
            <w:tcW w:w="0" w:type="auto"/>
            <w:vAlign w:val="center"/>
            <w:hideMark/>
          </w:tcPr>
          <w:p w14:paraId="506871E3" w14:textId="77777777" w:rsidR="00325A94" w:rsidRPr="00E203C9" w:rsidRDefault="00325A94" w:rsidP="00F95121">
            <w:pPr>
              <w:jc w:val="center"/>
              <w:rPr>
                <w:rFonts w:eastAsia="Times New Roman"/>
                <w:sz w:val="22"/>
                <w:szCs w:val="22"/>
              </w:rPr>
            </w:pPr>
          </w:p>
        </w:tc>
      </w:tr>
      <w:tr w:rsidR="00325A94" w:rsidRPr="00E203C9" w14:paraId="46E6DEBD" w14:textId="77777777" w:rsidTr="00F95121">
        <w:trPr>
          <w:tblCellSpacing w:w="15" w:type="dxa"/>
        </w:trPr>
        <w:tc>
          <w:tcPr>
            <w:tcW w:w="0" w:type="auto"/>
            <w:vAlign w:val="center"/>
            <w:hideMark/>
          </w:tcPr>
          <w:p w14:paraId="0018B7A1" w14:textId="77777777" w:rsidR="00325A94" w:rsidRPr="00E203C9" w:rsidRDefault="00325A94" w:rsidP="00F95121">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rsidP="00F95121">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rsidP="00F95121">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rsidP="00F95121">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rsidTr="00F95121">
        <w:trPr>
          <w:tblCellSpacing w:w="15" w:type="dxa"/>
        </w:trPr>
        <w:tc>
          <w:tcPr>
            <w:tcW w:w="0" w:type="auto"/>
            <w:vAlign w:val="center"/>
            <w:hideMark/>
          </w:tcPr>
          <w:p w14:paraId="21FBDC64" w14:textId="77777777" w:rsidR="00325A94" w:rsidRPr="00E203C9" w:rsidRDefault="00325A94" w:rsidP="00F95121">
            <w:pPr>
              <w:jc w:val="center"/>
              <w:rPr>
                <w:rFonts w:eastAsia="Times New Roman"/>
                <w:sz w:val="22"/>
                <w:szCs w:val="22"/>
              </w:rPr>
            </w:pPr>
          </w:p>
        </w:tc>
        <w:tc>
          <w:tcPr>
            <w:tcW w:w="0" w:type="auto"/>
            <w:vAlign w:val="center"/>
            <w:hideMark/>
          </w:tcPr>
          <w:p w14:paraId="5642B91A" w14:textId="77777777" w:rsidR="00325A94" w:rsidRPr="00E203C9" w:rsidRDefault="00325A94" w:rsidP="00F95121">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rsidP="00F95121">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rsidP="00F95121">
            <w:pPr>
              <w:jc w:val="center"/>
              <w:rPr>
                <w:rFonts w:eastAsia="Times New Roman"/>
                <w:sz w:val="22"/>
                <w:szCs w:val="22"/>
              </w:rPr>
            </w:pPr>
            <w:r w:rsidRPr="00E203C9">
              <w:rPr>
                <w:rFonts w:eastAsia="Times New Roman"/>
                <w:sz w:val="22"/>
                <w:szCs w:val="22"/>
              </w:rPr>
              <w:t>(0.392)</w:t>
            </w:r>
          </w:p>
        </w:tc>
      </w:tr>
      <w:tr w:rsidR="00325A94" w:rsidRPr="00E203C9" w14:paraId="3A89432C" w14:textId="77777777" w:rsidTr="00F95121">
        <w:trPr>
          <w:tblCellSpacing w:w="15" w:type="dxa"/>
        </w:trPr>
        <w:tc>
          <w:tcPr>
            <w:tcW w:w="0" w:type="auto"/>
            <w:vAlign w:val="center"/>
            <w:hideMark/>
          </w:tcPr>
          <w:p w14:paraId="29CE553B" w14:textId="77777777" w:rsidR="00325A94" w:rsidRPr="00E203C9" w:rsidRDefault="00325A94" w:rsidP="00F95121">
            <w:pPr>
              <w:jc w:val="center"/>
              <w:rPr>
                <w:rFonts w:eastAsia="Times New Roman"/>
                <w:sz w:val="22"/>
                <w:szCs w:val="22"/>
              </w:rPr>
            </w:pPr>
          </w:p>
        </w:tc>
        <w:tc>
          <w:tcPr>
            <w:tcW w:w="0" w:type="auto"/>
            <w:vAlign w:val="center"/>
            <w:hideMark/>
          </w:tcPr>
          <w:p w14:paraId="6BA88B01" w14:textId="77777777" w:rsidR="00325A94" w:rsidRPr="00E203C9" w:rsidRDefault="00325A94" w:rsidP="00F95121">
            <w:pPr>
              <w:rPr>
                <w:rFonts w:eastAsia="Times New Roman"/>
                <w:sz w:val="22"/>
                <w:szCs w:val="22"/>
              </w:rPr>
            </w:pPr>
          </w:p>
        </w:tc>
        <w:tc>
          <w:tcPr>
            <w:tcW w:w="0" w:type="auto"/>
            <w:vAlign w:val="center"/>
            <w:hideMark/>
          </w:tcPr>
          <w:p w14:paraId="3BE985A6" w14:textId="77777777" w:rsidR="00325A94" w:rsidRPr="00E203C9" w:rsidRDefault="00325A94" w:rsidP="00F95121">
            <w:pPr>
              <w:jc w:val="center"/>
              <w:rPr>
                <w:rFonts w:eastAsia="Times New Roman"/>
                <w:sz w:val="22"/>
                <w:szCs w:val="22"/>
              </w:rPr>
            </w:pPr>
          </w:p>
        </w:tc>
        <w:tc>
          <w:tcPr>
            <w:tcW w:w="0" w:type="auto"/>
            <w:vAlign w:val="center"/>
            <w:hideMark/>
          </w:tcPr>
          <w:p w14:paraId="08B8F485" w14:textId="77777777" w:rsidR="00325A94" w:rsidRPr="00E203C9" w:rsidRDefault="00325A94" w:rsidP="00F95121">
            <w:pPr>
              <w:jc w:val="center"/>
              <w:rPr>
                <w:rFonts w:eastAsia="Times New Roman"/>
                <w:sz w:val="22"/>
                <w:szCs w:val="22"/>
              </w:rPr>
            </w:pPr>
          </w:p>
        </w:tc>
      </w:tr>
      <w:tr w:rsidR="00325A94" w:rsidRPr="00E203C9" w14:paraId="72B18036" w14:textId="77777777" w:rsidTr="00F95121">
        <w:trPr>
          <w:tblCellSpacing w:w="15" w:type="dxa"/>
        </w:trPr>
        <w:tc>
          <w:tcPr>
            <w:tcW w:w="0" w:type="auto"/>
            <w:vAlign w:val="center"/>
            <w:hideMark/>
          </w:tcPr>
          <w:p w14:paraId="3EE2B2F2" w14:textId="77777777" w:rsidR="00325A94" w:rsidRPr="00E203C9" w:rsidRDefault="00325A94" w:rsidP="00F95121">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rsidP="00F95121">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rsidP="00F95121">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rsidP="00F95121">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rsidTr="00F95121">
        <w:trPr>
          <w:tblCellSpacing w:w="15" w:type="dxa"/>
        </w:trPr>
        <w:tc>
          <w:tcPr>
            <w:tcW w:w="0" w:type="auto"/>
            <w:vAlign w:val="center"/>
            <w:hideMark/>
          </w:tcPr>
          <w:p w14:paraId="1E9083AB" w14:textId="77777777" w:rsidR="00325A94" w:rsidRPr="00E203C9" w:rsidRDefault="00325A94" w:rsidP="00F95121">
            <w:pPr>
              <w:jc w:val="center"/>
              <w:rPr>
                <w:rFonts w:eastAsia="Times New Roman"/>
                <w:sz w:val="22"/>
                <w:szCs w:val="22"/>
              </w:rPr>
            </w:pPr>
          </w:p>
        </w:tc>
        <w:tc>
          <w:tcPr>
            <w:tcW w:w="0" w:type="auto"/>
            <w:vAlign w:val="center"/>
            <w:hideMark/>
          </w:tcPr>
          <w:p w14:paraId="2917E7C0" w14:textId="77777777" w:rsidR="00325A94" w:rsidRPr="00E203C9" w:rsidRDefault="00325A94" w:rsidP="00F95121">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rsidP="00F95121">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rsidP="00F95121">
            <w:pPr>
              <w:jc w:val="center"/>
              <w:rPr>
                <w:rFonts w:eastAsia="Times New Roman"/>
                <w:sz w:val="22"/>
                <w:szCs w:val="22"/>
              </w:rPr>
            </w:pPr>
            <w:r w:rsidRPr="00E203C9">
              <w:rPr>
                <w:rFonts w:eastAsia="Times New Roman"/>
                <w:sz w:val="22"/>
                <w:szCs w:val="22"/>
              </w:rPr>
              <w:t>(0.409)</w:t>
            </w:r>
          </w:p>
        </w:tc>
      </w:tr>
      <w:tr w:rsidR="00325A94" w:rsidRPr="00E203C9" w14:paraId="6C6D4A54" w14:textId="77777777" w:rsidTr="00F95121">
        <w:trPr>
          <w:tblCellSpacing w:w="15" w:type="dxa"/>
        </w:trPr>
        <w:tc>
          <w:tcPr>
            <w:tcW w:w="0" w:type="auto"/>
            <w:vAlign w:val="center"/>
            <w:hideMark/>
          </w:tcPr>
          <w:p w14:paraId="47FE6C96" w14:textId="77777777" w:rsidR="00325A94" w:rsidRPr="00E203C9" w:rsidRDefault="00325A94" w:rsidP="00F95121">
            <w:pPr>
              <w:jc w:val="center"/>
              <w:rPr>
                <w:rFonts w:eastAsia="Times New Roman"/>
                <w:sz w:val="22"/>
                <w:szCs w:val="22"/>
              </w:rPr>
            </w:pPr>
          </w:p>
        </w:tc>
        <w:tc>
          <w:tcPr>
            <w:tcW w:w="0" w:type="auto"/>
            <w:vAlign w:val="center"/>
            <w:hideMark/>
          </w:tcPr>
          <w:p w14:paraId="06989235" w14:textId="77777777" w:rsidR="00325A94" w:rsidRPr="00E203C9" w:rsidRDefault="00325A94" w:rsidP="00F95121">
            <w:pPr>
              <w:rPr>
                <w:rFonts w:eastAsia="Times New Roman"/>
                <w:sz w:val="22"/>
                <w:szCs w:val="22"/>
              </w:rPr>
            </w:pPr>
          </w:p>
        </w:tc>
        <w:tc>
          <w:tcPr>
            <w:tcW w:w="0" w:type="auto"/>
            <w:vAlign w:val="center"/>
            <w:hideMark/>
          </w:tcPr>
          <w:p w14:paraId="262DBB52" w14:textId="77777777" w:rsidR="00325A94" w:rsidRPr="00E203C9" w:rsidRDefault="00325A94" w:rsidP="00F95121">
            <w:pPr>
              <w:jc w:val="center"/>
              <w:rPr>
                <w:rFonts w:eastAsia="Times New Roman"/>
                <w:sz w:val="22"/>
                <w:szCs w:val="22"/>
              </w:rPr>
            </w:pPr>
          </w:p>
        </w:tc>
        <w:tc>
          <w:tcPr>
            <w:tcW w:w="0" w:type="auto"/>
            <w:vAlign w:val="center"/>
            <w:hideMark/>
          </w:tcPr>
          <w:p w14:paraId="4377F7E1" w14:textId="77777777" w:rsidR="00325A94" w:rsidRPr="00E203C9" w:rsidRDefault="00325A94" w:rsidP="00F95121">
            <w:pPr>
              <w:jc w:val="center"/>
              <w:rPr>
                <w:rFonts w:eastAsia="Times New Roman"/>
                <w:sz w:val="22"/>
                <w:szCs w:val="22"/>
              </w:rPr>
            </w:pPr>
          </w:p>
        </w:tc>
      </w:tr>
      <w:tr w:rsidR="00325A94" w:rsidRPr="00E203C9" w14:paraId="2764B2D5" w14:textId="77777777" w:rsidTr="00F95121">
        <w:trPr>
          <w:tblCellSpacing w:w="15" w:type="dxa"/>
        </w:trPr>
        <w:tc>
          <w:tcPr>
            <w:tcW w:w="0" w:type="auto"/>
            <w:vAlign w:val="center"/>
            <w:hideMark/>
          </w:tcPr>
          <w:p w14:paraId="37C95F51" w14:textId="77777777" w:rsidR="00325A94" w:rsidRPr="00E203C9" w:rsidRDefault="00325A94" w:rsidP="00F95121">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rsidP="00F95121">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rsidP="00F95121">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rsidP="00F95121">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rsidTr="00F95121">
        <w:trPr>
          <w:tblCellSpacing w:w="15" w:type="dxa"/>
        </w:trPr>
        <w:tc>
          <w:tcPr>
            <w:tcW w:w="0" w:type="auto"/>
            <w:vAlign w:val="center"/>
            <w:hideMark/>
          </w:tcPr>
          <w:p w14:paraId="5D2D5511" w14:textId="77777777" w:rsidR="00325A94" w:rsidRPr="00E203C9" w:rsidRDefault="00325A94" w:rsidP="00F95121">
            <w:pPr>
              <w:jc w:val="center"/>
              <w:rPr>
                <w:rFonts w:eastAsia="Times New Roman"/>
                <w:sz w:val="22"/>
                <w:szCs w:val="22"/>
              </w:rPr>
            </w:pPr>
          </w:p>
        </w:tc>
        <w:tc>
          <w:tcPr>
            <w:tcW w:w="0" w:type="auto"/>
            <w:vAlign w:val="center"/>
            <w:hideMark/>
          </w:tcPr>
          <w:p w14:paraId="2F255627" w14:textId="77777777" w:rsidR="00325A94" w:rsidRPr="00E203C9" w:rsidRDefault="00325A94" w:rsidP="00F95121">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rsidP="00F95121">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rsidP="00F95121">
            <w:pPr>
              <w:jc w:val="center"/>
              <w:rPr>
                <w:rFonts w:eastAsia="Times New Roman"/>
                <w:sz w:val="22"/>
                <w:szCs w:val="22"/>
              </w:rPr>
            </w:pPr>
            <w:r w:rsidRPr="00E203C9">
              <w:rPr>
                <w:rFonts w:eastAsia="Times New Roman"/>
                <w:sz w:val="22"/>
                <w:szCs w:val="22"/>
              </w:rPr>
              <w:t>(0.377)</w:t>
            </w:r>
          </w:p>
        </w:tc>
      </w:tr>
      <w:tr w:rsidR="00325A94" w:rsidRPr="00E203C9" w14:paraId="6E192119" w14:textId="77777777" w:rsidTr="00F95121">
        <w:trPr>
          <w:tblCellSpacing w:w="15" w:type="dxa"/>
        </w:trPr>
        <w:tc>
          <w:tcPr>
            <w:tcW w:w="0" w:type="auto"/>
            <w:vAlign w:val="center"/>
            <w:hideMark/>
          </w:tcPr>
          <w:p w14:paraId="1ABFD581" w14:textId="77777777" w:rsidR="00325A94" w:rsidRPr="00E203C9" w:rsidRDefault="00325A94" w:rsidP="00F95121">
            <w:pPr>
              <w:jc w:val="center"/>
              <w:rPr>
                <w:rFonts w:eastAsia="Times New Roman"/>
                <w:sz w:val="22"/>
                <w:szCs w:val="22"/>
              </w:rPr>
            </w:pPr>
          </w:p>
        </w:tc>
        <w:tc>
          <w:tcPr>
            <w:tcW w:w="0" w:type="auto"/>
            <w:vAlign w:val="center"/>
            <w:hideMark/>
          </w:tcPr>
          <w:p w14:paraId="4C6E6ECF" w14:textId="77777777" w:rsidR="00325A94" w:rsidRPr="00E203C9" w:rsidRDefault="00325A94" w:rsidP="00F95121">
            <w:pPr>
              <w:rPr>
                <w:rFonts w:eastAsia="Times New Roman"/>
                <w:sz w:val="22"/>
                <w:szCs w:val="22"/>
              </w:rPr>
            </w:pPr>
          </w:p>
        </w:tc>
        <w:tc>
          <w:tcPr>
            <w:tcW w:w="0" w:type="auto"/>
            <w:vAlign w:val="center"/>
            <w:hideMark/>
          </w:tcPr>
          <w:p w14:paraId="439DD6D6" w14:textId="77777777" w:rsidR="00325A94" w:rsidRPr="00E203C9" w:rsidRDefault="00325A94" w:rsidP="00F95121">
            <w:pPr>
              <w:jc w:val="center"/>
              <w:rPr>
                <w:rFonts w:eastAsia="Times New Roman"/>
                <w:sz w:val="22"/>
                <w:szCs w:val="22"/>
              </w:rPr>
            </w:pPr>
          </w:p>
        </w:tc>
        <w:tc>
          <w:tcPr>
            <w:tcW w:w="0" w:type="auto"/>
            <w:vAlign w:val="center"/>
            <w:hideMark/>
          </w:tcPr>
          <w:p w14:paraId="1947AF34" w14:textId="77777777" w:rsidR="00325A94" w:rsidRPr="00E203C9" w:rsidRDefault="00325A94" w:rsidP="00F95121">
            <w:pPr>
              <w:jc w:val="center"/>
              <w:rPr>
                <w:rFonts w:eastAsia="Times New Roman"/>
                <w:sz w:val="22"/>
                <w:szCs w:val="22"/>
              </w:rPr>
            </w:pPr>
          </w:p>
        </w:tc>
      </w:tr>
      <w:tr w:rsidR="00325A94" w:rsidRPr="00E203C9" w14:paraId="4318F375" w14:textId="77777777" w:rsidTr="00F95121">
        <w:trPr>
          <w:tblCellSpacing w:w="15" w:type="dxa"/>
        </w:trPr>
        <w:tc>
          <w:tcPr>
            <w:tcW w:w="0" w:type="auto"/>
            <w:vAlign w:val="center"/>
            <w:hideMark/>
          </w:tcPr>
          <w:p w14:paraId="5517B9A9" w14:textId="77777777" w:rsidR="00325A94" w:rsidRPr="00E203C9" w:rsidRDefault="00325A94" w:rsidP="00F95121">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rsidP="00F95121">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rsidP="00F95121">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rsidP="00F95121">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rsidTr="00F95121">
        <w:trPr>
          <w:tblCellSpacing w:w="15" w:type="dxa"/>
        </w:trPr>
        <w:tc>
          <w:tcPr>
            <w:tcW w:w="0" w:type="auto"/>
            <w:vAlign w:val="center"/>
            <w:hideMark/>
          </w:tcPr>
          <w:p w14:paraId="2F409ABC" w14:textId="77777777" w:rsidR="00325A94" w:rsidRPr="00E203C9" w:rsidRDefault="00325A94" w:rsidP="00F95121">
            <w:pPr>
              <w:jc w:val="center"/>
              <w:rPr>
                <w:rFonts w:eastAsia="Times New Roman"/>
                <w:sz w:val="22"/>
                <w:szCs w:val="22"/>
              </w:rPr>
            </w:pPr>
          </w:p>
        </w:tc>
        <w:tc>
          <w:tcPr>
            <w:tcW w:w="0" w:type="auto"/>
            <w:vAlign w:val="center"/>
            <w:hideMark/>
          </w:tcPr>
          <w:p w14:paraId="5C7CDFDC"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rsidP="00F95121">
            <w:pPr>
              <w:jc w:val="center"/>
              <w:rPr>
                <w:rFonts w:eastAsia="Times New Roman"/>
                <w:sz w:val="22"/>
                <w:szCs w:val="22"/>
              </w:rPr>
            </w:pPr>
            <w:r w:rsidRPr="00E203C9">
              <w:rPr>
                <w:rFonts w:eastAsia="Times New Roman"/>
                <w:sz w:val="22"/>
                <w:szCs w:val="22"/>
              </w:rPr>
              <w:t>(0.376)</w:t>
            </w:r>
          </w:p>
        </w:tc>
      </w:tr>
      <w:tr w:rsidR="00325A94" w:rsidRPr="00E203C9" w14:paraId="359883F1" w14:textId="77777777" w:rsidTr="00F95121">
        <w:trPr>
          <w:tblCellSpacing w:w="15" w:type="dxa"/>
        </w:trPr>
        <w:tc>
          <w:tcPr>
            <w:tcW w:w="0" w:type="auto"/>
            <w:vAlign w:val="center"/>
            <w:hideMark/>
          </w:tcPr>
          <w:p w14:paraId="648064B7" w14:textId="77777777" w:rsidR="00325A94" w:rsidRPr="00E203C9" w:rsidRDefault="00325A94" w:rsidP="00F95121">
            <w:pPr>
              <w:jc w:val="center"/>
              <w:rPr>
                <w:rFonts w:eastAsia="Times New Roman"/>
                <w:sz w:val="22"/>
                <w:szCs w:val="22"/>
              </w:rPr>
            </w:pPr>
          </w:p>
        </w:tc>
        <w:tc>
          <w:tcPr>
            <w:tcW w:w="0" w:type="auto"/>
            <w:vAlign w:val="center"/>
            <w:hideMark/>
          </w:tcPr>
          <w:p w14:paraId="2CA4B3B9" w14:textId="77777777" w:rsidR="00325A94" w:rsidRPr="00E203C9" w:rsidRDefault="00325A94" w:rsidP="00F95121">
            <w:pPr>
              <w:rPr>
                <w:rFonts w:eastAsia="Times New Roman"/>
                <w:sz w:val="22"/>
                <w:szCs w:val="22"/>
              </w:rPr>
            </w:pPr>
          </w:p>
        </w:tc>
        <w:tc>
          <w:tcPr>
            <w:tcW w:w="0" w:type="auto"/>
            <w:vAlign w:val="center"/>
            <w:hideMark/>
          </w:tcPr>
          <w:p w14:paraId="458F819F" w14:textId="77777777" w:rsidR="00325A94" w:rsidRPr="00E203C9" w:rsidRDefault="00325A94" w:rsidP="00F95121">
            <w:pPr>
              <w:jc w:val="center"/>
              <w:rPr>
                <w:rFonts w:eastAsia="Times New Roman"/>
                <w:sz w:val="22"/>
                <w:szCs w:val="22"/>
              </w:rPr>
            </w:pPr>
          </w:p>
        </w:tc>
        <w:tc>
          <w:tcPr>
            <w:tcW w:w="0" w:type="auto"/>
            <w:vAlign w:val="center"/>
            <w:hideMark/>
          </w:tcPr>
          <w:p w14:paraId="2D6C7A31" w14:textId="77777777" w:rsidR="00325A94" w:rsidRPr="00E203C9" w:rsidRDefault="00325A94" w:rsidP="00F95121">
            <w:pPr>
              <w:jc w:val="center"/>
              <w:rPr>
                <w:rFonts w:eastAsia="Times New Roman"/>
                <w:sz w:val="22"/>
                <w:szCs w:val="22"/>
              </w:rPr>
            </w:pPr>
          </w:p>
        </w:tc>
      </w:tr>
      <w:tr w:rsidR="00325A94" w:rsidRPr="00E203C9" w14:paraId="3B4B4F76" w14:textId="77777777" w:rsidTr="00F95121">
        <w:trPr>
          <w:tblCellSpacing w:w="15" w:type="dxa"/>
        </w:trPr>
        <w:tc>
          <w:tcPr>
            <w:tcW w:w="0" w:type="auto"/>
            <w:vAlign w:val="center"/>
            <w:hideMark/>
          </w:tcPr>
          <w:p w14:paraId="370A7BBC" w14:textId="77777777" w:rsidR="00325A94" w:rsidRPr="00E203C9" w:rsidRDefault="00325A94" w:rsidP="00F95121">
            <w:pPr>
              <w:rPr>
                <w:rFonts w:eastAsia="Times New Roman"/>
                <w:sz w:val="22"/>
                <w:szCs w:val="22"/>
              </w:rPr>
            </w:pPr>
            <w:r w:rsidRPr="00E203C9">
              <w:rPr>
                <w:rFonts w:eastAsia="Times New Roman"/>
                <w:sz w:val="22"/>
                <w:szCs w:val="22"/>
              </w:rPr>
              <w:lastRenderedPageBreak/>
              <w:t>Friday</w:t>
            </w:r>
          </w:p>
        </w:tc>
        <w:tc>
          <w:tcPr>
            <w:tcW w:w="0" w:type="auto"/>
            <w:vAlign w:val="center"/>
            <w:hideMark/>
          </w:tcPr>
          <w:p w14:paraId="2839A434" w14:textId="77777777" w:rsidR="00325A94" w:rsidRPr="00E203C9" w:rsidRDefault="00325A94" w:rsidP="00F95121">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rsidP="00F95121">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rsidP="00F95121">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rsidTr="00F95121">
        <w:trPr>
          <w:tblCellSpacing w:w="15" w:type="dxa"/>
        </w:trPr>
        <w:tc>
          <w:tcPr>
            <w:tcW w:w="0" w:type="auto"/>
            <w:vAlign w:val="center"/>
            <w:hideMark/>
          </w:tcPr>
          <w:p w14:paraId="533423E1" w14:textId="77777777" w:rsidR="00325A94" w:rsidRPr="00E203C9" w:rsidRDefault="00325A94" w:rsidP="00F95121">
            <w:pPr>
              <w:jc w:val="center"/>
              <w:rPr>
                <w:rFonts w:eastAsia="Times New Roman"/>
                <w:sz w:val="22"/>
                <w:szCs w:val="22"/>
              </w:rPr>
            </w:pPr>
          </w:p>
        </w:tc>
        <w:tc>
          <w:tcPr>
            <w:tcW w:w="0" w:type="auto"/>
            <w:vAlign w:val="center"/>
            <w:hideMark/>
          </w:tcPr>
          <w:p w14:paraId="1251498E" w14:textId="77777777" w:rsidR="00325A94" w:rsidRPr="00E203C9" w:rsidRDefault="00325A94" w:rsidP="00F95121">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rsidP="00F95121">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rsidP="00F95121">
            <w:pPr>
              <w:jc w:val="center"/>
              <w:rPr>
                <w:rFonts w:eastAsia="Times New Roman"/>
                <w:sz w:val="22"/>
                <w:szCs w:val="22"/>
              </w:rPr>
            </w:pPr>
            <w:r w:rsidRPr="00E203C9">
              <w:rPr>
                <w:rFonts w:eastAsia="Times New Roman"/>
                <w:sz w:val="22"/>
                <w:szCs w:val="22"/>
              </w:rPr>
              <w:t>(0.402)</w:t>
            </w:r>
          </w:p>
        </w:tc>
      </w:tr>
      <w:tr w:rsidR="00325A94" w:rsidRPr="00E203C9" w14:paraId="6C91F4DF" w14:textId="77777777" w:rsidTr="00F95121">
        <w:trPr>
          <w:tblCellSpacing w:w="15" w:type="dxa"/>
        </w:trPr>
        <w:tc>
          <w:tcPr>
            <w:tcW w:w="0" w:type="auto"/>
            <w:vAlign w:val="center"/>
            <w:hideMark/>
          </w:tcPr>
          <w:p w14:paraId="5B8F0B52" w14:textId="77777777" w:rsidR="00325A94" w:rsidRPr="00E203C9" w:rsidRDefault="00325A94" w:rsidP="00F95121">
            <w:pPr>
              <w:jc w:val="center"/>
              <w:rPr>
                <w:rFonts w:eastAsia="Times New Roman"/>
                <w:sz w:val="22"/>
                <w:szCs w:val="22"/>
              </w:rPr>
            </w:pPr>
          </w:p>
        </w:tc>
        <w:tc>
          <w:tcPr>
            <w:tcW w:w="0" w:type="auto"/>
            <w:vAlign w:val="center"/>
            <w:hideMark/>
          </w:tcPr>
          <w:p w14:paraId="19B23BCF" w14:textId="77777777" w:rsidR="00325A94" w:rsidRPr="00E203C9" w:rsidRDefault="00325A94" w:rsidP="00F95121">
            <w:pPr>
              <w:rPr>
                <w:rFonts w:eastAsia="Times New Roman"/>
                <w:sz w:val="22"/>
                <w:szCs w:val="22"/>
              </w:rPr>
            </w:pPr>
          </w:p>
        </w:tc>
        <w:tc>
          <w:tcPr>
            <w:tcW w:w="0" w:type="auto"/>
            <w:vAlign w:val="center"/>
            <w:hideMark/>
          </w:tcPr>
          <w:p w14:paraId="65AD20B4" w14:textId="77777777" w:rsidR="00325A94" w:rsidRPr="00E203C9" w:rsidRDefault="00325A94" w:rsidP="00F95121">
            <w:pPr>
              <w:jc w:val="center"/>
              <w:rPr>
                <w:rFonts w:eastAsia="Times New Roman"/>
                <w:sz w:val="22"/>
                <w:szCs w:val="22"/>
              </w:rPr>
            </w:pPr>
          </w:p>
        </w:tc>
        <w:tc>
          <w:tcPr>
            <w:tcW w:w="0" w:type="auto"/>
            <w:vAlign w:val="center"/>
            <w:hideMark/>
          </w:tcPr>
          <w:p w14:paraId="3DCC958C" w14:textId="77777777" w:rsidR="00325A94" w:rsidRPr="00E203C9" w:rsidRDefault="00325A94" w:rsidP="00F95121">
            <w:pPr>
              <w:jc w:val="center"/>
              <w:rPr>
                <w:rFonts w:eastAsia="Times New Roman"/>
                <w:sz w:val="22"/>
                <w:szCs w:val="22"/>
              </w:rPr>
            </w:pPr>
          </w:p>
        </w:tc>
      </w:tr>
      <w:tr w:rsidR="00325A94" w:rsidRPr="00E203C9" w14:paraId="6A7D4FF3" w14:textId="77777777" w:rsidTr="00F95121">
        <w:trPr>
          <w:tblCellSpacing w:w="15" w:type="dxa"/>
        </w:trPr>
        <w:tc>
          <w:tcPr>
            <w:tcW w:w="0" w:type="auto"/>
            <w:vAlign w:val="center"/>
            <w:hideMark/>
          </w:tcPr>
          <w:p w14:paraId="366C071F" w14:textId="77777777" w:rsidR="00325A94" w:rsidRPr="00E203C9" w:rsidRDefault="00325A94" w:rsidP="00F95121">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rsidP="00F95121">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rsidP="00F95121">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rsidP="00F95121">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rsidTr="00F95121">
        <w:trPr>
          <w:tblCellSpacing w:w="15" w:type="dxa"/>
        </w:trPr>
        <w:tc>
          <w:tcPr>
            <w:tcW w:w="0" w:type="auto"/>
            <w:vAlign w:val="center"/>
            <w:hideMark/>
          </w:tcPr>
          <w:p w14:paraId="64710C65" w14:textId="77777777" w:rsidR="00325A94" w:rsidRPr="00E203C9" w:rsidRDefault="00325A94" w:rsidP="00F95121">
            <w:pPr>
              <w:jc w:val="center"/>
              <w:rPr>
                <w:rFonts w:eastAsia="Times New Roman"/>
                <w:sz w:val="22"/>
                <w:szCs w:val="22"/>
              </w:rPr>
            </w:pPr>
          </w:p>
        </w:tc>
        <w:tc>
          <w:tcPr>
            <w:tcW w:w="0" w:type="auto"/>
            <w:vAlign w:val="center"/>
            <w:hideMark/>
          </w:tcPr>
          <w:p w14:paraId="5FF566D7" w14:textId="77777777" w:rsidR="00325A94" w:rsidRPr="00E203C9" w:rsidRDefault="00325A94" w:rsidP="00F95121">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rsidP="00F95121">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rsidP="00F95121">
            <w:pPr>
              <w:jc w:val="center"/>
              <w:rPr>
                <w:rFonts w:eastAsia="Times New Roman"/>
                <w:sz w:val="22"/>
                <w:szCs w:val="22"/>
              </w:rPr>
            </w:pPr>
            <w:r w:rsidRPr="00E203C9">
              <w:rPr>
                <w:rFonts w:eastAsia="Times New Roman"/>
                <w:sz w:val="22"/>
                <w:szCs w:val="22"/>
              </w:rPr>
              <w:t>(1.408)</w:t>
            </w:r>
          </w:p>
        </w:tc>
      </w:tr>
      <w:tr w:rsidR="00325A94" w:rsidRPr="00E203C9" w14:paraId="36A1A557" w14:textId="77777777" w:rsidTr="00F95121">
        <w:trPr>
          <w:tblCellSpacing w:w="15" w:type="dxa"/>
        </w:trPr>
        <w:tc>
          <w:tcPr>
            <w:tcW w:w="0" w:type="auto"/>
            <w:vAlign w:val="center"/>
            <w:hideMark/>
          </w:tcPr>
          <w:p w14:paraId="3540FD35" w14:textId="77777777" w:rsidR="00325A94" w:rsidRPr="00E203C9" w:rsidRDefault="00325A94" w:rsidP="00F95121">
            <w:pPr>
              <w:jc w:val="center"/>
              <w:rPr>
                <w:rFonts w:eastAsia="Times New Roman"/>
                <w:sz w:val="22"/>
                <w:szCs w:val="22"/>
              </w:rPr>
            </w:pPr>
          </w:p>
        </w:tc>
        <w:tc>
          <w:tcPr>
            <w:tcW w:w="0" w:type="auto"/>
            <w:vAlign w:val="center"/>
            <w:hideMark/>
          </w:tcPr>
          <w:p w14:paraId="193EB60B" w14:textId="77777777" w:rsidR="00325A94" w:rsidRPr="00E203C9" w:rsidRDefault="00325A94" w:rsidP="00F95121">
            <w:pPr>
              <w:rPr>
                <w:rFonts w:eastAsia="Times New Roman"/>
                <w:sz w:val="22"/>
                <w:szCs w:val="22"/>
              </w:rPr>
            </w:pPr>
          </w:p>
        </w:tc>
        <w:tc>
          <w:tcPr>
            <w:tcW w:w="0" w:type="auto"/>
            <w:vAlign w:val="center"/>
            <w:hideMark/>
          </w:tcPr>
          <w:p w14:paraId="15DA8B08" w14:textId="77777777" w:rsidR="00325A94" w:rsidRPr="00E203C9" w:rsidRDefault="00325A94" w:rsidP="00F95121">
            <w:pPr>
              <w:jc w:val="center"/>
              <w:rPr>
                <w:rFonts w:eastAsia="Times New Roman"/>
                <w:sz w:val="22"/>
                <w:szCs w:val="22"/>
              </w:rPr>
            </w:pPr>
          </w:p>
        </w:tc>
        <w:tc>
          <w:tcPr>
            <w:tcW w:w="0" w:type="auto"/>
            <w:vAlign w:val="center"/>
            <w:hideMark/>
          </w:tcPr>
          <w:p w14:paraId="7C146CDF" w14:textId="77777777" w:rsidR="00325A94" w:rsidRPr="00E203C9" w:rsidRDefault="00325A94" w:rsidP="00F95121">
            <w:pPr>
              <w:jc w:val="center"/>
              <w:rPr>
                <w:rFonts w:eastAsia="Times New Roman"/>
                <w:sz w:val="22"/>
                <w:szCs w:val="22"/>
              </w:rPr>
            </w:pPr>
          </w:p>
        </w:tc>
      </w:tr>
      <w:tr w:rsidR="00325A94" w:rsidRPr="00E203C9" w14:paraId="34359E43" w14:textId="77777777" w:rsidTr="00F95121">
        <w:trPr>
          <w:tblCellSpacing w:w="15" w:type="dxa"/>
        </w:trPr>
        <w:tc>
          <w:tcPr>
            <w:tcW w:w="0" w:type="auto"/>
            <w:vAlign w:val="center"/>
            <w:hideMark/>
          </w:tcPr>
          <w:p w14:paraId="7250DDE2" w14:textId="77777777" w:rsidR="00325A94" w:rsidRPr="00E203C9" w:rsidRDefault="00325A94" w:rsidP="00F95121">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rsidP="00F95121">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rsidP="00F95121">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rsidP="00F95121">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rsidTr="00F95121">
        <w:trPr>
          <w:tblCellSpacing w:w="15" w:type="dxa"/>
        </w:trPr>
        <w:tc>
          <w:tcPr>
            <w:tcW w:w="0" w:type="auto"/>
            <w:vAlign w:val="center"/>
            <w:hideMark/>
          </w:tcPr>
          <w:p w14:paraId="080548C2" w14:textId="77777777" w:rsidR="00325A94" w:rsidRPr="00E203C9" w:rsidRDefault="00325A94" w:rsidP="00F95121">
            <w:pPr>
              <w:jc w:val="center"/>
              <w:rPr>
                <w:rFonts w:eastAsia="Times New Roman"/>
                <w:sz w:val="22"/>
                <w:szCs w:val="22"/>
              </w:rPr>
            </w:pPr>
          </w:p>
        </w:tc>
        <w:tc>
          <w:tcPr>
            <w:tcW w:w="0" w:type="auto"/>
            <w:vAlign w:val="center"/>
            <w:hideMark/>
          </w:tcPr>
          <w:p w14:paraId="4DC4FAD7" w14:textId="77777777" w:rsidR="00325A94" w:rsidRPr="00E203C9" w:rsidRDefault="00325A94" w:rsidP="00F95121">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rsidP="00F95121">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rsidP="00F95121">
            <w:pPr>
              <w:jc w:val="center"/>
              <w:rPr>
                <w:rFonts w:eastAsia="Times New Roman"/>
                <w:sz w:val="22"/>
                <w:szCs w:val="22"/>
              </w:rPr>
            </w:pPr>
            <w:r w:rsidRPr="00E203C9">
              <w:rPr>
                <w:rFonts w:eastAsia="Times New Roman"/>
                <w:sz w:val="22"/>
                <w:szCs w:val="22"/>
              </w:rPr>
              <w:t>(2.446)</w:t>
            </w:r>
          </w:p>
        </w:tc>
      </w:tr>
      <w:tr w:rsidR="00325A94" w:rsidRPr="00E203C9" w14:paraId="2735004F" w14:textId="77777777" w:rsidTr="00F95121">
        <w:trPr>
          <w:tblCellSpacing w:w="15" w:type="dxa"/>
        </w:trPr>
        <w:tc>
          <w:tcPr>
            <w:tcW w:w="0" w:type="auto"/>
            <w:vAlign w:val="center"/>
            <w:hideMark/>
          </w:tcPr>
          <w:p w14:paraId="6668725E" w14:textId="77777777" w:rsidR="00325A94" w:rsidRPr="00E203C9" w:rsidRDefault="00325A94" w:rsidP="00F95121">
            <w:pPr>
              <w:jc w:val="center"/>
              <w:rPr>
                <w:rFonts w:eastAsia="Times New Roman"/>
                <w:sz w:val="22"/>
                <w:szCs w:val="22"/>
              </w:rPr>
            </w:pPr>
          </w:p>
        </w:tc>
        <w:tc>
          <w:tcPr>
            <w:tcW w:w="0" w:type="auto"/>
            <w:vAlign w:val="center"/>
            <w:hideMark/>
          </w:tcPr>
          <w:p w14:paraId="4FF863E1" w14:textId="77777777" w:rsidR="00325A94" w:rsidRPr="00E203C9" w:rsidRDefault="00325A94" w:rsidP="00F95121">
            <w:pPr>
              <w:rPr>
                <w:rFonts w:eastAsia="Times New Roman"/>
                <w:sz w:val="22"/>
                <w:szCs w:val="22"/>
              </w:rPr>
            </w:pPr>
          </w:p>
        </w:tc>
        <w:tc>
          <w:tcPr>
            <w:tcW w:w="0" w:type="auto"/>
            <w:vAlign w:val="center"/>
            <w:hideMark/>
          </w:tcPr>
          <w:p w14:paraId="071C7F84" w14:textId="77777777" w:rsidR="00325A94" w:rsidRPr="00E203C9" w:rsidRDefault="00325A94" w:rsidP="00F95121">
            <w:pPr>
              <w:jc w:val="center"/>
              <w:rPr>
                <w:rFonts w:eastAsia="Times New Roman"/>
                <w:sz w:val="22"/>
                <w:szCs w:val="22"/>
              </w:rPr>
            </w:pPr>
          </w:p>
        </w:tc>
        <w:tc>
          <w:tcPr>
            <w:tcW w:w="0" w:type="auto"/>
            <w:vAlign w:val="center"/>
            <w:hideMark/>
          </w:tcPr>
          <w:p w14:paraId="6B549715" w14:textId="77777777" w:rsidR="00325A94" w:rsidRPr="00E203C9" w:rsidRDefault="00325A94" w:rsidP="00F95121">
            <w:pPr>
              <w:jc w:val="center"/>
              <w:rPr>
                <w:rFonts w:eastAsia="Times New Roman"/>
                <w:sz w:val="22"/>
                <w:szCs w:val="22"/>
              </w:rPr>
            </w:pPr>
          </w:p>
        </w:tc>
      </w:tr>
      <w:tr w:rsidR="00325A94" w:rsidRPr="00E203C9" w14:paraId="040D8FE2" w14:textId="77777777" w:rsidTr="00F95121">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rsidP="00F95121">
            <w:pPr>
              <w:jc w:val="center"/>
              <w:rPr>
                <w:rFonts w:eastAsia="Times New Roman"/>
                <w:sz w:val="22"/>
                <w:szCs w:val="22"/>
              </w:rPr>
            </w:pPr>
          </w:p>
        </w:tc>
      </w:tr>
      <w:tr w:rsidR="00325A94" w:rsidRPr="00E203C9" w14:paraId="669D3F6A" w14:textId="77777777" w:rsidTr="00F95121">
        <w:trPr>
          <w:tblCellSpacing w:w="15" w:type="dxa"/>
        </w:trPr>
        <w:tc>
          <w:tcPr>
            <w:tcW w:w="0" w:type="auto"/>
            <w:vAlign w:val="center"/>
            <w:hideMark/>
          </w:tcPr>
          <w:p w14:paraId="17557658" w14:textId="77777777" w:rsidR="00325A94" w:rsidRPr="00E203C9" w:rsidRDefault="00325A94" w:rsidP="00F95121">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rsidP="00F95121">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rsidP="00F95121">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rsidP="00F95121">
            <w:pPr>
              <w:jc w:val="center"/>
              <w:rPr>
                <w:rFonts w:eastAsia="Times New Roman"/>
                <w:sz w:val="22"/>
                <w:szCs w:val="22"/>
              </w:rPr>
            </w:pPr>
            <w:r w:rsidRPr="00E203C9">
              <w:rPr>
                <w:rFonts w:eastAsia="Times New Roman"/>
                <w:sz w:val="22"/>
                <w:szCs w:val="22"/>
              </w:rPr>
              <w:t>8,793</w:t>
            </w:r>
          </w:p>
        </w:tc>
      </w:tr>
      <w:tr w:rsidR="00325A94" w:rsidRPr="00E203C9" w14:paraId="51D22EB0" w14:textId="77777777" w:rsidTr="00F95121">
        <w:trPr>
          <w:tblCellSpacing w:w="15" w:type="dxa"/>
        </w:trPr>
        <w:tc>
          <w:tcPr>
            <w:tcW w:w="0" w:type="auto"/>
            <w:vAlign w:val="center"/>
            <w:hideMark/>
          </w:tcPr>
          <w:p w14:paraId="3996B9CC" w14:textId="77777777" w:rsidR="00325A94" w:rsidRPr="00E203C9" w:rsidRDefault="00325A94" w:rsidP="00F95121">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rsidP="00F95121">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rsidP="00F95121">
            <w:pPr>
              <w:jc w:val="center"/>
              <w:rPr>
                <w:rFonts w:eastAsia="Times New Roman"/>
                <w:sz w:val="22"/>
                <w:szCs w:val="22"/>
              </w:rPr>
            </w:pPr>
            <w:r w:rsidRPr="00E203C9">
              <w:rPr>
                <w:rFonts w:eastAsia="Times New Roman"/>
                <w:sz w:val="22"/>
                <w:szCs w:val="22"/>
              </w:rPr>
              <w:t>0.179</w:t>
            </w:r>
          </w:p>
        </w:tc>
      </w:tr>
      <w:tr w:rsidR="00325A94" w:rsidRPr="00E203C9" w14:paraId="225531F0" w14:textId="77777777" w:rsidTr="00F95121">
        <w:trPr>
          <w:tblCellSpacing w:w="15" w:type="dxa"/>
        </w:trPr>
        <w:tc>
          <w:tcPr>
            <w:tcW w:w="0" w:type="auto"/>
            <w:vAlign w:val="center"/>
            <w:hideMark/>
          </w:tcPr>
          <w:p w14:paraId="0755F83F" w14:textId="77777777" w:rsidR="00325A94" w:rsidRPr="00E203C9" w:rsidRDefault="00325A94" w:rsidP="00F95121">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rsidP="00F95121">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rsidP="00F95121">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rsidP="00F95121">
            <w:pPr>
              <w:jc w:val="center"/>
              <w:rPr>
                <w:rFonts w:eastAsia="Times New Roman"/>
                <w:sz w:val="22"/>
                <w:szCs w:val="22"/>
              </w:rPr>
            </w:pPr>
            <w:r w:rsidRPr="00E203C9">
              <w:rPr>
                <w:rFonts w:eastAsia="Times New Roman"/>
                <w:sz w:val="22"/>
                <w:szCs w:val="22"/>
              </w:rPr>
              <w:t>0.178</w:t>
            </w:r>
          </w:p>
        </w:tc>
      </w:tr>
      <w:tr w:rsidR="00325A94" w:rsidRPr="00E203C9" w14:paraId="57AB1578" w14:textId="77777777" w:rsidTr="00F95121">
        <w:trPr>
          <w:tblCellSpacing w:w="15" w:type="dxa"/>
        </w:trPr>
        <w:tc>
          <w:tcPr>
            <w:tcW w:w="0" w:type="auto"/>
            <w:vAlign w:val="center"/>
            <w:hideMark/>
          </w:tcPr>
          <w:p w14:paraId="39697C89" w14:textId="77777777" w:rsidR="00325A94" w:rsidRPr="00E203C9" w:rsidRDefault="00325A94" w:rsidP="00F95121">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rsidP="00F95121">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rsidP="00F95121">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rsidP="00F95121">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rsidTr="00F95121">
        <w:trPr>
          <w:tblCellSpacing w:w="15" w:type="dxa"/>
        </w:trPr>
        <w:tc>
          <w:tcPr>
            <w:tcW w:w="0" w:type="auto"/>
            <w:vAlign w:val="center"/>
            <w:hideMark/>
          </w:tcPr>
          <w:p w14:paraId="5963924E" w14:textId="77777777" w:rsidR="00325A94" w:rsidRPr="00E203C9" w:rsidRDefault="00325A94" w:rsidP="00F95121">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rsidP="00F95121">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rsidP="00F95121">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rsidP="00F95121">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rsidTr="00F95121">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rsidP="00F95121">
            <w:pPr>
              <w:jc w:val="center"/>
              <w:rPr>
                <w:rFonts w:eastAsia="Times New Roman"/>
                <w:sz w:val="22"/>
                <w:szCs w:val="22"/>
              </w:rPr>
            </w:pPr>
          </w:p>
        </w:tc>
      </w:tr>
      <w:tr w:rsidR="00325A94" w:rsidRPr="00E203C9" w14:paraId="1E6B31CE" w14:textId="77777777" w:rsidTr="00F95121">
        <w:trPr>
          <w:tblCellSpacing w:w="15" w:type="dxa"/>
        </w:trPr>
        <w:tc>
          <w:tcPr>
            <w:tcW w:w="0" w:type="auto"/>
            <w:vAlign w:val="center"/>
            <w:hideMark/>
          </w:tcPr>
          <w:p w14:paraId="71EC6CE7" w14:textId="77777777" w:rsidR="00325A94" w:rsidRPr="00E203C9" w:rsidRDefault="00325A94" w:rsidP="00F95121">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rsidP="00F95121">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22F5BA65" w14:textId="77777777" w:rsidR="00972AF2" w:rsidRDefault="009F16B5">
      <w:pPr>
        <w:spacing w:line="240" w:lineRule="auto"/>
        <w:ind w:firstLine="0"/>
        <w:jc w:val="left"/>
      </w:pPr>
      <w:r>
        <w:br w:type="page"/>
      </w:r>
    </w:p>
    <w:p w14:paraId="47FC7B80" w14:textId="7A3A29FC" w:rsidR="00972AF2" w:rsidRDefault="00972AF2" w:rsidP="00972AF2">
      <w:pPr>
        <w:pStyle w:val="Caption"/>
        <w:keepNext/>
        <w:jc w:val="left"/>
      </w:pPr>
      <w:bookmarkStart w:id="93" w:name="_Ref170032710"/>
      <w:r>
        <w:lastRenderedPageBreak/>
        <w:t xml:space="preserve">Table </w:t>
      </w:r>
      <w:fldSimple w:instr=" SEQ Table \* ARABIC ">
        <w:r w:rsidR="00767205">
          <w:rPr>
            <w:noProof/>
          </w:rPr>
          <w:t>8</w:t>
        </w:r>
      </w:fldSimple>
      <w:bookmarkEnd w:id="93"/>
      <w:r>
        <w:rPr>
          <w:noProof/>
        </w:rPr>
        <w:t xml:space="preserve"> Placebo DiD Results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AD6A41" w:rsidRPr="00AD6A41" w14:paraId="7F433B05" w14:textId="77777777" w:rsidTr="00AD6A41">
        <w:trPr>
          <w:tblCellSpacing w:w="15" w:type="dxa"/>
          <w:jc w:val="center"/>
        </w:trPr>
        <w:tc>
          <w:tcPr>
            <w:tcW w:w="0" w:type="auto"/>
            <w:gridSpan w:val="3"/>
            <w:tcBorders>
              <w:top w:val="nil"/>
              <w:left w:val="nil"/>
              <w:bottom w:val="nil"/>
              <w:right w:val="nil"/>
            </w:tcBorders>
            <w:vAlign w:val="center"/>
            <w:hideMark/>
          </w:tcPr>
          <w:p w14:paraId="513F2A36" w14:textId="26A6765A" w:rsidR="00AD6A41" w:rsidRPr="00AD6A41" w:rsidRDefault="00C8363A" w:rsidP="00AD6A41">
            <w:pPr>
              <w:spacing w:line="240" w:lineRule="auto"/>
              <w:ind w:firstLine="0"/>
              <w:jc w:val="center"/>
              <w:rPr>
                <w:rFonts w:eastAsia="Times New Roman"/>
              </w:rPr>
            </w:pPr>
            <w:r>
              <w:rPr>
                <w:rFonts w:eastAsia="Times New Roman"/>
                <w:b/>
                <w:bCs/>
              </w:rPr>
              <w:t>Placebo Difference-in-Difference Results</w:t>
            </w:r>
          </w:p>
        </w:tc>
      </w:tr>
      <w:tr w:rsidR="00AD6A41" w:rsidRPr="00AD6A41" w14:paraId="0DA81BC6" w14:textId="77777777" w:rsidTr="00AD6A41">
        <w:trPr>
          <w:tblCellSpacing w:w="15" w:type="dxa"/>
          <w:jc w:val="center"/>
        </w:trPr>
        <w:tc>
          <w:tcPr>
            <w:tcW w:w="0" w:type="auto"/>
            <w:gridSpan w:val="3"/>
            <w:tcBorders>
              <w:bottom w:val="single" w:sz="6" w:space="0" w:color="000000"/>
            </w:tcBorders>
            <w:vAlign w:val="center"/>
            <w:hideMark/>
          </w:tcPr>
          <w:p w14:paraId="513C341D" w14:textId="77777777" w:rsidR="00AD6A41" w:rsidRPr="00AD6A41" w:rsidRDefault="00AD6A41" w:rsidP="00AD6A41">
            <w:pPr>
              <w:spacing w:line="240" w:lineRule="auto"/>
              <w:ind w:firstLine="0"/>
              <w:jc w:val="center"/>
              <w:rPr>
                <w:rFonts w:eastAsia="Times New Roman"/>
              </w:rPr>
            </w:pPr>
          </w:p>
        </w:tc>
      </w:tr>
      <w:tr w:rsidR="00AD6A41" w:rsidRPr="00AD6A41" w14:paraId="4A873A13" w14:textId="77777777" w:rsidTr="00AD6A41">
        <w:trPr>
          <w:tblCellSpacing w:w="15" w:type="dxa"/>
          <w:jc w:val="center"/>
        </w:trPr>
        <w:tc>
          <w:tcPr>
            <w:tcW w:w="0" w:type="auto"/>
            <w:vAlign w:val="center"/>
            <w:hideMark/>
          </w:tcPr>
          <w:p w14:paraId="053E293D"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3CC0C661"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12142BE" w14:textId="77777777" w:rsidTr="00AD6A41">
        <w:trPr>
          <w:tblCellSpacing w:w="15" w:type="dxa"/>
          <w:jc w:val="center"/>
        </w:trPr>
        <w:tc>
          <w:tcPr>
            <w:tcW w:w="0" w:type="auto"/>
            <w:vAlign w:val="center"/>
            <w:hideMark/>
          </w:tcPr>
          <w:p w14:paraId="40CBC5A4"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6469FD24"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7342A0A7" w14:textId="77777777" w:rsidTr="00AD6A41">
        <w:trPr>
          <w:tblCellSpacing w:w="15" w:type="dxa"/>
          <w:jc w:val="center"/>
        </w:trPr>
        <w:tc>
          <w:tcPr>
            <w:tcW w:w="0" w:type="auto"/>
            <w:vAlign w:val="center"/>
            <w:hideMark/>
          </w:tcPr>
          <w:p w14:paraId="040A45C0"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1922783F"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5A6BC3C7"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52F82D7" w14:textId="77777777" w:rsidTr="00AD6A41">
        <w:trPr>
          <w:tblCellSpacing w:w="15" w:type="dxa"/>
          <w:jc w:val="center"/>
        </w:trPr>
        <w:tc>
          <w:tcPr>
            <w:tcW w:w="0" w:type="auto"/>
            <w:vAlign w:val="center"/>
            <w:hideMark/>
          </w:tcPr>
          <w:p w14:paraId="5E1A0E11"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9A957E"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4D65CB27"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1E77336D" w14:textId="77777777" w:rsidTr="00AD6A41">
        <w:trPr>
          <w:tblCellSpacing w:w="15" w:type="dxa"/>
          <w:jc w:val="center"/>
        </w:trPr>
        <w:tc>
          <w:tcPr>
            <w:tcW w:w="0" w:type="auto"/>
            <w:gridSpan w:val="3"/>
            <w:tcBorders>
              <w:bottom w:val="single" w:sz="6" w:space="0" w:color="000000"/>
            </w:tcBorders>
            <w:vAlign w:val="center"/>
            <w:hideMark/>
          </w:tcPr>
          <w:p w14:paraId="1ABB4C9F" w14:textId="77777777" w:rsidR="00AD6A41" w:rsidRPr="00AD6A41" w:rsidRDefault="00AD6A41" w:rsidP="00AD6A41">
            <w:pPr>
              <w:spacing w:line="240" w:lineRule="auto"/>
              <w:ind w:firstLine="0"/>
              <w:jc w:val="center"/>
              <w:rPr>
                <w:rFonts w:eastAsia="Times New Roman"/>
              </w:rPr>
            </w:pPr>
          </w:p>
        </w:tc>
      </w:tr>
      <w:tr w:rsidR="00AD6A41" w:rsidRPr="00AD6A41" w14:paraId="449B5634" w14:textId="77777777" w:rsidTr="00AD6A41">
        <w:trPr>
          <w:tblCellSpacing w:w="15" w:type="dxa"/>
          <w:jc w:val="center"/>
        </w:trPr>
        <w:tc>
          <w:tcPr>
            <w:tcW w:w="0" w:type="auto"/>
            <w:vAlign w:val="center"/>
            <w:hideMark/>
          </w:tcPr>
          <w:p w14:paraId="5DFC90E5"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3D4F9927" w14:textId="77777777" w:rsidR="00AD6A41" w:rsidRPr="00AD6A41" w:rsidRDefault="00AD6A41" w:rsidP="00AD6A41">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31B33F97" w14:textId="77777777" w:rsidR="00AD6A41" w:rsidRPr="00AD6A41" w:rsidRDefault="00AD6A41" w:rsidP="00AD6A41">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AD6A41" w:rsidRPr="00AD6A41" w14:paraId="4E4A4A1E" w14:textId="77777777" w:rsidTr="00AD6A41">
        <w:trPr>
          <w:tblCellSpacing w:w="15" w:type="dxa"/>
          <w:jc w:val="center"/>
        </w:trPr>
        <w:tc>
          <w:tcPr>
            <w:tcW w:w="0" w:type="auto"/>
            <w:vAlign w:val="center"/>
            <w:hideMark/>
          </w:tcPr>
          <w:p w14:paraId="1646D44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64A2A91" w14:textId="77777777" w:rsidR="00AD6A41" w:rsidRPr="00AD6A41" w:rsidRDefault="00AD6A41" w:rsidP="00AD6A41">
            <w:pPr>
              <w:spacing w:line="240" w:lineRule="auto"/>
              <w:ind w:firstLine="0"/>
              <w:jc w:val="center"/>
              <w:rPr>
                <w:rFonts w:eastAsia="Times New Roman"/>
              </w:rPr>
            </w:pPr>
            <w:r w:rsidRPr="00AD6A41">
              <w:rPr>
                <w:rFonts w:eastAsia="Times New Roman"/>
              </w:rPr>
              <w:t>(0.4343)</w:t>
            </w:r>
          </w:p>
        </w:tc>
        <w:tc>
          <w:tcPr>
            <w:tcW w:w="0" w:type="auto"/>
            <w:vAlign w:val="center"/>
            <w:hideMark/>
          </w:tcPr>
          <w:p w14:paraId="564FCBCD" w14:textId="77777777" w:rsidR="00AD6A41" w:rsidRPr="00AD6A41" w:rsidRDefault="00AD6A41" w:rsidP="00AD6A41">
            <w:pPr>
              <w:spacing w:line="240" w:lineRule="auto"/>
              <w:ind w:firstLine="0"/>
              <w:jc w:val="center"/>
              <w:rPr>
                <w:rFonts w:eastAsia="Times New Roman"/>
              </w:rPr>
            </w:pPr>
            <w:r w:rsidRPr="00AD6A41">
              <w:rPr>
                <w:rFonts w:eastAsia="Times New Roman"/>
              </w:rPr>
              <w:t>(0.4357)</w:t>
            </w:r>
          </w:p>
        </w:tc>
      </w:tr>
      <w:tr w:rsidR="00AD6A41" w:rsidRPr="00AD6A41" w14:paraId="47671D96" w14:textId="77777777" w:rsidTr="00AD6A41">
        <w:trPr>
          <w:tblCellSpacing w:w="15" w:type="dxa"/>
          <w:jc w:val="center"/>
        </w:trPr>
        <w:tc>
          <w:tcPr>
            <w:tcW w:w="0" w:type="auto"/>
            <w:vAlign w:val="center"/>
            <w:hideMark/>
          </w:tcPr>
          <w:p w14:paraId="130A48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C7EBF30" w14:textId="77777777" w:rsidR="00AD6A41" w:rsidRPr="00AD6A41" w:rsidRDefault="00AD6A41" w:rsidP="00AD6A41">
            <w:pPr>
              <w:spacing w:line="240" w:lineRule="auto"/>
              <w:ind w:firstLine="0"/>
              <w:jc w:val="center"/>
              <w:rPr>
                <w:rFonts w:eastAsia="Times New Roman"/>
              </w:rPr>
            </w:pPr>
            <w:r w:rsidRPr="00AD6A41">
              <w:rPr>
                <w:rFonts w:eastAsia="Times New Roman"/>
              </w:rPr>
              <w:t>-0.5706</w:t>
            </w:r>
          </w:p>
        </w:tc>
        <w:tc>
          <w:tcPr>
            <w:tcW w:w="0" w:type="auto"/>
            <w:vAlign w:val="center"/>
            <w:hideMark/>
          </w:tcPr>
          <w:p w14:paraId="75793EB2" w14:textId="77777777" w:rsidR="00AD6A41" w:rsidRPr="00AD6A41" w:rsidRDefault="00AD6A41" w:rsidP="00AD6A41">
            <w:pPr>
              <w:spacing w:line="240" w:lineRule="auto"/>
              <w:ind w:firstLine="0"/>
              <w:jc w:val="center"/>
              <w:rPr>
                <w:rFonts w:eastAsia="Times New Roman"/>
              </w:rPr>
            </w:pPr>
            <w:r w:rsidRPr="00AD6A41">
              <w:rPr>
                <w:rFonts w:eastAsia="Times New Roman"/>
              </w:rPr>
              <w:t>-0.4838</w:t>
            </w:r>
          </w:p>
        </w:tc>
      </w:tr>
      <w:tr w:rsidR="00AD6A41" w:rsidRPr="00AD6A41" w14:paraId="34A98B59" w14:textId="77777777" w:rsidTr="00AD6A41">
        <w:trPr>
          <w:tblCellSpacing w:w="15" w:type="dxa"/>
          <w:jc w:val="center"/>
        </w:trPr>
        <w:tc>
          <w:tcPr>
            <w:tcW w:w="0" w:type="auto"/>
            <w:vAlign w:val="center"/>
            <w:hideMark/>
          </w:tcPr>
          <w:p w14:paraId="59E6E51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9F0CA1B" w14:textId="77777777" w:rsidR="00AD6A41" w:rsidRPr="00AD6A41" w:rsidRDefault="00AD6A41" w:rsidP="00AD6A41">
            <w:pPr>
              <w:spacing w:line="240" w:lineRule="auto"/>
              <w:ind w:firstLine="0"/>
              <w:jc w:val="center"/>
              <w:rPr>
                <w:rFonts w:eastAsia="Times New Roman"/>
              </w:rPr>
            </w:pPr>
            <w:r w:rsidRPr="00AD6A41">
              <w:rPr>
                <w:rFonts w:eastAsia="Times New Roman"/>
              </w:rPr>
              <w:t>(0.5826)</w:t>
            </w:r>
          </w:p>
        </w:tc>
        <w:tc>
          <w:tcPr>
            <w:tcW w:w="0" w:type="auto"/>
            <w:vAlign w:val="center"/>
            <w:hideMark/>
          </w:tcPr>
          <w:p w14:paraId="75861A3D" w14:textId="77777777" w:rsidR="00AD6A41" w:rsidRPr="00AD6A41" w:rsidRDefault="00AD6A41" w:rsidP="00AD6A41">
            <w:pPr>
              <w:spacing w:line="240" w:lineRule="auto"/>
              <w:ind w:firstLine="0"/>
              <w:jc w:val="center"/>
              <w:rPr>
                <w:rFonts w:eastAsia="Times New Roman"/>
              </w:rPr>
            </w:pPr>
            <w:r w:rsidRPr="00AD6A41">
              <w:rPr>
                <w:rFonts w:eastAsia="Times New Roman"/>
              </w:rPr>
              <w:t>(0.5799)</w:t>
            </w:r>
          </w:p>
        </w:tc>
      </w:tr>
      <w:tr w:rsidR="00AD6A41" w:rsidRPr="00AD6A41" w14:paraId="3E0BD062" w14:textId="77777777" w:rsidTr="00AD6A41">
        <w:trPr>
          <w:tblCellSpacing w:w="15" w:type="dxa"/>
          <w:jc w:val="center"/>
        </w:trPr>
        <w:tc>
          <w:tcPr>
            <w:tcW w:w="0" w:type="auto"/>
            <w:vAlign w:val="center"/>
            <w:hideMark/>
          </w:tcPr>
          <w:p w14:paraId="6753B277"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0F276F8"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0CAC59C" w14:textId="77777777" w:rsidR="00AD6A41" w:rsidRPr="00AD6A41" w:rsidRDefault="00AD6A41" w:rsidP="00AD6A41">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AD6A41" w:rsidRPr="00AD6A41" w14:paraId="2F8DD8A2" w14:textId="77777777" w:rsidTr="00AD6A41">
        <w:trPr>
          <w:tblCellSpacing w:w="15" w:type="dxa"/>
          <w:jc w:val="center"/>
        </w:trPr>
        <w:tc>
          <w:tcPr>
            <w:tcW w:w="0" w:type="auto"/>
            <w:vAlign w:val="center"/>
            <w:hideMark/>
          </w:tcPr>
          <w:p w14:paraId="664609D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F4F0A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ABFEA56" w14:textId="77777777" w:rsidR="00AD6A41" w:rsidRPr="00AD6A41" w:rsidRDefault="00AD6A41" w:rsidP="00AD6A41">
            <w:pPr>
              <w:spacing w:line="240" w:lineRule="auto"/>
              <w:ind w:firstLine="0"/>
              <w:jc w:val="center"/>
              <w:rPr>
                <w:rFonts w:eastAsia="Times New Roman"/>
              </w:rPr>
            </w:pPr>
            <w:r w:rsidRPr="00AD6A41">
              <w:rPr>
                <w:rFonts w:eastAsia="Times New Roman"/>
              </w:rPr>
              <w:t>(0.0077)</w:t>
            </w:r>
          </w:p>
        </w:tc>
      </w:tr>
      <w:tr w:rsidR="00AD6A41" w:rsidRPr="00AD6A41" w14:paraId="344DA2AC" w14:textId="77777777" w:rsidTr="00AD6A41">
        <w:trPr>
          <w:tblCellSpacing w:w="15" w:type="dxa"/>
          <w:jc w:val="center"/>
        </w:trPr>
        <w:tc>
          <w:tcPr>
            <w:tcW w:w="0" w:type="auto"/>
            <w:vAlign w:val="center"/>
            <w:hideMark/>
          </w:tcPr>
          <w:p w14:paraId="6FBC8E33"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2FA8221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60303427" w14:textId="77777777" w:rsidR="00AD6A41" w:rsidRPr="00AD6A41" w:rsidRDefault="00AD6A41" w:rsidP="00AD6A41">
            <w:pPr>
              <w:spacing w:line="240" w:lineRule="auto"/>
              <w:ind w:firstLine="0"/>
              <w:jc w:val="center"/>
              <w:rPr>
                <w:rFonts w:eastAsia="Times New Roman"/>
              </w:rPr>
            </w:pPr>
            <w:r w:rsidRPr="00AD6A41">
              <w:rPr>
                <w:rFonts w:eastAsia="Times New Roman"/>
              </w:rPr>
              <w:t>-0.0219</w:t>
            </w:r>
          </w:p>
        </w:tc>
      </w:tr>
      <w:tr w:rsidR="00AD6A41" w:rsidRPr="00AD6A41" w14:paraId="5C74C1C4" w14:textId="77777777" w:rsidTr="00AD6A41">
        <w:trPr>
          <w:tblCellSpacing w:w="15" w:type="dxa"/>
          <w:jc w:val="center"/>
        </w:trPr>
        <w:tc>
          <w:tcPr>
            <w:tcW w:w="0" w:type="auto"/>
            <w:vAlign w:val="center"/>
            <w:hideMark/>
          </w:tcPr>
          <w:p w14:paraId="2166668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078B5F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1E9ABE8" w14:textId="77777777" w:rsidR="00AD6A41" w:rsidRPr="00AD6A41" w:rsidRDefault="00AD6A41" w:rsidP="00AD6A41">
            <w:pPr>
              <w:spacing w:line="240" w:lineRule="auto"/>
              <w:ind w:firstLine="0"/>
              <w:jc w:val="center"/>
              <w:rPr>
                <w:rFonts w:eastAsia="Times New Roman"/>
              </w:rPr>
            </w:pPr>
            <w:r w:rsidRPr="00AD6A41">
              <w:rPr>
                <w:rFonts w:eastAsia="Times New Roman"/>
              </w:rPr>
              <w:t>(0.0595)</w:t>
            </w:r>
          </w:p>
        </w:tc>
      </w:tr>
      <w:tr w:rsidR="00AD6A41" w:rsidRPr="00AD6A41" w14:paraId="4A0E56E2" w14:textId="77777777" w:rsidTr="00AD6A41">
        <w:trPr>
          <w:tblCellSpacing w:w="15" w:type="dxa"/>
          <w:jc w:val="center"/>
        </w:trPr>
        <w:tc>
          <w:tcPr>
            <w:tcW w:w="0" w:type="auto"/>
            <w:vAlign w:val="center"/>
            <w:hideMark/>
          </w:tcPr>
          <w:p w14:paraId="063A57EB"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074B9270"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93D91C6" w14:textId="77777777" w:rsidR="00AD6A41" w:rsidRPr="00AD6A41" w:rsidRDefault="00AD6A41" w:rsidP="00AD6A41">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AD6A41" w:rsidRPr="00AD6A41" w14:paraId="7D9AD496" w14:textId="77777777" w:rsidTr="00AD6A41">
        <w:trPr>
          <w:tblCellSpacing w:w="15" w:type="dxa"/>
          <w:jc w:val="center"/>
        </w:trPr>
        <w:tc>
          <w:tcPr>
            <w:tcW w:w="0" w:type="auto"/>
            <w:vAlign w:val="center"/>
            <w:hideMark/>
          </w:tcPr>
          <w:p w14:paraId="232802F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10719B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8728D13" w14:textId="77777777" w:rsidR="00AD6A41" w:rsidRPr="00AD6A41" w:rsidRDefault="00AD6A41" w:rsidP="00AD6A41">
            <w:pPr>
              <w:spacing w:line="240" w:lineRule="auto"/>
              <w:ind w:firstLine="0"/>
              <w:jc w:val="center"/>
              <w:rPr>
                <w:rFonts w:eastAsia="Times New Roman"/>
              </w:rPr>
            </w:pPr>
            <w:r w:rsidRPr="00AD6A41">
              <w:rPr>
                <w:rFonts w:eastAsia="Times New Roman"/>
              </w:rPr>
              <w:t>(0.1572)</w:t>
            </w:r>
          </w:p>
        </w:tc>
      </w:tr>
      <w:tr w:rsidR="00AD6A41" w:rsidRPr="00AD6A41" w14:paraId="158AABB0" w14:textId="77777777" w:rsidTr="00AD6A41">
        <w:trPr>
          <w:tblCellSpacing w:w="15" w:type="dxa"/>
          <w:jc w:val="center"/>
        </w:trPr>
        <w:tc>
          <w:tcPr>
            <w:tcW w:w="0" w:type="auto"/>
            <w:vAlign w:val="center"/>
            <w:hideMark/>
          </w:tcPr>
          <w:p w14:paraId="37DA71A8"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52471AEA"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CE05788" w14:textId="77777777" w:rsidR="00AD6A41" w:rsidRPr="00AD6A41" w:rsidRDefault="00AD6A41" w:rsidP="00AD6A41">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AD6A41" w:rsidRPr="00AD6A41" w14:paraId="2D62B78B" w14:textId="77777777" w:rsidTr="00AD6A41">
        <w:trPr>
          <w:tblCellSpacing w:w="15" w:type="dxa"/>
          <w:jc w:val="center"/>
        </w:trPr>
        <w:tc>
          <w:tcPr>
            <w:tcW w:w="0" w:type="auto"/>
            <w:vAlign w:val="center"/>
            <w:hideMark/>
          </w:tcPr>
          <w:p w14:paraId="03E94A0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C9557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DFAFA8" w14:textId="77777777" w:rsidR="00AD6A41" w:rsidRPr="00AD6A41" w:rsidRDefault="00AD6A41" w:rsidP="00AD6A41">
            <w:pPr>
              <w:spacing w:line="240" w:lineRule="auto"/>
              <w:ind w:firstLine="0"/>
              <w:jc w:val="center"/>
              <w:rPr>
                <w:rFonts w:eastAsia="Times New Roman"/>
              </w:rPr>
            </w:pPr>
            <w:r w:rsidRPr="00AD6A41">
              <w:rPr>
                <w:rFonts w:eastAsia="Times New Roman"/>
              </w:rPr>
              <w:t>(0.1520)</w:t>
            </w:r>
          </w:p>
        </w:tc>
      </w:tr>
      <w:tr w:rsidR="00AD6A41" w:rsidRPr="00AD6A41" w14:paraId="31361D15" w14:textId="77777777" w:rsidTr="00AD6A41">
        <w:trPr>
          <w:tblCellSpacing w:w="15" w:type="dxa"/>
          <w:jc w:val="center"/>
        </w:trPr>
        <w:tc>
          <w:tcPr>
            <w:tcW w:w="0" w:type="auto"/>
            <w:vAlign w:val="center"/>
            <w:hideMark/>
          </w:tcPr>
          <w:p w14:paraId="3F281E8C"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128AC8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106FEF25" w14:textId="77777777" w:rsidR="00AD6A41" w:rsidRPr="00AD6A41" w:rsidRDefault="00AD6A41" w:rsidP="00AD6A41">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AD6A41" w:rsidRPr="00AD6A41" w14:paraId="5F6DEDA8" w14:textId="77777777" w:rsidTr="00AD6A41">
        <w:trPr>
          <w:tblCellSpacing w:w="15" w:type="dxa"/>
          <w:jc w:val="center"/>
        </w:trPr>
        <w:tc>
          <w:tcPr>
            <w:tcW w:w="0" w:type="auto"/>
            <w:vAlign w:val="center"/>
            <w:hideMark/>
          </w:tcPr>
          <w:p w14:paraId="04068E4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A8CFB3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D8F599E" w14:textId="77777777" w:rsidR="00AD6A41" w:rsidRPr="00AD6A41" w:rsidRDefault="00AD6A41" w:rsidP="00AD6A41">
            <w:pPr>
              <w:spacing w:line="240" w:lineRule="auto"/>
              <w:ind w:firstLine="0"/>
              <w:jc w:val="center"/>
              <w:rPr>
                <w:rFonts w:eastAsia="Times New Roman"/>
              </w:rPr>
            </w:pPr>
            <w:r w:rsidRPr="00AD6A41">
              <w:rPr>
                <w:rFonts w:eastAsia="Times New Roman"/>
              </w:rPr>
              <w:t>(0.1600)</w:t>
            </w:r>
          </w:p>
        </w:tc>
      </w:tr>
      <w:tr w:rsidR="00AD6A41" w:rsidRPr="00AD6A41" w14:paraId="617B68E4" w14:textId="77777777" w:rsidTr="00AD6A41">
        <w:trPr>
          <w:tblCellSpacing w:w="15" w:type="dxa"/>
          <w:jc w:val="center"/>
        </w:trPr>
        <w:tc>
          <w:tcPr>
            <w:tcW w:w="0" w:type="auto"/>
            <w:vAlign w:val="center"/>
            <w:hideMark/>
          </w:tcPr>
          <w:p w14:paraId="174333CE"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8271D49"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F9B3CE1" w14:textId="77777777" w:rsidR="00AD6A41" w:rsidRPr="00AD6A41" w:rsidRDefault="00AD6A41" w:rsidP="00AD6A41">
            <w:pPr>
              <w:spacing w:line="240" w:lineRule="auto"/>
              <w:ind w:firstLine="0"/>
              <w:jc w:val="center"/>
              <w:rPr>
                <w:rFonts w:eastAsia="Times New Roman"/>
              </w:rPr>
            </w:pPr>
            <w:r w:rsidRPr="00AD6A41">
              <w:rPr>
                <w:rFonts w:eastAsia="Times New Roman"/>
              </w:rPr>
              <w:t>0.0617</w:t>
            </w:r>
          </w:p>
        </w:tc>
      </w:tr>
      <w:tr w:rsidR="00AD6A41" w:rsidRPr="00AD6A41" w14:paraId="1E11493F" w14:textId="77777777" w:rsidTr="00AD6A41">
        <w:trPr>
          <w:tblCellSpacing w:w="15" w:type="dxa"/>
          <w:jc w:val="center"/>
        </w:trPr>
        <w:tc>
          <w:tcPr>
            <w:tcW w:w="0" w:type="auto"/>
            <w:vAlign w:val="center"/>
            <w:hideMark/>
          </w:tcPr>
          <w:p w14:paraId="5673D4E9"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4BBBF9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21B0FE1C" w14:textId="77777777" w:rsidR="00AD6A41" w:rsidRPr="00AD6A41" w:rsidRDefault="00AD6A41" w:rsidP="00AD6A41">
            <w:pPr>
              <w:spacing w:line="240" w:lineRule="auto"/>
              <w:ind w:firstLine="0"/>
              <w:jc w:val="center"/>
              <w:rPr>
                <w:rFonts w:eastAsia="Times New Roman"/>
              </w:rPr>
            </w:pPr>
            <w:r w:rsidRPr="00AD6A41">
              <w:rPr>
                <w:rFonts w:eastAsia="Times New Roman"/>
              </w:rPr>
              <w:t>(0.1802)</w:t>
            </w:r>
          </w:p>
        </w:tc>
      </w:tr>
      <w:tr w:rsidR="00AD6A41" w:rsidRPr="00AD6A41" w14:paraId="26D509FA" w14:textId="77777777" w:rsidTr="00AD6A41">
        <w:trPr>
          <w:tblCellSpacing w:w="15" w:type="dxa"/>
          <w:jc w:val="center"/>
        </w:trPr>
        <w:tc>
          <w:tcPr>
            <w:tcW w:w="0" w:type="auto"/>
            <w:vAlign w:val="center"/>
            <w:hideMark/>
          </w:tcPr>
          <w:p w14:paraId="1833BDE5"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1408C306"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F2E85F0" w14:textId="77777777" w:rsidR="00AD6A41" w:rsidRPr="00AD6A41" w:rsidRDefault="00AD6A41" w:rsidP="00AD6A41">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AD6A41" w:rsidRPr="00AD6A41" w14:paraId="31B7DA0B" w14:textId="77777777" w:rsidTr="00AD6A41">
        <w:trPr>
          <w:tblCellSpacing w:w="15" w:type="dxa"/>
          <w:jc w:val="center"/>
        </w:trPr>
        <w:tc>
          <w:tcPr>
            <w:tcW w:w="0" w:type="auto"/>
            <w:vAlign w:val="center"/>
            <w:hideMark/>
          </w:tcPr>
          <w:p w14:paraId="55EC81B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6D39A87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800CCA6" w14:textId="77777777" w:rsidR="00AD6A41" w:rsidRPr="00AD6A41" w:rsidRDefault="00AD6A41" w:rsidP="00AD6A41">
            <w:pPr>
              <w:spacing w:line="240" w:lineRule="auto"/>
              <w:ind w:firstLine="0"/>
              <w:jc w:val="center"/>
              <w:rPr>
                <w:rFonts w:eastAsia="Times New Roman"/>
              </w:rPr>
            </w:pPr>
            <w:r w:rsidRPr="00AD6A41">
              <w:rPr>
                <w:rFonts w:eastAsia="Times New Roman"/>
              </w:rPr>
              <w:t>(0.1954)</w:t>
            </w:r>
          </w:p>
        </w:tc>
      </w:tr>
      <w:tr w:rsidR="00AD6A41" w:rsidRPr="00AD6A41" w14:paraId="5661A50A" w14:textId="77777777" w:rsidTr="00AD6A41">
        <w:trPr>
          <w:tblCellSpacing w:w="15" w:type="dxa"/>
          <w:jc w:val="center"/>
        </w:trPr>
        <w:tc>
          <w:tcPr>
            <w:tcW w:w="0" w:type="auto"/>
            <w:vAlign w:val="center"/>
            <w:hideMark/>
          </w:tcPr>
          <w:p w14:paraId="75349463"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7D2D833C"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6109CF1" w14:textId="77777777" w:rsidR="00AD6A41" w:rsidRPr="00AD6A41" w:rsidRDefault="00AD6A41" w:rsidP="00AD6A41">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AD6A41" w:rsidRPr="00AD6A41" w14:paraId="7F1D5153" w14:textId="77777777" w:rsidTr="00AD6A41">
        <w:trPr>
          <w:tblCellSpacing w:w="15" w:type="dxa"/>
          <w:jc w:val="center"/>
        </w:trPr>
        <w:tc>
          <w:tcPr>
            <w:tcW w:w="0" w:type="auto"/>
            <w:vAlign w:val="center"/>
            <w:hideMark/>
          </w:tcPr>
          <w:p w14:paraId="7B05422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C7C3FD"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B67116" w14:textId="77777777" w:rsidR="00AD6A41" w:rsidRPr="00AD6A41" w:rsidRDefault="00AD6A41" w:rsidP="00AD6A41">
            <w:pPr>
              <w:spacing w:line="240" w:lineRule="auto"/>
              <w:ind w:firstLine="0"/>
              <w:jc w:val="center"/>
              <w:rPr>
                <w:rFonts w:eastAsia="Times New Roman"/>
              </w:rPr>
            </w:pPr>
            <w:r w:rsidRPr="00AD6A41">
              <w:rPr>
                <w:rFonts w:eastAsia="Times New Roman"/>
              </w:rPr>
              <w:t>(0.1800)</w:t>
            </w:r>
          </w:p>
        </w:tc>
      </w:tr>
      <w:tr w:rsidR="00AD6A41" w:rsidRPr="00AD6A41" w14:paraId="5BBB52AA" w14:textId="77777777" w:rsidTr="00AD6A41">
        <w:trPr>
          <w:tblCellSpacing w:w="15" w:type="dxa"/>
          <w:jc w:val="center"/>
        </w:trPr>
        <w:tc>
          <w:tcPr>
            <w:tcW w:w="0" w:type="auto"/>
            <w:vAlign w:val="center"/>
            <w:hideMark/>
          </w:tcPr>
          <w:p w14:paraId="22C5D26B"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1A2610B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15B0428" w14:textId="77777777" w:rsidR="00AD6A41" w:rsidRPr="00AD6A41" w:rsidRDefault="00AD6A41" w:rsidP="00AD6A41">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AD6A41" w:rsidRPr="00AD6A41" w14:paraId="301E8C41" w14:textId="77777777" w:rsidTr="00AD6A41">
        <w:trPr>
          <w:tblCellSpacing w:w="15" w:type="dxa"/>
          <w:jc w:val="center"/>
        </w:trPr>
        <w:tc>
          <w:tcPr>
            <w:tcW w:w="0" w:type="auto"/>
            <w:vAlign w:val="center"/>
            <w:hideMark/>
          </w:tcPr>
          <w:p w14:paraId="3C5F1F5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41654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FD7427C" w14:textId="77777777" w:rsidR="00AD6A41" w:rsidRPr="00AD6A41" w:rsidRDefault="00AD6A41" w:rsidP="00AD6A41">
            <w:pPr>
              <w:spacing w:line="240" w:lineRule="auto"/>
              <w:ind w:firstLine="0"/>
              <w:jc w:val="center"/>
              <w:rPr>
                <w:rFonts w:eastAsia="Times New Roman"/>
              </w:rPr>
            </w:pPr>
            <w:r w:rsidRPr="00AD6A41">
              <w:rPr>
                <w:rFonts w:eastAsia="Times New Roman"/>
              </w:rPr>
              <w:t>(0.1744)</w:t>
            </w:r>
          </w:p>
        </w:tc>
      </w:tr>
      <w:tr w:rsidR="00AD6A41" w:rsidRPr="00AD6A41" w14:paraId="3714AB64" w14:textId="77777777" w:rsidTr="00AD6A41">
        <w:trPr>
          <w:tblCellSpacing w:w="15" w:type="dxa"/>
          <w:jc w:val="center"/>
        </w:trPr>
        <w:tc>
          <w:tcPr>
            <w:tcW w:w="0" w:type="auto"/>
            <w:vAlign w:val="center"/>
            <w:hideMark/>
          </w:tcPr>
          <w:p w14:paraId="1EF7612C"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13579A5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2C9E9A2" w14:textId="77777777" w:rsidR="00AD6A41" w:rsidRPr="00AD6A41" w:rsidRDefault="00AD6A41" w:rsidP="00AD6A41">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AD6A41" w:rsidRPr="00AD6A41" w14:paraId="03ECA0B0" w14:textId="77777777" w:rsidTr="00AD6A41">
        <w:trPr>
          <w:tblCellSpacing w:w="15" w:type="dxa"/>
          <w:jc w:val="center"/>
        </w:trPr>
        <w:tc>
          <w:tcPr>
            <w:tcW w:w="0" w:type="auto"/>
            <w:vAlign w:val="center"/>
            <w:hideMark/>
          </w:tcPr>
          <w:p w14:paraId="2EFFF65E"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C9B423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B4868E3" w14:textId="77777777" w:rsidR="00AD6A41" w:rsidRPr="00AD6A41" w:rsidRDefault="00AD6A41" w:rsidP="00AD6A41">
            <w:pPr>
              <w:spacing w:line="240" w:lineRule="auto"/>
              <w:ind w:firstLine="0"/>
              <w:jc w:val="center"/>
              <w:rPr>
                <w:rFonts w:eastAsia="Times New Roman"/>
              </w:rPr>
            </w:pPr>
            <w:r w:rsidRPr="00AD6A41">
              <w:rPr>
                <w:rFonts w:eastAsia="Times New Roman"/>
              </w:rPr>
              <w:t>(0.1822)</w:t>
            </w:r>
          </w:p>
        </w:tc>
      </w:tr>
      <w:tr w:rsidR="00AD6A41" w:rsidRPr="00AD6A41" w14:paraId="5B125DC7" w14:textId="77777777" w:rsidTr="00AD6A41">
        <w:trPr>
          <w:tblCellSpacing w:w="15" w:type="dxa"/>
          <w:jc w:val="center"/>
        </w:trPr>
        <w:tc>
          <w:tcPr>
            <w:tcW w:w="0" w:type="auto"/>
            <w:vAlign w:val="center"/>
            <w:hideMark/>
          </w:tcPr>
          <w:p w14:paraId="27DD39B6"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CFBB050" w14:textId="77777777" w:rsidR="00AD6A41" w:rsidRPr="00AD6A41" w:rsidRDefault="00AD6A41" w:rsidP="00AD6A41">
            <w:pPr>
              <w:spacing w:line="240" w:lineRule="auto"/>
              <w:ind w:firstLine="0"/>
              <w:jc w:val="center"/>
              <w:rPr>
                <w:rFonts w:eastAsia="Times New Roman"/>
              </w:rPr>
            </w:pPr>
            <w:r w:rsidRPr="00AD6A41">
              <w:rPr>
                <w:rFonts w:eastAsia="Times New Roman"/>
              </w:rPr>
              <w:t>0.1694</w:t>
            </w:r>
          </w:p>
        </w:tc>
        <w:tc>
          <w:tcPr>
            <w:tcW w:w="0" w:type="auto"/>
            <w:vAlign w:val="center"/>
            <w:hideMark/>
          </w:tcPr>
          <w:p w14:paraId="0EA7EBEB" w14:textId="77777777" w:rsidR="00AD6A41" w:rsidRPr="00AD6A41" w:rsidRDefault="00AD6A41" w:rsidP="00AD6A41">
            <w:pPr>
              <w:spacing w:line="240" w:lineRule="auto"/>
              <w:ind w:firstLine="0"/>
              <w:jc w:val="center"/>
              <w:rPr>
                <w:rFonts w:eastAsia="Times New Roman"/>
              </w:rPr>
            </w:pPr>
            <w:r w:rsidRPr="00AD6A41">
              <w:rPr>
                <w:rFonts w:eastAsia="Times New Roman"/>
              </w:rPr>
              <w:t>0.1696</w:t>
            </w:r>
          </w:p>
        </w:tc>
      </w:tr>
      <w:tr w:rsidR="00AD6A41" w:rsidRPr="00AD6A41" w14:paraId="38B8B003" w14:textId="77777777" w:rsidTr="00AD6A41">
        <w:trPr>
          <w:tblCellSpacing w:w="15" w:type="dxa"/>
          <w:jc w:val="center"/>
        </w:trPr>
        <w:tc>
          <w:tcPr>
            <w:tcW w:w="0" w:type="auto"/>
            <w:vAlign w:val="center"/>
            <w:hideMark/>
          </w:tcPr>
          <w:p w14:paraId="6AA4791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2C6C42B" w14:textId="77777777" w:rsidR="00AD6A41" w:rsidRPr="00AD6A41" w:rsidRDefault="00AD6A41" w:rsidP="00AD6A41">
            <w:pPr>
              <w:spacing w:line="240" w:lineRule="auto"/>
              <w:ind w:firstLine="0"/>
              <w:jc w:val="center"/>
              <w:rPr>
                <w:rFonts w:eastAsia="Times New Roman"/>
              </w:rPr>
            </w:pPr>
            <w:r w:rsidRPr="00AD6A41">
              <w:rPr>
                <w:rFonts w:eastAsia="Times New Roman"/>
              </w:rPr>
              <w:t>(0.5975)</w:t>
            </w:r>
          </w:p>
        </w:tc>
        <w:tc>
          <w:tcPr>
            <w:tcW w:w="0" w:type="auto"/>
            <w:vAlign w:val="center"/>
            <w:hideMark/>
          </w:tcPr>
          <w:p w14:paraId="5E608AC6" w14:textId="77777777" w:rsidR="00AD6A41" w:rsidRPr="00AD6A41" w:rsidRDefault="00AD6A41" w:rsidP="00AD6A41">
            <w:pPr>
              <w:spacing w:line="240" w:lineRule="auto"/>
              <w:ind w:firstLine="0"/>
              <w:jc w:val="center"/>
              <w:rPr>
                <w:rFonts w:eastAsia="Times New Roman"/>
              </w:rPr>
            </w:pPr>
            <w:r w:rsidRPr="00AD6A41">
              <w:rPr>
                <w:rFonts w:eastAsia="Times New Roman"/>
              </w:rPr>
              <w:t>(0.5952)</w:t>
            </w:r>
          </w:p>
        </w:tc>
      </w:tr>
      <w:tr w:rsidR="00AD6A41" w:rsidRPr="00AD6A41" w14:paraId="66D2141E" w14:textId="77777777" w:rsidTr="00AD6A41">
        <w:trPr>
          <w:tblCellSpacing w:w="15" w:type="dxa"/>
          <w:jc w:val="center"/>
        </w:trPr>
        <w:tc>
          <w:tcPr>
            <w:tcW w:w="0" w:type="auto"/>
            <w:vAlign w:val="center"/>
            <w:hideMark/>
          </w:tcPr>
          <w:p w14:paraId="20453404"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19E93786" w14:textId="77777777" w:rsidR="00AD6A41" w:rsidRPr="00AD6A41" w:rsidRDefault="00AD6A41" w:rsidP="00AD6A41">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2303E0C1" w14:textId="77777777" w:rsidR="00AD6A41" w:rsidRPr="00AD6A41" w:rsidRDefault="00AD6A41" w:rsidP="00AD6A41">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AD6A41" w:rsidRPr="00AD6A41" w14:paraId="0E223D15" w14:textId="77777777" w:rsidTr="00AD6A41">
        <w:trPr>
          <w:tblCellSpacing w:w="15" w:type="dxa"/>
          <w:jc w:val="center"/>
        </w:trPr>
        <w:tc>
          <w:tcPr>
            <w:tcW w:w="0" w:type="auto"/>
            <w:vAlign w:val="center"/>
            <w:hideMark/>
          </w:tcPr>
          <w:p w14:paraId="245AB21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66F0B79" w14:textId="77777777" w:rsidR="00AD6A41" w:rsidRPr="00AD6A41" w:rsidRDefault="00AD6A41" w:rsidP="00AD6A41">
            <w:pPr>
              <w:spacing w:line="240" w:lineRule="auto"/>
              <w:ind w:firstLine="0"/>
              <w:jc w:val="center"/>
              <w:rPr>
                <w:rFonts w:eastAsia="Times New Roman"/>
              </w:rPr>
            </w:pPr>
            <w:r w:rsidRPr="00AD6A41">
              <w:rPr>
                <w:rFonts w:eastAsia="Times New Roman"/>
              </w:rPr>
              <w:t>(0.4197)</w:t>
            </w:r>
          </w:p>
        </w:tc>
        <w:tc>
          <w:tcPr>
            <w:tcW w:w="0" w:type="auto"/>
            <w:vAlign w:val="center"/>
            <w:hideMark/>
          </w:tcPr>
          <w:p w14:paraId="2D18091C" w14:textId="77777777" w:rsidR="00AD6A41" w:rsidRPr="00AD6A41" w:rsidRDefault="00AD6A41" w:rsidP="00AD6A41">
            <w:pPr>
              <w:spacing w:line="240" w:lineRule="auto"/>
              <w:ind w:firstLine="0"/>
              <w:jc w:val="center"/>
              <w:rPr>
                <w:rFonts w:eastAsia="Times New Roman"/>
              </w:rPr>
            </w:pPr>
            <w:r w:rsidRPr="00AD6A41">
              <w:rPr>
                <w:rFonts w:eastAsia="Times New Roman"/>
              </w:rPr>
              <w:t>(1.1216)</w:t>
            </w:r>
          </w:p>
        </w:tc>
      </w:tr>
      <w:tr w:rsidR="00AD6A41" w:rsidRPr="00AD6A41" w14:paraId="2FA85850" w14:textId="77777777" w:rsidTr="00AD6A41">
        <w:trPr>
          <w:tblCellSpacing w:w="15" w:type="dxa"/>
          <w:jc w:val="center"/>
        </w:trPr>
        <w:tc>
          <w:tcPr>
            <w:tcW w:w="0" w:type="auto"/>
            <w:gridSpan w:val="3"/>
            <w:tcBorders>
              <w:bottom w:val="single" w:sz="6" w:space="0" w:color="000000"/>
            </w:tcBorders>
            <w:vAlign w:val="center"/>
            <w:hideMark/>
          </w:tcPr>
          <w:p w14:paraId="528E1429" w14:textId="77777777" w:rsidR="00AD6A41" w:rsidRPr="00AD6A41" w:rsidRDefault="00AD6A41" w:rsidP="00AD6A41">
            <w:pPr>
              <w:spacing w:line="240" w:lineRule="auto"/>
              <w:ind w:firstLine="0"/>
              <w:jc w:val="center"/>
              <w:rPr>
                <w:rFonts w:eastAsia="Times New Roman"/>
              </w:rPr>
            </w:pPr>
          </w:p>
        </w:tc>
      </w:tr>
      <w:tr w:rsidR="00AD6A41" w:rsidRPr="00AD6A41" w14:paraId="05FEB875" w14:textId="77777777" w:rsidTr="00AD6A41">
        <w:trPr>
          <w:tblCellSpacing w:w="15" w:type="dxa"/>
          <w:jc w:val="center"/>
        </w:trPr>
        <w:tc>
          <w:tcPr>
            <w:tcW w:w="0" w:type="auto"/>
            <w:vAlign w:val="center"/>
            <w:hideMark/>
          </w:tcPr>
          <w:p w14:paraId="6850D2B9"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7FB0DEFE"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c>
          <w:tcPr>
            <w:tcW w:w="0" w:type="auto"/>
            <w:vAlign w:val="center"/>
            <w:hideMark/>
          </w:tcPr>
          <w:p w14:paraId="3F67A3AB"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r>
      <w:tr w:rsidR="00AD6A41" w:rsidRPr="00AD6A41" w14:paraId="3F09E26F" w14:textId="77777777" w:rsidTr="00AD6A41">
        <w:trPr>
          <w:tblCellSpacing w:w="15" w:type="dxa"/>
          <w:jc w:val="center"/>
        </w:trPr>
        <w:tc>
          <w:tcPr>
            <w:tcW w:w="0" w:type="auto"/>
            <w:vAlign w:val="center"/>
            <w:hideMark/>
          </w:tcPr>
          <w:p w14:paraId="17F7121C"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7C7E7916" w14:textId="77777777" w:rsidR="00AD6A41" w:rsidRPr="00AD6A41" w:rsidRDefault="00AD6A41" w:rsidP="00AD6A41">
            <w:pPr>
              <w:spacing w:line="240" w:lineRule="auto"/>
              <w:ind w:firstLine="0"/>
              <w:jc w:val="center"/>
              <w:rPr>
                <w:rFonts w:eastAsia="Times New Roman"/>
              </w:rPr>
            </w:pPr>
            <w:r w:rsidRPr="00AD6A41">
              <w:rPr>
                <w:rFonts w:eastAsia="Times New Roman"/>
              </w:rPr>
              <w:t>0.0020</w:t>
            </w:r>
          </w:p>
        </w:tc>
        <w:tc>
          <w:tcPr>
            <w:tcW w:w="0" w:type="auto"/>
            <w:vAlign w:val="center"/>
            <w:hideMark/>
          </w:tcPr>
          <w:p w14:paraId="1AF834AF" w14:textId="77777777" w:rsidR="00AD6A41" w:rsidRPr="00AD6A41" w:rsidRDefault="00AD6A41" w:rsidP="00AD6A41">
            <w:pPr>
              <w:spacing w:line="240" w:lineRule="auto"/>
              <w:ind w:firstLine="0"/>
              <w:jc w:val="center"/>
              <w:rPr>
                <w:rFonts w:eastAsia="Times New Roman"/>
              </w:rPr>
            </w:pPr>
            <w:r w:rsidRPr="00AD6A41">
              <w:rPr>
                <w:rFonts w:eastAsia="Times New Roman"/>
              </w:rPr>
              <w:t>0.0136</w:t>
            </w:r>
          </w:p>
        </w:tc>
      </w:tr>
      <w:tr w:rsidR="00AD6A41" w:rsidRPr="00AD6A41" w14:paraId="6C5A42C9" w14:textId="77777777" w:rsidTr="00AD6A41">
        <w:trPr>
          <w:tblCellSpacing w:w="15" w:type="dxa"/>
          <w:jc w:val="center"/>
        </w:trPr>
        <w:tc>
          <w:tcPr>
            <w:tcW w:w="0" w:type="auto"/>
            <w:vAlign w:val="center"/>
            <w:hideMark/>
          </w:tcPr>
          <w:p w14:paraId="79409363"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3D633FB7" w14:textId="77777777" w:rsidR="00AD6A41" w:rsidRPr="00AD6A41" w:rsidRDefault="00AD6A41" w:rsidP="00AD6A41">
            <w:pPr>
              <w:spacing w:line="240" w:lineRule="auto"/>
              <w:ind w:firstLine="0"/>
              <w:jc w:val="center"/>
              <w:rPr>
                <w:rFonts w:eastAsia="Times New Roman"/>
              </w:rPr>
            </w:pPr>
            <w:r w:rsidRPr="00AD6A41">
              <w:rPr>
                <w:rFonts w:eastAsia="Times New Roman"/>
              </w:rPr>
              <w:t>0.0019</w:t>
            </w:r>
          </w:p>
        </w:tc>
        <w:tc>
          <w:tcPr>
            <w:tcW w:w="0" w:type="auto"/>
            <w:vAlign w:val="center"/>
            <w:hideMark/>
          </w:tcPr>
          <w:p w14:paraId="239027F9" w14:textId="77777777" w:rsidR="00AD6A41" w:rsidRPr="00AD6A41" w:rsidRDefault="00AD6A41" w:rsidP="00AD6A41">
            <w:pPr>
              <w:spacing w:line="240" w:lineRule="auto"/>
              <w:ind w:firstLine="0"/>
              <w:jc w:val="center"/>
              <w:rPr>
                <w:rFonts w:eastAsia="Times New Roman"/>
              </w:rPr>
            </w:pPr>
            <w:r w:rsidRPr="00AD6A41">
              <w:rPr>
                <w:rFonts w:eastAsia="Times New Roman"/>
              </w:rPr>
              <w:t>0.0130</w:t>
            </w:r>
          </w:p>
        </w:tc>
      </w:tr>
      <w:tr w:rsidR="00AD6A41" w:rsidRPr="00AD6A41" w14:paraId="66FC237E" w14:textId="77777777" w:rsidTr="00AD6A41">
        <w:trPr>
          <w:tblCellSpacing w:w="15" w:type="dxa"/>
          <w:jc w:val="center"/>
        </w:trPr>
        <w:tc>
          <w:tcPr>
            <w:tcW w:w="0" w:type="auto"/>
            <w:vAlign w:val="center"/>
            <w:hideMark/>
          </w:tcPr>
          <w:p w14:paraId="5DC11639"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Residual Std. Error</w:t>
            </w:r>
          </w:p>
        </w:tc>
        <w:tc>
          <w:tcPr>
            <w:tcW w:w="0" w:type="auto"/>
            <w:vAlign w:val="center"/>
            <w:hideMark/>
          </w:tcPr>
          <w:p w14:paraId="537E76A0" w14:textId="77777777" w:rsidR="00AD6A41" w:rsidRPr="00AD6A41" w:rsidRDefault="00AD6A41" w:rsidP="00AD6A41">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599C3DF" w14:textId="77777777" w:rsidR="00AD6A41" w:rsidRPr="00AD6A41" w:rsidRDefault="00AD6A41" w:rsidP="00AD6A41">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AD6A41" w:rsidRPr="00AD6A41" w14:paraId="1FB4712F" w14:textId="77777777" w:rsidTr="00AD6A41">
        <w:trPr>
          <w:tblCellSpacing w:w="15" w:type="dxa"/>
          <w:jc w:val="center"/>
        </w:trPr>
        <w:tc>
          <w:tcPr>
            <w:tcW w:w="0" w:type="auto"/>
            <w:vAlign w:val="center"/>
            <w:hideMark/>
          </w:tcPr>
          <w:p w14:paraId="71EA7EAC"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C0A8DE3" w14:textId="77777777" w:rsidR="00AD6A41" w:rsidRPr="00AD6A41" w:rsidRDefault="00AD6A41" w:rsidP="00AD6A41">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4BF20B9D" w14:textId="77777777" w:rsidR="00AD6A41" w:rsidRPr="00AD6A41" w:rsidRDefault="00AD6A41" w:rsidP="00AD6A41">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AD6A41" w:rsidRPr="00AD6A41" w14:paraId="4EE5C07E" w14:textId="77777777" w:rsidTr="00AD6A41">
        <w:trPr>
          <w:tblCellSpacing w:w="15" w:type="dxa"/>
          <w:jc w:val="center"/>
        </w:trPr>
        <w:tc>
          <w:tcPr>
            <w:tcW w:w="0" w:type="auto"/>
            <w:gridSpan w:val="3"/>
            <w:tcBorders>
              <w:bottom w:val="single" w:sz="6" w:space="0" w:color="000000"/>
            </w:tcBorders>
            <w:vAlign w:val="center"/>
            <w:hideMark/>
          </w:tcPr>
          <w:p w14:paraId="6866E82C" w14:textId="77777777" w:rsidR="00AD6A41" w:rsidRPr="00AD6A41" w:rsidRDefault="00AD6A41" w:rsidP="00AD6A41">
            <w:pPr>
              <w:spacing w:line="240" w:lineRule="auto"/>
              <w:ind w:firstLine="0"/>
              <w:jc w:val="center"/>
              <w:rPr>
                <w:rFonts w:eastAsia="Times New Roman"/>
              </w:rPr>
            </w:pPr>
          </w:p>
        </w:tc>
      </w:tr>
      <w:tr w:rsidR="00AD6A41" w:rsidRPr="00AD6A41" w14:paraId="0C4796C5" w14:textId="77777777" w:rsidTr="00AD6A41">
        <w:trPr>
          <w:tblCellSpacing w:w="15" w:type="dxa"/>
          <w:jc w:val="center"/>
        </w:trPr>
        <w:tc>
          <w:tcPr>
            <w:tcW w:w="0" w:type="auto"/>
            <w:vAlign w:val="center"/>
            <w:hideMark/>
          </w:tcPr>
          <w:p w14:paraId="5F1679D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C4C0ACF"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00F90BB1" w14:textId="5FF10C37"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0A7C6A5A" w:rsidR="008F3A03" w:rsidRDefault="008F3A03" w:rsidP="008F3A03">
      <w:pPr>
        <w:pStyle w:val="Caption"/>
        <w:keepNext/>
        <w:jc w:val="left"/>
      </w:pPr>
      <w:bookmarkStart w:id="94" w:name="_Ref170030812"/>
      <w:r>
        <w:t xml:space="preserve">Table </w:t>
      </w:r>
      <w:fldSimple w:instr=" SEQ Table \* ARABIC ">
        <w:r w:rsidR="00767205">
          <w:rPr>
            <w:noProof/>
          </w:rPr>
          <w:t>9</w:t>
        </w:r>
      </w:fldSimple>
      <w:bookmarkEnd w:id="94"/>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0CDBB3E7" w:rsidR="00AF5C18" w:rsidRDefault="000E7A31" w:rsidP="00AF5C18">
      <w:r>
        <w:fldChar w:fldCharType="begin"/>
      </w:r>
      <w:r>
        <w:instrText xml:space="preserve"> REF _Ref170051638 \h </w:instrText>
      </w:r>
      <w:r>
        <w:fldChar w:fldCharType="separate"/>
      </w:r>
      <w:r>
        <w:t xml:space="preserve">Table </w:t>
      </w:r>
      <w:r>
        <w:rPr>
          <w:noProof/>
        </w:rPr>
        <w:t>10</w:t>
      </w:r>
      <w:r>
        <w:fldChar w:fldCharType="end"/>
      </w:r>
      <w:r w:rsidR="00337EDA">
        <w:t xml:space="preserve"> </w:t>
      </w:r>
      <w:r w:rsidR="00AF5C18">
        <w:t>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commentRangeStart w:id="95"/>
    <w:p w14:paraId="14112B47" w14:textId="6599AE4C" w:rsidR="000E7A31" w:rsidRDefault="000E7A31" w:rsidP="005D2017">
      <w:r>
        <w:fldChar w:fldCharType="begin"/>
      </w:r>
      <w:r>
        <w:instrText xml:space="preserve"> REF _Ref170051781 \h </w:instrText>
      </w:r>
      <w:r>
        <w:fldChar w:fldCharType="separate"/>
      </w:r>
      <w:r>
        <w:t xml:space="preserve">Table </w:t>
      </w:r>
      <w:r>
        <w:rPr>
          <w:noProof/>
        </w:rPr>
        <w:t>11</w:t>
      </w:r>
      <w:r>
        <w:fldChar w:fldCharType="end"/>
      </w:r>
      <w:r>
        <w:t xml:space="preserve"> and </w:t>
      </w:r>
      <w:r>
        <w:fldChar w:fldCharType="begin"/>
      </w:r>
      <w:r>
        <w:instrText xml:space="preserve"> REF _Ref170051786 \h </w:instrText>
      </w:r>
      <w:r>
        <w:fldChar w:fldCharType="separate"/>
      </w:r>
      <w:r>
        <w:t xml:space="preserve">Table </w:t>
      </w:r>
      <w:r>
        <w:rPr>
          <w:noProof/>
        </w:rPr>
        <w:t>12</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measure and Amihud measures all consistently show no change in market liquidity due to the clearing mandate</w:t>
      </w:r>
      <w:commentRangeEnd w:id="95"/>
      <w:r w:rsidR="00646DB7">
        <w:rPr>
          <w:rStyle w:val="CommentReference"/>
        </w:rPr>
        <w:commentReference w:id="95"/>
      </w:r>
      <w:r w:rsidR="00930217">
        <w:t>.</w:t>
      </w:r>
    </w:p>
    <w:p w14:paraId="2B2CE8F7" w14:textId="74F205B9" w:rsidR="005D2017" w:rsidRDefault="005D2017">
      <w:pPr>
        <w:spacing w:line="240" w:lineRule="auto"/>
        <w:ind w:firstLine="0"/>
        <w:jc w:val="left"/>
      </w:pPr>
      <w:r>
        <w:br w:type="page"/>
      </w:r>
    </w:p>
    <w:p w14:paraId="3B854751" w14:textId="24C6E9DF" w:rsidR="000E7A31" w:rsidRDefault="000E7A31" w:rsidP="00714654">
      <w:pPr>
        <w:pStyle w:val="Caption"/>
        <w:keepNext/>
        <w:jc w:val="center"/>
      </w:pPr>
      <w:bookmarkStart w:id="96" w:name="_Ref170051638"/>
      <w:r>
        <w:lastRenderedPageBreak/>
        <w:t xml:space="preserve">Table </w:t>
      </w:r>
      <w:fldSimple w:instr=" SEQ Table \* ARABIC ">
        <w:r w:rsidR="00767205">
          <w:rPr>
            <w:noProof/>
          </w:rPr>
          <w:t>10</w:t>
        </w:r>
      </w:fldSimple>
      <w:bookmarkEnd w:id="96"/>
      <w:r>
        <w:rPr>
          <w:noProof/>
        </w:rPr>
        <w:t xml:space="preserve"> Relative Bid-Ask </w:t>
      </w:r>
      <w:commentRangeStart w:id="97"/>
      <w:r>
        <w:rPr>
          <w:noProof/>
        </w:rPr>
        <w:t>Spread</w:t>
      </w:r>
      <w:commentRangeEnd w:id="97"/>
      <w:r w:rsidR="00714654">
        <w:rPr>
          <w:rStyle w:val="CommentReference"/>
          <w:i w:val="0"/>
          <w:iCs w:val="0"/>
          <w:color w:val="auto"/>
        </w:rPr>
        <w:commentReference w:id="97"/>
      </w:r>
      <w:r>
        <w:rPr>
          <w:noProof/>
        </w:rPr>
        <w:t xml:space="preserv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714654">
        <w:trPr>
          <w:tblCellSpacing w:w="15" w:type="dxa"/>
          <w:jc w:val="center"/>
        </w:trPr>
        <w:tc>
          <w:tcPr>
            <w:tcW w:w="0" w:type="auto"/>
            <w:gridSpan w:val="2"/>
            <w:tcBorders>
              <w:top w:val="nil"/>
              <w:left w:val="nil"/>
              <w:bottom w:val="nil"/>
              <w:right w:val="nil"/>
            </w:tcBorders>
            <w:vAlign w:val="center"/>
            <w:hideMark/>
          </w:tcPr>
          <w:p w14:paraId="3E7FE79E" w14:textId="77777777" w:rsidR="00B5286A" w:rsidRDefault="00B5286A" w:rsidP="000E5E42">
            <w:pPr>
              <w:jc w:val="center"/>
              <w:rPr>
                <w:rFonts w:eastAsia="Times New Roman"/>
              </w:rPr>
            </w:pPr>
            <w:r>
              <w:rPr>
                <w:rStyle w:val="Strong"/>
              </w:rPr>
              <w:t>Relative Bid-Ask Spread DiD Analysis</w:t>
            </w:r>
          </w:p>
        </w:tc>
      </w:tr>
      <w:tr w:rsidR="00B5286A" w14:paraId="5AEB1DF2" w14:textId="77777777" w:rsidTr="00714654">
        <w:trPr>
          <w:tblCellSpacing w:w="15" w:type="dxa"/>
          <w:jc w:val="center"/>
        </w:trPr>
        <w:tc>
          <w:tcPr>
            <w:tcW w:w="0" w:type="auto"/>
            <w:gridSpan w:val="2"/>
            <w:tcBorders>
              <w:bottom w:val="single" w:sz="6" w:space="0" w:color="000000"/>
            </w:tcBorders>
            <w:vAlign w:val="center"/>
            <w:hideMark/>
          </w:tcPr>
          <w:p w14:paraId="39430387" w14:textId="77777777" w:rsidR="00B5286A" w:rsidRDefault="00B5286A" w:rsidP="000E5E42">
            <w:pPr>
              <w:jc w:val="center"/>
              <w:rPr>
                <w:rFonts w:eastAsia="Times New Roman"/>
              </w:rPr>
            </w:pPr>
          </w:p>
        </w:tc>
      </w:tr>
      <w:tr w:rsidR="00B5286A" w14:paraId="34E1614D" w14:textId="77777777" w:rsidTr="00714654">
        <w:trPr>
          <w:tblCellSpacing w:w="15" w:type="dxa"/>
          <w:jc w:val="center"/>
        </w:trPr>
        <w:tc>
          <w:tcPr>
            <w:tcW w:w="0" w:type="auto"/>
            <w:vAlign w:val="center"/>
            <w:hideMark/>
          </w:tcPr>
          <w:p w14:paraId="08E8A6D5" w14:textId="77777777" w:rsidR="00B5286A" w:rsidRDefault="00B5286A" w:rsidP="000E5E42">
            <w:pPr>
              <w:jc w:val="center"/>
              <w:rPr>
                <w:rFonts w:eastAsia="Times New Roman"/>
                <w:sz w:val="20"/>
                <w:szCs w:val="20"/>
              </w:rPr>
            </w:pPr>
          </w:p>
        </w:tc>
        <w:tc>
          <w:tcPr>
            <w:tcW w:w="0" w:type="auto"/>
            <w:vAlign w:val="center"/>
            <w:hideMark/>
          </w:tcPr>
          <w:p w14:paraId="6054EBA7" w14:textId="77777777" w:rsidR="00B5286A" w:rsidRDefault="00B5286A" w:rsidP="000E5E42">
            <w:pPr>
              <w:jc w:val="center"/>
              <w:rPr>
                <w:rFonts w:eastAsia="Times New Roman"/>
              </w:rPr>
            </w:pPr>
            <w:r>
              <w:rPr>
                <w:rStyle w:val="Emphasis"/>
              </w:rPr>
              <w:t>Dependent variable:</w:t>
            </w:r>
          </w:p>
        </w:tc>
      </w:tr>
      <w:tr w:rsidR="00B5286A" w14:paraId="17C85497" w14:textId="77777777" w:rsidTr="00714654">
        <w:trPr>
          <w:tblCellSpacing w:w="15" w:type="dxa"/>
          <w:jc w:val="center"/>
        </w:trPr>
        <w:tc>
          <w:tcPr>
            <w:tcW w:w="0" w:type="auto"/>
            <w:vAlign w:val="center"/>
            <w:hideMark/>
          </w:tcPr>
          <w:p w14:paraId="455E9593" w14:textId="77777777" w:rsidR="00B5286A" w:rsidRDefault="00B5286A" w:rsidP="000E5E42">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rsidP="000E5E42">
            <w:pPr>
              <w:jc w:val="center"/>
              <w:rPr>
                <w:rFonts w:eastAsia="Times New Roman"/>
                <w:sz w:val="20"/>
                <w:szCs w:val="20"/>
              </w:rPr>
            </w:pPr>
          </w:p>
        </w:tc>
      </w:tr>
      <w:tr w:rsidR="00B5286A" w14:paraId="458461AD" w14:textId="77777777" w:rsidTr="00714654">
        <w:trPr>
          <w:tblCellSpacing w:w="15" w:type="dxa"/>
          <w:jc w:val="center"/>
        </w:trPr>
        <w:tc>
          <w:tcPr>
            <w:tcW w:w="0" w:type="auto"/>
            <w:vAlign w:val="center"/>
            <w:hideMark/>
          </w:tcPr>
          <w:p w14:paraId="7B61E13F" w14:textId="77777777" w:rsidR="00B5286A" w:rsidRDefault="00B5286A" w:rsidP="000E5E42">
            <w:pPr>
              <w:jc w:val="center"/>
              <w:rPr>
                <w:rFonts w:eastAsia="Times New Roman"/>
                <w:sz w:val="20"/>
                <w:szCs w:val="20"/>
              </w:rPr>
            </w:pPr>
          </w:p>
        </w:tc>
        <w:tc>
          <w:tcPr>
            <w:tcW w:w="0" w:type="auto"/>
            <w:vAlign w:val="center"/>
            <w:hideMark/>
          </w:tcPr>
          <w:p w14:paraId="750B1728" w14:textId="77777777" w:rsidR="00B5286A" w:rsidRDefault="00B5286A" w:rsidP="000E5E42">
            <w:pPr>
              <w:jc w:val="center"/>
              <w:rPr>
                <w:rFonts w:eastAsia="Times New Roman"/>
              </w:rPr>
            </w:pPr>
            <w:r>
              <w:rPr>
                <w:rFonts w:eastAsia="Times New Roman"/>
              </w:rPr>
              <w:t>Relative Spread</w:t>
            </w:r>
          </w:p>
        </w:tc>
      </w:tr>
      <w:tr w:rsidR="00B5286A" w14:paraId="696D85C3" w14:textId="77777777" w:rsidTr="00714654">
        <w:trPr>
          <w:tblCellSpacing w:w="15" w:type="dxa"/>
          <w:jc w:val="center"/>
        </w:trPr>
        <w:tc>
          <w:tcPr>
            <w:tcW w:w="0" w:type="auto"/>
            <w:gridSpan w:val="2"/>
            <w:tcBorders>
              <w:bottom w:val="single" w:sz="6" w:space="0" w:color="000000"/>
            </w:tcBorders>
            <w:vAlign w:val="center"/>
            <w:hideMark/>
          </w:tcPr>
          <w:p w14:paraId="02A40557" w14:textId="77777777" w:rsidR="00B5286A" w:rsidRDefault="00B5286A" w:rsidP="000E5E42">
            <w:pPr>
              <w:jc w:val="center"/>
              <w:rPr>
                <w:rFonts w:eastAsia="Times New Roman"/>
              </w:rPr>
            </w:pPr>
          </w:p>
        </w:tc>
      </w:tr>
      <w:tr w:rsidR="00B5286A" w14:paraId="28FC1BCD" w14:textId="77777777" w:rsidTr="00714654">
        <w:trPr>
          <w:tblCellSpacing w:w="15" w:type="dxa"/>
          <w:jc w:val="center"/>
        </w:trPr>
        <w:tc>
          <w:tcPr>
            <w:tcW w:w="0" w:type="auto"/>
            <w:vAlign w:val="center"/>
            <w:hideMark/>
          </w:tcPr>
          <w:p w14:paraId="29B17BA9" w14:textId="77777777" w:rsidR="00B5286A" w:rsidRDefault="00B5286A" w:rsidP="000E5E42">
            <w:pPr>
              <w:jc w:val="left"/>
              <w:rPr>
                <w:rFonts w:eastAsia="Times New Roman"/>
              </w:rPr>
            </w:pPr>
            <w:r>
              <w:rPr>
                <w:rFonts w:eastAsia="Times New Roman"/>
              </w:rPr>
              <w:t>Group</w:t>
            </w:r>
          </w:p>
        </w:tc>
        <w:tc>
          <w:tcPr>
            <w:tcW w:w="0" w:type="auto"/>
            <w:vAlign w:val="center"/>
            <w:hideMark/>
          </w:tcPr>
          <w:p w14:paraId="18E1C981" w14:textId="77777777" w:rsidR="00B5286A" w:rsidRDefault="00B5286A" w:rsidP="000E5E42">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714654">
        <w:trPr>
          <w:tblCellSpacing w:w="15" w:type="dxa"/>
          <w:jc w:val="center"/>
        </w:trPr>
        <w:tc>
          <w:tcPr>
            <w:tcW w:w="0" w:type="auto"/>
            <w:vAlign w:val="center"/>
            <w:hideMark/>
          </w:tcPr>
          <w:p w14:paraId="6AC35B51" w14:textId="77777777" w:rsidR="00B5286A" w:rsidRDefault="00B5286A" w:rsidP="000E5E42">
            <w:pPr>
              <w:jc w:val="center"/>
              <w:rPr>
                <w:rFonts w:eastAsia="Times New Roman"/>
              </w:rPr>
            </w:pPr>
          </w:p>
        </w:tc>
        <w:tc>
          <w:tcPr>
            <w:tcW w:w="0" w:type="auto"/>
            <w:vAlign w:val="center"/>
            <w:hideMark/>
          </w:tcPr>
          <w:p w14:paraId="63931614" w14:textId="77777777" w:rsidR="00B5286A" w:rsidRDefault="00B5286A" w:rsidP="000E5E42">
            <w:pPr>
              <w:jc w:val="center"/>
              <w:rPr>
                <w:rFonts w:eastAsia="Times New Roman"/>
              </w:rPr>
            </w:pPr>
            <w:r>
              <w:rPr>
                <w:rFonts w:eastAsia="Times New Roman"/>
              </w:rPr>
              <w:t>(0.001)</w:t>
            </w:r>
          </w:p>
        </w:tc>
      </w:tr>
      <w:tr w:rsidR="00B5286A" w14:paraId="041EE3A1" w14:textId="77777777" w:rsidTr="00714654">
        <w:trPr>
          <w:tblCellSpacing w:w="15" w:type="dxa"/>
          <w:jc w:val="center"/>
        </w:trPr>
        <w:tc>
          <w:tcPr>
            <w:tcW w:w="0" w:type="auto"/>
            <w:vAlign w:val="center"/>
            <w:hideMark/>
          </w:tcPr>
          <w:p w14:paraId="7D1B91F0" w14:textId="77777777" w:rsidR="00B5286A" w:rsidRDefault="00B5286A" w:rsidP="000E5E42">
            <w:pPr>
              <w:jc w:val="center"/>
              <w:rPr>
                <w:rFonts w:eastAsia="Times New Roman"/>
              </w:rPr>
            </w:pPr>
          </w:p>
        </w:tc>
        <w:tc>
          <w:tcPr>
            <w:tcW w:w="0" w:type="auto"/>
            <w:vAlign w:val="center"/>
            <w:hideMark/>
          </w:tcPr>
          <w:p w14:paraId="25BAA37E" w14:textId="77777777" w:rsidR="00B5286A" w:rsidRDefault="00B5286A" w:rsidP="000E5E42">
            <w:pPr>
              <w:rPr>
                <w:rFonts w:eastAsia="Times New Roman"/>
                <w:sz w:val="20"/>
                <w:szCs w:val="20"/>
              </w:rPr>
            </w:pPr>
          </w:p>
        </w:tc>
      </w:tr>
      <w:tr w:rsidR="00B5286A" w14:paraId="581AF81D" w14:textId="77777777" w:rsidTr="00714654">
        <w:trPr>
          <w:tblCellSpacing w:w="15" w:type="dxa"/>
          <w:jc w:val="center"/>
        </w:trPr>
        <w:tc>
          <w:tcPr>
            <w:tcW w:w="0" w:type="auto"/>
            <w:vAlign w:val="center"/>
            <w:hideMark/>
          </w:tcPr>
          <w:p w14:paraId="300F5C93" w14:textId="77777777" w:rsidR="00B5286A" w:rsidRDefault="00B5286A" w:rsidP="000E5E42">
            <w:pPr>
              <w:jc w:val="left"/>
              <w:rPr>
                <w:rFonts w:eastAsia="Times New Roman"/>
              </w:rPr>
            </w:pPr>
            <w:r>
              <w:rPr>
                <w:rFonts w:eastAsia="Times New Roman"/>
              </w:rPr>
              <w:t>Period</w:t>
            </w:r>
          </w:p>
        </w:tc>
        <w:tc>
          <w:tcPr>
            <w:tcW w:w="0" w:type="auto"/>
            <w:vAlign w:val="center"/>
            <w:hideMark/>
          </w:tcPr>
          <w:p w14:paraId="585F3902" w14:textId="77777777" w:rsidR="00B5286A" w:rsidRDefault="00B5286A" w:rsidP="000E5E42">
            <w:pPr>
              <w:jc w:val="center"/>
              <w:rPr>
                <w:rFonts w:eastAsia="Times New Roman"/>
              </w:rPr>
            </w:pPr>
            <w:r>
              <w:rPr>
                <w:rFonts w:eastAsia="Times New Roman"/>
              </w:rPr>
              <w:t>0.0001</w:t>
            </w:r>
          </w:p>
        </w:tc>
      </w:tr>
      <w:tr w:rsidR="00B5286A" w14:paraId="37532AB0" w14:textId="77777777" w:rsidTr="00714654">
        <w:trPr>
          <w:tblCellSpacing w:w="15" w:type="dxa"/>
          <w:jc w:val="center"/>
        </w:trPr>
        <w:tc>
          <w:tcPr>
            <w:tcW w:w="0" w:type="auto"/>
            <w:vAlign w:val="center"/>
            <w:hideMark/>
          </w:tcPr>
          <w:p w14:paraId="1DAD4A14" w14:textId="77777777" w:rsidR="00B5286A" w:rsidRDefault="00B5286A" w:rsidP="000E5E42">
            <w:pPr>
              <w:jc w:val="center"/>
              <w:rPr>
                <w:rFonts w:eastAsia="Times New Roman"/>
              </w:rPr>
            </w:pPr>
          </w:p>
        </w:tc>
        <w:tc>
          <w:tcPr>
            <w:tcW w:w="0" w:type="auto"/>
            <w:vAlign w:val="center"/>
            <w:hideMark/>
          </w:tcPr>
          <w:p w14:paraId="1BFF9711" w14:textId="77777777" w:rsidR="00B5286A" w:rsidRDefault="00B5286A" w:rsidP="000E5E42">
            <w:pPr>
              <w:jc w:val="center"/>
              <w:rPr>
                <w:rFonts w:eastAsia="Times New Roman"/>
              </w:rPr>
            </w:pPr>
            <w:r>
              <w:rPr>
                <w:rFonts w:eastAsia="Times New Roman"/>
              </w:rPr>
              <w:t>(0.001)</w:t>
            </w:r>
          </w:p>
        </w:tc>
      </w:tr>
      <w:tr w:rsidR="00B5286A" w14:paraId="650F4440" w14:textId="77777777" w:rsidTr="00714654">
        <w:trPr>
          <w:tblCellSpacing w:w="15" w:type="dxa"/>
          <w:jc w:val="center"/>
        </w:trPr>
        <w:tc>
          <w:tcPr>
            <w:tcW w:w="0" w:type="auto"/>
            <w:vAlign w:val="center"/>
            <w:hideMark/>
          </w:tcPr>
          <w:p w14:paraId="0C996EAB" w14:textId="77777777" w:rsidR="00B5286A" w:rsidRDefault="00B5286A" w:rsidP="000E5E42">
            <w:pPr>
              <w:jc w:val="center"/>
              <w:rPr>
                <w:rFonts w:eastAsia="Times New Roman"/>
              </w:rPr>
            </w:pPr>
          </w:p>
        </w:tc>
        <w:tc>
          <w:tcPr>
            <w:tcW w:w="0" w:type="auto"/>
            <w:vAlign w:val="center"/>
            <w:hideMark/>
          </w:tcPr>
          <w:p w14:paraId="75374998" w14:textId="77777777" w:rsidR="00B5286A" w:rsidRDefault="00B5286A" w:rsidP="000E5E42">
            <w:pPr>
              <w:rPr>
                <w:rFonts w:eastAsia="Times New Roman"/>
                <w:sz w:val="20"/>
                <w:szCs w:val="20"/>
              </w:rPr>
            </w:pPr>
          </w:p>
        </w:tc>
      </w:tr>
      <w:tr w:rsidR="00B5286A" w14:paraId="68B3F39B" w14:textId="77777777" w:rsidTr="00714654">
        <w:trPr>
          <w:tblCellSpacing w:w="15" w:type="dxa"/>
          <w:jc w:val="center"/>
        </w:trPr>
        <w:tc>
          <w:tcPr>
            <w:tcW w:w="0" w:type="auto"/>
            <w:vAlign w:val="center"/>
            <w:hideMark/>
          </w:tcPr>
          <w:p w14:paraId="15BA4B01" w14:textId="77777777" w:rsidR="00B5286A" w:rsidRDefault="00B5286A" w:rsidP="000E5E42">
            <w:pPr>
              <w:jc w:val="left"/>
              <w:rPr>
                <w:rFonts w:eastAsia="Times New Roman"/>
              </w:rPr>
            </w:pPr>
            <w:r>
              <w:rPr>
                <w:rFonts w:eastAsia="Times New Roman"/>
              </w:rPr>
              <w:t>Tenor (2Y)</w:t>
            </w:r>
          </w:p>
        </w:tc>
        <w:tc>
          <w:tcPr>
            <w:tcW w:w="0" w:type="auto"/>
            <w:vAlign w:val="center"/>
            <w:hideMark/>
          </w:tcPr>
          <w:p w14:paraId="26DC3397" w14:textId="77777777" w:rsidR="00B5286A" w:rsidRDefault="00B5286A" w:rsidP="000E5E42">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714654">
        <w:trPr>
          <w:tblCellSpacing w:w="15" w:type="dxa"/>
          <w:jc w:val="center"/>
        </w:trPr>
        <w:tc>
          <w:tcPr>
            <w:tcW w:w="0" w:type="auto"/>
            <w:vAlign w:val="center"/>
            <w:hideMark/>
          </w:tcPr>
          <w:p w14:paraId="5A9573A6" w14:textId="77777777" w:rsidR="00B5286A" w:rsidRDefault="00B5286A" w:rsidP="000E5E42">
            <w:pPr>
              <w:jc w:val="center"/>
              <w:rPr>
                <w:rFonts w:eastAsia="Times New Roman"/>
              </w:rPr>
            </w:pPr>
          </w:p>
        </w:tc>
        <w:tc>
          <w:tcPr>
            <w:tcW w:w="0" w:type="auto"/>
            <w:vAlign w:val="center"/>
            <w:hideMark/>
          </w:tcPr>
          <w:p w14:paraId="32828830" w14:textId="77777777" w:rsidR="00B5286A" w:rsidRDefault="00B5286A" w:rsidP="000E5E42">
            <w:pPr>
              <w:jc w:val="center"/>
              <w:rPr>
                <w:rFonts w:eastAsia="Times New Roman"/>
              </w:rPr>
            </w:pPr>
            <w:r>
              <w:rPr>
                <w:rFonts w:eastAsia="Times New Roman"/>
              </w:rPr>
              <w:t>(0.001)</w:t>
            </w:r>
          </w:p>
        </w:tc>
      </w:tr>
      <w:tr w:rsidR="00B5286A" w14:paraId="7D04B596" w14:textId="77777777" w:rsidTr="00714654">
        <w:trPr>
          <w:tblCellSpacing w:w="15" w:type="dxa"/>
          <w:jc w:val="center"/>
        </w:trPr>
        <w:tc>
          <w:tcPr>
            <w:tcW w:w="0" w:type="auto"/>
            <w:vAlign w:val="center"/>
            <w:hideMark/>
          </w:tcPr>
          <w:p w14:paraId="691A25A5" w14:textId="77777777" w:rsidR="00B5286A" w:rsidRDefault="00B5286A" w:rsidP="000E5E42">
            <w:pPr>
              <w:jc w:val="center"/>
              <w:rPr>
                <w:rFonts w:eastAsia="Times New Roman"/>
              </w:rPr>
            </w:pPr>
          </w:p>
        </w:tc>
        <w:tc>
          <w:tcPr>
            <w:tcW w:w="0" w:type="auto"/>
            <w:vAlign w:val="center"/>
            <w:hideMark/>
          </w:tcPr>
          <w:p w14:paraId="2B231C62" w14:textId="77777777" w:rsidR="00B5286A" w:rsidRDefault="00B5286A" w:rsidP="000E5E42">
            <w:pPr>
              <w:rPr>
                <w:rFonts w:eastAsia="Times New Roman"/>
                <w:sz w:val="20"/>
                <w:szCs w:val="20"/>
              </w:rPr>
            </w:pPr>
          </w:p>
        </w:tc>
      </w:tr>
      <w:tr w:rsidR="00B5286A" w14:paraId="53C0AF36" w14:textId="77777777" w:rsidTr="00714654">
        <w:trPr>
          <w:tblCellSpacing w:w="15" w:type="dxa"/>
          <w:jc w:val="center"/>
        </w:trPr>
        <w:tc>
          <w:tcPr>
            <w:tcW w:w="0" w:type="auto"/>
            <w:vAlign w:val="center"/>
            <w:hideMark/>
          </w:tcPr>
          <w:p w14:paraId="38B74177" w14:textId="77777777" w:rsidR="00B5286A" w:rsidRDefault="00B5286A" w:rsidP="000E5E42">
            <w:pPr>
              <w:jc w:val="left"/>
              <w:rPr>
                <w:rFonts w:eastAsia="Times New Roman"/>
              </w:rPr>
            </w:pPr>
            <w:r>
              <w:rPr>
                <w:rFonts w:eastAsia="Times New Roman"/>
              </w:rPr>
              <w:t>Tenor (5Y)</w:t>
            </w:r>
          </w:p>
        </w:tc>
        <w:tc>
          <w:tcPr>
            <w:tcW w:w="0" w:type="auto"/>
            <w:vAlign w:val="center"/>
            <w:hideMark/>
          </w:tcPr>
          <w:p w14:paraId="69574360" w14:textId="77777777" w:rsidR="00B5286A" w:rsidRDefault="00B5286A" w:rsidP="000E5E42">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714654">
        <w:trPr>
          <w:tblCellSpacing w:w="15" w:type="dxa"/>
          <w:jc w:val="center"/>
        </w:trPr>
        <w:tc>
          <w:tcPr>
            <w:tcW w:w="0" w:type="auto"/>
            <w:vAlign w:val="center"/>
            <w:hideMark/>
          </w:tcPr>
          <w:p w14:paraId="220E95B1" w14:textId="77777777" w:rsidR="00B5286A" w:rsidRDefault="00B5286A" w:rsidP="000E5E42">
            <w:pPr>
              <w:jc w:val="center"/>
              <w:rPr>
                <w:rFonts w:eastAsia="Times New Roman"/>
              </w:rPr>
            </w:pPr>
          </w:p>
        </w:tc>
        <w:tc>
          <w:tcPr>
            <w:tcW w:w="0" w:type="auto"/>
            <w:vAlign w:val="center"/>
            <w:hideMark/>
          </w:tcPr>
          <w:p w14:paraId="2491706F" w14:textId="77777777" w:rsidR="00B5286A" w:rsidRDefault="00B5286A" w:rsidP="000E5E42">
            <w:pPr>
              <w:jc w:val="center"/>
              <w:rPr>
                <w:rFonts w:eastAsia="Times New Roman"/>
              </w:rPr>
            </w:pPr>
            <w:r>
              <w:rPr>
                <w:rFonts w:eastAsia="Times New Roman"/>
              </w:rPr>
              <w:t>(0.001)</w:t>
            </w:r>
          </w:p>
        </w:tc>
      </w:tr>
      <w:tr w:rsidR="00B5286A" w14:paraId="56789DE0" w14:textId="77777777" w:rsidTr="00714654">
        <w:trPr>
          <w:tblCellSpacing w:w="15" w:type="dxa"/>
          <w:jc w:val="center"/>
        </w:trPr>
        <w:tc>
          <w:tcPr>
            <w:tcW w:w="0" w:type="auto"/>
            <w:vAlign w:val="center"/>
            <w:hideMark/>
          </w:tcPr>
          <w:p w14:paraId="76F04885" w14:textId="77777777" w:rsidR="00B5286A" w:rsidRDefault="00B5286A" w:rsidP="000E5E42">
            <w:pPr>
              <w:jc w:val="center"/>
              <w:rPr>
                <w:rFonts w:eastAsia="Times New Roman"/>
              </w:rPr>
            </w:pPr>
          </w:p>
        </w:tc>
        <w:tc>
          <w:tcPr>
            <w:tcW w:w="0" w:type="auto"/>
            <w:vAlign w:val="center"/>
            <w:hideMark/>
          </w:tcPr>
          <w:p w14:paraId="7B1B0415" w14:textId="77777777" w:rsidR="00B5286A" w:rsidRDefault="00B5286A" w:rsidP="000E5E42">
            <w:pPr>
              <w:rPr>
                <w:rFonts w:eastAsia="Times New Roman"/>
                <w:sz w:val="20"/>
                <w:szCs w:val="20"/>
              </w:rPr>
            </w:pPr>
          </w:p>
        </w:tc>
      </w:tr>
      <w:tr w:rsidR="00B5286A" w14:paraId="25A4F99A" w14:textId="77777777" w:rsidTr="00714654">
        <w:trPr>
          <w:tblCellSpacing w:w="15" w:type="dxa"/>
          <w:jc w:val="center"/>
        </w:trPr>
        <w:tc>
          <w:tcPr>
            <w:tcW w:w="0" w:type="auto"/>
            <w:vAlign w:val="center"/>
            <w:hideMark/>
          </w:tcPr>
          <w:p w14:paraId="6C4D8B24" w14:textId="77777777" w:rsidR="00B5286A" w:rsidRDefault="00B5286A" w:rsidP="000E5E42">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rsidP="000E5E42">
            <w:pPr>
              <w:jc w:val="center"/>
              <w:rPr>
                <w:rFonts w:eastAsia="Times New Roman"/>
              </w:rPr>
            </w:pPr>
            <w:r>
              <w:rPr>
                <w:rFonts w:eastAsia="Times New Roman"/>
              </w:rPr>
              <w:t>-0.001</w:t>
            </w:r>
          </w:p>
        </w:tc>
      </w:tr>
      <w:tr w:rsidR="00B5286A" w14:paraId="6F4D532E" w14:textId="77777777" w:rsidTr="00714654">
        <w:trPr>
          <w:tblCellSpacing w:w="15" w:type="dxa"/>
          <w:jc w:val="center"/>
        </w:trPr>
        <w:tc>
          <w:tcPr>
            <w:tcW w:w="0" w:type="auto"/>
            <w:vAlign w:val="center"/>
            <w:hideMark/>
          </w:tcPr>
          <w:p w14:paraId="450856CC" w14:textId="77777777" w:rsidR="00B5286A" w:rsidRDefault="00B5286A" w:rsidP="000E5E42">
            <w:pPr>
              <w:jc w:val="center"/>
              <w:rPr>
                <w:rFonts w:eastAsia="Times New Roman"/>
              </w:rPr>
            </w:pPr>
          </w:p>
        </w:tc>
        <w:tc>
          <w:tcPr>
            <w:tcW w:w="0" w:type="auto"/>
            <w:vAlign w:val="center"/>
            <w:hideMark/>
          </w:tcPr>
          <w:p w14:paraId="6BF69F62" w14:textId="77777777" w:rsidR="00B5286A" w:rsidRDefault="00B5286A" w:rsidP="000E5E42">
            <w:pPr>
              <w:jc w:val="center"/>
              <w:rPr>
                <w:rFonts w:eastAsia="Times New Roman"/>
              </w:rPr>
            </w:pPr>
            <w:r>
              <w:rPr>
                <w:rFonts w:eastAsia="Times New Roman"/>
              </w:rPr>
              <w:t>(0.001)</w:t>
            </w:r>
          </w:p>
        </w:tc>
      </w:tr>
      <w:tr w:rsidR="00B5286A" w14:paraId="4AA87DD1" w14:textId="77777777" w:rsidTr="00714654">
        <w:trPr>
          <w:tblCellSpacing w:w="15" w:type="dxa"/>
          <w:jc w:val="center"/>
        </w:trPr>
        <w:tc>
          <w:tcPr>
            <w:tcW w:w="0" w:type="auto"/>
            <w:vAlign w:val="center"/>
            <w:hideMark/>
          </w:tcPr>
          <w:p w14:paraId="047D112A" w14:textId="77777777" w:rsidR="00B5286A" w:rsidRDefault="00B5286A" w:rsidP="000E5E42">
            <w:pPr>
              <w:jc w:val="center"/>
              <w:rPr>
                <w:rFonts w:eastAsia="Times New Roman"/>
              </w:rPr>
            </w:pPr>
          </w:p>
        </w:tc>
        <w:tc>
          <w:tcPr>
            <w:tcW w:w="0" w:type="auto"/>
            <w:vAlign w:val="center"/>
            <w:hideMark/>
          </w:tcPr>
          <w:p w14:paraId="4D0818B4" w14:textId="77777777" w:rsidR="00B5286A" w:rsidRDefault="00B5286A" w:rsidP="000E5E42">
            <w:pPr>
              <w:rPr>
                <w:rFonts w:eastAsia="Times New Roman"/>
                <w:sz w:val="20"/>
                <w:szCs w:val="20"/>
              </w:rPr>
            </w:pPr>
          </w:p>
        </w:tc>
      </w:tr>
      <w:tr w:rsidR="00B5286A" w14:paraId="2F82F775" w14:textId="77777777" w:rsidTr="00714654">
        <w:trPr>
          <w:tblCellSpacing w:w="15" w:type="dxa"/>
          <w:jc w:val="center"/>
        </w:trPr>
        <w:tc>
          <w:tcPr>
            <w:tcW w:w="0" w:type="auto"/>
            <w:vAlign w:val="center"/>
            <w:hideMark/>
          </w:tcPr>
          <w:p w14:paraId="3CEF9F41" w14:textId="77777777" w:rsidR="00B5286A" w:rsidRDefault="00B5286A" w:rsidP="000E5E42">
            <w:pPr>
              <w:jc w:val="left"/>
              <w:rPr>
                <w:rFonts w:eastAsia="Times New Roman"/>
              </w:rPr>
            </w:pPr>
            <w:r>
              <w:rPr>
                <w:rFonts w:eastAsia="Times New Roman"/>
              </w:rPr>
              <w:t>Constant</w:t>
            </w:r>
          </w:p>
        </w:tc>
        <w:tc>
          <w:tcPr>
            <w:tcW w:w="0" w:type="auto"/>
            <w:vAlign w:val="center"/>
            <w:hideMark/>
          </w:tcPr>
          <w:p w14:paraId="4FBD62C5" w14:textId="77777777" w:rsidR="00B5286A" w:rsidRDefault="00B5286A" w:rsidP="000E5E42">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714654">
        <w:trPr>
          <w:tblCellSpacing w:w="15" w:type="dxa"/>
          <w:jc w:val="center"/>
        </w:trPr>
        <w:tc>
          <w:tcPr>
            <w:tcW w:w="0" w:type="auto"/>
            <w:vAlign w:val="center"/>
            <w:hideMark/>
          </w:tcPr>
          <w:p w14:paraId="4E5C1FD1" w14:textId="77777777" w:rsidR="00B5286A" w:rsidRDefault="00B5286A" w:rsidP="000E5E42">
            <w:pPr>
              <w:jc w:val="center"/>
              <w:rPr>
                <w:rFonts w:eastAsia="Times New Roman"/>
              </w:rPr>
            </w:pPr>
          </w:p>
        </w:tc>
        <w:tc>
          <w:tcPr>
            <w:tcW w:w="0" w:type="auto"/>
            <w:vAlign w:val="center"/>
            <w:hideMark/>
          </w:tcPr>
          <w:p w14:paraId="3F3D6660" w14:textId="77777777" w:rsidR="00B5286A" w:rsidRDefault="00B5286A" w:rsidP="000E5E42">
            <w:pPr>
              <w:jc w:val="center"/>
              <w:rPr>
                <w:rFonts w:eastAsia="Times New Roman"/>
              </w:rPr>
            </w:pPr>
            <w:r>
              <w:rPr>
                <w:rFonts w:eastAsia="Times New Roman"/>
              </w:rPr>
              <w:t>(0.001)</w:t>
            </w:r>
          </w:p>
        </w:tc>
      </w:tr>
      <w:tr w:rsidR="00B5286A" w14:paraId="2D2E5F63" w14:textId="77777777" w:rsidTr="00714654">
        <w:trPr>
          <w:tblCellSpacing w:w="15" w:type="dxa"/>
          <w:jc w:val="center"/>
        </w:trPr>
        <w:tc>
          <w:tcPr>
            <w:tcW w:w="0" w:type="auto"/>
            <w:vAlign w:val="center"/>
            <w:hideMark/>
          </w:tcPr>
          <w:p w14:paraId="1144E503" w14:textId="77777777" w:rsidR="00B5286A" w:rsidRDefault="00B5286A" w:rsidP="000E5E42">
            <w:pPr>
              <w:jc w:val="center"/>
              <w:rPr>
                <w:rFonts w:eastAsia="Times New Roman"/>
              </w:rPr>
            </w:pPr>
          </w:p>
        </w:tc>
        <w:tc>
          <w:tcPr>
            <w:tcW w:w="0" w:type="auto"/>
            <w:vAlign w:val="center"/>
            <w:hideMark/>
          </w:tcPr>
          <w:p w14:paraId="1B126EB9" w14:textId="77777777" w:rsidR="00B5286A" w:rsidRDefault="00B5286A" w:rsidP="000E5E42">
            <w:pPr>
              <w:rPr>
                <w:rFonts w:eastAsia="Times New Roman"/>
                <w:sz w:val="20"/>
                <w:szCs w:val="20"/>
              </w:rPr>
            </w:pPr>
          </w:p>
        </w:tc>
      </w:tr>
      <w:tr w:rsidR="00B5286A" w14:paraId="25920817" w14:textId="77777777" w:rsidTr="00714654">
        <w:trPr>
          <w:tblCellSpacing w:w="15" w:type="dxa"/>
          <w:jc w:val="center"/>
        </w:trPr>
        <w:tc>
          <w:tcPr>
            <w:tcW w:w="0" w:type="auto"/>
            <w:gridSpan w:val="2"/>
            <w:tcBorders>
              <w:bottom w:val="single" w:sz="6" w:space="0" w:color="000000"/>
            </w:tcBorders>
            <w:vAlign w:val="center"/>
            <w:hideMark/>
          </w:tcPr>
          <w:p w14:paraId="670E2AEF" w14:textId="77777777" w:rsidR="00B5286A" w:rsidRDefault="00B5286A" w:rsidP="000E5E42">
            <w:pPr>
              <w:jc w:val="center"/>
              <w:rPr>
                <w:rFonts w:eastAsia="Times New Roman"/>
                <w:sz w:val="20"/>
                <w:szCs w:val="20"/>
              </w:rPr>
            </w:pPr>
          </w:p>
        </w:tc>
      </w:tr>
      <w:tr w:rsidR="00B5286A" w14:paraId="52245535" w14:textId="77777777" w:rsidTr="00714654">
        <w:trPr>
          <w:tblCellSpacing w:w="15" w:type="dxa"/>
          <w:jc w:val="center"/>
        </w:trPr>
        <w:tc>
          <w:tcPr>
            <w:tcW w:w="0" w:type="auto"/>
            <w:vAlign w:val="center"/>
            <w:hideMark/>
          </w:tcPr>
          <w:p w14:paraId="6E4D1818" w14:textId="77777777" w:rsidR="00B5286A" w:rsidRDefault="00B5286A" w:rsidP="000E5E42">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rsidP="000E5E42">
            <w:pPr>
              <w:jc w:val="center"/>
              <w:rPr>
                <w:rFonts w:eastAsia="Times New Roman"/>
              </w:rPr>
            </w:pPr>
            <w:r>
              <w:rPr>
                <w:rFonts w:eastAsia="Times New Roman"/>
              </w:rPr>
              <w:t>360</w:t>
            </w:r>
          </w:p>
        </w:tc>
      </w:tr>
      <w:tr w:rsidR="00B5286A" w14:paraId="4EA64D95" w14:textId="77777777" w:rsidTr="00714654">
        <w:trPr>
          <w:tblCellSpacing w:w="15" w:type="dxa"/>
          <w:jc w:val="center"/>
        </w:trPr>
        <w:tc>
          <w:tcPr>
            <w:tcW w:w="0" w:type="auto"/>
            <w:vAlign w:val="center"/>
            <w:hideMark/>
          </w:tcPr>
          <w:p w14:paraId="56E5B469" w14:textId="77777777" w:rsidR="00B5286A" w:rsidRDefault="00B5286A"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rsidP="000E5E42">
            <w:pPr>
              <w:jc w:val="center"/>
              <w:rPr>
                <w:rFonts w:eastAsia="Times New Roman"/>
              </w:rPr>
            </w:pPr>
            <w:r>
              <w:rPr>
                <w:rFonts w:eastAsia="Times New Roman"/>
              </w:rPr>
              <w:t>0.406</w:t>
            </w:r>
          </w:p>
        </w:tc>
      </w:tr>
      <w:tr w:rsidR="00B5286A" w14:paraId="6F04E9D6" w14:textId="77777777" w:rsidTr="00714654">
        <w:trPr>
          <w:tblCellSpacing w:w="15" w:type="dxa"/>
          <w:jc w:val="center"/>
        </w:trPr>
        <w:tc>
          <w:tcPr>
            <w:tcW w:w="0" w:type="auto"/>
            <w:vAlign w:val="center"/>
            <w:hideMark/>
          </w:tcPr>
          <w:p w14:paraId="5CFB1E93" w14:textId="77777777" w:rsidR="00B5286A" w:rsidRDefault="00B5286A"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rsidP="000E5E42">
            <w:pPr>
              <w:jc w:val="center"/>
              <w:rPr>
                <w:rFonts w:eastAsia="Times New Roman"/>
              </w:rPr>
            </w:pPr>
            <w:r>
              <w:rPr>
                <w:rFonts w:eastAsia="Times New Roman"/>
              </w:rPr>
              <w:t>0.398</w:t>
            </w:r>
          </w:p>
        </w:tc>
      </w:tr>
      <w:tr w:rsidR="00B5286A" w14:paraId="2A4FE314" w14:textId="77777777" w:rsidTr="00714654">
        <w:trPr>
          <w:tblCellSpacing w:w="15" w:type="dxa"/>
          <w:jc w:val="center"/>
        </w:trPr>
        <w:tc>
          <w:tcPr>
            <w:tcW w:w="0" w:type="auto"/>
            <w:vAlign w:val="center"/>
            <w:hideMark/>
          </w:tcPr>
          <w:p w14:paraId="2A8BA7BC" w14:textId="77777777" w:rsidR="00B5286A" w:rsidRDefault="00B5286A" w:rsidP="000E5E42">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rsidP="000E5E4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354)</w:t>
            </w:r>
          </w:p>
        </w:tc>
      </w:tr>
      <w:tr w:rsidR="00B5286A" w14:paraId="3C72FD09" w14:textId="77777777" w:rsidTr="00714654">
        <w:trPr>
          <w:tblCellSpacing w:w="15" w:type="dxa"/>
          <w:jc w:val="center"/>
        </w:trPr>
        <w:tc>
          <w:tcPr>
            <w:tcW w:w="0" w:type="auto"/>
            <w:vAlign w:val="center"/>
            <w:hideMark/>
          </w:tcPr>
          <w:p w14:paraId="55C7452A" w14:textId="77777777" w:rsidR="00B5286A" w:rsidRDefault="00B5286A" w:rsidP="000E5E42">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rsidP="000E5E42">
            <w:pPr>
              <w:jc w:val="center"/>
              <w:rPr>
                <w:rFonts w:eastAsia="Times New Roman"/>
              </w:rPr>
            </w:pPr>
            <w:r>
              <w:rPr>
                <w:rFonts w:eastAsia="Times New Roman"/>
              </w:rPr>
              <w:t>48.406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354)</w:t>
            </w:r>
          </w:p>
        </w:tc>
      </w:tr>
      <w:tr w:rsidR="00B5286A" w14:paraId="2A6CBDDE" w14:textId="77777777" w:rsidTr="00714654">
        <w:trPr>
          <w:tblCellSpacing w:w="15" w:type="dxa"/>
          <w:jc w:val="center"/>
        </w:trPr>
        <w:tc>
          <w:tcPr>
            <w:tcW w:w="0" w:type="auto"/>
            <w:gridSpan w:val="2"/>
            <w:tcBorders>
              <w:bottom w:val="single" w:sz="6" w:space="0" w:color="000000"/>
            </w:tcBorders>
            <w:vAlign w:val="center"/>
            <w:hideMark/>
          </w:tcPr>
          <w:p w14:paraId="22622687" w14:textId="77777777" w:rsidR="00B5286A" w:rsidRDefault="00B5286A" w:rsidP="000E5E42">
            <w:pPr>
              <w:jc w:val="center"/>
              <w:rPr>
                <w:rFonts w:eastAsia="Times New Roman"/>
              </w:rPr>
            </w:pPr>
          </w:p>
        </w:tc>
      </w:tr>
      <w:tr w:rsidR="00B5286A" w14:paraId="769175D8" w14:textId="77777777" w:rsidTr="00714654">
        <w:trPr>
          <w:tblCellSpacing w:w="15" w:type="dxa"/>
          <w:jc w:val="center"/>
        </w:trPr>
        <w:tc>
          <w:tcPr>
            <w:tcW w:w="0" w:type="auto"/>
            <w:vAlign w:val="center"/>
            <w:hideMark/>
          </w:tcPr>
          <w:p w14:paraId="28BCC9AA" w14:textId="77777777" w:rsidR="00B5286A" w:rsidRDefault="00B5286A" w:rsidP="000E5E42">
            <w:pPr>
              <w:jc w:val="left"/>
              <w:rPr>
                <w:rFonts w:eastAsia="Times New Roman"/>
              </w:rPr>
            </w:pPr>
            <w:r>
              <w:rPr>
                <w:rStyle w:val="Emphasis"/>
              </w:rPr>
              <w:t>Note:</w:t>
            </w:r>
          </w:p>
        </w:tc>
        <w:tc>
          <w:tcPr>
            <w:tcW w:w="0" w:type="auto"/>
            <w:vAlign w:val="center"/>
            <w:hideMark/>
          </w:tcPr>
          <w:p w14:paraId="6D913454" w14:textId="77777777" w:rsidR="00B5286A" w:rsidRDefault="00B5286A"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569C0FE1" w:rsidR="000E7A31" w:rsidRDefault="000E7A31" w:rsidP="00714654">
      <w:pPr>
        <w:pStyle w:val="Caption"/>
        <w:keepNext/>
        <w:jc w:val="center"/>
      </w:pPr>
      <w:bookmarkStart w:id="98" w:name="_Ref170051781"/>
      <w:r>
        <w:lastRenderedPageBreak/>
        <w:t xml:space="preserve">Table </w:t>
      </w:r>
      <w:fldSimple w:instr=" SEQ Table \* ARABIC ">
        <w:r w:rsidR="00767205">
          <w:rPr>
            <w:noProof/>
          </w:rPr>
          <w:t>11</w:t>
        </w:r>
      </w:fldSimple>
      <w:bookmarkEnd w:id="98"/>
      <w:r>
        <w:rPr>
          <w:noProof/>
        </w:rPr>
        <w:t xml:space="preserve"> Roll Measure </w:t>
      </w:r>
      <w:commentRangeStart w:id="99"/>
      <w:r>
        <w:rPr>
          <w:noProof/>
        </w:rPr>
        <w:t>DiD</w:t>
      </w:r>
      <w:commentRangeEnd w:id="99"/>
      <w:r w:rsidR="00714654">
        <w:rPr>
          <w:rStyle w:val="CommentReference"/>
          <w:i w:val="0"/>
          <w:iCs w:val="0"/>
          <w:color w:val="auto"/>
        </w:rPr>
        <w:commentReference w:id="99"/>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rsidP="000E5E42">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rsidP="000E5E42">
            <w:pPr>
              <w:jc w:val="center"/>
              <w:rPr>
                <w:rFonts w:eastAsia="Times New Roman"/>
                <w:sz w:val="20"/>
                <w:szCs w:val="20"/>
              </w:rPr>
            </w:pPr>
          </w:p>
        </w:tc>
        <w:tc>
          <w:tcPr>
            <w:tcW w:w="0" w:type="auto"/>
            <w:vAlign w:val="center"/>
            <w:hideMark/>
          </w:tcPr>
          <w:p w14:paraId="46212D09" w14:textId="77777777" w:rsidR="009C0FEC" w:rsidRDefault="009C0FEC" w:rsidP="000E5E42">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rsidP="000E5E42">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rsidP="000E5E42">
            <w:pPr>
              <w:jc w:val="center"/>
              <w:rPr>
                <w:rFonts w:eastAsia="Times New Roman"/>
                <w:sz w:val="20"/>
                <w:szCs w:val="20"/>
              </w:rPr>
            </w:pPr>
          </w:p>
        </w:tc>
        <w:tc>
          <w:tcPr>
            <w:tcW w:w="0" w:type="auto"/>
            <w:vAlign w:val="center"/>
            <w:hideMark/>
          </w:tcPr>
          <w:p w14:paraId="000316DE" w14:textId="77777777" w:rsidR="009C0FEC" w:rsidRDefault="009C0FEC" w:rsidP="000E5E42">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rsidP="000E5E42">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rsidP="000E5E42">
            <w:pPr>
              <w:jc w:val="left"/>
              <w:rPr>
                <w:rFonts w:eastAsia="Times New Roman"/>
              </w:rPr>
            </w:pPr>
            <w:r>
              <w:rPr>
                <w:rFonts w:eastAsia="Times New Roman"/>
              </w:rPr>
              <w:t>Group</w:t>
            </w:r>
          </w:p>
        </w:tc>
        <w:tc>
          <w:tcPr>
            <w:tcW w:w="0" w:type="auto"/>
            <w:vAlign w:val="center"/>
            <w:hideMark/>
          </w:tcPr>
          <w:p w14:paraId="588BBC2F" w14:textId="77777777" w:rsidR="009C0FEC" w:rsidRDefault="009C0FEC" w:rsidP="000E5E42">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rsidP="000E5E42">
            <w:pPr>
              <w:jc w:val="center"/>
              <w:rPr>
                <w:rFonts w:eastAsia="Times New Roman"/>
              </w:rPr>
            </w:pPr>
          </w:p>
        </w:tc>
        <w:tc>
          <w:tcPr>
            <w:tcW w:w="0" w:type="auto"/>
            <w:vAlign w:val="center"/>
            <w:hideMark/>
          </w:tcPr>
          <w:p w14:paraId="35B85CFE" w14:textId="77777777" w:rsidR="009C0FEC" w:rsidRDefault="009C0FEC" w:rsidP="000E5E42">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rsidP="000E5E42">
            <w:pPr>
              <w:jc w:val="center"/>
              <w:rPr>
                <w:rFonts w:eastAsia="Times New Roman"/>
              </w:rPr>
            </w:pPr>
          </w:p>
        </w:tc>
        <w:tc>
          <w:tcPr>
            <w:tcW w:w="0" w:type="auto"/>
            <w:vAlign w:val="center"/>
            <w:hideMark/>
          </w:tcPr>
          <w:p w14:paraId="3B82B58D" w14:textId="77777777" w:rsidR="009C0FEC" w:rsidRDefault="009C0FEC" w:rsidP="000E5E42">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rsidP="000E5E42">
            <w:pPr>
              <w:jc w:val="left"/>
              <w:rPr>
                <w:rFonts w:eastAsia="Times New Roman"/>
              </w:rPr>
            </w:pPr>
            <w:r>
              <w:rPr>
                <w:rFonts w:eastAsia="Times New Roman"/>
              </w:rPr>
              <w:t>Period</w:t>
            </w:r>
          </w:p>
        </w:tc>
        <w:tc>
          <w:tcPr>
            <w:tcW w:w="0" w:type="auto"/>
            <w:vAlign w:val="center"/>
            <w:hideMark/>
          </w:tcPr>
          <w:p w14:paraId="042800D0" w14:textId="77777777" w:rsidR="009C0FEC" w:rsidRDefault="009C0FEC" w:rsidP="000E5E42">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rsidP="000E5E42">
            <w:pPr>
              <w:jc w:val="center"/>
              <w:rPr>
                <w:rFonts w:eastAsia="Times New Roman"/>
              </w:rPr>
            </w:pPr>
          </w:p>
        </w:tc>
        <w:tc>
          <w:tcPr>
            <w:tcW w:w="0" w:type="auto"/>
            <w:vAlign w:val="center"/>
            <w:hideMark/>
          </w:tcPr>
          <w:p w14:paraId="4759A18C" w14:textId="77777777" w:rsidR="009C0FEC" w:rsidRDefault="009C0FEC" w:rsidP="000E5E42">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rsidP="000E5E42">
            <w:pPr>
              <w:jc w:val="center"/>
              <w:rPr>
                <w:rFonts w:eastAsia="Times New Roman"/>
              </w:rPr>
            </w:pPr>
          </w:p>
        </w:tc>
        <w:tc>
          <w:tcPr>
            <w:tcW w:w="0" w:type="auto"/>
            <w:vAlign w:val="center"/>
            <w:hideMark/>
          </w:tcPr>
          <w:p w14:paraId="2E5C2F84" w14:textId="77777777" w:rsidR="009C0FEC" w:rsidRDefault="009C0FEC" w:rsidP="000E5E42">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rsidP="000E5E42">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rsidP="000E5E42">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rsidP="000E5E42">
            <w:pPr>
              <w:jc w:val="center"/>
              <w:rPr>
                <w:rFonts w:eastAsia="Times New Roman"/>
              </w:rPr>
            </w:pPr>
          </w:p>
        </w:tc>
        <w:tc>
          <w:tcPr>
            <w:tcW w:w="0" w:type="auto"/>
            <w:vAlign w:val="center"/>
            <w:hideMark/>
          </w:tcPr>
          <w:p w14:paraId="05F7A716" w14:textId="77777777" w:rsidR="009C0FEC" w:rsidRDefault="009C0FEC" w:rsidP="000E5E42">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rsidP="000E5E42">
            <w:pPr>
              <w:jc w:val="center"/>
              <w:rPr>
                <w:rFonts w:eastAsia="Times New Roman"/>
              </w:rPr>
            </w:pPr>
          </w:p>
        </w:tc>
        <w:tc>
          <w:tcPr>
            <w:tcW w:w="0" w:type="auto"/>
            <w:vAlign w:val="center"/>
            <w:hideMark/>
          </w:tcPr>
          <w:p w14:paraId="3681625B" w14:textId="77777777" w:rsidR="009C0FEC" w:rsidRDefault="009C0FEC" w:rsidP="000E5E42">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rsidP="000E5E42">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rsidP="000E5E42">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rsidP="000E5E42">
            <w:pPr>
              <w:jc w:val="center"/>
              <w:rPr>
                <w:rFonts w:eastAsia="Times New Roman"/>
              </w:rPr>
            </w:pPr>
          </w:p>
        </w:tc>
        <w:tc>
          <w:tcPr>
            <w:tcW w:w="0" w:type="auto"/>
            <w:vAlign w:val="center"/>
            <w:hideMark/>
          </w:tcPr>
          <w:p w14:paraId="6013C4B7" w14:textId="77777777" w:rsidR="009C0FEC" w:rsidRDefault="009C0FEC" w:rsidP="000E5E42">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rsidP="000E5E42">
            <w:pPr>
              <w:jc w:val="center"/>
              <w:rPr>
                <w:rFonts w:eastAsia="Times New Roman"/>
              </w:rPr>
            </w:pPr>
          </w:p>
        </w:tc>
        <w:tc>
          <w:tcPr>
            <w:tcW w:w="0" w:type="auto"/>
            <w:vAlign w:val="center"/>
            <w:hideMark/>
          </w:tcPr>
          <w:p w14:paraId="35126704" w14:textId="77777777" w:rsidR="009C0FEC" w:rsidRDefault="009C0FEC" w:rsidP="000E5E42">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rsidP="000E5E42">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rsidP="000E5E42">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rsidP="000E5E42">
            <w:pPr>
              <w:jc w:val="center"/>
              <w:rPr>
                <w:rFonts w:eastAsia="Times New Roman"/>
              </w:rPr>
            </w:pPr>
          </w:p>
        </w:tc>
        <w:tc>
          <w:tcPr>
            <w:tcW w:w="0" w:type="auto"/>
            <w:vAlign w:val="center"/>
            <w:hideMark/>
          </w:tcPr>
          <w:p w14:paraId="47545179" w14:textId="77777777" w:rsidR="009C0FEC" w:rsidRDefault="009C0FEC" w:rsidP="000E5E42">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rsidP="000E5E42">
            <w:pPr>
              <w:jc w:val="center"/>
              <w:rPr>
                <w:rFonts w:eastAsia="Times New Roman"/>
              </w:rPr>
            </w:pPr>
          </w:p>
        </w:tc>
        <w:tc>
          <w:tcPr>
            <w:tcW w:w="0" w:type="auto"/>
            <w:vAlign w:val="center"/>
            <w:hideMark/>
          </w:tcPr>
          <w:p w14:paraId="789DB358" w14:textId="77777777" w:rsidR="009C0FEC" w:rsidRDefault="009C0FEC" w:rsidP="000E5E42">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rsidP="000E5E42">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rsidP="000E5E42">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rsidP="000E5E42">
            <w:pPr>
              <w:jc w:val="center"/>
              <w:rPr>
                <w:rFonts w:eastAsia="Times New Roman"/>
              </w:rPr>
            </w:pPr>
          </w:p>
        </w:tc>
        <w:tc>
          <w:tcPr>
            <w:tcW w:w="0" w:type="auto"/>
            <w:vAlign w:val="center"/>
            <w:hideMark/>
          </w:tcPr>
          <w:p w14:paraId="371228C1" w14:textId="77777777" w:rsidR="009C0FEC" w:rsidRDefault="009C0FEC" w:rsidP="000E5E42">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rsidP="000E5E42">
            <w:pPr>
              <w:jc w:val="center"/>
              <w:rPr>
                <w:rFonts w:eastAsia="Times New Roman"/>
              </w:rPr>
            </w:pPr>
          </w:p>
        </w:tc>
        <w:tc>
          <w:tcPr>
            <w:tcW w:w="0" w:type="auto"/>
            <w:vAlign w:val="center"/>
            <w:hideMark/>
          </w:tcPr>
          <w:p w14:paraId="4BC80CFD" w14:textId="77777777" w:rsidR="009C0FEC" w:rsidRDefault="009C0FEC" w:rsidP="000E5E42">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rsidP="000E5E42">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rsidP="000E5E42">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rsidP="000E5E42">
            <w:pPr>
              <w:jc w:val="center"/>
              <w:rPr>
                <w:rFonts w:eastAsia="Times New Roman"/>
              </w:rPr>
            </w:pPr>
          </w:p>
        </w:tc>
        <w:tc>
          <w:tcPr>
            <w:tcW w:w="0" w:type="auto"/>
            <w:vAlign w:val="center"/>
            <w:hideMark/>
          </w:tcPr>
          <w:p w14:paraId="5D25FFD4" w14:textId="77777777" w:rsidR="009C0FEC" w:rsidRDefault="009C0FEC" w:rsidP="000E5E42">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rsidP="000E5E42">
            <w:pPr>
              <w:jc w:val="center"/>
              <w:rPr>
                <w:rFonts w:eastAsia="Times New Roman"/>
              </w:rPr>
            </w:pPr>
          </w:p>
        </w:tc>
        <w:tc>
          <w:tcPr>
            <w:tcW w:w="0" w:type="auto"/>
            <w:vAlign w:val="center"/>
            <w:hideMark/>
          </w:tcPr>
          <w:p w14:paraId="3C7CA9C9" w14:textId="77777777" w:rsidR="009C0FEC" w:rsidRDefault="009C0FEC" w:rsidP="000E5E42">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148D9A54" w14:textId="77777777" w:rsidR="009C0FEC" w:rsidRDefault="009C0FEC" w:rsidP="000E5E42">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rsidP="000E5E42">
            <w:pPr>
              <w:jc w:val="center"/>
              <w:rPr>
                <w:rFonts w:eastAsia="Times New Roman"/>
              </w:rPr>
            </w:pPr>
          </w:p>
        </w:tc>
        <w:tc>
          <w:tcPr>
            <w:tcW w:w="0" w:type="auto"/>
            <w:vAlign w:val="center"/>
            <w:hideMark/>
          </w:tcPr>
          <w:p w14:paraId="639BF0BF" w14:textId="77777777" w:rsidR="009C0FEC" w:rsidRDefault="009C0FEC" w:rsidP="000E5E42">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rsidP="000E5E42">
            <w:pPr>
              <w:jc w:val="center"/>
              <w:rPr>
                <w:rFonts w:eastAsia="Times New Roman"/>
              </w:rPr>
            </w:pPr>
          </w:p>
        </w:tc>
        <w:tc>
          <w:tcPr>
            <w:tcW w:w="0" w:type="auto"/>
            <w:vAlign w:val="center"/>
            <w:hideMark/>
          </w:tcPr>
          <w:p w14:paraId="0ACD29A4" w14:textId="77777777" w:rsidR="009C0FEC" w:rsidRDefault="009C0FEC" w:rsidP="000E5E42">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rsidP="000E5E42">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rsidP="000E5E42">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rsidP="000E5E42">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rsidP="000E5E42">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rsidP="000E5E42">
            <w:pPr>
              <w:jc w:val="center"/>
              <w:rPr>
                <w:rFonts w:eastAsia="Times New Roman"/>
              </w:rPr>
            </w:pPr>
            <w:r>
              <w:rPr>
                <w:rFonts w:eastAsia="Times New Roman"/>
              </w:rPr>
              <w:t>0.345 (</w:t>
            </w:r>
            <w:proofErr w:type="spellStart"/>
            <w:r>
              <w:rPr>
                <w:rFonts w:eastAsia="Times New Roman"/>
              </w:rPr>
              <w:t>df</w:t>
            </w:r>
            <w:proofErr w:type="spellEnd"/>
            <w:r>
              <w:rPr>
                <w:rFonts w:eastAsia="Times New Roman"/>
              </w:rPr>
              <w:t xml:space="preserve">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rsidP="000E5E42">
            <w:pPr>
              <w:jc w:val="center"/>
              <w:rPr>
                <w:rFonts w:eastAsia="Times New Roman"/>
              </w:rPr>
            </w:pPr>
            <w:r>
              <w:rPr>
                <w:rFonts w:eastAsia="Times New Roman"/>
              </w:rPr>
              <w:t>9.137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rsidP="000E5E42">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rsidP="000E5E42">
            <w:pPr>
              <w:jc w:val="left"/>
              <w:rPr>
                <w:rFonts w:eastAsia="Times New Roman"/>
              </w:rPr>
            </w:pPr>
            <w:r>
              <w:rPr>
                <w:rStyle w:val="Emphasis"/>
              </w:rPr>
              <w:t>Note:</w:t>
            </w:r>
          </w:p>
        </w:tc>
        <w:tc>
          <w:tcPr>
            <w:tcW w:w="0" w:type="auto"/>
            <w:vAlign w:val="center"/>
            <w:hideMark/>
          </w:tcPr>
          <w:p w14:paraId="5EBA8DCF"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lastRenderedPageBreak/>
        <w:br w:type="page"/>
      </w:r>
    </w:p>
    <w:p w14:paraId="1232B5B3" w14:textId="65C06735" w:rsidR="000E7A31" w:rsidRDefault="000E7A31" w:rsidP="00714654">
      <w:pPr>
        <w:pStyle w:val="Caption"/>
        <w:keepNext/>
        <w:jc w:val="center"/>
      </w:pPr>
      <w:bookmarkStart w:id="100" w:name="_Ref170051786"/>
      <w:r>
        <w:lastRenderedPageBreak/>
        <w:t xml:space="preserve">Table </w:t>
      </w:r>
      <w:fldSimple w:instr=" SEQ Table \* ARABIC ">
        <w:r w:rsidR="00767205">
          <w:rPr>
            <w:noProof/>
          </w:rPr>
          <w:t>12</w:t>
        </w:r>
      </w:fldSimple>
      <w:bookmarkEnd w:id="100"/>
      <w:r>
        <w:rPr>
          <w:noProof/>
        </w:rPr>
        <w:t xml:space="preserve"> </w:t>
      </w:r>
      <w:commentRangeStart w:id="101"/>
      <w:r>
        <w:rPr>
          <w:noProof/>
        </w:rPr>
        <w:t>Amihud</w:t>
      </w:r>
      <w:commentRangeEnd w:id="101"/>
      <w:r w:rsidR="00714654">
        <w:rPr>
          <w:rStyle w:val="CommentReference"/>
          <w:i w:val="0"/>
          <w:iCs w:val="0"/>
          <w:color w:val="auto"/>
        </w:rPr>
        <w:commentReference w:id="101"/>
      </w:r>
      <w:r>
        <w:rPr>
          <w:noProof/>
        </w:rPr>
        <w:t xml:space="preserve">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rsidP="000E5E42">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rsidP="000E5E42">
            <w:pPr>
              <w:jc w:val="center"/>
              <w:rPr>
                <w:rFonts w:eastAsia="Times New Roman"/>
                <w:sz w:val="20"/>
                <w:szCs w:val="20"/>
              </w:rPr>
            </w:pPr>
          </w:p>
        </w:tc>
        <w:tc>
          <w:tcPr>
            <w:tcW w:w="0" w:type="auto"/>
            <w:vAlign w:val="center"/>
            <w:hideMark/>
          </w:tcPr>
          <w:p w14:paraId="32C43B90" w14:textId="77777777" w:rsidR="009C0FEC" w:rsidRDefault="009C0FEC" w:rsidP="000E5E42">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rsidP="000E5E42">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rsidP="000E5E42">
            <w:pPr>
              <w:jc w:val="center"/>
              <w:rPr>
                <w:rFonts w:eastAsia="Times New Roman"/>
                <w:sz w:val="20"/>
                <w:szCs w:val="20"/>
              </w:rPr>
            </w:pPr>
          </w:p>
        </w:tc>
        <w:tc>
          <w:tcPr>
            <w:tcW w:w="0" w:type="auto"/>
            <w:vAlign w:val="center"/>
            <w:hideMark/>
          </w:tcPr>
          <w:p w14:paraId="653F0532" w14:textId="68104072" w:rsidR="009C0FEC" w:rsidRDefault="009C0FEC" w:rsidP="000E5E42">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rsidP="000E5E42">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rsidP="000E5E42">
            <w:pPr>
              <w:jc w:val="left"/>
              <w:rPr>
                <w:rFonts w:eastAsia="Times New Roman"/>
              </w:rPr>
            </w:pPr>
            <w:r>
              <w:rPr>
                <w:rFonts w:eastAsia="Times New Roman"/>
              </w:rPr>
              <w:t>Group</w:t>
            </w:r>
          </w:p>
        </w:tc>
        <w:tc>
          <w:tcPr>
            <w:tcW w:w="0" w:type="auto"/>
            <w:vAlign w:val="center"/>
            <w:hideMark/>
          </w:tcPr>
          <w:p w14:paraId="609C1794" w14:textId="77777777" w:rsidR="009C0FEC" w:rsidRDefault="009C0FEC" w:rsidP="000E5E42">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rsidP="000E5E42">
            <w:pPr>
              <w:jc w:val="center"/>
              <w:rPr>
                <w:rFonts w:eastAsia="Times New Roman"/>
              </w:rPr>
            </w:pPr>
          </w:p>
        </w:tc>
        <w:tc>
          <w:tcPr>
            <w:tcW w:w="0" w:type="auto"/>
            <w:vAlign w:val="center"/>
            <w:hideMark/>
          </w:tcPr>
          <w:p w14:paraId="745F449C" w14:textId="77777777" w:rsidR="009C0FEC" w:rsidRDefault="009C0FEC" w:rsidP="000E5E42">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rsidP="000E5E42">
            <w:pPr>
              <w:jc w:val="center"/>
              <w:rPr>
                <w:rFonts w:eastAsia="Times New Roman"/>
              </w:rPr>
            </w:pPr>
          </w:p>
        </w:tc>
        <w:tc>
          <w:tcPr>
            <w:tcW w:w="0" w:type="auto"/>
            <w:vAlign w:val="center"/>
            <w:hideMark/>
          </w:tcPr>
          <w:p w14:paraId="43D43E9D" w14:textId="77777777" w:rsidR="009C0FEC" w:rsidRDefault="009C0FEC" w:rsidP="000E5E42">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rsidP="000E5E42">
            <w:pPr>
              <w:jc w:val="left"/>
              <w:rPr>
                <w:rFonts w:eastAsia="Times New Roman"/>
              </w:rPr>
            </w:pPr>
            <w:r>
              <w:rPr>
                <w:rFonts w:eastAsia="Times New Roman"/>
              </w:rPr>
              <w:t>Period</w:t>
            </w:r>
          </w:p>
        </w:tc>
        <w:tc>
          <w:tcPr>
            <w:tcW w:w="0" w:type="auto"/>
            <w:vAlign w:val="center"/>
            <w:hideMark/>
          </w:tcPr>
          <w:p w14:paraId="597B2BB9" w14:textId="77777777" w:rsidR="009C0FEC" w:rsidRDefault="009C0FEC" w:rsidP="000E5E42">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rsidP="000E5E42">
            <w:pPr>
              <w:jc w:val="center"/>
              <w:rPr>
                <w:rFonts w:eastAsia="Times New Roman"/>
              </w:rPr>
            </w:pPr>
          </w:p>
        </w:tc>
        <w:tc>
          <w:tcPr>
            <w:tcW w:w="0" w:type="auto"/>
            <w:vAlign w:val="center"/>
            <w:hideMark/>
          </w:tcPr>
          <w:p w14:paraId="6B09AC19" w14:textId="77777777" w:rsidR="009C0FEC" w:rsidRDefault="009C0FEC" w:rsidP="000E5E42">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rsidP="000E5E42">
            <w:pPr>
              <w:jc w:val="center"/>
              <w:rPr>
                <w:rFonts w:eastAsia="Times New Roman"/>
              </w:rPr>
            </w:pPr>
          </w:p>
        </w:tc>
        <w:tc>
          <w:tcPr>
            <w:tcW w:w="0" w:type="auto"/>
            <w:vAlign w:val="center"/>
            <w:hideMark/>
          </w:tcPr>
          <w:p w14:paraId="5C220811" w14:textId="77777777" w:rsidR="009C0FEC" w:rsidRDefault="009C0FEC" w:rsidP="000E5E42">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rsidP="000E5E42">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rsidP="000E5E42">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rsidP="000E5E42">
            <w:pPr>
              <w:jc w:val="center"/>
              <w:rPr>
                <w:rFonts w:eastAsia="Times New Roman"/>
              </w:rPr>
            </w:pPr>
          </w:p>
        </w:tc>
        <w:tc>
          <w:tcPr>
            <w:tcW w:w="0" w:type="auto"/>
            <w:vAlign w:val="center"/>
            <w:hideMark/>
          </w:tcPr>
          <w:p w14:paraId="453A1E79" w14:textId="77777777" w:rsidR="009C0FEC" w:rsidRDefault="009C0FEC" w:rsidP="000E5E42">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rsidP="000E5E42">
            <w:pPr>
              <w:jc w:val="center"/>
              <w:rPr>
                <w:rFonts w:eastAsia="Times New Roman"/>
              </w:rPr>
            </w:pPr>
          </w:p>
        </w:tc>
        <w:tc>
          <w:tcPr>
            <w:tcW w:w="0" w:type="auto"/>
            <w:vAlign w:val="center"/>
            <w:hideMark/>
          </w:tcPr>
          <w:p w14:paraId="4D7E3326" w14:textId="77777777" w:rsidR="009C0FEC" w:rsidRDefault="009C0FEC" w:rsidP="000E5E42">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rsidP="000E5E42">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rsidP="000E5E42">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rsidP="000E5E42">
            <w:pPr>
              <w:jc w:val="center"/>
              <w:rPr>
                <w:rFonts w:eastAsia="Times New Roman"/>
              </w:rPr>
            </w:pPr>
          </w:p>
        </w:tc>
        <w:tc>
          <w:tcPr>
            <w:tcW w:w="0" w:type="auto"/>
            <w:vAlign w:val="center"/>
            <w:hideMark/>
          </w:tcPr>
          <w:p w14:paraId="64A90830" w14:textId="77777777" w:rsidR="009C0FEC" w:rsidRDefault="009C0FEC" w:rsidP="000E5E42">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rsidP="000E5E42">
            <w:pPr>
              <w:jc w:val="center"/>
              <w:rPr>
                <w:rFonts w:eastAsia="Times New Roman"/>
              </w:rPr>
            </w:pPr>
          </w:p>
        </w:tc>
        <w:tc>
          <w:tcPr>
            <w:tcW w:w="0" w:type="auto"/>
            <w:vAlign w:val="center"/>
            <w:hideMark/>
          </w:tcPr>
          <w:p w14:paraId="2D623E0A" w14:textId="77777777" w:rsidR="009C0FEC" w:rsidRDefault="009C0FEC" w:rsidP="000E5E42">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rsidP="000E5E42">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rsidP="000E5E42">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rsidP="000E5E42">
            <w:pPr>
              <w:jc w:val="center"/>
              <w:rPr>
                <w:rFonts w:eastAsia="Times New Roman"/>
              </w:rPr>
            </w:pPr>
          </w:p>
        </w:tc>
        <w:tc>
          <w:tcPr>
            <w:tcW w:w="0" w:type="auto"/>
            <w:vAlign w:val="center"/>
            <w:hideMark/>
          </w:tcPr>
          <w:p w14:paraId="1B480BB4" w14:textId="77777777" w:rsidR="009C0FEC" w:rsidRDefault="009C0FEC" w:rsidP="000E5E42">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rsidP="000E5E42">
            <w:pPr>
              <w:jc w:val="center"/>
              <w:rPr>
                <w:rFonts w:eastAsia="Times New Roman"/>
              </w:rPr>
            </w:pPr>
          </w:p>
        </w:tc>
        <w:tc>
          <w:tcPr>
            <w:tcW w:w="0" w:type="auto"/>
            <w:vAlign w:val="center"/>
            <w:hideMark/>
          </w:tcPr>
          <w:p w14:paraId="5D18D187" w14:textId="77777777" w:rsidR="009C0FEC" w:rsidRDefault="009C0FEC" w:rsidP="000E5E42">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rsidP="000E5E42">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rsidP="000E5E42">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rsidP="000E5E42">
            <w:pPr>
              <w:jc w:val="center"/>
              <w:rPr>
                <w:rFonts w:eastAsia="Times New Roman"/>
              </w:rPr>
            </w:pPr>
          </w:p>
        </w:tc>
        <w:tc>
          <w:tcPr>
            <w:tcW w:w="0" w:type="auto"/>
            <w:vAlign w:val="center"/>
            <w:hideMark/>
          </w:tcPr>
          <w:p w14:paraId="095D73F4" w14:textId="77777777" w:rsidR="009C0FEC" w:rsidRDefault="009C0FEC" w:rsidP="000E5E42">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rsidP="000E5E42">
            <w:pPr>
              <w:jc w:val="center"/>
              <w:rPr>
                <w:rFonts w:eastAsia="Times New Roman"/>
              </w:rPr>
            </w:pPr>
          </w:p>
        </w:tc>
        <w:tc>
          <w:tcPr>
            <w:tcW w:w="0" w:type="auto"/>
            <w:vAlign w:val="center"/>
            <w:hideMark/>
          </w:tcPr>
          <w:p w14:paraId="3D5654F3" w14:textId="77777777" w:rsidR="009C0FEC" w:rsidRDefault="009C0FEC" w:rsidP="000E5E42">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rsidP="000E5E42">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rsidP="000E5E42">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rsidP="000E5E42">
            <w:pPr>
              <w:jc w:val="center"/>
              <w:rPr>
                <w:rFonts w:eastAsia="Times New Roman"/>
              </w:rPr>
            </w:pPr>
          </w:p>
        </w:tc>
        <w:tc>
          <w:tcPr>
            <w:tcW w:w="0" w:type="auto"/>
            <w:vAlign w:val="center"/>
            <w:hideMark/>
          </w:tcPr>
          <w:p w14:paraId="3F2AC621" w14:textId="77777777" w:rsidR="009C0FEC" w:rsidRDefault="009C0FEC" w:rsidP="000E5E42">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rsidP="000E5E42">
            <w:pPr>
              <w:jc w:val="center"/>
              <w:rPr>
                <w:rFonts w:eastAsia="Times New Roman"/>
              </w:rPr>
            </w:pPr>
          </w:p>
        </w:tc>
        <w:tc>
          <w:tcPr>
            <w:tcW w:w="0" w:type="auto"/>
            <w:vAlign w:val="center"/>
            <w:hideMark/>
          </w:tcPr>
          <w:p w14:paraId="7BB749D8" w14:textId="77777777" w:rsidR="009C0FEC" w:rsidRDefault="009C0FEC" w:rsidP="000E5E42">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3919674B" w14:textId="77777777" w:rsidR="009C0FEC" w:rsidRDefault="009C0FEC" w:rsidP="000E5E42">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rsidP="000E5E42">
            <w:pPr>
              <w:jc w:val="center"/>
              <w:rPr>
                <w:rFonts w:eastAsia="Times New Roman"/>
              </w:rPr>
            </w:pPr>
          </w:p>
        </w:tc>
        <w:tc>
          <w:tcPr>
            <w:tcW w:w="0" w:type="auto"/>
            <w:vAlign w:val="center"/>
            <w:hideMark/>
          </w:tcPr>
          <w:p w14:paraId="5D6A3F9D" w14:textId="77777777" w:rsidR="009C0FEC" w:rsidRDefault="009C0FEC" w:rsidP="000E5E42">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rsidP="000E5E42">
            <w:pPr>
              <w:jc w:val="center"/>
              <w:rPr>
                <w:rFonts w:eastAsia="Times New Roman"/>
              </w:rPr>
            </w:pPr>
          </w:p>
        </w:tc>
        <w:tc>
          <w:tcPr>
            <w:tcW w:w="0" w:type="auto"/>
            <w:vAlign w:val="center"/>
            <w:hideMark/>
          </w:tcPr>
          <w:p w14:paraId="6F09E3F0" w14:textId="77777777" w:rsidR="009C0FEC" w:rsidRDefault="009C0FEC" w:rsidP="000E5E42">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rsidP="000E5E42">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rsidP="000E5E42">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rsidP="000E5E42">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rsidP="000E5E42">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rsidP="000E5E42">
            <w:pPr>
              <w:jc w:val="center"/>
              <w:rPr>
                <w:rFonts w:eastAsia="Times New Roman"/>
              </w:rPr>
            </w:pPr>
            <w:r>
              <w:rPr>
                <w:rFonts w:eastAsia="Times New Roman"/>
              </w:rPr>
              <w:t>15.659 (</w:t>
            </w:r>
            <w:proofErr w:type="spellStart"/>
            <w:r>
              <w:rPr>
                <w:rFonts w:eastAsia="Times New Roman"/>
              </w:rPr>
              <w:t>df</w:t>
            </w:r>
            <w:proofErr w:type="spellEnd"/>
            <w:r>
              <w:rPr>
                <w:rFonts w:eastAsia="Times New Roman"/>
              </w:rPr>
              <w:t xml:space="preserve">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rsidP="000E5E42">
            <w:pPr>
              <w:jc w:val="center"/>
              <w:rPr>
                <w:rFonts w:eastAsia="Times New Roman"/>
              </w:rPr>
            </w:pPr>
            <w:r>
              <w:rPr>
                <w:rFonts w:eastAsia="Times New Roman"/>
              </w:rPr>
              <w:t>5.622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rsidP="000E5E42">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rsidP="000E5E42">
            <w:pPr>
              <w:jc w:val="left"/>
              <w:rPr>
                <w:rFonts w:eastAsia="Times New Roman"/>
              </w:rPr>
            </w:pPr>
            <w:r>
              <w:rPr>
                <w:rStyle w:val="Emphasis"/>
              </w:rPr>
              <w:t>Note:</w:t>
            </w:r>
          </w:p>
        </w:tc>
        <w:tc>
          <w:tcPr>
            <w:tcW w:w="0" w:type="auto"/>
            <w:vAlign w:val="center"/>
            <w:hideMark/>
          </w:tcPr>
          <w:p w14:paraId="5D985CAC"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5E7872EF" w14:textId="0D7D550E" w:rsidR="00AF5C18" w:rsidRDefault="00930217" w:rsidP="00AF5C18">
      <w:r>
        <w:lastRenderedPageBreak/>
        <w:fldChar w:fldCharType="begin"/>
      </w:r>
      <w:r>
        <w:instrText xml:space="preserve"> REF _Ref170052233 \h </w:instrText>
      </w:r>
      <w:r>
        <w:fldChar w:fldCharType="separate"/>
      </w:r>
      <w:r>
        <w:t xml:space="preserve">Table </w:t>
      </w:r>
      <w:r>
        <w:rPr>
          <w:noProof/>
        </w:rPr>
        <w:t>13</w:t>
      </w:r>
      <w:r>
        <w:fldChar w:fldCharType="end"/>
      </w:r>
      <w:r w:rsidR="00681DD4">
        <w:t xml:space="preserve"> </w:t>
      </w:r>
      <w:commentRangeStart w:id="102"/>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260ADF">
        <w:t xml:space="preserve">Figure </w:t>
      </w:r>
      <w:r w:rsidR="00260ADF">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260ADF">
        <w:t xml:space="preserve">Table </w:t>
      </w:r>
      <w:r w:rsidR="00260ADF">
        <w:rPr>
          <w:noProof/>
        </w:rPr>
        <w:t>14</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commentRangeEnd w:id="102"/>
      <w:r w:rsidR="00646DB7">
        <w:rPr>
          <w:rStyle w:val="CommentReference"/>
        </w:rPr>
        <w:commentReference w:id="102"/>
      </w:r>
    </w:p>
    <w:p w14:paraId="1B0B1E14" w14:textId="148DA841" w:rsidR="00930217" w:rsidRDefault="00930217">
      <w:pPr>
        <w:spacing w:line="240" w:lineRule="auto"/>
        <w:ind w:firstLine="0"/>
        <w:jc w:val="left"/>
      </w:pPr>
      <w:r>
        <w:br w:type="page"/>
      </w:r>
    </w:p>
    <w:p w14:paraId="3B0D8B38" w14:textId="0967D98F" w:rsidR="00930217" w:rsidRDefault="00930217" w:rsidP="00714654">
      <w:pPr>
        <w:pStyle w:val="Caption"/>
        <w:keepNext/>
        <w:jc w:val="center"/>
      </w:pPr>
      <w:bookmarkStart w:id="103" w:name="_Ref170052233"/>
      <w:r>
        <w:lastRenderedPageBreak/>
        <w:t xml:space="preserve">Table </w:t>
      </w:r>
      <w:fldSimple w:instr=" SEQ Table \* ARABIC ">
        <w:r w:rsidR="00767205">
          <w:rPr>
            <w:noProof/>
          </w:rPr>
          <w:t>13</w:t>
        </w:r>
      </w:fldSimple>
      <w:bookmarkEnd w:id="103"/>
      <w:r>
        <w:rPr>
          <w:noProof/>
        </w:rPr>
        <w:t xml:space="preserve"> </w:t>
      </w:r>
      <w:commentRangeStart w:id="104"/>
      <w:r w:rsidR="00B5286A">
        <w:rPr>
          <w:noProof/>
        </w:rPr>
        <w:t>Volatility</w:t>
      </w:r>
      <w:commentRangeEnd w:id="104"/>
      <w:r w:rsidR="00714654">
        <w:rPr>
          <w:rStyle w:val="CommentReference"/>
          <w:i w:val="0"/>
          <w:iCs w:val="0"/>
          <w:color w:val="auto"/>
        </w:rPr>
        <w:commentReference w:id="104"/>
      </w:r>
      <w:r w:rsidR="00B5286A">
        <w:rPr>
          <w:noProof/>
        </w:rPr>
        <w:t xml:space="preserve">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commentRangeStart w:id="105"/>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33"/>
                    <a:stretch>
                      <a:fillRect/>
                    </a:stretch>
                  </pic:blipFill>
                  <pic:spPr>
                    <a:xfrm>
                      <a:off x="0" y="0"/>
                      <a:ext cx="5934710" cy="3956685"/>
                    </a:xfrm>
                    <a:prstGeom prst="rect">
                      <a:avLst/>
                    </a:prstGeom>
                  </pic:spPr>
                </pic:pic>
              </a:graphicData>
            </a:graphic>
          </wp:inline>
        </w:drawing>
      </w:r>
      <w:commentRangeEnd w:id="105"/>
      <w:r w:rsidR="00714654">
        <w:rPr>
          <w:rStyle w:val="CommentReference"/>
        </w:rPr>
        <w:commentReference w:id="105"/>
      </w:r>
    </w:p>
    <w:p w14:paraId="5AE511CC" w14:textId="3C62EA8D" w:rsidR="00767205" w:rsidRDefault="00767205" w:rsidP="00767205">
      <w:pPr>
        <w:pStyle w:val="Caption"/>
        <w:jc w:val="left"/>
      </w:pPr>
      <w:bookmarkStart w:id="106" w:name="_Ref178619195"/>
      <w:r>
        <w:t xml:space="preserve">Figure </w:t>
      </w:r>
      <w:fldSimple w:instr=" SEQ Figure \* ARABIC ">
        <w:r>
          <w:rPr>
            <w:noProof/>
          </w:rPr>
          <w:t>9</w:t>
        </w:r>
      </w:fldSimple>
      <w:bookmarkEnd w:id="106"/>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76DDD9C8" w:rsidR="00767205" w:rsidRDefault="00767205" w:rsidP="00714654">
      <w:pPr>
        <w:pStyle w:val="Caption"/>
        <w:keepNext/>
        <w:jc w:val="center"/>
      </w:pPr>
      <w:bookmarkStart w:id="107" w:name="_Ref178619310"/>
      <w:r>
        <w:t xml:space="preserve">Table </w:t>
      </w:r>
      <w:fldSimple w:instr=" SEQ Table \* ARABIC ">
        <w:r>
          <w:rPr>
            <w:noProof/>
          </w:rPr>
          <w:t>14</w:t>
        </w:r>
      </w:fldSimple>
      <w:bookmarkEnd w:id="107"/>
      <w:r>
        <w:t xml:space="preserve"> </w:t>
      </w:r>
      <w:commentRangeStart w:id="108"/>
      <w:r>
        <w:t>Volatility</w:t>
      </w:r>
      <w:commentRangeEnd w:id="108"/>
      <w:r w:rsidR="00714654">
        <w:rPr>
          <w:rStyle w:val="CommentReference"/>
          <w:i w:val="0"/>
          <w:iCs w:val="0"/>
          <w:color w:val="auto"/>
        </w:rPr>
        <w:commentReference w:id="108"/>
      </w:r>
      <w:r>
        <w:t xml:space="preserve">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60"/>
        <w:gridCol w:w="3325"/>
      </w:tblGrid>
      <w:tr w:rsidR="00767205"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Default="00767205" w:rsidP="00966C79">
            <w:pPr>
              <w:jc w:val="center"/>
              <w:rPr>
                <w:rFonts w:eastAsia="Times New Roman"/>
              </w:rPr>
            </w:pPr>
            <w:r>
              <w:rPr>
                <w:rStyle w:val="Strong"/>
              </w:rPr>
              <w:t>Difference-in-Differences Analysis of Volatility During GREXIT</w:t>
            </w:r>
          </w:p>
        </w:tc>
      </w:tr>
      <w:tr w:rsidR="00767205"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Default="00767205" w:rsidP="00966C79">
            <w:pPr>
              <w:jc w:val="center"/>
              <w:rPr>
                <w:rFonts w:eastAsia="Times New Roman"/>
              </w:rPr>
            </w:pPr>
          </w:p>
        </w:tc>
      </w:tr>
      <w:tr w:rsidR="00767205" w14:paraId="37BAEB9F" w14:textId="77777777" w:rsidTr="00714654">
        <w:trPr>
          <w:tblCellSpacing w:w="15" w:type="dxa"/>
          <w:jc w:val="center"/>
        </w:trPr>
        <w:tc>
          <w:tcPr>
            <w:tcW w:w="0" w:type="auto"/>
            <w:vAlign w:val="center"/>
            <w:hideMark/>
          </w:tcPr>
          <w:p w14:paraId="0ED901BF" w14:textId="77777777" w:rsidR="00767205" w:rsidRDefault="00767205" w:rsidP="00966C79">
            <w:pPr>
              <w:jc w:val="center"/>
              <w:rPr>
                <w:rFonts w:eastAsia="Times New Roman"/>
                <w:sz w:val="20"/>
                <w:szCs w:val="20"/>
              </w:rPr>
            </w:pPr>
          </w:p>
        </w:tc>
        <w:tc>
          <w:tcPr>
            <w:tcW w:w="0" w:type="auto"/>
            <w:vAlign w:val="center"/>
            <w:hideMark/>
          </w:tcPr>
          <w:p w14:paraId="3624AAD8" w14:textId="77777777" w:rsidR="00767205" w:rsidRDefault="00767205" w:rsidP="00966C79">
            <w:pPr>
              <w:jc w:val="center"/>
              <w:rPr>
                <w:rFonts w:eastAsia="Times New Roman"/>
              </w:rPr>
            </w:pPr>
            <w:r>
              <w:rPr>
                <w:rStyle w:val="Emphasis"/>
              </w:rPr>
              <w:t>Dependent variable:</w:t>
            </w:r>
          </w:p>
        </w:tc>
      </w:tr>
      <w:tr w:rsidR="00767205" w14:paraId="7D116F66" w14:textId="77777777" w:rsidTr="00714654">
        <w:trPr>
          <w:tblCellSpacing w:w="15" w:type="dxa"/>
          <w:jc w:val="center"/>
        </w:trPr>
        <w:tc>
          <w:tcPr>
            <w:tcW w:w="0" w:type="auto"/>
            <w:vAlign w:val="center"/>
            <w:hideMark/>
          </w:tcPr>
          <w:p w14:paraId="18EE13B9" w14:textId="77777777" w:rsidR="00767205" w:rsidRDefault="00767205" w:rsidP="00966C79">
            <w:pPr>
              <w:jc w:val="center"/>
              <w:rPr>
                <w:rFonts w:eastAsia="Times New Roman"/>
              </w:rPr>
            </w:pPr>
          </w:p>
        </w:tc>
        <w:tc>
          <w:tcPr>
            <w:tcW w:w="0" w:type="auto"/>
            <w:tcBorders>
              <w:bottom w:val="single" w:sz="6" w:space="0" w:color="000000"/>
            </w:tcBorders>
            <w:vAlign w:val="center"/>
            <w:hideMark/>
          </w:tcPr>
          <w:p w14:paraId="00775556" w14:textId="77777777" w:rsidR="00767205" w:rsidRDefault="00767205" w:rsidP="00966C79">
            <w:pPr>
              <w:jc w:val="center"/>
              <w:rPr>
                <w:rFonts w:eastAsia="Times New Roman"/>
                <w:sz w:val="20"/>
                <w:szCs w:val="20"/>
              </w:rPr>
            </w:pPr>
          </w:p>
        </w:tc>
      </w:tr>
      <w:tr w:rsidR="00767205" w14:paraId="4D5557E6" w14:textId="77777777" w:rsidTr="00714654">
        <w:trPr>
          <w:tblCellSpacing w:w="15" w:type="dxa"/>
          <w:jc w:val="center"/>
        </w:trPr>
        <w:tc>
          <w:tcPr>
            <w:tcW w:w="0" w:type="auto"/>
            <w:vAlign w:val="center"/>
            <w:hideMark/>
          </w:tcPr>
          <w:p w14:paraId="20EB8DE0" w14:textId="77777777" w:rsidR="00767205" w:rsidRDefault="00767205" w:rsidP="00966C79">
            <w:pPr>
              <w:jc w:val="center"/>
              <w:rPr>
                <w:rFonts w:eastAsia="Times New Roman"/>
                <w:sz w:val="20"/>
                <w:szCs w:val="20"/>
              </w:rPr>
            </w:pPr>
          </w:p>
        </w:tc>
        <w:tc>
          <w:tcPr>
            <w:tcW w:w="0" w:type="auto"/>
            <w:vAlign w:val="center"/>
            <w:hideMark/>
          </w:tcPr>
          <w:p w14:paraId="07AE85F2" w14:textId="77777777" w:rsidR="00767205" w:rsidRDefault="00767205" w:rsidP="00966C79">
            <w:pPr>
              <w:jc w:val="center"/>
              <w:rPr>
                <w:rFonts w:eastAsia="Times New Roman"/>
              </w:rPr>
            </w:pPr>
            <w:r>
              <w:rPr>
                <w:rFonts w:eastAsia="Times New Roman"/>
              </w:rPr>
              <w:t>Volatility (Daily Return)</w:t>
            </w:r>
          </w:p>
        </w:tc>
      </w:tr>
      <w:tr w:rsidR="00767205"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Default="00767205" w:rsidP="00966C79">
            <w:pPr>
              <w:jc w:val="center"/>
              <w:rPr>
                <w:rFonts w:eastAsia="Times New Roman"/>
              </w:rPr>
            </w:pPr>
          </w:p>
        </w:tc>
      </w:tr>
      <w:tr w:rsidR="00767205" w14:paraId="39218337" w14:textId="77777777" w:rsidTr="00714654">
        <w:trPr>
          <w:tblCellSpacing w:w="15" w:type="dxa"/>
          <w:jc w:val="center"/>
        </w:trPr>
        <w:tc>
          <w:tcPr>
            <w:tcW w:w="0" w:type="auto"/>
            <w:vAlign w:val="center"/>
            <w:hideMark/>
          </w:tcPr>
          <w:p w14:paraId="7E869F86" w14:textId="77777777" w:rsidR="00767205" w:rsidRDefault="00767205" w:rsidP="00966C79">
            <w:pPr>
              <w:jc w:val="left"/>
              <w:rPr>
                <w:rFonts w:eastAsia="Times New Roman"/>
              </w:rPr>
            </w:pPr>
            <w:r>
              <w:rPr>
                <w:rFonts w:eastAsia="Times New Roman"/>
              </w:rPr>
              <w:t>Post Period</w:t>
            </w:r>
          </w:p>
        </w:tc>
        <w:tc>
          <w:tcPr>
            <w:tcW w:w="0" w:type="auto"/>
            <w:vAlign w:val="center"/>
            <w:hideMark/>
          </w:tcPr>
          <w:p w14:paraId="0DA2C9B9" w14:textId="77777777" w:rsidR="00767205" w:rsidRDefault="00767205" w:rsidP="00966C79">
            <w:pPr>
              <w:jc w:val="center"/>
              <w:rPr>
                <w:rFonts w:eastAsia="Times New Roman"/>
              </w:rPr>
            </w:pPr>
            <w:r>
              <w:rPr>
                <w:rFonts w:eastAsia="Times New Roman"/>
              </w:rPr>
              <w:t>-0.002</w:t>
            </w:r>
          </w:p>
        </w:tc>
      </w:tr>
      <w:tr w:rsidR="00767205" w14:paraId="7FA37B76" w14:textId="77777777" w:rsidTr="00714654">
        <w:trPr>
          <w:tblCellSpacing w:w="15" w:type="dxa"/>
          <w:jc w:val="center"/>
        </w:trPr>
        <w:tc>
          <w:tcPr>
            <w:tcW w:w="0" w:type="auto"/>
            <w:vAlign w:val="center"/>
            <w:hideMark/>
          </w:tcPr>
          <w:p w14:paraId="55B3B9FC" w14:textId="77777777" w:rsidR="00767205" w:rsidRDefault="00767205" w:rsidP="00966C79">
            <w:pPr>
              <w:jc w:val="center"/>
              <w:rPr>
                <w:rFonts w:eastAsia="Times New Roman"/>
              </w:rPr>
            </w:pPr>
          </w:p>
        </w:tc>
        <w:tc>
          <w:tcPr>
            <w:tcW w:w="0" w:type="auto"/>
            <w:vAlign w:val="center"/>
            <w:hideMark/>
          </w:tcPr>
          <w:p w14:paraId="6AF2CCB0" w14:textId="77777777" w:rsidR="00767205" w:rsidRDefault="00767205" w:rsidP="00966C79">
            <w:pPr>
              <w:jc w:val="center"/>
              <w:rPr>
                <w:rFonts w:eastAsia="Times New Roman"/>
              </w:rPr>
            </w:pPr>
            <w:r>
              <w:rPr>
                <w:rFonts w:eastAsia="Times New Roman"/>
              </w:rPr>
              <w:t>(0.087)</w:t>
            </w:r>
          </w:p>
        </w:tc>
      </w:tr>
      <w:tr w:rsidR="00767205" w14:paraId="715AD659" w14:textId="77777777" w:rsidTr="00714654">
        <w:trPr>
          <w:tblCellSpacing w:w="15" w:type="dxa"/>
          <w:jc w:val="center"/>
        </w:trPr>
        <w:tc>
          <w:tcPr>
            <w:tcW w:w="0" w:type="auto"/>
            <w:vAlign w:val="center"/>
            <w:hideMark/>
          </w:tcPr>
          <w:p w14:paraId="3DC463EA" w14:textId="77777777" w:rsidR="00767205" w:rsidRDefault="00767205" w:rsidP="00966C79">
            <w:pPr>
              <w:jc w:val="center"/>
              <w:rPr>
                <w:rFonts w:eastAsia="Times New Roman"/>
              </w:rPr>
            </w:pPr>
          </w:p>
        </w:tc>
        <w:tc>
          <w:tcPr>
            <w:tcW w:w="0" w:type="auto"/>
            <w:vAlign w:val="center"/>
            <w:hideMark/>
          </w:tcPr>
          <w:p w14:paraId="3239E033" w14:textId="77777777" w:rsidR="00767205" w:rsidRDefault="00767205" w:rsidP="00966C79">
            <w:pPr>
              <w:rPr>
                <w:rFonts w:eastAsia="Times New Roman"/>
                <w:sz w:val="20"/>
                <w:szCs w:val="20"/>
              </w:rPr>
            </w:pPr>
          </w:p>
        </w:tc>
      </w:tr>
      <w:tr w:rsidR="00767205" w14:paraId="59445D9C" w14:textId="77777777" w:rsidTr="00714654">
        <w:trPr>
          <w:tblCellSpacing w:w="15" w:type="dxa"/>
          <w:jc w:val="center"/>
        </w:trPr>
        <w:tc>
          <w:tcPr>
            <w:tcW w:w="0" w:type="auto"/>
            <w:vAlign w:val="center"/>
            <w:hideMark/>
          </w:tcPr>
          <w:p w14:paraId="44DDFBA8" w14:textId="77777777" w:rsidR="00767205" w:rsidRDefault="00767205" w:rsidP="00966C79">
            <w:pPr>
              <w:jc w:val="left"/>
              <w:rPr>
                <w:rFonts w:eastAsia="Times New Roman"/>
              </w:rPr>
            </w:pPr>
            <w:r>
              <w:rPr>
                <w:rFonts w:eastAsia="Times New Roman"/>
              </w:rPr>
              <w:t>USD Market</w:t>
            </w:r>
          </w:p>
        </w:tc>
        <w:tc>
          <w:tcPr>
            <w:tcW w:w="0" w:type="auto"/>
            <w:vAlign w:val="center"/>
            <w:hideMark/>
          </w:tcPr>
          <w:p w14:paraId="130C4875" w14:textId="77777777" w:rsidR="00767205" w:rsidRDefault="00767205" w:rsidP="00966C79">
            <w:pPr>
              <w:jc w:val="center"/>
              <w:rPr>
                <w:rFonts w:eastAsia="Times New Roman"/>
              </w:rPr>
            </w:pPr>
            <w:r>
              <w:rPr>
                <w:rFonts w:eastAsia="Times New Roman"/>
              </w:rPr>
              <w:t>0.012</w:t>
            </w:r>
          </w:p>
        </w:tc>
      </w:tr>
      <w:tr w:rsidR="00767205" w14:paraId="1629A645" w14:textId="77777777" w:rsidTr="00714654">
        <w:trPr>
          <w:tblCellSpacing w:w="15" w:type="dxa"/>
          <w:jc w:val="center"/>
        </w:trPr>
        <w:tc>
          <w:tcPr>
            <w:tcW w:w="0" w:type="auto"/>
            <w:vAlign w:val="center"/>
            <w:hideMark/>
          </w:tcPr>
          <w:p w14:paraId="2EC810D9" w14:textId="77777777" w:rsidR="00767205" w:rsidRDefault="00767205" w:rsidP="00966C79">
            <w:pPr>
              <w:jc w:val="center"/>
              <w:rPr>
                <w:rFonts w:eastAsia="Times New Roman"/>
              </w:rPr>
            </w:pPr>
          </w:p>
        </w:tc>
        <w:tc>
          <w:tcPr>
            <w:tcW w:w="0" w:type="auto"/>
            <w:vAlign w:val="center"/>
            <w:hideMark/>
          </w:tcPr>
          <w:p w14:paraId="4C3B333E" w14:textId="77777777" w:rsidR="00767205" w:rsidRDefault="00767205" w:rsidP="00966C79">
            <w:pPr>
              <w:jc w:val="center"/>
              <w:rPr>
                <w:rFonts w:eastAsia="Times New Roman"/>
              </w:rPr>
            </w:pPr>
            <w:r>
              <w:rPr>
                <w:rFonts w:eastAsia="Times New Roman"/>
              </w:rPr>
              <w:t>(0.090)</w:t>
            </w:r>
          </w:p>
        </w:tc>
      </w:tr>
      <w:tr w:rsidR="00767205" w14:paraId="0C3FEEA2" w14:textId="77777777" w:rsidTr="00714654">
        <w:trPr>
          <w:tblCellSpacing w:w="15" w:type="dxa"/>
          <w:jc w:val="center"/>
        </w:trPr>
        <w:tc>
          <w:tcPr>
            <w:tcW w:w="0" w:type="auto"/>
            <w:vAlign w:val="center"/>
            <w:hideMark/>
          </w:tcPr>
          <w:p w14:paraId="56DC6940" w14:textId="77777777" w:rsidR="00767205" w:rsidRDefault="00767205" w:rsidP="00966C79">
            <w:pPr>
              <w:jc w:val="center"/>
              <w:rPr>
                <w:rFonts w:eastAsia="Times New Roman"/>
              </w:rPr>
            </w:pPr>
          </w:p>
        </w:tc>
        <w:tc>
          <w:tcPr>
            <w:tcW w:w="0" w:type="auto"/>
            <w:vAlign w:val="center"/>
            <w:hideMark/>
          </w:tcPr>
          <w:p w14:paraId="60BEA154" w14:textId="77777777" w:rsidR="00767205" w:rsidRDefault="00767205" w:rsidP="00966C79">
            <w:pPr>
              <w:rPr>
                <w:rFonts w:eastAsia="Times New Roman"/>
                <w:sz w:val="20"/>
                <w:szCs w:val="20"/>
              </w:rPr>
            </w:pPr>
          </w:p>
        </w:tc>
      </w:tr>
      <w:tr w:rsidR="00767205" w14:paraId="22EE49D4" w14:textId="77777777" w:rsidTr="00714654">
        <w:trPr>
          <w:tblCellSpacing w:w="15" w:type="dxa"/>
          <w:jc w:val="center"/>
        </w:trPr>
        <w:tc>
          <w:tcPr>
            <w:tcW w:w="0" w:type="auto"/>
            <w:vAlign w:val="center"/>
            <w:hideMark/>
          </w:tcPr>
          <w:p w14:paraId="0BB26B89" w14:textId="77777777" w:rsidR="00767205" w:rsidRDefault="00767205" w:rsidP="00966C79">
            <w:pPr>
              <w:jc w:val="left"/>
              <w:rPr>
                <w:rFonts w:eastAsia="Times New Roman"/>
              </w:rPr>
            </w:pPr>
            <w:r>
              <w:rPr>
                <w:rFonts w:eastAsia="Times New Roman"/>
              </w:rPr>
              <w:t>Post Period x USD Market</w:t>
            </w:r>
          </w:p>
        </w:tc>
        <w:tc>
          <w:tcPr>
            <w:tcW w:w="0" w:type="auto"/>
            <w:vAlign w:val="center"/>
            <w:hideMark/>
          </w:tcPr>
          <w:p w14:paraId="56D42077" w14:textId="77777777" w:rsidR="00767205" w:rsidRDefault="00767205" w:rsidP="00966C79">
            <w:pPr>
              <w:jc w:val="center"/>
              <w:rPr>
                <w:rFonts w:eastAsia="Times New Roman"/>
              </w:rPr>
            </w:pPr>
            <w:r>
              <w:rPr>
                <w:rFonts w:eastAsia="Times New Roman"/>
              </w:rPr>
              <w:t>-0.016</w:t>
            </w:r>
          </w:p>
        </w:tc>
      </w:tr>
      <w:tr w:rsidR="00767205" w14:paraId="4F92E8C2" w14:textId="77777777" w:rsidTr="00714654">
        <w:trPr>
          <w:tblCellSpacing w:w="15" w:type="dxa"/>
          <w:jc w:val="center"/>
        </w:trPr>
        <w:tc>
          <w:tcPr>
            <w:tcW w:w="0" w:type="auto"/>
            <w:vAlign w:val="center"/>
            <w:hideMark/>
          </w:tcPr>
          <w:p w14:paraId="2A930044" w14:textId="77777777" w:rsidR="00767205" w:rsidRDefault="00767205" w:rsidP="00966C79">
            <w:pPr>
              <w:jc w:val="center"/>
              <w:rPr>
                <w:rFonts w:eastAsia="Times New Roman"/>
              </w:rPr>
            </w:pPr>
          </w:p>
        </w:tc>
        <w:tc>
          <w:tcPr>
            <w:tcW w:w="0" w:type="auto"/>
            <w:vAlign w:val="center"/>
            <w:hideMark/>
          </w:tcPr>
          <w:p w14:paraId="647DF7A9" w14:textId="77777777" w:rsidR="00767205" w:rsidRDefault="00767205" w:rsidP="00966C79">
            <w:pPr>
              <w:jc w:val="center"/>
              <w:rPr>
                <w:rFonts w:eastAsia="Times New Roman"/>
              </w:rPr>
            </w:pPr>
            <w:r>
              <w:rPr>
                <w:rFonts w:eastAsia="Times New Roman"/>
              </w:rPr>
              <w:t>(0.119)</w:t>
            </w:r>
          </w:p>
        </w:tc>
      </w:tr>
      <w:tr w:rsidR="00767205" w14:paraId="7A04D630" w14:textId="77777777" w:rsidTr="00714654">
        <w:trPr>
          <w:tblCellSpacing w:w="15" w:type="dxa"/>
          <w:jc w:val="center"/>
        </w:trPr>
        <w:tc>
          <w:tcPr>
            <w:tcW w:w="0" w:type="auto"/>
            <w:vAlign w:val="center"/>
            <w:hideMark/>
          </w:tcPr>
          <w:p w14:paraId="51F83690" w14:textId="77777777" w:rsidR="00767205" w:rsidRDefault="00767205" w:rsidP="00966C79">
            <w:pPr>
              <w:jc w:val="center"/>
              <w:rPr>
                <w:rFonts w:eastAsia="Times New Roman"/>
              </w:rPr>
            </w:pPr>
          </w:p>
        </w:tc>
        <w:tc>
          <w:tcPr>
            <w:tcW w:w="0" w:type="auto"/>
            <w:vAlign w:val="center"/>
            <w:hideMark/>
          </w:tcPr>
          <w:p w14:paraId="3A521538" w14:textId="77777777" w:rsidR="00767205" w:rsidRDefault="00767205" w:rsidP="00966C79">
            <w:pPr>
              <w:rPr>
                <w:rFonts w:eastAsia="Times New Roman"/>
                <w:sz w:val="20"/>
                <w:szCs w:val="20"/>
              </w:rPr>
            </w:pPr>
          </w:p>
        </w:tc>
      </w:tr>
      <w:tr w:rsidR="00767205" w14:paraId="2299B730" w14:textId="77777777" w:rsidTr="00714654">
        <w:trPr>
          <w:tblCellSpacing w:w="15" w:type="dxa"/>
          <w:jc w:val="center"/>
        </w:trPr>
        <w:tc>
          <w:tcPr>
            <w:tcW w:w="0" w:type="auto"/>
            <w:vAlign w:val="center"/>
            <w:hideMark/>
          </w:tcPr>
          <w:p w14:paraId="2699EF44" w14:textId="77777777" w:rsidR="00767205" w:rsidRDefault="00767205" w:rsidP="00966C79">
            <w:pPr>
              <w:jc w:val="left"/>
              <w:rPr>
                <w:rFonts w:eastAsia="Times New Roman"/>
              </w:rPr>
            </w:pPr>
            <w:r>
              <w:rPr>
                <w:rFonts w:eastAsia="Times New Roman"/>
              </w:rPr>
              <w:t>Constant</w:t>
            </w:r>
          </w:p>
        </w:tc>
        <w:tc>
          <w:tcPr>
            <w:tcW w:w="0" w:type="auto"/>
            <w:vAlign w:val="center"/>
            <w:hideMark/>
          </w:tcPr>
          <w:p w14:paraId="7A7CD8E5" w14:textId="77777777" w:rsidR="00767205" w:rsidRDefault="00767205" w:rsidP="00966C79">
            <w:pPr>
              <w:jc w:val="center"/>
              <w:rPr>
                <w:rFonts w:eastAsia="Times New Roman"/>
              </w:rPr>
            </w:pPr>
            <w:r>
              <w:rPr>
                <w:rFonts w:eastAsia="Times New Roman"/>
              </w:rPr>
              <w:t>0.039</w:t>
            </w:r>
          </w:p>
        </w:tc>
      </w:tr>
      <w:tr w:rsidR="00767205" w14:paraId="4153F14D" w14:textId="77777777" w:rsidTr="00714654">
        <w:trPr>
          <w:tblCellSpacing w:w="15" w:type="dxa"/>
          <w:jc w:val="center"/>
        </w:trPr>
        <w:tc>
          <w:tcPr>
            <w:tcW w:w="0" w:type="auto"/>
            <w:vAlign w:val="center"/>
            <w:hideMark/>
          </w:tcPr>
          <w:p w14:paraId="7E1578C9" w14:textId="77777777" w:rsidR="00767205" w:rsidRDefault="00767205" w:rsidP="00966C79">
            <w:pPr>
              <w:jc w:val="center"/>
              <w:rPr>
                <w:rFonts w:eastAsia="Times New Roman"/>
              </w:rPr>
            </w:pPr>
          </w:p>
        </w:tc>
        <w:tc>
          <w:tcPr>
            <w:tcW w:w="0" w:type="auto"/>
            <w:vAlign w:val="center"/>
            <w:hideMark/>
          </w:tcPr>
          <w:p w14:paraId="18C7BABF" w14:textId="77777777" w:rsidR="00767205" w:rsidRDefault="00767205" w:rsidP="00966C79">
            <w:pPr>
              <w:jc w:val="center"/>
              <w:rPr>
                <w:rFonts w:eastAsia="Times New Roman"/>
              </w:rPr>
            </w:pPr>
            <w:r>
              <w:rPr>
                <w:rFonts w:eastAsia="Times New Roman"/>
              </w:rPr>
              <w:t>(0.065)</w:t>
            </w:r>
          </w:p>
        </w:tc>
      </w:tr>
      <w:tr w:rsidR="00767205" w14:paraId="49405D93" w14:textId="77777777" w:rsidTr="00714654">
        <w:trPr>
          <w:tblCellSpacing w:w="15" w:type="dxa"/>
          <w:jc w:val="center"/>
        </w:trPr>
        <w:tc>
          <w:tcPr>
            <w:tcW w:w="0" w:type="auto"/>
            <w:vAlign w:val="center"/>
            <w:hideMark/>
          </w:tcPr>
          <w:p w14:paraId="4C5CEE7D" w14:textId="77777777" w:rsidR="00767205" w:rsidRDefault="00767205" w:rsidP="00966C79">
            <w:pPr>
              <w:jc w:val="center"/>
              <w:rPr>
                <w:rFonts w:eastAsia="Times New Roman"/>
              </w:rPr>
            </w:pPr>
          </w:p>
        </w:tc>
        <w:tc>
          <w:tcPr>
            <w:tcW w:w="0" w:type="auto"/>
            <w:vAlign w:val="center"/>
            <w:hideMark/>
          </w:tcPr>
          <w:p w14:paraId="2436113F" w14:textId="77777777" w:rsidR="00767205" w:rsidRDefault="00767205" w:rsidP="00966C79">
            <w:pPr>
              <w:rPr>
                <w:rFonts w:eastAsia="Times New Roman"/>
                <w:sz w:val="20"/>
                <w:szCs w:val="20"/>
              </w:rPr>
            </w:pPr>
          </w:p>
        </w:tc>
      </w:tr>
      <w:tr w:rsidR="00767205" w14:paraId="119E8413" w14:textId="77777777" w:rsidTr="00714654">
        <w:trPr>
          <w:tblCellSpacing w:w="15" w:type="dxa"/>
          <w:jc w:val="center"/>
        </w:trPr>
        <w:tc>
          <w:tcPr>
            <w:tcW w:w="0" w:type="auto"/>
            <w:gridSpan w:val="2"/>
            <w:tcBorders>
              <w:bottom w:val="single" w:sz="6" w:space="0" w:color="000000"/>
            </w:tcBorders>
            <w:vAlign w:val="center"/>
            <w:hideMark/>
          </w:tcPr>
          <w:p w14:paraId="4552B960" w14:textId="77777777" w:rsidR="00767205" w:rsidRDefault="00767205" w:rsidP="00966C79">
            <w:pPr>
              <w:jc w:val="center"/>
              <w:rPr>
                <w:rFonts w:eastAsia="Times New Roman"/>
                <w:sz w:val="20"/>
                <w:szCs w:val="20"/>
              </w:rPr>
            </w:pPr>
          </w:p>
        </w:tc>
      </w:tr>
      <w:tr w:rsidR="00767205" w14:paraId="6CFA2DDA" w14:textId="77777777" w:rsidTr="00714654">
        <w:trPr>
          <w:tblCellSpacing w:w="15" w:type="dxa"/>
          <w:jc w:val="center"/>
        </w:trPr>
        <w:tc>
          <w:tcPr>
            <w:tcW w:w="0" w:type="auto"/>
            <w:vAlign w:val="center"/>
            <w:hideMark/>
          </w:tcPr>
          <w:p w14:paraId="093D8B79" w14:textId="77777777" w:rsidR="00767205" w:rsidRDefault="00767205" w:rsidP="00966C79">
            <w:pPr>
              <w:jc w:val="left"/>
              <w:rPr>
                <w:rFonts w:eastAsia="Times New Roman"/>
              </w:rPr>
            </w:pPr>
            <w:r>
              <w:rPr>
                <w:rFonts w:eastAsia="Times New Roman"/>
              </w:rPr>
              <w:t>Observations</w:t>
            </w:r>
          </w:p>
        </w:tc>
        <w:tc>
          <w:tcPr>
            <w:tcW w:w="0" w:type="auto"/>
            <w:vAlign w:val="center"/>
            <w:hideMark/>
          </w:tcPr>
          <w:p w14:paraId="191C47C6" w14:textId="77777777" w:rsidR="00767205" w:rsidRDefault="00767205" w:rsidP="00966C79">
            <w:pPr>
              <w:jc w:val="center"/>
              <w:rPr>
                <w:rFonts w:eastAsia="Times New Roman"/>
              </w:rPr>
            </w:pPr>
            <w:r>
              <w:rPr>
                <w:rFonts w:eastAsia="Times New Roman"/>
              </w:rPr>
              <w:t>104</w:t>
            </w:r>
          </w:p>
        </w:tc>
      </w:tr>
      <w:tr w:rsidR="00767205" w14:paraId="539FB8F5" w14:textId="77777777" w:rsidTr="00714654">
        <w:trPr>
          <w:tblCellSpacing w:w="15" w:type="dxa"/>
          <w:jc w:val="center"/>
        </w:trPr>
        <w:tc>
          <w:tcPr>
            <w:tcW w:w="0" w:type="auto"/>
            <w:vAlign w:val="center"/>
            <w:hideMark/>
          </w:tcPr>
          <w:p w14:paraId="54BDE381" w14:textId="77777777" w:rsidR="00767205" w:rsidRDefault="00767205" w:rsidP="00966C79">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3CDA781" w14:textId="77777777" w:rsidR="00767205" w:rsidRDefault="00767205" w:rsidP="00966C79">
            <w:pPr>
              <w:jc w:val="center"/>
              <w:rPr>
                <w:rFonts w:eastAsia="Times New Roman"/>
              </w:rPr>
            </w:pPr>
            <w:r>
              <w:rPr>
                <w:rFonts w:eastAsia="Times New Roman"/>
              </w:rPr>
              <w:t>0.001</w:t>
            </w:r>
          </w:p>
        </w:tc>
      </w:tr>
      <w:tr w:rsidR="00767205" w14:paraId="18783382" w14:textId="77777777" w:rsidTr="00714654">
        <w:trPr>
          <w:tblCellSpacing w:w="15" w:type="dxa"/>
          <w:jc w:val="center"/>
        </w:trPr>
        <w:tc>
          <w:tcPr>
            <w:tcW w:w="0" w:type="auto"/>
            <w:vAlign w:val="center"/>
            <w:hideMark/>
          </w:tcPr>
          <w:p w14:paraId="31877894" w14:textId="77777777" w:rsidR="00767205" w:rsidRDefault="00767205" w:rsidP="00966C79">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35299CFC" w14:textId="77777777" w:rsidR="00767205" w:rsidRDefault="00767205" w:rsidP="00966C79">
            <w:pPr>
              <w:jc w:val="center"/>
              <w:rPr>
                <w:rFonts w:eastAsia="Times New Roman"/>
              </w:rPr>
            </w:pPr>
            <w:r>
              <w:rPr>
                <w:rFonts w:eastAsia="Times New Roman"/>
              </w:rPr>
              <w:t>-0.029</w:t>
            </w:r>
          </w:p>
        </w:tc>
      </w:tr>
      <w:tr w:rsidR="00767205" w14:paraId="27698754" w14:textId="77777777" w:rsidTr="00714654">
        <w:trPr>
          <w:tblCellSpacing w:w="15" w:type="dxa"/>
          <w:jc w:val="center"/>
        </w:trPr>
        <w:tc>
          <w:tcPr>
            <w:tcW w:w="0" w:type="auto"/>
            <w:vAlign w:val="center"/>
            <w:hideMark/>
          </w:tcPr>
          <w:p w14:paraId="565CD266" w14:textId="77777777" w:rsidR="00767205" w:rsidRDefault="00767205" w:rsidP="00966C79">
            <w:pPr>
              <w:jc w:val="left"/>
              <w:rPr>
                <w:rFonts w:eastAsia="Times New Roman"/>
              </w:rPr>
            </w:pPr>
            <w:r>
              <w:rPr>
                <w:rFonts w:eastAsia="Times New Roman"/>
              </w:rPr>
              <w:t>Residual Std. Error</w:t>
            </w:r>
          </w:p>
        </w:tc>
        <w:tc>
          <w:tcPr>
            <w:tcW w:w="0" w:type="auto"/>
            <w:vAlign w:val="center"/>
            <w:hideMark/>
          </w:tcPr>
          <w:p w14:paraId="42007A88" w14:textId="77777777" w:rsidR="00767205" w:rsidRDefault="00767205" w:rsidP="00966C79">
            <w:pPr>
              <w:jc w:val="center"/>
              <w:rPr>
                <w:rFonts w:eastAsia="Times New Roman"/>
              </w:rPr>
            </w:pPr>
            <w:r>
              <w:rPr>
                <w:rFonts w:eastAsia="Times New Roman"/>
              </w:rPr>
              <w:t>0.300 (</w:t>
            </w:r>
            <w:proofErr w:type="spellStart"/>
            <w:r>
              <w:rPr>
                <w:rFonts w:eastAsia="Times New Roman"/>
              </w:rPr>
              <w:t>df</w:t>
            </w:r>
            <w:proofErr w:type="spellEnd"/>
            <w:r>
              <w:rPr>
                <w:rFonts w:eastAsia="Times New Roman"/>
              </w:rPr>
              <w:t xml:space="preserve"> = 100)</w:t>
            </w:r>
          </w:p>
        </w:tc>
      </w:tr>
      <w:tr w:rsidR="00767205" w14:paraId="6BF675CF" w14:textId="77777777" w:rsidTr="00714654">
        <w:trPr>
          <w:tblCellSpacing w:w="15" w:type="dxa"/>
          <w:jc w:val="center"/>
        </w:trPr>
        <w:tc>
          <w:tcPr>
            <w:tcW w:w="0" w:type="auto"/>
            <w:vAlign w:val="center"/>
            <w:hideMark/>
          </w:tcPr>
          <w:p w14:paraId="167965C7" w14:textId="77777777" w:rsidR="00767205" w:rsidRDefault="00767205" w:rsidP="00966C79">
            <w:pPr>
              <w:jc w:val="left"/>
              <w:rPr>
                <w:rFonts w:eastAsia="Times New Roman"/>
              </w:rPr>
            </w:pPr>
            <w:r>
              <w:rPr>
                <w:rFonts w:eastAsia="Times New Roman"/>
              </w:rPr>
              <w:t>F Statistic</w:t>
            </w:r>
          </w:p>
        </w:tc>
        <w:tc>
          <w:tcPr>
            <w:tcW w:w="0" w:type="auto"/>
            <w:vAlign w:val="center"/>
            <w:hideMark/>
          </w:tcPr>
          <w:p w14:paraId="4A4248FA" w14:textId="77777777" w:rsidR="00767205" w:rsidRDefault="00767205" w:rsidP="00966C79">
            <w:pPr>
              <w:jc w:val="center"/>
              <w:rPr>
                <w:rFonts w:eastAsia="Times New Roman"/>
              </w:rPr>
            </w:pPr>
            <w:r>
              <w:rPr>
                <w:rFonts w:eastAsia="Times New Roman"/>
              </w:rPr>
              <w:t>0.018 (</w:t>
            </w:r>
            <w:proofErr w:type="spellStart"/>
            <w:r>
              <w:rPr>
                <w:rFonts w:eastAsia="Times New Roman"/>
              </w:rPr>
              <w:t>df</w:t>
            </w:r>
            <w:proofErr w:type="spellEnd"/>
            <w:r>
              <w:rPr>
                <w:rFonts w:eastAsia="Times New Roman"/>
              </w:rPr>
              <w:t xml:space="preserve"> = 3; 100)</w:t>
            </w:r>
          </w:p>
        </w:tc>
      </w:tr>
      <w:tr w:rsidR="00767205"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Default="00767205" w:rsidP="00966C79">
            <w:pPr>
              <w:jc w:val="center"/>
              <w:rPr>
                <w:rFonts w:eastAsia="Times New Roman"/>
              </w:rPr>
            </w:pPr>
          </w:p>
        </w:tc>
      </w:tr>
      <w:tr w:rsidR="00767205" w14:paraId="7DD5D703" w14:textId="77777777" w:rsidTr="00714654">
        <w:trPr>
          <w:tblCellSpacing w:w="15" w:type="dxa"/>
          <w:jc w:val="center"/>
        </w:trPr>
        <w:tc>
          <w:tcPr>
            <w:tcW w:w="0" w:type="auto"/>
            <w:vAlign w:val="center"/>
            <w:hideMark/>
          </w:tcPr>
          <w:p w14:paraId="6238B732" w14:textId="77777777" w:rsidR="00767205" w:rsidRDefault="00767205" w:rsidP="00966C79">
            <w:pPr>
              <w:jc w:val="left"/>
              <w:rPr>
                <w:rFonts w:eastAsia="Times New Roman"/>
              </w:rPr>
            </w:pPr>
            <w:r>
              <w:rPr>
                <w:rStyle w:val="Emphasis"/>
              </w:rPr>
              <w:t>Note:</w:t>
            </w:r>
          </w:p>
        </w:tc>
        <w:tc>
          <w:tcPr>
            <w:tcW w:w="0" w:type="auto"/>
            <w:vAlign w:val="center"/>
            <w:hideMark/>
          </w:tcPr>
          <w:p w14:paraId="34D8D7A6" w14:textId="77777777" w:rsidR="00767205" w:rsidRDefault="00767205"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109" w:name="_Ref169916090"/>
      <w:r>
        <w:t>Conclusion</w:t>
      </w:r>
      <w:bookmarkEnd w:id="109"/>
    </w:p>
    <w:p w14:paraId="2E8F0D6B" w14:textId="7CA0DC3D" w:rsidR="00C802D3" w:rsidRDefault="00C802D3" w:rsidP="00C802D3">
      <w:pPr>
        <w:rPr>
          <w:rFonts w:eastAsia="Times New Roman"/>
        </w:rPr>
      </w:pPr>
      <w:commentRangeStart w:id="110"/>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commentRangeEnd w:id="110"/>
      <w:r w:rsidR="00646DB7">
        <w:rPr>
          <w:rStyle w:val="CommentReference"/>
        </w:rPr>
        <w:commentReference w:id="110"/>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82BD872"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77777777" w:rsidR="00260ADF" w:rsidRDefault="00260ADF" w:rsidP="00260ADF">
      <w:commentRangeStart w:id="111"/>
      <w:r>
        <w:lastRenderedPageBreak/>
        <w:t>Appendix</w:t>
      </w:r>
      <w:commentRangeEnd w:id="111"/>
      <w:r w:rsidR="00714654">
        <w:rPr>
          <w:rStyle w:val="CommentReference"/>
        </w:rPr>
        <w:commentReference w:id="111"/>
      </w:r>
      <w:r>
        <w:t>: Contract Characteristics</w:t>
      </w:r>
    </w:p>
    <w:p w14:paraId="186C04B7" w14:textId="77777777" w:rsidR="00260ADF" w:rsidRDefault="00260ADF" w:rsidP="00260ADF">
      <w:r>
        <w:t>This appendix lists the detailed characteristics of the “standard” (most liquid) interest-rate swaps contract for the currencies studied in this paper.</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rsidTr="00966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sidP="00966C79">
            <w:r>
              <w:t>Currency</w:t>
            </w:r>
          </w:p>
        </w:tc>
        <w:tc>
          <w:tcPr>
            <w:tcW w:w="1870" w:type="dxa"/>
          </w:tcPr>
          <w:p w14:paraId="56F39AB9"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sidP="00966C79">
            <w:r>
              <w:t>Settlement</w:t>
            </w:r>
          </w:p>
        </w:tc>
        <w:tc>
          <w:tcPr>
            <w:tcW w:w="1870" w:type="dxa"/>
          </w:tcPr>
          <w:p w14:paraId="03B39F5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rsidP="00966C79">
            <w:pPr>
              <w:jc w:val="left"/>
            </w:pPr>
            <w:r>
              <w:t>Fixed Leg</w:t>
            </w:r>
          </w:p>
        </w:tc>
      </w:tr>
      <w:tr w:rsidR="00260ADF" w14:paraId="20AF48FD"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sidP="00966C79">
            <w:r>
              <w:t>Day Count Convention</w:t>
            </w:r>
          </w:p>
        </w:tc>
        <w:tc>
          <w:tcPr>
            <w:tcW w:w="1870" w:type="dxa"/>
            <w:tcBorders>
              <w:top w:val="single" w:sz="4" w:space="0" w:color="auto"/>
            </w:tcBorders>
          </w:tcPr>
          <w:p w14:paraId="0A7B352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sidP="00966C79">
            <w:r>
              <w:t>Payment Frequency</w:t>
            </w:r>
          </w:p>
        </w:tc>
        <w:tc>
          <w:tcPr>
            <w:tcW w:w="1870" w:type="dxa"/>
          </w:tcPr>
          <w:p w14:paraId="4A746E8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sidP="00966C79">
            <w:r>
              <w:t>Business Day Adjustment Convention</w:t>
            </w:r>
          </w:p>
        </w:tc>
        <w:tc>
          <w:tcPr>
            <w:tcW w:w="1870" w:type="dxa"/>
          </w:tcPr>
          <w:p w14:paraId="0832056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sidP="00966C79">
            <w:r>
              <w:t>Adjustment Type</w:t>
            </w:r>
          </w:p>
        </w:tc>
        <w:tc>
          <w:tcPr>
            <w:tcW w:w="1870" w:type="dxa"/>
          </w:tcPr>
          <w:p w14:paraId="332A357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sidP="00966C79">
            <w:r>
              <w:t>Roll Convention</w:t>
            </w:r>
          </w:p>
        </w:tc>
        <w:tc>
          <w:tcPr>
            <w:tcW w:w="1870" w:type="dxa"/>
          </w:tcPr>
          <w:p w14:paraId="000CD32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sidP="00966C79">
            <w:r>
              <w:t>Accrual Calculation Calendar</w:t>
            </w:r>
          </w:p>
        </w:tc>
        <w:tc>
          <w:tcPr>
            <w:tcW w:w="1870" w:type="dxa"/>
          </w:tcPr>
          <w:p w14:paraId="782D0C9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sidP="00966C79">
            <w:r>
              <w:t>Pay Delay</w:t>
            </w:r>
          </w:p>
        </w:tc>
        <w:tc>
          <w:tcPr>
            <w:tcW w:w="1870" w:type="dxa"/>
          </w:tcPr>
          <w:p w14:paraId="6075E90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rsidP="00966C79">
            <w:pPr>
              <w:jc w:val="left"/>
            </w:pPr>
            <w:r>
              <w:t>Floating Leg</w:t>
            </w:r>
          </w:p>
        </w:tc>
      </w:tr>
      <w:tr w:rsidR="00260ADF" w14:paraId="15C7CA4F"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sidP="00966C79">
            <w:r>
              <w:t>Day Count Convention</w:t>
            </w:r>
          </w:p>
        </w:tc>
        <w:tc>
          <w:tcPr>
            <w:tcW w:w="1870" w:type="dxa"/>
            <w:tcBorders>
              <w:top w:val="single" w:sz="4" w:space="0" w:color="auto"/>
            </w:tcBorders>
          </w:tcPr>
          <w:p w14:paraId="71C9C7A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sidP="00966C79">
            <w:r>
              <w:t>Payment Frequency</w:t>
            </w:r>
          </w:p>
        </w:tc>
        <w:tc>
          <w:tcPr>
            <w:tcW w:w="1870" w:type="dxa"/>
          </w:tcPr>
          <w:p w14:paraId="6AA107A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sidP="00966C79">
            <w:r>
              <w:lastRenderedPageBreak/>
              <w:t>Reference Index</w:t>
            </w:r>
          </w:p>
        </w:tc>
        <w:tc>
          <w:tcPr>
            <w:tcW w:w="1870" w:type="dxa"/>
          </w:tcPr>
          <w:p w14:paraId="54623F7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sidP="00966C79">
            <w:r>
              <w:t>Reset Frequency</w:t>
            </w:r>
          </w:p>
        </w:tc>
        <w:tc>
          <w:tcPr>
            <w:tcW w:w="1870" w:type="dxa"/>
          </w:tcPr>
          <w:p w14:paraId="5AB0ABF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sidP="00966C79">
            <w:r>
              <w:t>Business Day Adjustment</w:t>
            </w:r>
          </w:p>
        </w:tc>
        <w:tc>
          <w:tcPr>
            <w:tcW w:w="1870" w:type="dxa"/>
          </w:tcPr>
          <w:p w14:paraId="1A6A858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sidP="00966C79">
            <w:r>
              <w:t>Adjustment Type</w:t>
            </w:r>
          </w:p>
        </w:tc>
        <w:tc>
          <w:tcPr>
            <w:tcW w:w="1870" w:type="dxa"/>
          </w:tcPr>
          <w:p w14:paraId="7C567E0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sidP="00966C79">
            <w:r>
              <w:t>Roll Convention</w:t>
            </w:r>
          </w:p>
        </w:tc>
        <w:tc>
          <w:tcPr>
            <w:tcW w:w="1870" w:type="dxa"/>
          </w:tcPr>
          <w:p w14:paraId="6F7D56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sidP="00966C79">
            <w:r>
              <w:t>Calculation Calendar</w:t>
            </w:r>
          </w:p>
        </w:tc>
        <w:tc>
          <w:tcPr>
            <w:tcW w:w="1870" w:type="dxa"/>
          </w:tcPr>
          <w:p w14:paraId="4172E2D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sidP="00966C79">
            <w:r>
              <w:t>Fixing Calendar</w:t>
            </w:r>
          </w:p>
        </w:tc>
        <w:tc>
          <w:tcPr>
            <w:tcW w:w="1870" w:type="dxa"/>
          </w:tcPr>
          <w:p w14:paraId="12F785B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sidP="00966C79">
            <w:r>
              <w:t>Fixing Lag</w:t>
            </w:r>
          </w:p>
        </w:tc>
        <w:tc>
          <w:tcPr>
            <w:tcW w:w="1870" w:type="dxa"/>
          </w:tcPr>
          <w:p w14:paraId="0ED43178"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sidP="00966C79">
            <w:r>
              <w:t>Pay Delay</w:t>
            </w:r>
          </w:p>
        </w:tc>
        <w:tc>
          <w:tcPr>
            <w:tcW w:w="1870" w:type="dxa"/>
          </w:tcPr>
          <w:p w14:paraId="077320B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sidP="00966C79">
            <w:r>
              <w:t>Reset Position</w:t>
            </w:r>
          </w:p>
        </w:tc>
        <w:tc>
          <w:tcPr>
            <w:tcW w:w="1870" w:type="dxa"/>
          </w:tcPr>
          <w:p w14:paraId="58AFEEB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77777777" w:rsidR="00260ADF" w:rsidRDefault="00260ADF" w:rsidP="00260ADF"/>
    <w:p w14:paraId="25043F24" w14:textId="77777777" w:rsidR="00260ADF" w:rsidRDefault="00260ADF" w:rsidP="00260ADF">
      <w:proofErr w:type="spellStart"/>
      <w:r>
        <w:t>Defintions</w:t>
      </w:r>
      <w:proofErr w:type="spellEnd"/>
    </w:p>
    <w:p w14:paraId="2EF7188D" w14:textId="77777777" w:rsidR="00260ADF" w:rsidRPr="002061F0" w:rsidRDefault="00260ADF" w:rsidP="00260ADF">
      <w:pPr>
        <w:rPr>
          <w:b/>
          <w:bCs/>
        </w:rPr>
      </w:pPr>
      <w:r w:rsidRPr="002061F0">
        <w:rPr>
          <w:b/>
          <w:bCs/>
        </w:rPr>
        <w:t>Settlement</w:t>
      </w:r>
    </w:p>
    <w:p w14:paraId="5875B635" w14:textId="77777777" w:rsidR="00260ADF" w:rsidRPr="002061F0" w:rsidRDefault="00260ADF" w:rsidP="00260ADF">
      <w:r w:rsidRPr="002061F0">
        <w:t xml:space="preserve">Settlement refers to the number of business days after the trade date when the swap contract is </w:t>
      </w:r>
      <w:proofErr w:type="gramStart"/>
      <w:r w:rsidRPr="002061F0">
        <w:t>finalized</w:t>
      </w:r>
      <w:proofErr w:type="gramEnd"/>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lastRenderedPageBreak/>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lastRenderedPageBreak/>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714654">
      <w:pPr>
        <w:pStyle w:val="ListParagraph"/>
        <w:numPr>
          <w:ilvl w:val="0"/>
          <w:numId w:val="47"/>
        </w:numPr>
      </w:pPr>
      <w:r w:rsidRPr="002061F0">
        <w:t>Reference Index: The reference index is the benchmark interest rate that dictates the floating payments. Common indices include:</w:t>
      </w:r>
    </w:p>
    <w:p w14:paraId="46CD9DD0" w14:textId="77777777" w:rsidR="00260ADF" w:rsidRPr="002061F0" w:rsidRDefault="00260ADF" w:rsidP="00714654">
      <w:pPr>
        <w:pStyle w:val="ListParagraph"/>
        <w:numPr>
          <w:ilvl w:val="1"/>
          <w:numId w:val="47"/>
        </w:numPr>
      </w:pPr>
      <w:r w:rsidRPr="002061F0">
        <w:t>USD LIBOR 3M: U.S. Dollar London Interbank Offered Rate for a 3-month period.</w:t>
      </w:r>
    </w:p>
    <w:p w14:paraId="592BFF91" w14:textId="77777777" w:rsidR="00260ADF" w:rsidRPr="002061F0" w:rsidRDefault="00260ADF" w:rsidP="00714654">
      <w:pPr>
        <w:pStyle w:val="ListParagraph"/>
        <w:numPr>
          <w:ilvl w:val="1"/>
          <w:numId w:val="47"/>
        </w:numPr>
      </w:pPr>
      <w:r w:rsidRPr="002061F0">
        <w:t>CDOR 3M: Canadian Dollar Offered Rate for 3 months.</w:t>
      </w:r>
    </w:p>
    <w:p w14:paraId="07F830B3" w14:textId="77777777" w:rsidR="00260ADF" w:rsidRPr="002061F0" w:rsidRDefault="00260ADF" w:rsidP="00714654">
      <w:pPr>
        <w:pStyle w:val="ListParagraph"/>
        <w:numPr>
          <w:ilvl w:val="1"/>
          <w:numId w:val="47"/>
        </w:numPr>
      </w:pPr>
      <w:r w:rsidRPr="002061F0">
        <w:t>GBP LIBOR 6M: British Pound LIBOR for 6 months.</w:t>
      </w:r>
    </w:p>
    <w:p w14:paraId="57710064" w14:textId="77777777" w:rsidR="00260ADF" w:rsidRPr="002061F0" w:rsidRDefault="00260ADF" w:rsidP="00714654">
      <w:pPr>
        <w:pStyle w:val="ListParagraph"/>
        <w:numPr>
          <w:ilvl w:val="1"/>
          <w:numId w:val="47"/>
        </w:numPr>
      </w:pPr>
      <w:r w:rsidRPr="002061F0">
        <w:t>CHF LIBOR 6M: Swiss Franc LIBOR for 6 months.</w:t>
      </w:r>
    </w:p>
    <w:p w14:paraId="2528F377" w14:textId="77777777" w:rsidR="00260ADF" w:rsidRPr="002061F0" w:rsidRDefault="00260ADF" w:rsidP="00714654">
      <w:pPr>
        <w:pStyle w:val="ListParagraph"/>
        <w:numPr>
          <w:ilvl w:val="0"/>
          <w:numId w:val="47"/>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714654">
      <w:pPr>
        <w:pStyle w:val="ListParagraph"/>
        <w:numPr>
          <w:ilvl w:val="0"/>
          <w:numId w:val="47"/>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714654">
      <w:pPr>
        <w:pStyle w:val="ListParagraph"/>
        <w:numPr>
          <w:ilvl w:val="0"/>
          <w:numId w:val="47"/>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0A4A81BA" w14:textId="77777777" w:rsidR="00260ADF" w:rsidRPr="002061F0" w:rsidRDefault="00260ADF" w:rsidP="00714654">
      <w:pPr>
        <w:pStyle w:val="ListParagraph"/>
        <w:numPr>
          <w:ilvl w:val="0"/>
          <w:numId w:val="47"/>
        </w:numPr>
      </w:pPr>
      <w:r w:rsidRPr="002061F0">
        <w:t>Reset Position: "Advance" reset position means the floating rate is set at the beginning of the interest period and applied throughout the period.</w:t>
      </w:r>
    </w:p>
    <w:p w14:paraId="675F6614" w14:textId="77777777" w:rsidR="00260ADF" w:rsidRDefault="00260ADF" w:rsidP="00260ADF"/>
    <w:p w14:paraId="2D073292" w14:textId="51789AB1" w:rsidR="00260ADF" w:rsidRDefault="00260ADF">
      <w:pPr>
        <w:spacing w:line="240" w:lineRule="auto"/>
        <w:ind w:firstLine="0"/>
        <w:jc w:val="left"/>
      </w:pPr>
      <w:r>
        <w:br w:type="page"/>
      </w:r>
    </w:p>
    <w:p w14:paraId="371ACFDE" w14:textId="076377E8" w:rsidR="00260ADF" w:rsidRDefault="00260ADF" w:rsidP="00260ADF">
      <w:commentRangeStart w:id="112"/>
      <w:r>
        <w:lastRenderedPageBreak/>
        <w:t>Appendix</w:t>
      </w:r>
      <w:commentRangeEnd w:id="112"/>
      <w:r w:rsidR="00714654">
        <w:rPr>
          <w:rStyle w:val="CommentReference"/>
        </w:rPr>
        <w:commentReference w:id="112"/>
      </w:r>
      <w:r>
        <w:t>: Alternative Utility Functions and Bid-Ask spreads</w:t>
      </w:r>
    </w:p>
    <w:p w14:paraId="1AA541D4" w14:textId="77777777" w:rsidR="00260ADF" w:rsidRDefault="00260ADF" w:rsidP="00260ADF">
      <w:r>
        <w:t>In the main body of the paper, I derive expressions for bid-ask spread using a Constant Relative Risk Aversion (CRRA) utility function for all market participants. In this appendix, I derive expressions for the bid-ask spread using Constant Relative Risk Aversion (CRRA) utility and show the results are qualitatively similar.</w:t>
      </w:r>
    </w:p>
    <w:p w14:paraId="50DB351C" w14:textId="77777777" w:rsidR="00260ADF" w:rsidRDefault="00260ADF" w:rsidP="00260ADF"/>
    <w:p w14:paraId="04915DE0" w14:textId="77777777" w:rsidR="00260ADF" w:rsidRDefault="00260ADF" w:rsidP="00260ADF">
      <w:r>
        <w:t>Consider the same game-theoretic setup as described in the main body of the paper. However, now players have utility function:</w:t>
      </w:r>
    </w:p>
    <w:p w14:paraId="57CB00AA" w14:textId="77777777" w:rsidR="00260ADF" w:rsidRDefault="00260ADF" w:rsidP="00260ADF">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21E54CA1" w14:textId="77777777" w:rsidR="00260ADF" w:rsidRPr="008A792C" w:rsidRDefault="00260ADF" w:rsidP="00260ADF">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74B99247"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wealth. A second-order Taylor series approximation of 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 given by:</w:t>
      </w:r>
    </w:p>
    <w:p w14:paraId="0E2DAD2D" w14:textId="77777777" w:rsidR="00260ADF" w:rsidRPr="008A792C" w:rsidRDefault="00260ADF" w:rsidP="00260ADF">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095942BC" w14:textId="77777777" w:rsidR="00260ADF" w:rsidRDefault="00260ADF" w:rsidP="00260ADF">
      <w:pPr>
        <w:rPr>
          <w:rFonts w:eastAsiaTheme="minorEastAsia"/>
        </w:rPr>
      </w:pPr>
      <w:r>
        <w:rPr>
          <w:rFonts w:eastAsiaTheme="minorEastAsia"/>
        </w:rPr>
        <w:t>Then</w:t>
      </w:r>
    </w:p>
    <w:p w14:paraId="4061E04B" w14:textId="77777777" w:rsidR="00260ADF" w:rsidRPr="008A792C" w:rsidRDefault="00260ADF" w:rsidP="00260ADF">
      <w:pPr>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05E6675B" w14:textId="77777777" w:rsidR="00260ADF" w:rsidRDefault="00260ADF" w:rsidP="00260ADF">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17B3D2" w14:textId="77777777" w:rsidR="00260ADF" w:rsidRDefault="00260ADF" w:rsidP="00260ADF">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6F5A6E1B" w14:textId="77777777" w:rsidR="00260ADF" w:rsidRPr="00CB4128"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7B3EF485" w14:textId="77777777" w:rsidR="00260ADF" w:rsidRDefault="00260ADF" w:rsidP="00260ADF">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liquidity trader’s expected wealth is a function of the liquidity trader’s order quantity. To find the optimal order quantity, we can set the derivative of the expected utility to zero:</w:t>
      </w:r>
    </w:p>
    <w:p w14:paraId="3937961E" w14:textId="77777777" w:rsidR="00260ADF" w:rsidRPr="00CB4128" w:rsidRDefault="00260ADF" w:rsidP="00260ADF">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2486C3DC" w14:textId="77777777" w:rsidR="00260ADF" w:rsidRDefault="00260ADF" w:rsidP="00260ADF">
      <w:pPr>
        <w:rPr>
          <w:rFonts w:eastAsiaTheme="minorEastAsia"/>
        </w:rPr>
      </w:pPr>
      <w:r>
        <w:rPr>
          <w:rFonts w:eastAsiaTheme="minorEastAsia"/>
        </w:rPr>
        <w:t>We can solve this to obtain:</w:t>
      </w:r>
    </w:p>
    <w:p w14:paraId="611482EC" w14:textId="77777777" w:rsidR="00260ADF" w:rsidRPr="00CB4128" w:rsidRDefault="00000000"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6AEF73D2" w14:textId="77777777" w:rsidR="00260ADF" w:rsidRDefault="00260ADF" w:rsidP="00260ADF">
      <w:pPr>
        <w:rPr>
          <w:rFonts w:eastAsiaTheme="minorEastAsia"/>
        </w:rPr>
      </w:pPr>
      <w:r>
        <w:rPr>
          <w:rFonts w:eastAsiaTheme="minorEastAsia"/>
        </w:rPr>
        <w:lastRenderedPageBreak/>
        <w:t>This is like the optimal order quantity we derived under CARA</w:t>
      </w:r>
    </w:p>
    <w:p w14:paraId="7F3B2231" w14:textId="77777777" w:rsidR="00260ADF" w:rsidRPr="00CB4128" w:rsidRDefault="00000000" w:rsidP="00260A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1A9BA904" w14:textId="77777777" w:rsidR="00260ADF" w:rsidRDefault="00260ADF" w:rsidP="00260ADF">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60AFB1A1" w14:textId="77777777" w:rsidR="00260ADF" w:rsidRDefault="00260ADF" w:rsidP="00260ADF">
      <w:pPr>
        <w:rPr>
          <w:rFonts w:eastAsiaTheme="minorEastAsia"/>
        </w:rPr>
      </w:pPr>
      <w:r>
        <w:rPr>
          <w:rFonts w:eastAsiaTheme="minorEastAsia"/>
        </w:rPr>
        <w:t>We can similarly derive the reservation prices for the dealers. For simplicity, I work through the reservation bid price for dealer 1.</w:t>
      </w:r>
    </w:p>
    <w:p w14:paraId="4F3E49A6" w14:textId="1DA227DE" w:rsidR="00260ADF" w:rsidRDefault="00260ADF" w:rsidP="00260ADF">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w:t>
      </w:r>
      <w:del w:id="113" w:author="Arnob Alam" w:date="2024-10-22T07:22:00Z" w16du:dateUtc="2024-10-22T02:22:00Z">
        <w:r w:rsidDel="00C25DD7">
          <w:rPr>
            <w:rFonts w:eastAsiaTheme="minorEastAsia"/>
          </w:rPr>
          <w:delText>s/he</w:delText>
        </w:r>
      </w:del>
      <w:ins w:id="114" w:author="Arnob Alam" w:date="2024-10-22T07:22:00Z" w16du:dateUtc="2024-10-22T02:22:00Z">
        <w:r w:rsidR="00C25DD7">
          <w:rPr>
            <w:rFonts w:eastAsiaTheme="minorEastAsia"/>
          </w:rPr>
          <w:t>they</w:t>
        </w:r>
      </w:ins>
      <w:r>
        <w:rPr>
          <w:rFonts w:eastAsiaTheme="minorEastAsia"/>
        </w:rPr>
        <w:t xml:space="preserve"> </w:t>
      </w:r>
      <w:proofErr w:type="gramStart"/>
      <w:r>
        <w:rPr>
          <w:rFonts w:eastAsiaTheme="minorEastAsia"/>
        </w:rPr>
        <w:t>posts</w:t>
      </w:r>
      <w:proofErr w:type="gramEnd"/>
      <w:r>
        <w:rPr>
          <w:rFonts w:eastAsiaTheme="minorEastAsia"/>
        </w:rPr>
        <w:t xml:space="preserve"> the best bid price, </w:t>
      </w:r>
      <w:del w:id="115" w:author="Arnob Alam" w:date="2024-10-22T07:23:00Z" w16du:dateUtc="2024-10-22T02:23:00Z">
        <w:r w:rsidDel="00C25DD7">
          <w:rPr>
            <w:rFonts w:eastAsiaTheme="minorEastAsia"/>
          </w:rPr>
          <w:delText>his/her</w:delText>
        </w:r>
      </w:del>
      <w:ins w:id="116" w:author="Arnob Alam" w:date="2024-10-22T07:23:00Z" w16du:dateUtc="2024-10-22T02:23:00Z">
        <w:r w:rsidR="00C25DD7">
          <w:rPr>
            <w:rFonts w:eastAsiaTheme="minorEastAsia"/>
          </w:rPr>
          <w:t>their</w:t>
        </w:r>
      </w:ins>
      <w:r>
        <w:rPr>
          <w:rFonts w:eastAsiaTheme="minorEastAsia"/>
        </w:rPr>
        <w:t xml:space="preserve"> wealth at the end of the period is:</w:t>
      </w:r>
    </w:p>
    <w:p w14:paraId="239C4F2E" w14:textId="77777777" w:rsidR="00260ADF" w:rsidRPr="00BB4819" w:rsidRDefault="00260ADF" w:rsidP="00260ADF">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3E966470" w14:textId="35B6C741" w:rsidR="00260ADF" w:rsidRDefault="00260ADF" w:rsidP="00260ADF">
      <w:pPr>
        <w:rPr>
          <w:rFonts w:eastAsiaTheme="minorEastAsia"/>
        </w:rPr>
      </w:pPr>
      <w:r>
        <w:rPr>
          <w:rFonts w:eastAsiaTheme="minorEastAsia"/>
        </w:rPr>
        <w:t xml:space="preserve">If </w:t>
      </w:r>
      <w:del w:id="117" w:author="Arnob Alam" w:date="2024-10-22T07:22:00Z" w16du:dateUtc="2024-10-22T02:22:00Z">
        <w:r w:rsidDel="00C25DD7">
          <w:rPr>
            <w:rFonts w:eastAsiaTheme="minorEastAsia"/>
          </w:rPr>
          <w:delText>s/he</w:delText>
        </w:r>
      </w:del>
      <w:ins w:id="118" w:author="Arnob Alam" w:date="2024-10-22T07:22:00Z" w16du:dateUtc="2024-10-22T02:22:00Z">
        <w:r w:rsidR="00C25DD7">
          <w:rPr>
            <w:rFonts w:eastAsiaTheme="minorEastAsia"/>
          </w:rPr>
          <w:t>they</w:t>
        </w:r>
      </w:ins>
      <w:r>
        <w:rPr>
          <w:rFonts w:eastAsiaTheme="minorEastAsia"/>
        </w:rPr>
        <w:t xml:space="preserve"> </w:t>
      </w:r>
      <w:proofErr w:type="gramStart"/>
      <w:r>
        <w:rPr>
          <w:rFonts w:eastAsiaTheme="minorEastAsia"/>
        </w:rPr>
        <w:t>does</w:t>
      </w:r>
      <w:proofErr w:type="gramEnd"/>
      <w:r>
        <w:rPr>
          <w:rFonts w:eastAsiaTheme="minorEastAsia"/>
        </w:rPr>
        <w:t xml:space="preserve"> not trade, </w:t>
      </w:r>
      <w:del w:id="119" w:author="Arnob Alam" w:date="2024-10-22T07:23:00Z" w16du:dateUtc="2024-10-22T02:23:00Z">
        <w:r w:rsidDel="00C25DD7">
          <w:rPr>
            <w:rFonts w:eastAsiaTheme="minorEastAsia"/>
          </w:rPr>
          <w:delText>his/her</w:delText>
        </w:r>
      </w:del>
      <w:ins w:id="120" w:author="Arnob Alam" w:date="2024-10-22T07:23:00Z" w16du:dateUtc="2024-10-22T02:23:00Z">
        <w:r w:rsidR="00C25DD7">
          <w:rPr>
            <w:rFonts w:eastAsiaTheme="minorEastAsia"/>
          </w:rPr>
          <w:t>their</w:t>
        </w:r>
      </w:ins>
      <w:r>
        <w:rPr>
          <w:rFonts w:eastAsiaTheme="minorEastAsia"/>
        </w:rPr>
        <w:t xml:space="preserve"> wealth will be:</w:t>
      </w:r>
    </w:p>
    <w:p w14:paraId="2A97F687" w14:textId="77777777" w:rsidR="00260ADF" w:rsidRPr="00BB4819" w:rsidRDefault="00000000"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22D96AB8" w14:textId="77777777" w:rsidR="00260ADF" w:rsidRDefault="00260ADF" w:rsidP="00260ADF">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09DFC7E0"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6903843C" w14:textId="77777777" w:rsidR="00260ADF" w:rsidRDefault="00260ADF" w:rsidP="00260ADF">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6F4E3EA" w14:textId="77777777" w:rsidR="00260ADF" w:rsidRPr="00E40A22" w:rsidRDefault="00260ADF" w:rsidP="00260ADF">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3BD853FC" w14:textId="77777777" w:rsidR="00260ADF" w:rsidRDefault="00260ADF" w:rsidP="00260ADF">
      <w:pPr>
        <w:rPr>
          <w:rFonts w:eastAsiaTheme="minorEastAsia"/>
        </w:rPr>
      </w:pPr>
      <w:r>
        <w:rPr>
          <w:rFonts w:eastAsiaTheme="minorEastAsia"/>
        </w:rPr>
        <w:t>Taking expectations:</w:t>
      </w:r>
    </w:p>
    <w:p w14:paraId="751ACB6D"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1FFB0F7B" w14:textId="77777777" w:rsidR="00260ADF" w:rsidRDefault="00260ADF" w:rsidP="00260ADF">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7D8DB753"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40BEDC98" w14:textId="77777777" w:rsidR="00260ADF" w:rsidRDefault="00260ADF" w:rsidP="00260ADF">
      <w:pPr>
        <w:rPr>
          <w:rFonts w:eastAsiaTheme="minorEastAsia"/>
        </w:rPr>
      </w:pPr>
      <w:r>
        <w:rPr>
          <w:rFonts w:eastAsiaTheme="minorEastAsia"/>
        </w:rPr>
        <w:t>We can similarly take the Taylor Series approximation of the utility function at the no-trade level of wealth:</w:t>
      </w:r>
    </w:p>
    <w:p w14:paraId="75218D34" w14:textId="77777777" w:rsidR="00260ADF" w:rsidRPr="00AB0240"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233309DD" w14:textId="77777777" w:rsidR="00260ADF" w:rsidRDefault="00260ADF" w:rsidP="00260ADF">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 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780E346E" w14:textId="77777777" w:rsidR="00260ADF" w:rsidRPr="00AB0240" w:rsidRDefault="00000000" w:rsidP="00260ADF">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53FE554C" w14:textId="77777777" w:rsidR="00260ADF" w:rsidRDefault="00260ADF" w:rsidP="00260ADF">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5F1B2FAE" w14:textId="77777777" w:rsidR="00260ADF" w:rsidRDefault="00260ADF" w:rsidP="00260ADF">
      <w:pPr>
        <w:rPr>
          <w:rFonts w:eastAsiaTheme="minorEastAsia"/>
        </w:rPr>
      </w:pPr>
      <w:r>
        <w:rPr>
          <w:rFonts w:eastAsiaTheme="minorEastAsia"/>
        </w:rPr>
        <w:t>In competitive markets, the dealer’s markup will tend to zero and prices will tend to the reservation prices.</w:t>
      </w:r>
    </w:p>
    <w:p w14:paraId="310115B5" w14:textId="4B4020B7" w:rsidR="002651C1" w:rsidRDefault="00260ADF" w:rsidP="00260ADF">
      <w:pPr>
        <w:rPr>
          <w:rFonts w:eastAsiaTheme="minorEastAsia"/>
        </w:rPr>
      </w:pPr>
      <w:proofErr w:type="gramStart"/>
      <w:r>
        <w:rPr>
          <w:rFonts w:eastAsiaTheme="minorEastAsia"/>
        </w:rPr>
        <w:t>Thus</w:t>
      </w:r>
      <w:proofErr w:type="gramEnd"/>
      <w:r>
        <w:rPr>
          <w:rFonts w:eastAsiaTheme="minorEastAsia"/>
        </w:rPr>
        <w:t xml:space="preserve"> we find that using CRRA utility function (or with an utility function which is at least as concave as a CRRA utility function), the optimal order quantity and bid-ask spreads are qualitatively similar to the CARA utility case, except quantities and spreads are sensitive to the level of expected wealth of the players.</w:t>
      </w:r>
    </w:p>
    <w:p w14:paraId="7633E33F" w14:textId="77777777" w:rsidR="002651C1" w:rsidRDefault="002651C1">
      <w:pPr>
        <w:spacing w:line="240" w:lineRule="auto"/>
        <w:ind w:firstLine="0"/>
        <w:jc w:val="left"/>
        <w:rPr>
          <w:rFonts w:eastAsiaTheme="minorEastAsia"/>
        </w:rPr>
      </w:pPr>
      <w:r>
        <w:rPr>
          <w:rFonts w:eastAsiaTheme="minorEastAsia"/>
        </w:rPr>
        <w:br w:type="page"/>
      </w:r>
    </w:p>
    <w:p w14:paraId="274633DB" w14:textId="51FE0326" w:rsidR="00260ADF" w:rsidRDefault="002651C1" w:rsidP="00260ADF">
      <w:pPr>
        <w:rPr>
          <w:rFonts w:eastAsiaTheme="minorEastAsia"/>
        </w:rPr>
      </w:pPr>
      <w:commentRangeStart w:id="121"/>
      <w:r>
        <w:rPr>
          <w:rFonts w:eastAsiaTheme="minorEastAsia"/>
        </w:rPr>
        <w:lastRenderedPageBreak/>
        <w:t>Appendix</w:t>
      </w:r>
      <w:commentRangeEnd w:id="121"/>
      <w:r w:rsidR="00714654">
        <w:rPr>
          <w:rStyle w:val="CommentReference"/>
        </w:rPr>
        <w:commentReference w:id="121"/>
      </w:r>
      <w:r>
        <w:rPr>
          <w:rFonts w:eastAsiaTheme="minorEastAsia"/>
        </w:rPr>
        <w:t>: Results from unfiltered dataset</w:t>
      </w:r>
    </w:p>
    <w:p w14:paraId="4B603D04" w14:textId="0A001980"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t xml:space="preserve">Table </w:t>
      </w:r>
      <w:r>
        <w:rPr>
          <w:noProof/>
        </w:rPr>
        <w:t>6</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t xml:space="preserve">Table </w:t>
      </w:r>
      <w:r>
        <w:rPr>
          <w:noProof/>
        </w:rPr>
        <w:t>7</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966C79">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rsidP="00966C79">
            <w:pPr>
              <w:jc w:val="center"/>
              <w:rPr>
                <w:rFonts w:eastAsia="Times New Roman"/>
              </w:rPr>
            </w:pPr>
            <w:r>
              <w:rPr>
                <w:rStyle w:val="Strong"/>
                <w:rFonts w:eastAsia="Times New Roman"/>
              </w:rPr>
              <w:t>Difference-in-Differences Regression Results</w:t>
            </w:r>
          </w:p>
        </w:tc>
      </w:tr>
      <w:tr w:rsidR="002651C1" w14:paraId="0407CFD5" w14:textId="77777777" w:rsidTr="00966C79">
        <w:trPr>
          <w:tblCellSpacing w:w="15" w:type="dxa"/>
        </w:trPr>
        <w:tc>
          <w:tcPr>
            <w:tcW w:w="0" w:type="auto"/>
            <w:gridSpan w:val="3"/>
            <w:tcBorders>
              <w:bottom w:val="single" w:sz="6" w:space="0" w:color="000000"/>
            </w:tcBorders>
            <w:vAlign w:val="center"/>
            <w:hideMark/>
          </w:tcPr>
          <w:p w14:paraId="69873BA3" w14:textId="77777777" w:rsidR="002651C1" w:rsidRDefault="002651C1" w:rsidP="00966C79">
            <w:pPr>
              <w:jc w:val="center"/>
              <w:rPr>
                <w:rFonts w:eastAsia="Times New Roman"/>
              </w:rPr>
            </w:pPr>
          </w:p>
        </w:tc>
      </w:tr>
      <w:tr w:rsidR="002651C1" w14:paraId="14A47FA1" w14:textId="77777777" w:rsidTr="00966C79">
        <w:trPr>
          <w:tblCellSpacing w:w="15" w:type="dxa"/>
        </w:trPr>
        <w:tc>
          <w:tcPr>
            <w:tcW w:w="0" w:type="auto"/>
            <w:vAlign w:val="center"/>
            <w:hideMark/>
          </w:tcPr>
          <w:p w14:paraId="3ABCDC45" w14:textId="77777777" w:rsidR="002651C1" w:rsidRDefault="002651C1" w:rsidP="00966C79">
            <w:pPr>
              <w:jc w:val="center"/>
              <w:rPr>
                <w:rFonts w:eastAsia="Times New Roman"/>
                <w:sz w:val="20"/>
                <w:szCs w:val="20"/>
              </w:rPr>
            </w:pPr>
          </w:p>
        </w:tc>
        <w:tc>
          <w:tcPr>
            <w:tcW w:w="0" w:type="auto"/>
            <w:gridSpan w:val="2"/>
            <w:vAlign w:val="center"/>
            <w:hideMark/>
          </w:tcPr>
          <w:p w14:paraId="7A5B1E40" w14:textId="77777777" w:rsidR="002651C1" w:rsidRDefault="002651C1" w:rsidP="00966C79">
            <w:pPr>
              <w:jc w:val="center"/>
              <w:rPr>
                <w:rFonts w:eastAsia="Times New Roman"/>
              </w:rPr>
            </w:pPr>
            <w:r>
              <w:rPr>
                <w:rFonts w:eastAsia="Times New Roman"/>
              </w:rPr>
              <w:t>Dependent variable: Premium</w:t>
            </w:r>
          </w:p>
        </w:tc>
      </w:tr>
      <w:tr w:rsidR="002651C1" w14:paraId="75A764BE" w14:textId="77777777" w:rsidTr="00966C79">
        <w:trPr>
          <w:tblCellSpacing w:w="15" w:type="dxa"/>
        </w:trPr>
        <w:tc>
          <w:tcPr>
            <w:tcW w:w="0" w:type="auto"/>
            <w:vAlign w:val="center"/>
            <w:hideMark/>
          </w:tcPr>
          <w:p w14:paraId="05C0F911" w14:textId="77777777" w:rsidR="002651C1" w:rsidRDefault="002651C1" w:rsidP="00966C79">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rsidP="00966C79">
            <w:pPr>
              <w:jc w:val="center"/>
              <w:rPr>
                <w:rFonts w:eastAsia="Times New Roman"/>
                <w:sz w:val="20"/>
                <w:szCs w:val="20"/>
              </w:rPr>
            </w:pPr>
          </w:p>
        </w:tc>
      </w:tr>
      <w:tr w:rsidR="002651C1" w14:paraId="1CEBDAB2" w14:textId="77777777" w:rsidTr="00966C79">
        <w:trPr>
          <w:tblCellSpacing w:w="15" w:type="dxa"/>
        </w:trPr>
        <w:tc>
          <w:tcPr>
            <w:tcW w:w="0" w:type="auto"/>
            <w:vAlign w:val="center"/>
            <w:hideMark/>
          </w:tcPr>
          <w:p w14:paraId="31D0CC1A" w14:textId="77777777" w:rsidR="002651C1" w:rsidRDefault="002651C1" w:rsidP="00966C79">
            <w:pPr>
              <w:jc w:val="center"/>
              <w:rPr>
                <w:rFonts w:eastAsia="Times New Roman"/>
                <w:sz w:val="20"/>
                <w:szCs w:val="20"/>
              </w:rPr>
            </w:pPr>
          </w:p>
        </w:tc>
        <w:tc>
          <w:tcPr>
            <w:tcW w:w="0" w:type="auto"/>
            <w:vAlign w:val="center"/>
            <w:hideMark/>
          </w:tcPr>
          <w:p w14:paraId="3232DDAF" w14:textId="77777777" w:rsidR="002651C1" w:rsidRDefault="002651C1" w:rsidP="00966C79">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rsidP="00966C79">
            <w:pPr>
              <w:jc w:val="center"/>
              <w:rPr>
                <w:rFonts w:eastAsia="Times New Roman"/>
              </w:rPr>
            </w:pPr>
            <w:r>
              <w:rPr>
                <w:rFonts w:eastAsia="Times New Roman"/>
              </w:rPr>
              <w:t>Advanced Model</w:t>
            </w:r>
          </w:p>
        </w:tc>
      </w:tr>
      <w:tr w:rsidR="002651C1" w14:paraId="607AC751" w14:textId="77777777" w:rsidTr="00966C79">
        <w:trPr>
          <w:tblCellSpacing w:w="15" w:type="dxa"/>
        </w:trPr>
        <w:tc>
          <w:tcPr>
            <w:tcW w:w="0" w:type="auto"/>
            <w:vAlign w:val="center"/>
            <w:hideMark/>
          </w:tcPr>
          <w:p w14:paraId="1F319284" w14:textId="77777777" w:rsidR="002651C1" w:rsidRDefault="002651C1" w:rsidP="00966C79">
            <w:pPr>
              <w:jc w:val="center"/>
              <w:rPr>
                <w:rFonts w:eastAsia="Times New Roman"/>
              </w:rPr>
            </w:pPr>
          </w:p>
        </w:tc>
        <w:tc>
          <w:tcPr>
            <w:tcW w:w="0" w:type="auto"/>
            <w:vAlign w:val="center"/>
            <w:hideMark/>
          </w:tcPr>
          <w:p w14:paraId="4BCEA01A" w14:textId="77777777" w:rsidR="002651C1" w:rsidRDefault="002651C1" w:rsidP="00966C79">
            <w:pPr>
              <w:jc w:val="center"/>
              <w:rPr>
                <w:rFonts w:eastAsia="Times New Roman"/>
              </w:rPr>
            </w:pPr>
            <w:r>
              <w:rPr>
                <w:rFonts w:eastAsia="Times New Roman"/>
              </w:rPr>
              <w:t>(1)</w:t>
            </w:r>
          </w:p>
        </w:tc>
        <w:tc>
          <w:tcPr>
            <w:tcW w:w="0" w:type="auto"/>
            <w:vAlign w:val="center"/>
            <w:hideMark/>
          </w:tcPr>
          <w:p w14:paraId="50E0F098" w14:textId="77777777" w:rsidR="002651C1" w:rsidRDefault="002651C1" w:rsidP="00966C79">
            <w:pPr>
              <w:jc w:val="center"/>
              <w:rPr>
                <w:rFonts w:eastAsia="Times New Roman"/>
              </w:rPr>
            </w:pPr>
            <w:r>
              <w:rPr>
                <w:rFonts w:eastAsia="Times New Roman"/>
              </w:rPr>
              <w:t>(2)</w:t>
            </w:r>
          </w:p>
        </w:tc>
      </w:tr>
      <w:tr w:rsidR="002651C1" w14:paraId="0809FEDE" w14:textId="77777777" w:rsidTr="00966C79">
        <w:trPr>
          <w:tblCellSpacing w:w="15" w:type="dxa"/>
        </w:trPr>
        <w:tc>
          <w:tcPr>
            <w:tcW w:w="0" w:type="auto"/>
            <w:gridSpan w:val="3"/>
            <w:tcBorders>
              <w:bottom w:val="single" w:sz="6" w:space="0" w:color="000000"/>
            </w:tcBorders>
            <w:vAlign w:val="center"/>
            <w:hideMark/>
          </w:tcPr>
          <w:p w14:paraId="613D4EEF" w14:textId="77777777" w:rsidR="002651C1" w:rsidRDefault="002651C1" w:rsidP="00966C79">
            <w:pPr>
              <w:jc w:val="center"/>
              <w:rPr>
                <w:rFonts w:eastAsia="Times New Roman"/>
              </w:rPr>
            </w:pPr>
          </w:p>
        </w:tc>
      </w:tr>
      <w:tr w:rsidR="002651C1" w14:paraId="71EF25A0" w14:textId="77777777" w:rsidTr="00966C79">
        <w:trPr>
          <w:tblCellSpacing w:w="15" w:type="dxa"/>
        </w:trPr>
        <w:tc>
          <w:tcPr>
            <w:tcW w:w="0" w:type="auto"/>
            <w:vAlign w:val="center"/>
            <w:hideMark/>
          </w:tcPr>
          <w:p w14:paraId="02834E8A" w14:textId="77777777" w:rsidR="002651C1" w:rsidRDefault="002651C1" w:rsidP="00966C79">
            <w:pPr>
              <w:rPr>
                <w:rFonts w:eastAsia="Times New Roman"/>
              </w:rPr>
            </w:pPr>
            <w:r>
              <w:rPr>
                <w:rFonts w:eastAsia="Times New Roman"/>
              </w:rPr>
              <w:t>Group</w:t>
            </w:r>
          </w:p>
        </w:tc>
        <w:tc>
          <w:tcPr>
            <w:tcW w:w="0" w:type="auto"/>
            <w:vAlign w:val="center"/>
            <w:hideMark/>
          </w:tcPr>
          <w:p w14:paraId="0268A6FB" w14:textId="77777777" w:rsidR="002651C1" w:rsidRDefault="002651C1" w:rsidP="00966C79">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rsidP="00966C79">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966C79">
        <w:trPr>
          <w:tblCellSpacing w:w="15" w:type="dxa"/>
        </w:trPr>
        <w:tc>
          <w:tcPr>
            <w:tcW w:w="0" w:type="auto"/>
            <w:vAlign w:val="center"/>
            <w:hideMark/>
          </w:tcPr>
          <w:p w14:paraId="7E836EEF" w14:textId="77777777" w:rsidR="002651C1" w:rsidRDefault="002651C1" w:rsidP="00966C79">
            <w:pPr>
              <w:jc w:val="center"/>
              <w:rPr>
                <w:rFonts w:eastAsia="Times New Roman"/>
              </w:rPr>
            </w:pPr>
          </w:p>
        </w:tc>
        <w:tc>
          <w:tcPr>
            <w:tcW w:w="0" w:type="auto"/>
            <w:vAlign w:val="center"/>
            <w:hideMark/>
          </w:tcPr>
          <w:p w14:paraId="1343CAED" w14:textId="77777777" w:rsidR="002651C1" w:rsidRDefault="002651C1" w:rsidP="00966C79">
            <w:pPr>
              <w:jc w:val="center"/>
              <w:rPr>
                <w:rFonts w:eastAsia="Times New Roman"/>
              </w:rPr>
            </w:pPr>
            <w:r>
              <w:rPr>
                <w:rFonts w:eastAsia="Times New Roman"/>
              </w:rPr>
              <w:t>(1.2754)</w:t>
            </w:r>
          </w:p>
        </w:tc>
        <w:tc>
          <w:tcPr>
            <w:tcW w:w="0" w:type="auto"/>
            <w:vAlign w:val="center"/>
            <w:hideMark/>
          </w:tcPr>
          <w:p w14:paraId="2ACCA291" w14:textId="77777777" w:rsidR="002651C1" w:rsidRDefault="002651C1" w:rsidP="00966C79">
            <w:pPr>
              <w:jc w:val="center"/>
              <w:rPr>
                <w:rFonts w:eastAsia="Times New Roman"/>
              </w:rPr>
            </w:pPr>
            <w:r>
              <w:rPr>
                <w:rFonts w:eastAsia="Times New Roman"/>
              </w:rPr>
              <w:t>(1.2786)</w:t>
            </w:r>
          </w:p>
        </w:tc>
      </w:tr>
      <w:tr w:rsidR="002651C1" w14:paraId="626772DE" w14:textId="77777777" w:rsidTr="00966C79">
        <w:trPr>
          <w:tblCellSpacing w:w="15" w:type="dxa"/>
        </w:trPr>
        <w:tc>
          <w:tcPr>
            <w:tcW w:w="0" w:type="auto"/>
            <w:vAlign w:val="center"/>
            <w:hideMark/>
          </w:tcPr>
          <w:p w14:paraId="22894B2C" w14:textId="77777777" w:rsidR="002651C1" w:rsidRDefault="002651C1" w:rsidP="00966C79">
            <w:pPr>
              <w:rPr>
                <w:rFonts w:eastAsia="Times New Roman"/>
              </w:rPr>
            </w:pPr>
            <w:r>
              <w:rPr>
                <w:rFonts w:eastAsia="Times New Roman"/>
              </w:rPr>
              <w:t>Period</w:t>
            </w:r>
          </w:p>
        </w:tc>
        <w:tc>
          <w:tcPr>
            <w:tcW w:w="0" w:type="auto"/>
            <w:vAlign w:val="center"/>
            <w:hideMark/>
          </w:tcPr>
          <w:p w14:paraId="0815ABCF" w14:textId="77777777" w:rsidR="002651C1" w:rsidRDefault="002651C1" w:rsidP="00966C79">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rsidP="00966C79">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966C79">
        <w:trPr>
          <w:tblCellSpacing w:w="15" w:type="dxa"/>
        </w:trPr>
        <w:tc>
          <w:tcPr>
            <w:tcW w:w="0" w:type="auto"/>
            <w:vAlign w:val="center"/>
            <w:hideMark/>
          </w:tcPr>
          <w:p w14:paraId="35AE8A23" w14:textId="77777777" w:rsidR="002651C1" w:rsidRDefault="002651C1" w:rsidP="00966C79">
            <w:pPr>
              <w:jc w:val="center"/>
              <w:rPr>
                <w:rFonts w:eastAsia="Times New Roman"/>
              </w:rPr>
            </w:pPr>
          </w:p>
        </w:tc>
        <w:tc>
          <w:tcPr>
            <w:tcW w:w="0" w:type="auto"/>
            <w:vAlign w:val="center"/>
            <w:hideMark/>
          </w:tcPr>
          <w:p w14:paraId="03F6323E" w14:textId="77777777" w:rsidR="002651C1" w:rsidRDefault="002651C1" w:rsidP="00966C79">
            <w:pPr>
              <w:jc w:val="center"/>
              <w:rPr>
                <w:rFonts w:eastAsia="Times New Roman"/>
              </w:rPr>
            </w:pPr>
            <w:r>
              <w:rPr>
                <w:rFonts w:eastAsia="Times New Roman"/>
              </w:rPr>
              <w:t>(1.6893)</w:t>
            </w:r>
          </w:p>
        </w:tc>
        <w:tc>
          <w:tcPr>
            <w:tcW w:w="0" w:type="auto"/>
            <w:vAlign w:val="center"/>
            <w:hideMark/>
          </w:tcPr>
          <w:p w14:paraId="16F2199E" w14:textId="77777777" w:rsidR="002651C1" w:rsidRDefault="002651C1" w:rsidP="00966C79">
            <w:pPr>
              <w:jc w:val="center"/>
              <w:rPr>
                <w:rFonts w:eastAsia="Times New Roman"/>
              </w:rPr>
            </w:pPr>
            <w:r>
              <w:rPr>
                <w:rFonts w:eastAsia="Times New Roman"/>
              </w:rPr>
              <w:t>(1.6921)</w:t>
            </w:r>
          </w:p>
        </w:tc>
      </w:tr>
      <w:tr w:rsidR="002651C1" w14:paraId="5438CF0B" w14:textId="77777777" w:rsidTr="00966C79">
        <w:trPr>
          <w:tblCellSpacing w:w="15" w:type="dxa"/>
        </w:trPr>
        <w:tc>
          <w:tcPr>
            <w:tcW w:w="0" w:type="auto"/>
            <w:vAlign w:val="center"/>
            <w:hideMark/>
          </w:tcPr>
          <w:p w14:paraId="44AE89DE" w14:textId="77777777" w:rsidR="002651C1" w:rsidRDefault="002651C1" w:rsidP="00966C79">
            <w:pPr>
              <w:rPr>
                <w:rFonts w:eastAsia="Times New Roman"/>
              </w:rPr>
            </w:pPr>
            <w:r>
              <w:rPr>
                <w:rFonts w:eastAsia="Times New Roman"/>
              </w:rPr>
              <w:t>Tenor</w:t>
            </w:r>
          </w:p>
        </w:tc>
        <w:tc>
          <w:tcPr>
            <w:tcW w:w="0" w:type="auto"/>
            <w:vAlign w:val="center"/>
            <w:hideMark/>
          </w:tcPr>
          <w:p w14:paraId="76EBDCAA" w14:textId="77777777" w:rsidR="002651C1" w:rsidRDefault="002651C1" w:rsidP="00966C79">
            <w:pPr>
              <w:rPr>
                <w:rFonts w:eastAsia="Times New Roman"/>
              </w:rPr>
            </w:pPr>
          </w:p>
        </w:tc>
        <w:tc>
          <w:tcPr>
            <w:tcW w:w="0" w:type="auto"/>
            <w:vAlign w:val="center"/>
            <w:hideMark/>
          </w:tcPr>
          <w:p w14:paraId="517D6FDA" w14:textId="77777777" w:rsidR="002651C1" w:rsidRDefault="002651C1" w:rsidP="00966C79">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966C79">
        <w:trPr>
          <w:tblCellSpacing w:w="15" w:type="dxa"/>
        </w:trPr>
        <w:tc>
          <w:tcPr>
            <w:tcW w:w="0" w:type="auto"/>
            <w:vAlign w:val="center"/>
            <w:hideMark/>
          </w:tcPr>
          <w:p w14:paraId="226BB276" w14:textId="77777777" w:rsidR="002651C1" w:rsidRDefault="002651C1" w:rsidP="00966C79">
            <w:pPr>
              <w:jc w:val="center"/>
              <w:rPr>
                <w:rFonts w:eastAsia="Times New Roman"/>
              </w:rPr>
            </w:pPr>
          </w:p>
        </w:tc>
        <w:tc>
          <w:tcPr>
            <w:tcW w:w="0" w:type="auto"/>
            <w:vAlign w:val="center"/>
            <w:hideMark/>
          </w:tcPr>
          <w:p w14:paraId="18AA2E10" w14:textId="77777777" w:rsidR="002651C1" w:rsidRDefault="002651C1" w:rsidP="00966C79">
            <w:pPr>
              <w:rPr>
                <w:rFonts w:eastAsia="Times New Roman"/>
                <w:sz w:val="20"/>
                <w:szCs w:val="20"/>
              </w:rPr>
            </w:pPr>
          </w:p>
        </w:tc>
        <w:tc>
          <w:tcPr>
            <w:tcW w:w="0" w:type="auto"/>
            <w:vAlign w:val="center"/>
            <w:hideMark/>
          </w:tcPr>
          <w:p w14:paraId="53B5E371" w14:textId="77777777" w:rsidR="002651C1" w:rsidRDefault="002651C1" w:rsidP="00966C79">
            <w:pPr>
              <w:jc w:val="center"/>
              <w:rPr>
                <w:rFonts w:eastAsia="Times New Roman"/>
              </w:rPr>
            </w:pPr>
            <w:r>
              <w:rPr>
                <w:rFonts w:eastAsia="Times New Roman"/>
              </w:rPr>
              <w:t>(0.0226)</w:t>
            </w:r>
          </w:p>
        </w:tc>
      </w:tr>
      <w:tr w:rsidR="002651C1" w14:paraId="22A78259" w14:textId="77777777" w:rsidTr="00966C79">
        <w:trPr>
          <w:tblCellSpacing w:w="15" w:type="dxa"/>
        </w:trPr>
        <w:tc>
          <w:tcPr>
            <w:tcW w:w="0" w:type="auto"/>
            <w:vAlign w:val="center"/>
            <w:hideMark/>
          </w:tcPr>
          <w:p w14:paraId="43D13490" w14:textId="77777777" w:rsidR="002651C1" w:rsidRDefault="002651C1" w:rsidP="00966C79">
            <w:pPr>
              <w:rPr>
                <w:rFonts w:eastAsia="Times New Roman"/>
              </w:rPr>
            </w:pPr>
            <w:r>
              <w:rPr>
                <w:rFonts w:eastAsia="Times New Roman"/>
              </w:rPr>
              <w:t>Log Notional</w:t>
            </w:r>
          </w:p>
        </w:tc>
        <w:tc>
          <w:tcPr>
            <w:tcW w:w="0" w:type="auto"/>
            <w:vAlign w:val="center"/>
            <w:hideMark/>
          </w:tcPr>
          <w:p w14:paraId="4BDA5E97" w14:textId="77777777" w:rsidR="002651C1" w:rsidRDefault="002651C1" w:rsidP="00966C79">
            <w:pPr>
              <w:rPr>
                <w:rFonts w:eastAsia="Times New Roman"/>
              </w:rPr>
            </w:pPr>
          </w:p>
        </w:tc>
        <w:tc>
          <w:tcPr>
            <w:tcW w:w="0" w:type="auto"/>
            <w:vAlign w:val="center"/>
            <w:hideMark/>
          </w:tcPr>
          <w:p w14:paraId="136B9E60" w14:textId="77777777" w:rsidR="002651C1" w:rsidRDefault="002651C1" w:rsidP="00966C79">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966C79">
        <w:trPr>
          <w:tblCellSpacing w:w="15" w:type="dxa"/>
        </w:trPr>
        <w:tc>
          <w:tcPr>
            <w:tcW w:w="0" w:type="auto"/>
            <w:vAlign w:val="center"/>
            <w:hideMark/>
          </w:tcPr>
          <w:p w14:paraId="0F405006" w14:textId="77777777" w:rsidR="002651C1" w:rsidRDefault="002651C1" w:rsidP="00966C79">
            <w:pPr>
              <w:jc w:val="center"/>
              <w:rPr>
                <w:rFonts w:eastAsia="Times New Roman"/>
              </w:rPr>
            </w:pPr>
          </w:p>
        </w:tc>
        <w:tc>
          <w:tcPr>
            <w:tcW w:w="0" w:type="auto"/>
            <w:vAlign w:val="center"/>
            <w:hideMark/>
          </w:tcPr>
          <w:p w14:paraId="314AB8CB" w14:textId="77777777" w:rsidR="002651C1" w:rsidRDefault="002651C1" w:rsidP="00966C79">
            <w:pPr>
              <w:rPr>
                <w:rFonts w:eastAsia="Times New Roman"/>
                <w:sz w:val="20"/>
                <w:szCs w:val="20"/>
              </w:rPr>
            </w:pPr>
          </w:p>
        </w:tc>
        <w:tc>
          <w:tcPr>
            <w:tcW w:w="0" w:type="auto"/>
            <w:vAlign w:val="center"/>
            <w:hideMark/>
          </w:tcPr>
          <w:p w14:paraId="1AA00995" w14:textId="77777777" w:rsidR="002651C1" w:rsidRDefault="002651C1" w:rsidP="00966C79">
            <w:pPr>
              <w:jc w:val="center"/>
              <w:rPr>
                <w:rFonts w:eastAsia="Times New Roman"/>
              </w:rPr>
            </w:pPr>
            <w:r>
              <w:rPr>
                <w:rFonts w:eastAsia="Times New Roman"/>
              </w:rPr>
              <w:t>(0.1730)</w:t>
            </w:r>
          </w:p>
        </w:tc>
      </w:tr>
      <w:tr w:rsidR="002651C1" w14:paraId="48A098CC" w14:textId="77777777" w:rsidTr="00966C79">
        <w:trPr>
          <w:tblCellSpacing w:w="15" w:type="dxa"/>
        </w:trPr>
        <w:tc>
          <w:tcPr>
            <w:tcW w:w="0" w:type="auto"/>
            <w:vAlign w:val="center"/>
            <w:hideMark/>
          </w:tcPr>
          <w:p w14:paraId="70DD14D6" w14:textId="77777777" w:rsidR="002651C1" w:rsidRDefault="002651C1" w:rsidP="00966C79">
            <w:pPr>
              <w:rPr>
                <w:rFonts w:eastAsia="Times New Roman"/>
              </w:rPr>
            </w:pPr>
            <w:r>
              <w:rPr>
                <w:rFonts w:eastAsia="Times New Roman"/>
              </w:rPr>
              <w:t>Capped</w:t>
            </w:r>
          </w:p>
        </w:tc>
        <w:tc>
          <w:tcPr>
            <w:tcW w:w="0" w:type="auto"/>
            <w:vAlign w:val="center"/>
            <w:hideMark/>
          </w:tcPr>
          <w:p w14:paraId="6C755964" w14:textId="77777777" w:rsidR="002651C1" w:rsidRDefault="002651C1" w:rsidP="00966C79">
            <w:pPr>
              <w:rPr>
                <w:rFonts w:eastAsia="Times New Roman"/>
              </w:rPr>
            </w:pPr>
          </w:p>
        </w:tc>
        <w:tc>
          <w:tcPr>
            <w:tcW w:w="0" w:type="auto"/>
            <w:vAlign w:val="center"/>
            <w:hideMark/>
          </w:tcPr>
          <w:p w14:paraId="6CF330B6" w14:textId="77777777" w:rsidR="002651C1" w:rsidRDefault="002651C1" w:rsidP="00966C79">
            <w:pPr>
              <w:jc w:val="center"/>
              <w:rPr>
                <w:rFonts w:eastAsia="Times New Roman"/>
              </w:rPr>
            </w:pPr>
            <w:r>
              <w:rPr>
                <w:rFonts w:eastAsia="Times New Roman"/>
              </w:rPr>
              <w:t>-0.3432</w:t>
            </w:r>
          </w:p>
        </w:tc>
      </w:tr>
      <w:tr w:rsidR="002651C1" w14:paraId="07E4FE8A" w14:textId="77777777" w:rsidTr="00966C79">
        <w:trPr>
          <w:tblCellSpacing w:w="15" w:type="dxa"/>
        </w:trPr>
        <w:tc>
          <w:tcPr>
            <w:tcW w:w="0" w:type="auto"/>
            <w:vAlign w:val="center"/>
            <w:hideMark/>
          </w:tcPr>
          <w:p w14:paraId="5412AC7D" w14:textId="77777777" w:rsidR="002651C1" w:rsidRDefault="002651C1" w:rsidP="00966C79">
            <w:pPr>
              <w:jc w:val="center"/>
              <w:rPr>
                <w:rFonts w:eastAsia="Times New Roman"/>
              </w:rPr>
            </w:pPr>
          </w:p>
        </w:tc>
        <w:tc>
          <w:tcPr>
            <w:tcW w:w="0" w:type="auto"/>
            <w:vAlign w:val="center"/>
            <w:hideMark/>
          </w:tcPr>
          <w:p w14:paraId="6B702434" w14:textId="77777777" w:rsidR="002651C1" w:rsidRDefault="002651C1" w:rsidP="00966C79">
            <w:pPr>
              <w:rPr>
                <w:rFonts w:eastAsia="Times New Roman"/>
                <w:sz w:val="20"/>
                <w:szCs w:val="20"/>
              </w:rPr>
            </w:pPr>
          </w:p>
        </w:tc>
        <w:tc>
          <w:tcPr>
            <w:tcW w:w="0" w:type="auto"/>
            <w:vAlign w:val="center"/>
            <w:hideMark/>
          </w:tcPr>
          <w:p w14:paraId="4829D534" w14:textId="77777777" w:rsidR="002651C1" w:rsidRDefault="002651C1" w:rsidP="00966C79">
            <w:pPr>
              <w:jc w:val="center"/>
              <w:rPr>
                <w:rFonts w:eastAsia="Times New Roman"/>
              </w:rPr>
            </w:pPr>
            <w:r>
              <w:rPr>
                <w:rFonts w:eastAsia="Times New Roman"/>
              </w:rPr>
              <w:t>(0.4880)</w:t>
            </w:r>
          </w:p>
        </w:tc>
      </w:tr>
      <w:tr w:rsidR="002651C1" w14:paraId="582E55D0" w14:textId="77777777" w:rsidTr="00966C79">
        <w:trPr>
          <w:tblCellSpacing w:w="15" w:type="dxa"/>
        </w:trPr>
        <w:tc>
          <w:tcPr>
            <w:tcW w:w="0" w:type="auto"/>
            <w:vAlign w:val="center"/>
            <w:hideMark/>
          </w:tcPr>
          <w:p w14:paraId="7705B505" w14:textId="77777777" w:rsidR="002651C1" w:rsidRDefault="002651C1" w:rsidP="00966C79">
            <w:pPr>
              <w:rPr>
                <w:rFonts w:eastAsia="Times New Roman"/>
              </w:rPr>
            </w:pPr>
            <w:r>
              <w:rPr>
                <w:rFonts w:eastAsia="Times New Roman"/>
              </w:rPr>
              <w:t>SEF</w:t>
            </w:r>
          </w:p>
        </w:tc>
        <w:tc>
          <w:tcPr>
            <w:tcW w:w="0" w:type="auto"/>
            <w:vAlign w:val="center"/>
            <w:hideMark/>
          </w:tcPr>
          <w:p w14:paraId="30FE6632" w14:textId="77777777" w:rsidR="002651C1" w:rsidRDefault="002651C1" w:rsidP="00966C79">
            <w:pPr>
              <w:rPr>
                <w:rFonts w:eastAsia="Times New Roman"/>
              </w:rPr>
            </w:pPr>
          </w:p>
        </w:tc>
        <w:tc>
          <w:tcPr>
            <w:tcW w:w="0" w:type="auto"/>
            <w:vAlign w:val="center"/>
            <w:hideMark/>
          </w:tcPr>
          <w:p w14:paraId="2AA35CDD" w14:textId="77777777" w:rsidR="002651C1" w:rsidRDefault="002651C1" w:rsidP="00966C79">
            <w:pPr>
              <w:jc w:val="center"/>
              <w:rPr>
                <w:rFonts w:eastAsia="Times New Roman"/>
              </w:rPr>
            </w:pPr>
            <w:r>
              <w:rPr>
                <w:rFonts w:eastAsia="Times New Roman"/>
              </w:rPr>
              <w:t>-4.2437</w:t>
            </w:r>
          </w:p>
        </w:tc>
      </w:tr>
      <w:tr w:rsidR="002651C1" w14:paraId="6A7C3D58" w14:textId="77777777" w:rsidTr="00966C79">
        <w:trPr>
          <w:tblCellSpacing w:w="15" w:type="dxa"/>
        </w:trPr>
        <w:tc>
          <w:tcPr>
            <w:tcW w:w="0" w:type="auto"/>
            <w:vAlign w:val="center"/>
            <w:hideMark/>
          </w:tcPr>
          <w:p w14:paraId="049EEA01" w14:textId="77777777" w:rsidR="002651C1" w:rsidRDefault="002651C1" w:rsidP="00966C79">
            <w:pPr>
              <w:jc w:val="center"/>
              <w:rPr>
                <w:rFonts w:eastAsia="Times New Roman"/>
              </w:rPr>
            </w:pPr>
          </w:p>
        </w:tc>
        <w:tc>
          <w:tcPr>
            <w:tcW w:w="0" w:type="auto"/>
            <w:vAlign w:val="center"/>
            <w:hideMark/>
          </w:tcPr>
          <w:p w14:paraId="5F83C8E1" w14:textId="77777777" w:rsidR="002651C1" w:rsidRDefault="002651C1" w:rsidP="00966C79">
            <w:pPr>
              <w:rPr>
                <w:rFonts w:eastAsia="Times New Roman"/>
                <w:sz w:val="20"/>
                <w:szCs w:val="20"/>
              </w:rPr>
            </w:pPr>
          </w:p>
        </w:tc>
        <w:tc>
          <w:tcPr>
            <w:tcW w:w="0" w:type="auto"/>
            <w:vAlign w:val="center"/>
            <w:hideMark/>
          </w:tcPr>
          <w:p w14:paraId="5DBE597F" w14:textId="77777777" w:rsidR="002651C1" w:rsidRDefault="002651C1" w:rsidP="00966C79">
            <w:pPr>
              <w:jc w:val="center"/>
              <w:rPr>
                <w:rFonts w:eastAsia="Times New Roman"/>
              </w:rPr>
            </w:pPr>
            <w:r>
              <w:rPr>
                <w:rFonts w:eastAsia="Times New Roman"/>
              </w:rPr>
              <w:t>(6.5996)</w:t>
            </w:r>
          </w:p>
        </w:tc>
      </w:tr>
      <w:tr w:rsidR="002651C1" w14:paraId="0983492B" w14:textId="77777777" w:rsidTr="00966C79">
        <w:trPr>
          <w:tblCellSpacing w:w="15" w:type="dxa"/>
        </w:trPr>
        <w:tc>
          <w:tcPr>
            <w:tcW w:w="0" w:type="auto"/>
            <w:vAlign w:val="center"/>
            <w:hideMark/>
          </w:tcPr>
          <w:p w14:paraId="3B4A3B80" w14:textId="77777777" w:rsidR="002651C1" w:rsidRDefault="002651C1" w:rsidP="00966C79">
            <w:pPr>
              <w:rPr>
                <w:rFonts w:eastAsia="Times New Roman"/>
              </w:rPr>
            </w:pPr>
            <w:r>
              <w:rPr>
                <w:rFonts w:eastAsia="Times New Roman"/>
              </w:rPr>
              <w:t>Morning Session</w:t>
            </w:r>
          </w:p>
        </w:tc>
        <w:tc>
          <w:tcPr>
            <w:tcW w:w="0" w:type="auto"/>
            <w:vAlign w:val="center"/>
            <w:hideMark/>
          </w:tcPr>
          <w:p w14:paraId="29D971DF" w14:textId="77777777" w:rsidR="002651C1" w:rsidRDefault="002651C1" w:rsidP="00966C79">
            <w:pPr>
              <w:rPr>
                <w:rFonts w:eastAsia="Times New Roman"/>
              </w:rPr>
            </w:pPr>
          </w:p>
        </w:tc>
        <w:tc>
          <w:tcPr>
            <w:tcW w:w="0" w:type="auto"/>
            <w:vAlign w:val="center"/>
            <w:hideMark/>
          </w:tcPr>
          <w:p w14:paraId="15F23FB9" w14:textId="77777777" w:rsidR="002651C1" w:rsidRDefault="002651C1" w:rsidP="00966C79">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966C79">
        <w:trPr>
          <w:tblCellSpacing w:w="15" w:type="dxa"/>
        </w:trPr>
        <w:tc>
          <w:tcPr>
            <w:tcW w:w="0" w:type="auto"/>
            <w:vAlign w:val="center"/>
            <w:hideMark/>
          </w:tcPr>
          <w:p w14:paraId="0C9AA980" w14:textId="77777777" w:rsidR="002651C1" w:rsidRDefault="002651C1" w:rsidP="00966C79">
            <w:pPr>
              <w:jc w:val="center"/>
              <w:rPr>
                <w:rFonts w:eastAsia="Times New Roman"/>
              </w:rPr>
            </w:pPr>
          </w:p>
        </w:tc>
        <w:tc>
          <w:tcPr>
            <w:tcW w:w="0" w:type="auto"/>
            <w:vAlign w:val="center"/>
            <w:hideMark/>
          </w:tcPr>
          <w:p w14:paraId="246553CA" w14:textId="77777777" w:rsidR="002651C1" w:rsidRDefault="002651C1" w:rsidP="00966C79">
            <w:pPr>
              <w:rPr>
                <w:rFonts w:eastAsia="Times New Roman"/>
                <w:sz w:val="20"/>
                <w:szCs w:val="20"/>
              </w:rPr>
            </w:pPr>
          </w:p>
        </w:tc>
        <w:tc>
          <w:tcPr>
            <w:tcW w:w="0" w:type="auto"/>
            <w:vAlign w:val="center"/>
            <w:hideMark/>
          </w:tcPr>
          <w:p w14:paraId="5E4C4060" w14:textId="77777777" w:rsidR="002651C1" w:rsidRDefault="002651C1" w:rsidP="00966C79">
            <w:pPr>
              <w:jc w:val="center"/>
              <w:rPr>
                <w:rFonts w:eastAsia="Times New Roman"/>
              </w:rPr>
            </w:pPr>
            <w:r>
              <w:rPr>
                <w:rFonts w:eastAsia="Times New Roman"/>
              </w:rPr>
              <w:t>(0.4843)</w:t>
            </w:r>
          </w:p>
        </w:tc>
      </w:tr>
      <w:tr w:rsidR="002651C1" w14:paraId="52207112" w14:textId="77777777" w:rsidTr="00966C79">
        <w:trPr>
          <w:tblCellSpacing w:w="15" w:type="dxa"/>
        </w:trPr>
        <w:tc>
          <w:tcPr>
            <w:tcW w:w="0" w:type="auto"/>
            <w:vAlign w:val="center"/>
            <w:hideMark/>
          </w:tcPr>
          <w:p w14:paraId="17A28129" w14:textId="77777777" w:rsidR="002651C1" w:rsidRDefault="002651C1" w:rsidP="00966C79">
            <w:pPr>
              <w:rPr>
                <w:rFonts w:eastAsia="Times New Roman"/>
              </w:rPr>
            </w:pPr>
            <w:r>
              <w:rPr>
                <w:rFonts w:eastAsia="Times New Roman"/>
              </w:rPr>
              <w:t>Afternoon Session</w:t>
            </w:r>
          </w:p>
        </w:tc>
        <w:tc>
          <w:tcPr>
            <w:tcW w:w="0" w:type="auto"/>
            <w:vAlign w:val="center"/>
            <w:hideMark/>
          </w:tcPr>
          <w:p w14:paraId="5041B2E6" w14:textId="77777777" w:rsidR="002651C1" w:rsidRDefault="002651C1" w:rsidP="00966C79">
            <w:pPr>
              <w:rPr>
                <w:rFonts w:eastAsia="Times New Roman"/>
              </w:rPr>
            </w:pPr>
          </w:p>
        </w:tc>
        <w:tc>
          <w:tcPr>
            <w:tcW w:w="0" w:type="auto"/>
            <w:vAlign w:val="center"/>
            <w:hideMark/>
          </w:tcPr>
          <w:p w14:paraId="0378F375" w14:textId="77777777" w:rsidR="002651C1" w:rsidRDefault="002651C1" w:rsidP="00966C79">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966C79">
        <w:trPr>
          <w:tblCellSpacing w:w="15" w:type="dxa"/>
        </w:trPr>
        <w:tc>
          <w:tcPr>
            <w:tcW w:w="0" w:type="auto"/>
            <w:vAlign w:val="center"/>
            <w:hideMark/>
          </w:tcPr>
          <w:p w14:paraId="419EA7C4" w14:textId="77777777" w:rsidR="002651C1" w:rsidRDefault="002651C1" w:rsidP="00966C79">
            <w:pPr>
              <w:jc w:val="center"/>
              <w:rPr>
                <w:rFonts w:eastAsia="Times New Roman"/>
              </w:rPr>
            </w:pPr>
          </w:p>
        </w:tc>
        <w:tc>
          <w:tcPr>
            <w:tcW w:w="0" w:type="auto"/>
            <w:vAlign w:val="center"/>
            <w:hideMark/>
          </w:tcPr>
          <w:p w14:paraId="7E96D713" w14:textId="77777777" w:rsidR="002651C1" w:rsidRDefault="002651C1" w:rsidP="00966C79">
            <w:pPr>
              <w:rPr>
                <w:rFonts w:eastAsia="Times New Roman"/>
                <w:sz w:val="20"/>
                <w:szCs w:val="20"/>
              </w:rPr>
            </w:pPr>
          </w:p>
        </w:tc>
        <w:tc>
          <w:tcPr>
            <w:tcW w:w="0" w:type="auto"/>
            <w:vAlign w:val="center"/>
            <w:hideMark/>
          </w:tcPr>
          <w:p w14:paraId="7BC6020A" w14:textId="77777777" w:rsidR="002651C1" w:rsidRDefault="002651C1" w:rsidP="00966C79">
            <w:pPr>
              <w:jc w:val="center"/>
              <w:rPr>
                <w:rFonts w:eastAsia="Times New Roman"/>
              </w:rPr>
            </w:pPr>
            <w:r>
              <w:rPr>
                <w:rFonts w:eastAsia="Times New Roman"/>
              </w:rPr>
              <w:t>(0.4762)</w:t>
            </w:r>
          </w:p>
        </w:tc>
      </w:tr>
      <w:tr w:rsidR="002651C1" w14:paraId="2ABFD3EF" w14:textId="77777777" w:rsidTr="00966C79">
        <w:trPr>
          <w:tblCellSpacing w:w="15" w:type="dxa"/>
        </w:trPr>
        <w:tc>
          <w:tcPr>
            <w:tcW w:w="0" w:type="auto"/>
            <w:vAlign w:val="center"/>
            <w:hideMark/>
          </w:tcPr>
          <w:p w14:paraId="6FC9F4AE" w14:textId="77777777" w:rsidR="002651C1" w:rsidRDefault="002651C1" w:rsidP="00966C79">
            <w:pPr>
              <w:rPr>
                <w:rFonts w:eastAsia="Times New Roman"/>
              </w:rPr>
            </w:pPr>
            <w:r>
              <w:rPr>
                <w:rFonts w:eastAsia="Times New Roman"/>
              </w:rPr>
              <w:t>Off Hours</w:t>
            </w:r>
          </w:p>
        </w:tc>
        <w:tc>
          <w:tcPr>
            <w:tcW w:w="0" w:type="auto"/>
            <w:vAlign w:val="center"/>
            <w:hideMark/>
          </w:tcPr>
          <w:p w14:paraId="31BCA7AE" w14:textId="77777777" w:rsidR="002651C1" w:rsidRDefault="002651C1" w:rsidP="00966C79">
            <w:pPr>
              <w:rPr>
                <w:rFonts w:eastAsia="Times New Roman"/>
              </w:rPr>
            </w:pPr>
          </w:p>
        </w:tc>
        <w:tc>
          <w:tcPr>
            <w:tcW w:w="0" w:type="auto"/>
            <w:vAlign w:val="center"/>
            <w:hideMark/>
          </w:tcPr>
          <w:p w14:paraId="2D798A6A" w14:textId="77777777" w:rsidR="002651C1" w:rsidRDefault="002651C1" w:rsidP="00966C79">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966C79">
        <w:trPr>
          <w:tblCellSpacing w:w="15" w:type="dxa"/>
        </w:trPr>
        <w:tc>
          <w:tcPr>
            <w:tcW w:w="0" w:type="auto"/>
            <w:vAlign w:val="center"/>
            <w:hideMark/>
          </w:tcPr>
          <w:p w14:paraId="1C323FFC" w14:textId="77777777" w:rsidR="002651C1" w:rsidRDefault="002651C1" w:rsidP="00966C79">
            <w:pPr>
              <w:jc w:val="center"/>
              <w:rPr>
                <w:rFonts w:eastAsia="Times New Roman"/>
              </w:rPr>
            </w:pPr>
          </w:p>
        </w:tc>
        <w:tc>
          <w:tcPr>
            <w:tcW w:w="0" w:type="auto"/>
            <w:vAlign w:val="center"/>
            <w:hideMark/>
          </w:tcPr>
          <w:p w14:paraId="4ECD56F3" w14:textId="77777777" w:rsidR="002651C1" w:rsidRDefault="002651C1" w:rsidP="00966C79">
            <w:pPr>
              <w:rPr>
                <w:rFonts w:eastAsia="Times New Roman"/>
                <w:sz w:val="20"/>
                <w:szCs w:val="20"/>
              </w:rPr>
            </w:pPr>
          </w:p>
        </w:tc>
        <w:tc>
          <w:tcPr>
            <w:tcW w:w="0" w:type="auto"/>
            <w:vAlign w:val="center"/>
            <w:hideMark/>
          </w:tcPr>
          <w:p w14:paraId="368D8F28" w14:textId="77777777" w:rsidR="002651C1" w:rsidRDefault="002651C1" w:rsidP="00966C79">
            <w:pPr>
              <w:jc w:val="center"/>
              <w:rPr>
                <w:rFonts w:eastAsia="Times New Roman"/>
              </w:rPr>
            </w:pPr>
            <w:r>
              <w:rPr>
                <w:rFonts w:eastAsia="Times New Roman"/>
              </w:rPr>
              <w:t>(0.5589)</w:t>
            </w:r>
          </w:p>
        </w:tc>
      </w:tr>
      <w:tr w:rsidR="002651C1" w14:paraId="7C175663" w14:textId="77777777" w:rsidTr="00966C79">
        <w:trPr>
          <w:tblCellSpacing w:w="15" w:type="dxa"/>
        </w:trPr>
        <w:tc>
          <w:tcPr>
            <w:tcW w:w="0" w:type="auto"/>
            <w:vAlign w:val="center"/>
            <w:hideMark/>
          </w:tcPr>
          <w:p w14:paraId="423DD567" w14:textId="77777777" w:rsidR="002651C1" w:rsidRDefault="002651C1" w:rsidP="00966C79">
            <w:pPr>
              <w:rPr>
                <w:rFonts w:eastAsia="Times New Roman"/>
              </w:rPr>
            </w:pPr>
            <w:r>
              <w:rPr>
                <w:rFonts w:eastAsia="Times New Roman"/>
              </w:rPr>
              <w:t>Monday</w:t>
            </w:r>
          </w:p>
        </w:tc>
        <w:tc>
          <w:tcPr>
            <w:tcW w:w="0" w:type="auto"/>
            <w:vAlign w:val="center"/>
            <w:hideMark/>
          </w:tcPr>
          <w:p w14:paraId="5930B98B" w14:textId="77777777" w:rsidR="002651C1" w:rsidRDefault="002651C1" w:rsidP="00966C79">
            <w:pPr>
              <w:rPr>
                <w:rFonts w:eastAsia="Times New Roman"/>
              </w:rPr>
            </w:pPr>
          </w:p>
        </w:tc>
        <w:tc>
          <w:tcPr>
            <w:tcW w:w="0" w:type="auto"/>
            <w:vAlign w:val="center"/>
            <w:hideMark/>
          </w:tcPr>
          <w:p w14:paraId="3D4ADD44" w14:textId="77777777" w:rsidR="002651C1" w:rsidRDefault="002651C1" w:rsidP="00966C79">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966C79">
        <w:trPr>
          <w:tblCellSpacing w:w="15" w:type="dxa"/>
        </w:trPr>
        <w:tc>
          <w:tcPr>
            <w:tcW w:w="0" w:type="auto"/>
            <w:vAlign w:val="center"/>
            <w:hideMark/>
          </w:tcPr>
          <w:p w14:paraId="265A0841" w14:textId="77777777" w:rsidR="002651C1" w:rsidRDefault="002651C1" w:rsidP="00966C79">
            <w:pPr>
              <w:jc w:val="center"/>
              <w:rPr>
                <w:rFonts w:eastAsia="Times New Roman"/>
              </w:rPr>
            </w:pPr>
          </w:p>
        </w:tc>
        <w:tc>
          <w:tcPr>
            <w:tcW w:w="0" w:type="auto"/>
            <w:vAlign w:val="center"/>
            <w:hideMark/>
          </w:tcPr>
          <w:p w14:paraId="66FB7BDB" w14:textId="77777777" w:rsidR="002651C1" w:rsidRDefault="002651C1" w:rsidP="00966C79">
            <w:pPr>
              <w:rPr>
                <w:rFonts w:eastAsia="Times New Roman"/>
                <w:sz w:val="20"/>
                <w:szCs w:val="20"/>
              </w:rPr>
            </w:pPr>
          </w:p>
        </w:tc>
        <w:tc>
          <w:tcPr>
            <w:tcW w:w="0" w:type="auto"/>
            <w:vAlign w:val="center"/>
            <w:hideMark/>
          </w:tcPr>
          <w:p w14:paraId="58CB5D05" w14:textId="77777777" w:rsidR="002651C1" w:rsidRDefault="002651C1" w:rsidP="00966C79">
            <w:pPr>
              <w:jc w:val="center"/>
              <w:rPr>
                <w:rFonts w:eastAsia="Times New Roman"/>
              </w:rPr>
            </w:pPr>
            <w:r>
              <w:rPr>
                <w:rFonts w:eastAsia="Times New Roman"/>
              </w:rPr>
              <w:t>(0.5910)</w:t>
            </w:r>
          </w:p>
        </w:tc>
      </w:tr>
      <w:tr w:rsidR="002651C1" w14:paraId="2550B329" w14:textId="77777777" w:rsidTr="00966C79">
        <w:trPr>
          <w:tblCellSpacing w:w="15" w:type="dxa"/>
        </w:trPr>
        <w:tc>
          <w:tcPr>
            <w:tcW w:w="0" w:type="auto"/>
            <w:vAlign w:val="center"/>
            <w:hideMark/>
          </w:tcPr>
          <w:p w14:paraId="32F64F22" w14:textId="77777777" w:rsidR="002651C1" w:rsidRDefault="002651C1" w:rsidP="00966C79">
            <w:pPr>
              <w:rPr>
                <w:rFonts w:eastAsia="Times New Roman"/>
              </w:rPr>
            </w:pPr>
            <w:r>
              <w:rPr>
                <w:rFonts w:eastAsia="Times New Roman"/>
              </w:rPr>
              <w:t>Tuesday</w:t>
            </w:r>
          </w:p>
        </w:tc>
        <w:tc>
          <w:tcPr>
            <w:tcW w:w="0" w:type="auto"/>
            <w:vAlign w:val="center"/>
            <w:hideMark/>
          </w:tcPr>
          <w:p w14:paraId="2E46A6B1" w14:textId="77777777" w:rsidR="002651C1" w:rsidRDefault="002651C1" w:rsidP="00966C79">
            <w:pPr>
              <w:rPr>
                <w:rFonts w:eastAsia="Times New Roman"/>
              </w:rPr>
            </w:pPr>
          </w:p>
        </w:tc>
        <w:tc>
          <w:tcPr>
            <w:tcW w:w="0" w:type="auto"/>
            <w:vAlign w:val="center"/>
            <w:hideMark/>
          </w:tcPr>
          <w:p w14:paraId="677597E2" w14:textId="77777777" w:rsidR="002651C1" w:rsidRDefault="002651C1" w:rsidP="00966C79">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966C79">
        <w:trPr>
          <w:tblCellSpacing w:w="15" w:type="dxa"/>
        </w:trPr>
        <w:tc>
          <w:tcPr>
            <w:tcW w:w="0" w:type="auto"/>
            <w:vAlign w:val="center"/>
            <w:hideMark/>
          </w:tcPr>
          <w:p w14:paraId="23F6019D" w14:textId="77777777" w:rsidR="002651C1" w:rsidRDefault="002651C1" w:rsidP="00966C79">
            <w:pPr>
              <w:jc w:val="center"/>
              <w:rPr>
                <w:rFonts w:eastAsia="Times New Roman"/>
              </w:rPr>
            </w:pPr>
          </w:p>
        </w:tc>
        <w:tc>
          <w:tcPr>
            <w:tcW w:w="0" w:type="auto"/>
            <w:vAlign w:val="center"/>
            <w:hideMark/>
          </w:tcPr>
          <w:p w14:paraId="2FA8B615" w14:textId="77777777" w:rsidR="002651C1" w:rsidRDefault="002651C1" w:rsidP="00966C79">
            <w:pPr>
              <w:rPr>
                <w:rFonts w:eastAsia="Times New Roman"/>
                <w:sz w:val="20"/>
                <w:szCs w:val="20"/>
              </w:rPr>
            </w:pPr>
          </w:p>
        </w:tc>
        <w:tc>
          <w:tcPr>
            <w:tcW w:w="0" w:type="auto"/>
            <w:vAlign w:val="center"/>
            <w:hideMark/>
          </w:tcPr>
          <w:p w14:paraId="765E197E" w14:textId="77777777" w:rsidR="002651C1" w:rsidRDefault="002651C1" w:rsidP="00966C79">
            <w:pPr>
              <w:jc w:val="center"/>
              <w:rPr>
                <w:rFonts w:eastAsia="Times New Roman"/>
              </w:rPr>
            </w:pPr>
            <w:r>
              <w:rPr>
                <w:rFonts w:eastAsia="Times New Roman"/>
              </w:rPr>
              <w:t>(0.5454)</w:t>
            </w:r>
          </w:p>
        </w:tc>
      </w:tr>
      <w:tr w:rsidR="002651C1" w14:paraId="15D1D343" w14:textId="77777777" w:rsidTr="00966C79">
        <w:trPr>
          <w:tblCellSpacing w:w="15" w:type="dxa"/>
        </w:trPr>
        <w:tc>
          <w:tcPr>
            <w:tcW w:w="0" w:type="auto"/>
            <w:vAlign w:val="center"/>
            <w:hideMark/>
          </w:tcPr>
          <w:p w14:paraId="416F5BF6" w14:textId="77777777" w:rsidR="002651C1" w:rsidRDefault="002651C1" w:rsidP="00966C79">
            <w:pPr>
              <w:rPr>
                <w:rFonts w:eastAsia="Times New Roman"/>
              </w:rPr>
            </w:pPr>
            <w:r>
              <w:rPr>
                <w:rFonts w:eastAsia="Times New Roman"/>
              </w:rPr>
              <w:t>Thursday</w:t>
            </w:r>
          </w:p>
        </w:tc>
        <w:tc>
          <w:tcPr>
            <w:tcW w:w="0" w:type="auto"/>
            <w:vAlign w:val="center"/>
            <w:hideMark/>
          </w:tcPr>
          <w:p w14:paraId="6827D411" w14:textId="77777777" w:rsidR="002651C1" w:rsidRDefault="002651C1" w:rsidP="00966C79">
            <w:pPr>
              <w:rPr>
                <w:rFonts w:eastAsia="Times New Roman"/>
              </w:rPr>
            </w:pPr>
          </w:p>
        </w:tc>
        <w:tc>
          <w:tcPr>
            <w:tcW w:w="0" w:type="auto"/>
            <w:vAlign w:val="center"/>
            <w:hideMark/>
          </w:tcPr>
          <w:p w14:paraId="5AFF7900" w14:textId="77777777" w:rsidR="002651C1" w:rsidRDefault="002651C1" w:rsidP="00966C79">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966C79">
        <w:trPr>
          <w:tblCellSpacing w:w="15" w:type="dxa"/>
        </w:trPr>
        <w:tc>
          <w:tcPr>
            <w:tcW w:w="0" w:type="auto"/>
            <w:vAlign w:val="center"/>
            <w:hideMark/>
          </w:tcPr>
          <w:p w14:paraId="2DA27826" w14:textId="77777777" w:rsidR="002651C1" w:rsidRDefault="002651C1" w:rsidP="00966C79">
            <w:pPr>
              <w:jc w:val="center"/>
              <w:rPr>
                <w:rFonts w:eastAsia="Times New Roman"/>
              </w:rPr>
            </w:pPr>
          </w:p>
        </w:tc>
        <w:tc>
          <w:tcPr>
            <w:tcW w:w="0" w:type="auto"/>
            <w:vAlign w:val="center"/>
            <w:hideMark/>
          </w:tcPr>
          <w:p w14:paraId="4CE8163B" w14:textId="77777777" w:rsidR="002651C1" w:rsidRDefault="002651C1" w:rsidP="00966C79">
            <w:pPr>
              <w:rPr>
                <w:rFonts w:eastAsia="Times New Roman"/>
                <w:sz w:val="20"/>
                <w:szCs w:val="20"/>
              </w:rPr>
            </w:pPr>
          </w:p>
        </w:tc>
        <w:tc>
          <w:tcPr>
            <w:tcW w:w="0" w:type="auto"/>
            <w:vAlign w:val="center"/>
            <w:hideMark/>
          </w:tcPr>
          <w:p w14:paraId="7EA9B9C2" w14:textId="77777777" w:rsidR="002651C1" w:rsidRDefault="002651C1" w:rsidP="00966C79">
            <w:pPr>
              <w:jc w:val="center"/>
              <w:rPr>
                <w:rFonts w:eastAsia="Times New Roman"/>
              </w:rPr>
            </w:pPr>
            <w:r>
              <w:rPr>
                <w:rFonts w:eastAsia="Times New Roman"/>
              </w:rPr>
              <w:t>(0.5274)</w:t>
            </w:r>
          </w:p>
        </w:tc>
      </w:tr>
      <w:tr w:rsidR="002651C1" w14:paraId="3CAB432D" w14:textId="77777777" w:rsidTr="00966C79">
        <w:trPr>
          <w:tblCellSpacing w:w="15" w:type="dxa"/>
        </w:trPr>
        <w:tc>
          <w:tcPr>
            <w:tcW w:w="0" w:type="auto"/>
            <w:vAlign w:val="center"/>
            <w:hideMark/>
          </w:tcPr>
          <w:p w14:paraId="0131C188" w14:textId="77777777" w:rsidR="002651C1" w:rsidRDefault="002651C1" w:rsidP="00966C79">
            <w:pPr>
              <w:rPr>
                <w:rFonts w:eastAsia="Times New Roman"/>
              </w:rPr>
            </w:pPr>
            <w:r>
              <w:rPr>
                <w:rFonts w:eastAsia="Times New Roman"/>
              </w:rPr>
              <w:t>Friday</w:t>
            </w:r>
          </w:p>
        </w:tc>
        <w:tc>
          <w:tcPr>
            <w:tcW w:w="0" w:type="auto"/>
            <w:vAlign w:val="center"/>
            <w:hideMark/>
          </w:tcPr>
          <w:p w14:paraId="6CDA345A" w14:textId="77777777" w:rsidR="002651C1" w:rsidRDefault="002651C1" w:rsidP="00966C79">
            <w:pPr>
              <w:rPr>
                <w:rFonts w:eastAsia="Times New Roman"/>
              </w:rPr>
            </w:pPr>
          </w:p>
        </w:tc>
        <w:tc>
          <w:tcPr>
            <w:tcW w:w="0" w:type="auto"/>
            <w:vAlign w:val="center"/>
            <w:hideMark/>
          </w:tcPr>
          <w:p w14:paraId="0A175883" w14:textId="77777777" w:rsidR="002651C1" w:rsidRDefault="002651C1" w:rsidP="00966C79">
            <w:pPr>
              <w:jc w:val="center"/>
              <w:rPr>
                <w:rFonts w:eastAsia="Times New Roman"/>
              </w:rPr>
            </w:pPr>
            <w:r>
              <w:rPr>
                <w:rFonts w:eastAsia="Times New Roman"/>
              </w:rPr>
              <w:t>-0.7841</w:t>
            </w:r>
          </w:p>
        </w:tc>
      </w:tr>
      <w:tr w:rsidR="002651C1" w14:paraId="6BE103DE" w14:textId="77777777" w:rsidTr="00966C79">
        <w:trPr>
          <w:tblCellSpacing w:w="15" w:type="dxa"/>
        </w:trPr>
        <w:tc>
          <w:tcPr>
            <w:tcW w:w="0" w:type="auto"/>
            <w:vAlign w:val="center"/>
            <w:hideMark/>
          </w:tcPr>
          <w:p w14:paraId="113CE7EC" w14:textId="77777777" w:rsidR="002651C1" w:rsidRDefault="002651C1" w:rsidP="00966C79">
            <w:pPr>
              <w:jc w:val="center"/>
              <w:rPr>
                <w:rFonts w:eastAsia="Times New Roman"/>
              </w:rPr>
            </w:pPr>
          </w:p>
        </w:tc>
        <w:tc>
          <w:tcPr>
            <w:tcW w:w="0" w:type="auto"/>
            <w:vAlign w:val="center"/>
            <w:hideMark/>
          </w:tcPr>
          <w:p w14:paraId="689A02A7" w14:textId="77777777" w:rsidR="002651C1" w:rsidRDefault="002651C1" w:rsidP="00966C79">
            <w:pPr>
              <w:rPr>
                <w:rFonts w:eastAsia="Times New Roman"/>
                <w:sz w:val="20"/>
                <w:szCs w:val="20"/>
              </w:rPr>
            </w:pPr>
          </w:p>
        </w:tc>
        <w:tc>
          <w:tcPr>
            <w:tcW w:w="0" w:type="auto"/>
            <w:vAlign w:val="center"/>
            <w:hideMark/>
          </w:tcPr>
          <w:p w14:paraId="7764AA2A" w14:textId="77777777" w:rsidR="002651C1" w:rsidRDefault="002651C1" w:rsidP="00966C79">
            <w:pPr>
              <w:jc w:val="center"/>
              <w:rPr>
                <w:rFonts w:eastAsia="Times New Roman"/>
              </w:rPr>
            </w:pPr>
            <w:r>
              <w:rPr>
                <w:rFonts w:eastAsia="Times New Roman"/>
              </w:rPr>
              <w:t>(0.5581)</w:t>
            </w:r>
          </w:p>
        </w:tc>
      </w:tr>
      <w:tr w:rsidR="002651C1" w14:paraId="5A61D0E5" w14:textId="77777777" w:rsidTr="00966C79">
        <w:trPr>
          <w:tblCellSpacing w:w="15" w:type="dxa"/>
        </w:trPr>
        <w:tc>
          <w:tcPr>
            <w:tcW w:w="0" w:type="auto"/>
            <w:vAlign w:val="center"/>
            <w:hideMark/>
          </w:tcPr>
          <w:p w14:paraId="325E4A2B" w14:textId="77777777" w:rsidR="002651C1" w:rsidRDefault="002651C1" w:rsidP="00966C79">
            <w:pPr>
              <w:rPr>
                <w:rFonts w:eastAsia="Times New Roman"/>
              </w:rPr>
            </w:pPr>
            <w:r>
              <w:rPr>
                <w:rFonts w:eastAsia="Times New Roman"/>
              </w:rPr>
              <w:t>Group * Period</w:t>
            </w:r>
          </w:p>
        </w:tc>
        <w:tc>
          <w:tcPr>
            <w:tcW w:w="0" w:type="auto"/>
            <w:vAlign w:val="center"/>
            <w:hideMark/>
          </w:tcPr>
          <w:p w14:paraId="66502A76" w14:textId="77777777" w:rsidR="002651C1" w:rsidRDefault="002651C1" w:rsidP="00966C79">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rsidP="00966C79">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966C79">
        <w:trPr>
          <w:tblCellSpacing w:w="15" w:type="dxa"/>
        </w:trPr>
        <w:tc>
          <w:tcPr>
            <w:tcW w:w="0" w:type="auto"/>
            <w:vAlign w:val="center"/>
            <w:hideMark/>
          </w:tcPr>
          <w:p w14:paraId="7597C6CB" w14:textId="77777777" w:rsidR="002651C1" w:rsidRDefault="002651C1" w:rsidP="00966C79">
            <w:pPr>
              <w:jc w:val="center"/>
              <w:rPr>
                <w:rFonts w:eastAsia="Times New Roman"/>
              </w:rPr>
            </w:pPr>
          </w:p>
        </w:tc>
        <w:tc>
          <w:tcPr>
            <w:tcW w:w="0" w:type="auto"/>
            <w:vAlign w:val="center"/>
            <w:hideMark/>
          </w:tcPr>
          <w:p w14:paraId="5AB23F46" w14:textId="77777777" w:rsidR="002651C1" w:rsidRDefault="002651C1" w:rsidP="00966C79">
            <w:pPr>
              <w:jc w:val="center"/>
              <w:rPr>
                <w:rFonts w:eastAsia="Times New Roman"/>
              </w:rPr>
            </w:pPr>
            <w:r>
              <w:rPr>
                <w:rFonts w:eastAsia="Times New Roman"/>
              </w:rPr>
              <w:t>(1.7395)</w:t>
            </w:r>
          </w:p>
        </w:tc>
        <w:tc>
          <w:tcPr>
            <w:tcW w:w="0" w:type="auto"/>
            <w:vAlign w:val="center"/>
            <w:hideMark/>
          </w:tcPr>
          <w:p w14:paraId="03323F11" w14:textId="77777777" w:rsidR="002651C1" w:rsidRDefault="002651C1" w:rsidP="00966C79">
            <w:pPr>
              <w:jc w:val="center"/>
              <w:rPr>
                <w:rFonts w:eastAsia="Times New Roman"/>
              </w:rPr>
            </w:pPr>
            <w:r>
              <w:rPr>
                <w:rFonts w:eastAsia="Times New Roman"/>
              </w:rPr>
              <w:t>(1.7539)</w:t>
            </w:r>
          </w:p>
        </w:tc>
      </w:tr>
      <w:tr w:rsidR="002651C1" w14:paraId="2D8E4955" w14:textId="77777777" w:rsidTr="00966C79">
        <w:trPr>
          <w:tblCellSpacing w:w="15" w:type="dxa"/>
        </w:trPr>
        <w:tc>
          <w:tcPr>
            <w:tcW w:w="0" w:type="auto"/>
            <w:vAlign w:val="center"/>
            <w:hideMark/>
          </w:tcPr>
          <w:p w14:paraId="515EB70E" w14:textId="77777777" w:rsidR="002651C1" w:rsidRDefault="002651C1" w:rsidP="00966C79">
            <w:pPr>
              <w:rPr>
                <w:rFonts w:eastAsia="Times New Roman"/>
              </w:rPr>
            </w:pPr>
            <w:r>
              <w:rPr>
                <w:rFonts w:eastAsia="Times New Roman"/>
              </w:rPr>
              <w:t>Constant</w:t>
            </w:r>
          </w:p>
        </w:tc>
        <w:tc>
          <w:tcPr>
            <w:tcW w:w="0" w:type="auto"/>
            <w:vAlign w:val="center"/>
            <w:hideMark/>
          </w:tcPr>
          <w:p w14:paraId="39A16AEE" w14:textId="77777777" w:rsidR="002651C1" w:rsidRDefault="002651C1" w:rsidP="00966C79">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rsidP="00966C79">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966C79">
        <w:trPr>
          <w:tblCellSpacing w:w="15" w:type="dxa"/>
        </w:trPr>
        <w:tc>
          <w:tcPr>
            <w:tcW w:w="0" w:type="auto"/>
            <w:vAlign w:val="center"/>
            <w:hideMark/>
          </w:tcPr>
          <w:p w14:paraId="46A0011F" w14:textId="77777777" w:rsidR="002651C1" w:rsidRDefault="002651C1" w:rsidP="00966C79">
            <w:pPr>
              <w:jc w:val="center"/>
              <w:rPr>
                <w:rFonts w:eastAsia="Times New Roman"/>
              </w:rPr>
            </w:pPr>
          </w:p>
        </w:tc>
        <w:tc>
          <w:tcPr>
            <w:tcW w:w="0" w:type="auto"/>
            <w:vAlign w:val="center"/>
            <w:hideMark/>
          </w:tcPr>
          <w:p w14:paraId="0357CCEF" w14:textId="77777777" w:rsidR="002651C1" w:rsidRDefault="002651C1" w:rsidP="00966C79">
            <w:pPr>
              <w:jc w:val="center"/>
              <w:rPr>
                <w:rFonts w:eastAsia="Times New Roman"/>
              </w:rPr>
            </w:pPr>
            <w:r>
              <w:rPr>
                <w:rFonts w:eastAsia="Times New Roman"/>
              </w:rPr>
              <w:t>(1.2252)</w:t>
            </w:r>
          </w:p>
        </w:tc>
        <w:tc>
          <w:tcPr>
            <w:tcW w:w="0" w:type="auto"/>
            <w:vAlign w:val="center"/>
            <w:hideMark/>
          </w:tcPr>
          <w:p w14:paraId="5A5D8D58" w14:textId="77777777" w:rsidR="002651C1" w:rsidRDefault="002651C1" w:rsidP="00966C79">
            <w:pPr>
              <w:jc w:val="center"/>
              <w:rPr>
                <w:rFonts w:eastAsia="Times New Roman"/>
              </w:rPr>
            </w:pPr>
            <w:r>
              <w:rPr>
                <w:rFonts w:eastAsia="Times New Roman"/>
              </w:rPr>
              <w:t>(3.1911)</w:t>
            </w:r>
          </w:p>
        </w:tc>
      </w:tr>
      <w:tr w:rsidR="002651C1" w14:paraId="384941CE" w14:textId="77777777" w:rsidTr="00966C79">
        <w:trPr>
          <w:tblCellSpacing w:w="15" w:type="dxa"/>
        </w:trPr>
        <w:tc>
          <w:tcPr>
            <w:tcW w:w="0" w:type="auto"/>
            <w:gridSpan w:val="3"/>
            <w:tcBorders>
              <w:bottom w:val="single" w:sz="6" w:space="0" w:color="000000"/>
            </w:tcBorders>
            <w:vAlign w:val="center"/>
            <w:hideMark/>
          </w:tcPr>
          <w:p w14:paraId="078C9BFF" w14:textId="77777777" w:rsidR="002651C1" w:rsidRDefault="002651C1" w:rsidP="00966C79">
            <w:pPr>
              <w:jc w:val="center"/>
              <w:rPr>
                <w:rFonts w:eastAsia="Times New Roman"/>
              </w:rPr>
            </w:pPr>
          </w:p>
        </w:tc>
      </w:tr>
      <w:tr w:rsidR="002651C1" w14:paraId="751B110B" w14:textId="77777777" w:rsidTr="00966C79">
        <w:trPr>
          <w:tblCellSpacing w:w="15" w:type="dxa"/>
        </w:trPr>
        <w:tc>
          <w:tcPr>
            <w:tcW w:w="0" w:type="auto"/>
            <w:vAlign w:val="center"/>
            <w:hideMark/>
          </w:tcPr>
          <w:p w14:paraId="6D6E5034" w14:textId="77777777" w:rsidR="002651C1" w:rsidRDefault="002651C1" w:rsidP="00966C79">
            <w:pPr>
              <w:rPr>
                <w:rFonts w:eastAsia="Times New Roman"/>
              </w:rPr>
            </w:pPr>
            <w:r>
              <w:rPr>
                <w:rFonts w:eastAsia="Times New Roman"/>
              </w:rPr>
              <w:t>Observations</w:t>
            </w:r>
          </w:p>
        </w:tc>
        <w:tc>
          <w:tcPr>
            <w:tcW w:w="0" w:type="auto"/>
            <w:vAlign w:val="center"/>
            <w:hideMark/>
          </w:tcPr>
          <w:p w14:paraId="3C07C8F6" w14:textId="77777777" w:rsidR="002651C1" w:rsidRDefault="002651C1" w:rsidP="00966C79">
            <w:pPr>
              <w:jc w:val="center"/>
              <w:rPr>
                <w:rFonts w:eastAsia="Times New Roman"/>
              </w:rPr>
            </w:pPr>
            <w:r>
              <w:rPr>
                <w:rFonts w:eastAsia="Times New Roman"/>
              </w:rPr>
              <w:t>28,311</w:t>
            </w:r>
          </w:p>
        </w:tc>
        <w:tc>
          <w:tcPr>
            <w:tcW w:w="0" w:type="auto"/>
            <w:vAlign w:val="center"/>
            <w:hideMark/>
          </w:tcPr>
          <w:p w14:paraId="11B558C4" w14:textId="77777777" w:rsidR="002651C1" w:rsidRDefault="002651C1" w:rsidP="00966C79">
            <w:pPr>
              <w:jc w:val="center"/>
              <w:rPr>
                <w:rFonts w:eastAsia="Times New Roman"/>
              </w:rPr>
            </w:pPr>
            <w:r>
              <w:rPr>
                <w:rFonts w:eastAsia="Times New Roman"/>
              </w:rPr>
              <w:t>28,311</w:t>
            </w:r>
          </w:p>
        </w:tc>
      </w:tr>
      <w:tr w:rsidR="002651C1" w14:paraId="3B21F502" w14:textId="77777777" w:rsidTr="00966C79">
        <w:trPr>
          <w:tblCellSpacing w:w="15" w:type="dxa"/>
        </w:trPr>
        <w:tc>
          <w:tcPr>
            <w:tcW w:w="0" w:type="auto"/>
            <w:vAlign w:val="center"/>
            <w:hideMark/>
          </w:tcPr>
          <w:p w14:paraId="2A69DBE4"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rsidP="00966C79">
            <w:pPr>
              <w:jc w:val="center"/>
              <w:rPr>
                <w:rFonts w:eastAsia="Times New Roman"/>
              </w:rPr>
            </w:pPr>
            <w:r>
              <w:rPr>
                <w:rFonts w:eastAsia="Times New Roman"/>
              </w:rPr>
              <w:t>0.0139</w:t>
            </w:r>
          </w:p>
        </w:tc>
        <w:tc>
          <w:tcPr>
            <w:tcW w:w="0" w:type="auto"/>
            <w:vAlign w:val="center"/>
            <w:hideMark/>
          </w:tcPr>
          <w:p w14:paraId="4DCFE21B" w14:textId="77777777" w:rsidR="002651C1" w:rsidRDefault="002651C1" w:rsidP="00966C79">
            <w:pPr>
              <w:jc w:val="center"/>
              <w:rPr>
                <w:rFonts w:eastAsia="Times New Roman"/>
              </w:rPr>
            </w:pPr>
            <w:r>
              <w:rPr>
                <w:rFonts w:eastAsia="Times New Roman"/>
              </w:rPr>
              <w:t>0.0182</w:t>
            </w:r>
          </w:p>
        </w:tc>
      </w:tr>
      <w:tr w:rsidR="002651C1" w14:paraId="3F7A58D3" w14:textId="77777777" w:rsidTr="00966C79">
        <w:trPr>
          <w:tblCellSpacing w:w="15" w:type="dxa"/>
        </w:trPr>
        <w:tc>
          <w:tcPr>
            <w:tcW w:w="0" w:type="auto"/>
            <w:vAlign w:val="center"/>
            <w:hideMark/>
          </w:tcPr>
          <w:p w14:paraId="20C12758"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rsidP="00966C79">
            <w:pPr>
              <w:jc w:val="center"/>
              <w:rPr>
                <w:rFonts w:eastAsia="Times New Roman"/>
              </w:rPr>
            </w:pPr>
            <w:r>
              <w:rPr>
                <w:rFonts w:eastAsia="Times New Roman"/>
              </w:rPr>
              <w:t>0.0138</w:t>
            </w:r>
          </w:p>
        </w:tc>
        <w:tc>
          <w:tcPr>
            <w:tcW w:w="0" w:type="auto"/>
            <w:vAlign w:val="center"/>
            <w:hideMark/>
          </w:tcPr>
          <w:p w14:paraId="370E6D0D" w14:textId="77777777" w:rsidR="002651C1" w:rsidRDefault="002651C1" w:rsidP="00966C79">
            <w:pPr>
              <w:jc w:val="center"/>
              <w:rPr>
                <w:rFonts w:eastAsia="Times New Roman"/>
              </w:rPr>
            </w:pPr>
            <w:r>
              <w:rPr>
                <w:rFonts w:eastAsia="Times New Roman"/>
              </w:rPr>
              <w:t>0.0177</w:t>
            </w:r>
          </w:p>
        </w:tc>
      </w:tr>
      <w:tr w:rsidR="002651C1" w14:paraId="454F2488" w14:textId="77777777" w:rsidTr="00966C79">
        <w:trPr>
          <w:tblCellSpacing w:w="15" w:type="dxa"/>
        </w:trPr>
        <w:tc>
          <w:tcPr>
            <w:tcW w:w="0" w:type="auto"/>
            <w:vAlign w:val="center"/>
            <w:hideMark/>
          </w:tcPr>
          <w:p w14:paraId="53AE6CF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65974986" w14:textId="77777777" w:rsidR="002651C1" w:rsidRDefault="002651C1" w:rsidP="00966C79">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rsidP="00966C79">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966C79">
        <w:trPr>
          <w:tblCellSpacing w:w="15" w:type="dxa"/>
        </w:trPr>
        <w:tc>
          <w:tcPr>
            <w:tcW w:w="0" w:type="auto"/>
            <w:vAlign w:val="center"/>
            <w:hideMark/>
          </w:tcPr>
          <w:p w14:paraId="08394D4D" w14:textId="77777777" w:rsidR="002651C1" w:rsidRDefault="002651C1" w:rsidP="00966C79">
            <w:pPr>
              <w:rPr>
                <w:rFonts w:eastAsia="Times New Roman"/>
              </w:rPr>
            </w:pPr>
            <w:r>
              <w:rPr>
                <w:rFonts w:eastAsia="Times New Roman"/>
              </w:rPr>
              <w:t>F Statistic</w:t>
            </w:r>
          </w:p>
        </w:tc>
        <w:tc>
          <w:tcPr>
            <w:tcW w:w="0" w:type="auto"/>
            <w:vAlign w:val="center"/>
            <w:hideMark/>
          </w:tcPr>
          <w:p w14:paraId="195738EC" w14:textId="77777777" w:rsidR="002651C1" w:rsidRDefault="002651C1" w:rsidP="00966C79">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rsidP="00966C79">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966C79">
        <w:trPr>
          <w:tblCellSpacing w:w="15" w:type="dxa"/>
        </w:trPr>
        <w:tc>
          <w:tcPr>
            <w:tcW w:w="0" w:type="auto"/>
            <w:gridSpan w:val="3"/>
            <w:tcBorders>
              <w:bottom w:val="single" w:sz="6" w:space="0" w:color="000000"/>
            </w:tcBorders>
            <w:vAlign w:val="center"/>
            <w:hideMark/>
          </w:tcPr>
          <w:p w14:paraId="290A7A8A" w14:textId="77777777" w:rsidR="002651C1" w:rsidRDefault="002651C1" w:rsidP="00966C79">
            <w:pPr>
              <w:jc w:val="center"/>
              <w:rPr>
                <w:rFonts w:eastAsia="Times New Roman"/>
              </w:rPr>
            </w:pPr>
          </w:p>
        </w:tc>
      </w:tr>
      <w:tr w:rsidR="002651C1" w14:paraId="296A6C4E" w14:textId="77777777" w:rsidTr="00966C79">
        <w:trPr>
          <w:tblCellSpacing w:w="15" w:type="dxa"/>
        </w:trPr>
        <w:tc>
          <w:tcPr>
            <w:tcW w:w="0" w:type="auto"/>
            <w:vAlign w:val="center"/>
            <w:hideMark/>
          </w:tcPr>
          <w:p w14:paraId="696E7161" w14:textId="77777777" w:rsidR="002651C1" w:rsidRDefault="002651C1" w:rsidP="00966C79">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rsidTr="00966C79">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rsidP="00966C79">
            <w:pPr>
              <w:jc w:val="center"/>
              <w:rPr>
                <w:rFonts w:eastAsia="Times New Roman"/>
              </w:rPr>
            </w:pPr>
            <w:r>
              <w:rPr>
                <w:rStyle w:val="Strong"/>
                <w:rFonts w:eastAsia="Times New Roman"/>
              </w:rPr>
              <w:t>By Phase Results: Advanced Model</w:t>
            </w:r>
          </w:p>
        </w:tc>
      </w:tr>
      <w:tr w:rsidR="002651C1" w14:paraId="42BC7245" w14:textId="77777777" w:rsidTr="00966C79">
        <w:trPr>
          <w:tblCellSpacing w:w="15" w:type="dxa"/>
        </w:trPr>
        <w:tc>
          <w:tcPr>
            <w:tcW w:w="0" w:type="auto"/>
            <w:gridSpan w:val="4"/>
            <w:tcBorders>
              <w:bottom w:val="single" w:sz="6" w:space="0" w:color="000000"/>
            </w:tcBorders>
            <w:vAlign w:val="center"/>
            <w:hideMark/>
          </w:tcPr>
          <w:p w14:paraId="7398A9F1" w14:textId="77777777" w:rsidR="002651C1" w:rsidRDefault="002651C1" w:rsidP="00966C79">
            <w:pPr>
              <w:jc w:val="center"/>
              <w:rPr>
                <w:rFonts w:eastAsia="Times New Roman"/>
              </w:rPr>
            </w:pPr>
          </w:p>
        </w:tc>
      </w:tr>
      <w:tr w:rsidR="002651C1" w14:paraId="53C70EA7" w14:textId="77777777" w:rsidTr="00966C79">
        <w:trPr>
          <w:tblCellSpacing w:w="15" w:type="dxa"/>
        </w:trPr>
        <w:tc>
          <w:tcPr>
            <w:tcW w:w="0" w:type="auto"/>
            <w:vAlign w:val="center"/>
            <w:hideMark/>
          </w:tcPr>
          <w:p w14:paraId="52789450" w14:textId="77777777" w:rsidR="002651C1" w:rsidRDefault="002651C1" w:rsidP="00966C79">
            <w:pPr>
              <w:jc w:val="center"/>
              <w:rPr>
                <w:rFonts w:eastAsia="Times New Roman"/>
                <w:sz w:val="20"/>
                <w:szCs w:val="20"/>
              </w:rPr>
            </w:pPr>
          </w:p>
        </w:tc>
        <w:tc>
          <w:tcPr>
            <w:tcW w:w="0" w:type="auto"/>
            <w:gridSpan w:val="3"/>
            <w:vAlign w:val="center"/>
            <w:hideMark/>
          </w:tcPr>
          <w:p w14:paraId="76DE9355" w14:textId="77777777" w:rsidR="002651C1" w:rsidRDefault="002651C1" w:rsidP="00966C79">
            <w:pPr>
              <w:jc w:val="center"/>
              <w:rPr>
                <w:rFonts w:eastAsia="Times New Roman"/>
              </w:rPr>
            </w:pPr>
            <w:r>
              <w:rPr>
                <w:rFonts w:eastAsia="Times New Roman"/>
              </w:rPr>
              <w:t>Dependent variable: Premium</w:t>
            </w:r>
          </w:p>
        </w:tc>
      </w:tr>
      <w:tr w:rsidR="002651C1" w14:paraId="059527EA" w14:textId="77777777" w:rsidTr="00966C79">
        <w:trPr>
          <w:tblCellSpacing w:w="15" w:type="dxa"/>
        </w:trPr>
        <w:tc>
          <w:tcPr>
            <w:tcW w:w="0" w:type="auto"/>
            <w:vAlign w:val="center"/>
            <w:hideMark/>
          </w:tcPr>
          <w:p w14:paraId="1689F05E" w14:textId="77777777" w:rsidR="002651C1" w:rsidRDefault="002651C1" w:rsidP="00966C79">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rsidP="00966C79">
            <w:pPr>
              <w:jc w:val="center"/>
              <w:rPr>
                <w:rFonts w:eastAsia="Times New Roman"/>
                <w:sz w:val="20"/>
                <w:szCs w:val="20"/>
              </w:rPr>
            </w:pPr>
          </w:p>
        </w:tc>
      </w:tr>
      <w:tr w:rsidR="002651C1" w14:paraId="4E4E2060" w14:textId="77777777" w:rsidTr="00966C79">
        <w:trPr>
          <w:tblCellSpacing w:w="15" w:type="dxa"/>
        </w:trPr>
        <w:tc>
          <w:tcPr>
            <w:tcW w:w="0" w:type="auto"/>
            <w:vAlign w:val="center"/>
            <w:hideMark/>
          </w:tcPr>
          <w:p w14:paraId="4628EB83" w14:textId="77777777" w:rsidR="002651C1" w:rsidRDefault="002651C1" w:rsidP="00966C79">
            <w:pPr>
              <w:jc w:val="center"/>
              <w:rPr>
                <w:rFonts w:eastAsia="Times New Roman"/>
                <w:sz w:val="20"/>
                <w:szCs w:val="20"/>
              </w:rPr>
            </w:pPr>
          </w:p>
        </w:tc>
        <w:tc>
          <w:tcPr>
            <w:tcW w:w="0" w:type="auto"/>
            <w:vAlign w:val="center"/>
            <w:hideMark/>
          </w:tcPr>
          <w:p w14:paraId="2ADFE093" w14:textId="77777777" w:rsidR="002651C1" w:rsidRDefault="002651C1" w:rsidP="00966C79">
            <w:pPr>
              <w:jc w:val="center"/>
              <w:rPr>
                <w:rFonts w:eastAsia="Times New Roman"/>
              </w:rPr>
            </w:pPr>
            <w:r>
              <w:rPr>
                <w:rFonts w:eastAsia="Times New Roman"/>
              </w:rPr>
              <w:t>Phase 1</w:t>
            </w:r>
          </w:p>
        </w:tc>
        <w:tc>
          <w:tcPr>
            <w:tcW w:w="0" w:type="auto"/>
            <w:vAlign w:val="center"/>
            <w:hideMark/>
          </w:tcPr>
          <w:p w14:paraId="69B73507" w14:textId="77777777" w:rsidR="002651C1" w:rsidRDefault="002651C1" w:rsidP="00966C79">
            <w:pPr>
              <w:jc w:val="center"/>
              <w:rPr>
                <w:rFonts w:eastAsia="Times New Roman"/>
              </w:rPr>
            </w:pPr>
            <w:r>
              <w:rPr>
                <w:rFonts w:eastAsia="Times New Roman"/>
              </w:rPr>
              <w:t>Phase 2</w:t>
            </w:r>
          </w:p>
        </w:tc>
        <w:tc>
          <w:tcPr>
            <w:tcW w:w="0" w:type="auto"/>
            <w:vAlign w:val="center"/>
            <w:hideMark/>
          </w:tcPr>
          <w:p w14:paraId="347A2E47" w14:textId="77777777" w:rsidR="002651C1" w:rsidRDefault="002651C1" w:rsidP="00966C79">
            <w:pPr>
              <w:jc w:val="center"/>
              <w:rPr>
                <w:rFonts w:eastAsia="Times New Roman"/>
              </w:rPr>
            </w:pPr>
            <w:r>
              <w:rPr>
                <w:rFonts w:eastAsia="Times New Roman"/>
              </w:rPr>
              <w:t>Phase 3</w:t>
            </w:r>
          </w:p>
        </w:tc>
      </w:tr>
      <w:tr w:rsidR="002651C1" w14:paraId="551F8F06" w14:textId="77777777" w:rsidTr="00966C79">
        <w:trPr>
          <w:tblCellSpacing w:w="15" w:type="dxa"/>
        </w:trPr>
        <w:tc>
          <w:tcPr>
            <w:tcW w:w="0" w:type="auto"/>
            <w:vAlign w:val="center"/>
            <w:hideMark/>
          </w:tcPr>
          <w:p w14:paraId="263CE0C3" w14:textId="77777777" w:rsidR="002651C1" w:rsidRDefault="002651C1" w:rsidP="00966C79">
            <w:pPr>
              <w:jc w:val="center"/>
              <w:rPr>
                <w:rFonts w:eastAsia="Times New Roman"/>
              </w:rPr>
            </w:pPr>
          </w:p>
        </w:tc>
        <w:tc>
          <w:tcPr>
            <w:tcW w:w="0" w:type="auto"/>
            <w:vAlign w:val="center"/>
            <w:hideMark/>
          </w:tcPr>
          <w:p w14:paraId="0887632C" w14:textId="77777777" w:rsidR="002651C1" w:rsidRDefault="002651C1" w:rsidP="00966C79">
            <w:pPr>
              <w:jc w:val="center"/>
              <w:rPr>
                <w:rFonts w:eastAsia="Times New Roman"/>
              </w:rPr>
            </w:pPr>
            <w:r>
              <w:rPr>
                <w:rFonts w:eastAsia="Times New Roman"/>
              </w:rPr>
              <w:t>(1)</w:t>
            </w:r>
          </w:p>
        </w:tc>
        <w:tc>
          <w:tcPr>
            <w:tcW w:w="0" w:type="auto"/>
            <w:vAlign w:val="center"/>
            <w:hideMark/>
          </w:tcPr>
          <w:p w14:paraId="4CF449A7" w14:textId="77777777" w:rsidR="002651C1" w:rsidRDefault="002651C1" w:rsidP="00966C79">
            <w:pPr>
              <w:jc w:val="center"/>
              <w:rPr>
                <w:rFonts w:eastAsia="Times New Roman"/>
              </w:rPr>
            </w:pPr>
            <w:r>
              <w:rPr>
                <w:rFonts w:eastAsia="Times New Roman"/>
              </w:rPr>
              <w:t>(2)</w:t>
            </w:r>
          </w:p>
        </w:tc>
        <w:tc>
          <w:tcPr>
            <w:tcW w:w="0" w:type="auto"/>
            <w:vAlign w:val="center"/>
            <w:hideMark/>
          </w:tcPr>
          <w:p w14:paraId="52BA6E1F" w14:textId="77777777" w:rsidR="002651C1" w:rsidRDefault="002651C1" w:rsidP="00966C79">
            <w:pPr>
              <w:jc w:val="center"/>
              <w:rPr>
                <w:rFonts w:eastAsia="Times New Roman"/>
              </w:rPr>
            </w:pPr>
            <w:r>
              <w:rPr>
                <w:rFonts w:eastAsia="Times New Roman"/>
              </w:rPr>
              <w:t>(3)</w:t>
            </w:r>
          </w:p>
        </w:tc>
      </w:tr>
      <w:tr w:rsidR="002651C1" w14:paraId="508CCE75" w14:textId="77777777" w:rsidTr="00966C79">
        <w:trPr>
          <w:tblCellSpacing w:w="15" w:type="dxa"/>
        </w:trPr>
        <w:tc>
          <w:tcPr>
            <w:tcW w:w="0" w:type="auto"/>
            <w:gridSpan w:val="4"/>
            <w:tcBorders>
              <w:bottom w:val="single" w:sz="6" w:space="0" w:color="000000"/>
            </w:tcBorders>
            <w:vAlign w:val="center"/>
            <w:hideMark/>
          </w:tcPr>
          <w:p w14:paraId="36BECB5F" w14:textId="77777777" w:rsidR="002651C1" w:rsidRDefault="002651C1" w:rsidP="00966C79">
            <w:pPr>
              <w:jc w:val="center"/>
              <w:rPr>
                <w:rFonts w:eastAsia="Times New Roman"/>
              </w:rPr>
            </w:pPr>
          </w:p>
        </w:tc>
      </w:tr>
      <w:tr w:rsidR="002651C1" w14:paraId="34D785EF" w14:textId="77777777" w:rsidTr="00966C79">
        <w:trPr>
          <w:tblCellSpacing w:w="15" w:type="dxa"/>
        </w:trPr>
        <w:tc>
          <w:tcPr>
            <w:tcW w:w="0" w:type="auto"/>
            <w:vAlign w:val="center"/>
            <w:hideMark/>
          </w:tcPr>
          <w:p w14:paraId="44D93B44" w14:textId="77777777" w:rsidR="002651C1" w:rsidRDefault="002651C1" w:rsidP="00966C79">
            <w:pPr>
              <w:rPr>
                <w:rFonts w:eastAsia="Times New Roman"/>
              </w:rPr>
            </w:pPr>
            <w:r>
              <w:rPr>
                <w:rFonts w:eastAsia="Times New Roman"/>
              </w:rPr>
              <w:t>Group</w:t>
            </w:r>
          </w:p>
        </w:tc>
        <w:tc>
          <w:tcPr>
            <w:tcW w:w="0" w:type="auto"/>
            <w:vAlign w:val="center"/>
            <w:hideMark/>
          </w:tcPr>
          <w:p w14:paraId="5CC37498" w14:textId="77777777" w:rsidR="002651C1" w:rsidRDefault="002651C1" w:rsidP="00966C79">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rsidP="00966C79">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rsidP="00966C79">
            <w:pPr>
              <w:jc w:val="center"/>
              <w:rPr>
                <w:rFonts w:eastAsia="Times New Roman"/>
              </w:rPr>
            </w:pPr>
            <w:r>
              <w:rPr>
                <w:rFonts w:eastAsia="Times New Roman"/>
              </w:rPr>
              <w:t>12.806</w:t>
            </w:r>
            <w:r>
              <w:rPr>
                <w:rFonts w:eastAsia="Times New Roman"/>
                <w:vertAlign w:val="superscript"/>
              </w:rPr>
              <w:t>***</w:t>
            </w:r>
          </w:p>
        </w:tc>
      </w:tr>
      <w:tr w:rsidR="002651C1" w14:paraId="01E73E31" w14:textId="77777777" w:rsidTr="00966C79">
        <w:trPr>
          <w:tblCellSpacing w:w="15" w:type="dxa"/>
        </w:trPr>
        <w:tc>
          <w:tcPr>
            <w:tcW w:w="0" w:type="auto"/>
            <w:vAlign w:val="center"/>
            <w:hideMark/>
          </w:tcPr>
          <w:p w14:paraId="4B39EFD3" w14:textId="77777777" w:rsidR="002651C1" w:rsidRDefault="002651C1" w:rsidP="00966C79">
            <w:pPr>
              <w:jc w:val="center"/>
              <w:rPr>
                <w:rFonts w:eastAsia="Times New Roman"/>
              </w:rPr>
            </w:pPr>
          </w:p>
        </w:tc>
        <w:tc>
          <w:tcPr>
            <w:tcW w:w="0" w:type="auto"/>
            <w:vAlign w:val="center"/>
            <w:hideMark/>
          </w:tcPr>
          <w:p w14:paraId="08B24EDE" w14:textId="77777777" w:rsidR="002651C1" w:rsidRDefault="002651C1" w:rsidP="00966C79">
            <w:pPr>
              <w:jc w:val="center"/>
              <w:rPr>
                <w:rFonts w:eastAsia="Times New Roman"/>
              </w:rPr>
            </w:pPr>
            <w:r>
              <w:rPr>
                <w:rFonts w:eastAsia="Times New Roman"/>
              </w:rPr>
              <w:t>(2.241)</w:t>
            </w:r>
          </w:p>
        </w:tc>
        <w:tc>
          <w:tcPr>
            <w:tcW w:w="0" w:type="auto"/>
            <w:vAlign w:val="center"/>
            <w:hideMark/>
          </w:tcPr>
          <w:p w14:paraId="3B884CA0" w14:textId="77777777" w:rsidR="002651C1" w:rsidRDefault="002651C1" w:rsidP="00966C79">
            <w:pPr>
              <w:jc w:val="center"/>
              <w:rPr>
                <w:rFonts w:eastAsia="Times New Roman"/>
              </w:rPr>
            </w:pPr>
            <w:r>
              <w:rPr>
                <w:rFonts w:eastAsia="Times New Roman"/>
              </w:rPr>
              <w:t>(2.151)</w:t>
            </w:r>
          </w:p>
        </w:tc>
        <w:tc>
          <w:tcPr>
            <w:tcW w:w="0" w:type="auto"/>
            <w:vAlign w:val="center"/>
            <w:hideMark/>
          </w:tcPr>
          <w:p w14:paraId="76F075E1" w14:textId="77777777" w:rsidR="002651C1" w:rsidRDefault="002651C1" w:rsidP="00966C79">
            <w:pPr>
              <w:jc w:val="center"/>
              <w:rPr>
                <w:rFonts w:eastAsia="Times New Roman"/>
              </w:rPr>
            </w:pPr>
            <w:r>
              <w:rPr>
                <w:rFonts w:eastAsia="Times New Roman"/>
              </w:rPr>
              <w:t>(2.331)</w:t>
            </w:r>
          </w:p>
        </w:tc>
      </w:tr>
      <w:tr w:rsidR="002651C1" w14:paraId="6412C75F" w14:textId="77777777" w:rsidTr="00966C79">
        <w:trPr>
          <w:tblCellSpacing w:w="15" w:type="dxa"/>
        </w:trPr>
        <w:tc>
          <w:tcPr>
            <w:tcW w:w="0" w:type="auto"/>
            <w:vAlign w:val="center"/>
            <w:hideMark/>
          </w:tcPr>
          <w:p w14:paraId="1F497E3F" w14:textId="77777777" w:rsidR="002651C1" w:rsidRDefault="002651C1" w:rsidP="00966C79">
            <w:pPr>
              <w:jc w:val="center"/>
              <w:rPr>
                <w:rFonts w:eastAsia="Times New Roman"/>
              </w:rPr>
            </w:pPr>
          </w:p>
        </w:tc>
        <w:tc>
          <w:tcPr>
            <w:tcW w:w="0" w:type="auto"/>
            <w:vAlign w:val="center"/>
            <w:hideMark/>
          </w:tcPr>
          <w:p w14:paraId="617D0350" w14:textId="77777777" w:rsidR="002651C1" w:rsidRDefault="002651C1" w:rsidP="00966C79">
            <w:pPr>
              <w:rPr>
                <w:rFonts w:eastAsia="Times New Roman"/>
                <w:sz w:val="20"/>
                <w:szCs w:val="20"/>
              </w:rPr>
            </w:pPr>
          </w:p>
        </w:tc>
        <w:tc>
          <w:tcPr>
            <w:tcW w:w="0" w:type="auto"/>
            <w:vAlign w:val="center"/>
            <w:hideMark/>
          </w:tcPr>
          <w:p w14:paraId="13F50F66" w14:textId="77777777" w:rsidR="002651C1" w:rsidRDefault="002651C1" w:rsidP="00966C79">
            <w:pPr>
              <w:jc w:val="center"/>
              <w:rPr>
                <w:rFonts w:eastAsia="Times New Roman"/>
                <w:sz w:val="20"/>
                <w:szCs w:val="20"/>
              </w:rPr>
            </w:pPr>
          </w:p>
        </w:tc>
        <w:tc>
          <w:tcPr>
            <w:tcW w:w="0" w:type="auto"/>
            <w:vAlign w:val="center"/>
            <w:hideMark/>
          </w:tcPr>
          <w:p w14:paraId="3B5C6EC8" w14:textId="77777777" w:rsidR="002651C1" w:rsidRDefault="002651C1" w:rsidP="00966C79">
            <w:pPr>
              <w:jc w:val="center"/>
              <w:rPr>
                <w:rFonts w:eastAsia="Times New Roman"/>
                <w:sz w:val="20"/>
                <w:szCs w:val="20"/>
              </w:rPr>
            </w:pPr>
          </w:p>
        </w:tc>
      </w:tr>
      <w:tr w:rsidR="002651C1" w14:paraId="1550EAFC" w14:textId="77777777" w:rsidTr="00966C79">
        <w:trPr>
          <w:tblCellSpacing w:w="15" w:type="dxa"/>
        </w:trPr>
        <w:tc>
          <w:tcPr>
            <w:tcW w:w="0" w:type="auto"/>
            <w:vAlign w:val="center"/>
            <w:hideMark/>
          </w:tcPr>
          <w:p w14:paraId="3F7763C0" w14:textId="77777777" w:rsidR="002651C1" w:rsidRDefault="002651C1" w:rsidP="00966C79">
            <w:pPr>
              <w:rPr>
                <w:rFonts w:eastAsia="Times New Roman"/>
              </w:rPr>
            </w:pPr>
            <w:r>
              <w:rPr>
                <w:rFonts w:eastAsia="Times New Roman"/>
              </w:rPr>
              <w:lastRenderedPageBreak/>
              <w:t>Period</w:t>
            </w:r>
          </w:p>
        </w:tc>
        <w:tc>
          <w:tcPr>
            <w:tcW w:w="0" w:type="auto"/>
            <w:vAlign w:val="center"/>
            <w:hideMark/>
          </w:tcPr>
          <w:p w14:paraId="623A873A" w14:textId="77777777" w:rsidR="002651C1" w:rsidRDefault="002651C1" w:rsidP="00966C79">
            <w:pPr>
              <w:jc w:val="center"/>
              <w:rPr>
                <w:rFonts w:eastAsia="Times New Roman"/>
              </w:rPr>
            </w:pPr>
            <w:r>
              <w:rPr>
                <w:rFonts w:eastAsia="Times New Roman"/>
              </w:rPr>
              <w:t>-2.813</w:t>
            </w:r>
          </w:p>
        </w:tc>
        <w:tc>
          <w:tcPr>
            <w:tcW w:w="0" w:type="auto"/>
            <w:vAlign w:val="center"/>
            <w:hideMark/>
          </w:tcPr>
          <w:p w14:paraId="7A62AB09" w14:textId="77777777" w:rsidR="002651C1" w:rsidRDefault="002651C1" w:rsidP="00966C79">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rsidP="00966C79">
            <w:pPr>
              <w:jc w:val="center"/>
              <w:rPr>
                <w:rFonts w:eastAsia="Times New Roman"/>
              </w:rPr>
            </w:pPr>
            <w:r>
              <w:rPr>
                <w:rFonts w:eastAsia="Times New Roman"/>
              </w:rPr>
              <w:t>-5.274</w:t>
            </w:r>
            <w:r>
              <w:rPr>
                <w:rFonts w:eastAsia="Times New Roman"/>
                <w:vertAlign w:val="superscript"/>
              </w:rPr>
              <w:t>**</w:t>
            </w:r>
          </w:p>
        </w:tc>
      </w:tr>
      <w:tr w:rsidR="002651C1" w14:paraId="450DDCD6" w14:textId="77777777" w:rsidTr="00966C79">
        <w:trPr>
          <w:tblCellSpacing w:w="15" w:type="dxa"/>
        </w:trPr>
        <w:tc>
          <w:tcPr>
            <w:tcW w:w="0" w:type="auto"/>
            <w:vAlign w:val="center"/>
            <w:hideMark/>
          </w:tcPr>
          <w:p w14:paraId="5C538A54" w14:textId="77777777" w:rsidR="002651C1" w:rsidRDefault="002651C1" w:rsidP="00966C79">
            <w:pPr>
              <w:jc w:val="center"/>
              <w:rPr>
                <w:rFonts w:eastAsia="Times New Roman"/>
              </w:rPr>
            </w:pPr>
          </w:p>
        </w:tc>
        <w:tc>
          <w:tcPr>
            <w:tcW w:w="0" w:type="auto"/>
            <w:vAlign w:val="center"/>
            <w:hideMark/>
          </w:tcPr>
          <w:p w14:paraId="0BEEAEFB" w14:textId="77777777" w:rsidR="002651C1" w:rsidRDefault="002651C1" w:rsidP="00966C79">
            <w:pPr>
              <w:jc w:val="center"/>
              <w:rPr>
                <w:rFonts w:eastAsia="Times New Roman"/>
              </w:rPr>
            </w:pPr>
            <w:r>
              <w:rPr>
                <w:rFonts w:eastAsia="Times New Roman"/>
              </w:rPr>
              <w:t>(3.751)</w:t>
            </w:r>
          </w:p>
        </w:tc>
        <w:tc>
          <w:tcPr>
            <w:tcW w:w="0" w:type="auto"/>
            <w:vAlign w:val="center"/>
            <w:hideMark/>
          </w:tcPr>
          <w:p w14:paraId="5EBB8D54" w14:textId="77777777" w:rsidR="002651C1" w:rsidRDefault="002651C1" w:rsidP="00966C79">
            <w:pPr>
              <w:jc w:val="center"/>
              <w:rPr>
                <w:rFonts w:eastAsia="Times New Roman"/>
              </w:rPr>
            </w:pPr>
            <w:r>
              <w:rPr>
                <w:rFonts w:eastAsia="Times New Roman"/>
              </w:rPr>
              <w:t>(2.926)</w:t>
            </w:r>
          </w:p>
        </w:tc>
        <w:tc>
          <w:tcPr>
            <w:tcW w:w="0" w:type="auto"/>
            <w:vAlign w:val="center"/>
            <w:hideMark/>
          </w:tcPr>
          <w:p w14:paraId="5C29A78E" w14:textId="77777777" w:rsidR="002651C1" w:rsidRDefault="002651C1" w:rsidP="00966C79">
            <w:pPr>
              <w:jc w:val="center"/>
              <w:rPr>
                <w:rFonts w:eastAsia="Times New Roman"/>
              </w:rPr>
            </w:pPr>
            <w:r>
              <w:rPr>
                <w:rFonts w:eastAsia="Times New Roman"/>
              </w:rPr>
              <w:t>(2.617)</w:t>
            </w:r>
          </w:p>
        </w:tc>
      </w:tr>
      <w:tr w:rsidR="002651C1" w14:paraId="7BD37E6C" w14:textId="77777777" w:rsidTr="00966C79">
        <w:trPr>
          <w:tblCellSpacing w:w="15" w:type="dxa"/>
        </w:trPr>
        <w:tc>
          <w:tcPr>
            <w:tcW w:w="0" w:type="auto"/>
            <w:vAlign w:val="center"/>
            <w:hideMark/>
          </w:tcPr>
          <w:p w14:paraId="3FDDC6F3" w14:textId="77777777" w:rsidR="002651C1" w:rsidRDefault="002651C1" w:rsidP="00966C79">
            <w:pPr>
              <w:jc w:val="center"/>
              <w:rPr>
                <w:rFonts w:eastAsia="Times New Roman"/>
              </w:rPr>
            </w:pPr>
          </w:p>
        </w:tc>
        <w:tc>
          <w:tcPr>
            <w:tcW w:w="0" w:type="auto"/>
            <w:vAlign w:val="center"/>
            <w:hideMark/>
          </w:tcPr>
          <w:p w14:paraId="3A261D83" w14:textId="77777777" w:rsidR="002651C1" w:rsidRDefault="002651C1" w:rsidP="00966C79">
            <w:pPr>
              <w:rPr>
                <w:rFonts w:eastAsia="Times New Roman"/>
                <w:sz w:val="20"/>
                <w:szCs w:val="20"/>
              </w:rPr>
            </w:pPr>
          </w:p>
        </w:tc>
        <w:tc>
          <w:tcPr>
            <w:tcW w:w="0" w:type="auto"/>
            <w:vAlign w:val="center"/>
            <w:hideMark/>
          </w:tcPr>
          <w:p w14:paraId="6346FE22" w14:textId="77777777" w:rsidR="002651C1" w:rsidRDefault="002651C1" w:rsidP="00966C79">
            <w:pPr>
              <w:jc w:val="center"/>
              <w:rPr>
                <w:rFonts w:eastAsia="Times New Roman"/>
                <w:sz w:val="20"/>
                <w:szCs w:val="20"/>
              </w:rPr>
            </w:pPr>
          </w:p>
        </w:tc>
        <w:tc>
          <w:tcPr>
            <w:tcW w:w="0" w:type="auto"/>
            <w:vAlign w:val="center"/>
            <w:hideMark/>
          </w:tcPr>
          <w:p w14:paraId="35904C7F" w14:textId="77777777" w:rsidR="002651C1" w:rsidRDefault="002651C1" w:rsidP="00966C79">
            <w:pPr>
              <w:jc w:val="center"/>
              <w:rPr>
                <w:rFonts w:eastAsia="Times New Roman"/>
                <w:sz w:val="20"/>
                <w:szCs w:val="20"/>
              </w:rPr>
            </w:pPr>
          </w:p>
        </w:tc>
      </w:tr>
      <w:tr w:rsidR="002651C1" w14:paraId="0B4328C8" w14:textId="77777777" w:rsidTr="00966C79">
        <w:trPr>
          <w:tblCellSpacing w:w="15" w:type="dxa"/>
        </w:trPr>
        <w:tc>
          <w:tcPr>
            <w:tcW w:w="0" w:type="auto"/>
            <w:vAlign w:val="center"/>
            <w:hideMark/>
          </w:tcPr>
          <w:p w14:paraId="7BA5F0B6" w14:textId="77777777" w:rsidR="002651C1" w:rsidRDefault="002651C1" w:rsidP="00966C79">
            <w:pPr>
              <w:rPr>
                <w:rFonts w:eastAsia="Times New Roman"/>
              </w:rPr>
            </w:pPr>
            <w:r>
              <w:rPr>
                <w:rFonts w:eastAsia="Times New Roman"/>
              </w:rPr>
              <w:t>Tenor</w:t>
            </w:r>
          </w:p>
        </w:tc>
        <w:tc>
          <w:tcPr>
            <w:tcW w:w="0" w:type="auto"/>
            <w:vAlign w:val="center"/>
            <w:hideMark/>
          </w:tcPr>
          <w:p w14:paraId="28108382" w14:textId="77777777" w:rsidR="002651C1" w:rsidRDefault="002651C1" w:rsidP="00966C79">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rsidP="00966C79">
            <w:pPr>
              <w:jc w:val="center"/>
              <w:rPr>
                <w:rFonts w:eastAsia="Times New Roman"/>
              </w:rPr>
            </w:pPr>
            <w:r>
              <w:rPr>
                <w:rFonts w:eastAsia="Times New Roman"/>
              </w:rPr>
              <w:t>0.021</w:t>
            </w:r>
          </w:p>
        </w:tc>
        <w:tc>
          <w:tcPr>
            <w:tcW w:w="0" w:type="auto"/>
            <w:vAlign w:val="center"/>
            <w:hideMark/>
          </w:tcPr>
          <w:p w14:paraId="23B5A9E3" w14:textId="77777777" w:rsidR="002651C1" w:rsidRDefault="002651C1" w:rsidP="00966C79">
            <w:pPr>
              <w:jc w:val="center"/>
              <w:rPr>
                <w:rFonts w:eastAsia="Times New Roman"/>
              </w:rPr>
            </w:pPr>
            <w:r>
              <w:rPr>
                <w:rFonts w:eastAsia="Times New Roman"/>
              </w:rPr>
              <w:t>0.039</w:t>
            </w:r>
          </w:p>
        </w:tc>
      </w:tr>
      <w:tr w:rsidR="002651C1" w14:paraId="1FAA0756" w14:textId="77777777" w:rsidTr="00966C79">
        <w:trPr>
          <w:tblCellSpacing w:w="15" w:type="dxa"/>
        </w:trPr>
        <w:tc>
          <w:tcPr>
            <w:tcW w:w="0" w:type="auto"/>
            <w:vAlign w:val="center"/>
            <w:hideMark/>
          </w:tcPr>
          <w:p w14:paraId="2A8046CA" w14:textId="77777777" w:rsidR="002651C1" w:rsidRDefault="002651C1" w:rsidP="00966C79">
            <w:pPr>
              <w:jc w:val="center"/>
              <w:rPr>
                <w:rFonts w:eastAsia="Times New Roman"/>
              </w:rPr>
            </w:pPr>
          </w:p>
        </w:tc>
        <w:tc>
          <w:tcPr>
            <w:tcW w:w="0" w:type="auto"/>
            <w:vAlign w:val="center"/>
            <w:hideMark/>
          </w:tcPr>
          <w:p w14:paraId="16288DD3" w14:textId="77777777" w:rsidR="002651C1" w:rsidRDefault="002651C1" w:rsidP="00966C79">
            <w:pPr>
              <w:jc w:val="center"/>
              <w:rPr>
                <w:rFonts w:eastAsia="Times New Roman"/>
              </w:rPr>
            </w:pPr>
            <w:r>
              <w:rPr>
                <w:rFonts w:eastAsia="Times New Roman"/>
              </w:rPr>
              <w:t>(0.055)</w:t>
            </w:r>
          </w:p>
        </w:tc>
        <w:tc>
          <w:tcPr>
            <w:tcW w:w="0" w:type="auto"/>
            <w:vAlign w:val="center"/>
            <w:hideMark/>
          </w:tcPr>
          <w:p w14:paraId="2CD59459"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18A8D2C1" w14:textId="77777777" w:rsidR="002651C1" w:rsidRDefault="002651C1" w:rsidP="00966C79">
            <w:pPr>
              <w:jc w:val="center"/>
              <w:rPr>
                <w:rFonts w:eastAsia="Times New Roman"/>
              </w:rPr>
            </w:pPr>
            <w:r>
              <w:rPr>
                <w:rFonts w:eastAsia="Times New Roman"/>
              </w:rPr>
              <w:t>(0.035)</w:t>
            </w:r>
          </w:p>
        </w:tc>
      </w:tr>
      <w:tr w:rsidR="002651C1" w14:paraId="576BDBA7" w14:textId="77777777" w:rsidTr="00966C79">
        <w:trPr>
          <w:tblCellSpacing w:w="15" w:type="dxa"/>
        </w:trPr>
        <w:tc>
          <w:tcPr>
            <w:tcW w:w="0" w:type="auto"/>
            <w:vAlign w:val="center"/>
            <w:hideMark/>
          </w:tcPr>
          <w:p w14:paraId="58E8442F" w14:textId="77777777" w:rsidR="002651C1" w:rsidRDefault="002651C1" w:rsidP="00966C79">
            <w:pPr>
              <w:jc w:val="center"/>
              <w:rPr>
                <w:rFonts w:eastAsia="Times New Roman"/>
              </w:rPr>
            </w:pPr>
          </w:p>
        </w:tc>
        <w:tc>
          <w:tcPr>
            <w:tcW w:w="0" w:type="auto"/>
            <w:vAlign w:val="center"/>
            <w:hideMark/>
          </w:tcPr>
          <w:p w14:paraId="618CA606" w14:textId="77777777" w:rsidR="002651C1" w:rsidRDefault="002651C1" w:rsidP="00966C79">
            <w:pPr>
              <w:rPr>
                <w:rFonts w:eastAsia="Times New Roman"/>
                <w:sz w:val="20"/>
                <w:szCs w:val="20"/>
              </w:rPr>
            </w:pPr>
          </w:p>
        </w:tc>
        <w:tc>
          <w:tcPr>
            <w:tcW w:w="0" w:type="auto"/>
            <w:vAlign w:val="center"/>
            <w:hideMark/>
          </w:tcPr>
          <w:p w14:paraId="6BCA240C" w14:textId="77777777" w:rsidR="002651C1" w:rsidRDefault="002651C1" w:rsidP="00966C79">
            <w:pPr>
              <w:jc w:val="center"/>
              <w:rPr>
                <w:rFonts w:eastAsia="Times New Roman"/>
                <w:sz w:val="20"/>
                <w:szCs w:val="20"/>
              </w:rPr>
            </w:pPr>
          </w:p>
        </w:tc>
        <w:tc>
          <w:tcPr>
            <w:tcW w:w="0" w:type="auto"/>
            <w:vAlign w:val="center"/>
            <w:hideMark/>
          </w:tcPr>
          <w:p w14:paraId="44D5C177" w14:textId="77777777" w:rsidR="002651C1" w:rsidRDefault="002651C1" w:rsidP="00966C79">
            <w:pPr>
              <w:jc w:val="center"/>
              <w:rPr>
                <w:rFonts w:eastAsia="Times New Roman"/>
                <w:sz w:val="20"/>
                <w:szCs w:val="20"/>
              </w:rPr>
            </w:pPr>
          </w:p>
        </w:tc>
      </w:tr>
      <w:tr w:rsidR="002651C1" w14:paraId="0F577649" w14:textId="77777777" w:rsidTr="00966C79">
        <w:trPr>
          <w:tblCellSpacing w:w="15" w:type="dxa"/>
        </w:trPr>
        <w:tc>
          <w:tcPr>
            <w:tcW w:w="0" w:type="auto"/>
            <w:vAlign w:val="center"/>
            <w:hideMark/>
          </w:tcPr>
          <w:p w14:paraId="5FD6854F" w14:textId="77777777" w:rsidR="002651C1" w:rsidRDefault="002651C1" w:rsidP="00966C79">
            <w:pPr>
              <w:rPr>
                <w:rFonts w:eastAsia="Times New Roman"/>
              </w:rPr>
            </w:pPr>
            <w:r>
              <w:rPr>
                <w:rFonts w:eastAsia="Times New Roman"/>
              </w:rPr>
              <w:t>Notional</w:t>
            </w:r>
          </w:p>
        </w:tc>
        <w:tc>
          <w:tcPr>
            <w:tcW w:w="0" w:type="auto"/>
            <w:vAlign w:val="center"/>
            <w:hideMark/>
          </w:tcPr>
          <w:p w14:paraId="43C51A44" w14:textId="77777777" w:rsidR="002651C1" w:rsidRDefault="002651C1" w:rsidP="00966C79">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rsidP="00966C79">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rsidP="00966C79">
            <w:pPr>
              <w:jc w:val="center"/>
              <w:rPr>
                <w:rFonts w:eastAsia="Times New Roman"/>
              </w:rPr>
            </w:pPr>
            <w:r>
              <w:rPr>
                <w:rFonts w:eastAsia="Times New Roman"/>
              </w:rPr>
              <w:t>2.108</w:t>
            </w:r>
            <w:r>
              <w:rPr>
                <w:rFonts w:eastAsia="Times New Roman"/>
                <w:vertAlign w:val="superscript"/>
              </w:rPr>
              <w:t>***</w:t>
            </w:r>
          </w:p>
        </w:tc>
      </w:tr>
      <w:tr w:rsidR="002651C1" w14:paraId="3BFE7FC6" w14:textId="77777777" w:rsidTr="00966C79">
        <w:trPr>
          <w:tblCellSpacing w:w="15" w:type="dxa"/>
        </w:trPr>
        <w:tc>
          <w:tcPr>
            <w:tcW w:w="0" w:type="auto"/>
            <w:vAlign w:val="center"/>
            <w:hideMark/>
          </w:tcPr>
          <w:p w14:paraId="29619614" w14:textId="77777777" w:rsidR="002651C1" w:rsidRDefault="002651C1" w:rsidP="00966C79">
            <w:pPr>
              <w:jc w:val="center"/>
              <w:rPr>
                <w:rFonts w:eastAsia="Times New Roman"/>
              </w:rPr>
            </w:pPr>
          </w:p>
        </w:tc>
        <w:tc>
          <w:tcPr>
            <w:tcW w:w="0" w:type="auto"/>
            <w:vAlign w:val="center"/>
            <w:hideMark/>
          </w:tcPr>
          <w:p w14:paraId="1FC742A7" w14:textId="77777777" w:rsidR="002651C1" w:rsidRDefault="002651C1" w:rsidP="00966C79">
            <w:pPr>
              <w:jc w:val="center"/>
              <w:rPr>
                <w:rFonts w:eastAsia="Times New Roman"/>
              </w:rPr>
            </w:pPr>
            <w:r>
              <w:rPr>
                <w:rFonts w:eastAsia="Times New Roman"/>
              </w:rPr>
              <w:t>(0.391)</w:t>
            </w:r>
          </w:p>
        </w:tc>
        <w:tc>
          <w:tcPr>
            <w:tcW w:w="0" w:type="auto"/>
            <w:vAlign w:val="center"/>
            <w:hideMark/>
          </w:tcPr>
          <w:p w14:paraId="3A54BBC9" w14:textId="77777777" w:rsidR="002651C1" w:rsidRDefault="002651C1" w:rsidP="00966C79">
            <w:pPr>
              <w:jc w:val="center"/>
              <w:rPr>
                <w:rFonts w:eastAsia="Times New Roman"/>
              </w:rPr>
            </w:pPr>
            <w:r>
              <w:rPr>
                <w:rFonts w:eastAsia="Times New Roman"/>
              </w:rPr>
              <w:t>(0.257)</w:t>
            </w:r>
          </w:p>
        </w:tc>
        <w:tc>
          <w:tcPr>
            <w:tcW w:w="0" w:type="auto"/>
            <w:vAlign w:val="center"/>
            <w:hideMark/>
          </w:tcPr>
          <w:p w14:paraId="5FB4F3EC" w14:textId="77777777" w:rsidR="002651C1" w:rsidRDefault="002651C1" w:rsidP="00966C79">
            <w:pPr>
              <w:jc w:val="center"/>
              <w:rPr>
                <w:rFonts w:eastAsia="Times New Roman"/>
              </w:rPr>
            </w:pPr>
            <w:r>
              <w:rPr>
                <w:rFonts w:eastAsia="Times New Roman"/>
              </w:rPr>
              <w:t>(0.257)</w:t>
            </w:r>
          </w:p>
        </w:tc>
      </w:tr>
      <w:tr w:rsidR="002651C1" w14:paraId="2E394599" w14:textId="77777777" w:rsidTr="00966C79">
        <w:trPr>
          <w:tblCellSpacing w:w="15" w:type="dxa"/>
        </w:trPr>
        <w:tc>
          <w:tcPr>
            <w:tcW w:w="0" w:type="auto"/>
            <w:vAlign w:val="center"/>
            <w:hideMark/>
          </w:tcPr>
          <w:p w14:paraId="2D789D02" w14:textId="77777777" w:rsidR="002651C1" w:rsidRDefault="002651C1" w:rsidP="00966C79">
            <w:pPr>
              <w:jc w:val="center"/>
              <w:rPr>
                <w:rFonts w:eastAsia="Times New Roman"/>
              </w:rPr>
            </w:pPr>
          </w:p>
        </w:tc>
        <w:tc>
          <w:tcPr>
            <w:tcW w:w="0" w:type="auto"/>
            <w:vAlign w:val="center"/>
            <w:hideMark/>
          </w:tcPr>
          <w:p w14:paraId="072C138C" w14:textId="77777777" w:rsidR="002651C1" w:rsidRDefault="002651C1" w:rsidP="00966C79">
            <w:pPr>
              <w:rPr>
                <w:rFonts w:eastAsia="Times New Roman"/>
                <w:sz w:val="20"/>
                <w:szCs w:val="20"/>
              </w:rPr>
            </w:pPr>
          </w:p>
        </w:tc>
        <w:tc>
          <w:tcPr>
            <w:tcW w:w="0" w:type="auto"/>
            <w:vAlign w:val="center"/>
            <w:hideMark/>
          </w:tcPr>
          <w:p w14:paraId="40F68FB7" w14:textId="77777777" w:rsidR="002651C1" w:rsidRDefault="002651C1" w:rsidP="00966C79">
            <w:pPr>
              <w:jc w:val="center"/>
              <w:rPr>
                <w:rFonts w:eastAsia="Times New Roman"/>
                <w:sz w:val="20"/>
                <w:szCs w:val="20"/>
              </w:rPr>
            </w:pPr>
          </w:p>
        </w:tc>
        <w:tc>
          <w:tcPr>
            <w:tcW w:w="0" w:type="auto"/>
            <w:vAlign w:val="center"/>
            <w:hideMark/>
          </w:tcPr>
          <w:p w14:paraId="4DF43F9D" w14:textId="77777777" w:rsidR="002651C1" w:rsidRDefault="002651C1" w:rsidP="00966C79">
            <w:pPr>
              <w:jc w:val="center"/>
              <w:rPr>
                <w:rFonts w:eastAsia="Times New Roman"/>
                <w:sz w:val="20"/>
                <w:szCs w:val="20"/>
              </w:rPr>
            </w:pPr>
          </w:p>
        </w:tc>
      </w:tr>
      <w:tr w:rsidR="002651C1" w14:paraId="39A84E3A" w14:textId="77777777" w:rsidTr="00966C79">
        <w:trPr>
          <w:tblCellSpacing w:w="15" w:type="dxa"/>
        </w:trPr>
        <w:tc>
          <w:tcPr>
            <w:tcW w:w="0" w:type="auto"/>
            <w:vAlign w:val="center"/>
            <w:hideMark/>
          </w:tcPr>
          <w:p w14:paraId="662FD712" w14:textId="77777777" w:rsidR="002651C1" w:rsidRDefault="002651C1" w:rsidP="00966C79">
            <w:pPr>
              <w:rPr>
                <w:rFonts w:eastAsia="Times New Roman"/>
              </w:rPr>
            </w:pPr>
            <w:r>
              <w:rPr>
                <w:rFonts w:eastAsia="Times New Roman"/>
              </w:rPr>
              <w:t>Capped</w:t>
            </w:r>
          </w:p>
        </w:tc>
        <w:tc>
          <w:tcPr>
            <w:tcW w:w="0" w:type="auto"/>
            <w:vAlign w:val="center"/>
            <w:hideMark/>
          </w:tcPr>
          <w:p w14:paraId="545ABB3C" w14:textId="77777777" w:rsidR="002651C1" w:rsidRDefault="002651C1" w:rsidP="00966C79">
            <w:pPr>
              <w:jc w:val="center"/>
              <w:rPr>
                <w:rFonts w:eastAsia="Times New Roman"/>
              </w:rPr>
            </w:pPr>
            <w:r>
              <w:rPr>
                <w:rFonts w:eastAsia="Times New Roman"/>
              </w:rPr>
              <w:t>1.164</w:t>
            </w:r>
          </w:p>
        </w:tc>
        <w:tc>
          <w:tcPr>
            <w:tcW w:w="0" w:type="auto"/>
            <w:vAlign w:val="center"/>
            <w:hideMark/>
          </w:tcPr>
          <w:p w14:paraId="37CDC3A4"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6BD7320F" w14:textId="77777777" w:rsidR="002651C1" w:rsidRDefault="002651C1" w:rsidP="00966C79">
            <w:pPr>
              <w:jc w:val="center"/>
              <w:rPr>
                <w:rFonts w:eastAsia="Times New Roman"/>
              </w:rPr>
            </w:pPr>
            <w:r>
              <w:rPr>
                <w:rFonts w:eastAsia="Times New Roman"/>
              </w:rPr>
              <w:t>-1.834</w:t>
            </w:r>
            <w:r>
              <w:rPr>
                <w:rFonts w:eastAsia="Times New Roman"/>
                <w:vertAlign w:val="superscript"/>
              </w:rPr>
              <w:t>**</w:t>
            </w:r>
          </w:p>
        </w:tc>
      </w:tr>
      <w:tr w:rsidR="002651C1" w14:paraId="26CB9839" w14:textId="77777777" w:rsidTr="00966C79">
        <w:trPr>
          <w:tblCellSpacing w:w="15" w:type="dxa"/>
        </w:trPr>
        <w:tc>
          <w:tcPr>
            <w:tcW w:w="0" w:type="auto"/>
            <w:vAlign w:val="center"/>
            <w:hideMark/>
          </w:tcPr>
          <w:p w14:paraId="08CDECC0" w14:textId="77777777" w:rsidR="002651C1" w:rsidRDefault="002651C1" w:rsidP="00966C79">
            <w:pPr>
              <w:jc w:val="center"/>
              <w:rPr>
                <w:rFonts w:eastAsia="Times New Roman"/>
              </w:rPr>
            </w:pPr>
          </w:p>
        </w:tc>
        <w:tc>
          <w:tcPr>
            <w:tcW w:w="0" w:type="auto"/>
            <w:vAlign w:val="center"/>
            <w:hideMark/>
          </w:tcPr>
          <w:p w14:paraId="5F0047E2" w14:textId="77777777" w:rsidR="002651C1" w:rsidRDefault="002651C1" w:rsidP="00966C79">
            <w:pPr>
              <w:jc w:val="center"/>
              <w:rPr>
                <w:rFonts w:eastAsia="Times New Roman"/>
              </w:rPr>
            </w:pPr>
            <w:r>
              <w:rPr>
                <w:rFonts w:eastAsia="Times New Roman"/>
              </w:rPr>
              <w:t>(1.141)</w:t>
            </w:r>
          </w:p>
        </w:tc>
        <w:tc>
          <w:tcPr>
            <w:tcW w:w="0" w:type="auto"/>
            <w:vAlign w:val="center"/>
            <w:hideMark/>
          </w:tcPr>
          <w:p w14:paraId="28D2838B" w14:textId="77777777" w:rsidR="002651C1" w:rsidRDefault="002651C1" w:rsidP="00966C79">
            <w:pPr>
              <w:jc w:val="center"/>
              <w:rPr>
                <w:rFonts w:eastAsia="Times New Roman"/>
              </w:rPr>
            </w:pPr>
            <w:r>
              <w:rPr>
                <w:rFonts w:eastAsia="Times New Roman"/>
              </w:rPr>
              <w:t>(0.689)</w:t>
            </w:r>
          </w:p>
        </w:tc>
        <w:tc>
          <w:tcPr>
            <w:tcW w:w="0" w:type="auto"/>
            <w:vAlign w:val="center"/>
            <w:hideMark/>
          </w:tcPr>
          <w:p w14:paraId="2F0D2830" w14:textId="77777777" w:rsidR="002651C1" w:rsidRDefault="002651C1" w:rsidP="00966C79">
            <w:pPr>
              <w:jc w:val="center"/>
              <w:rPr>
                <w:rFonts w:eastAsia="Times New Roman"/>
              </w:rPr>
            </w:pPr>
            <w:r>
              <w:rPr>
                <w:rFonts w:eastAsia="Times New Roman"/>
              </w:rPr>
              <w:t>(0.729)</w:t>
            </w:r>
          </w:p>
        </w:tc>
      </w:tr>
      <w:tr w:rsidR="002651C1" w14:paraId="01E11B74" w14:textId="77777777" w:rsidTr="00966C79">
        <w:trPr>
          <w:tblCellSpacing w:w="15" w:type="dxa"/>
        </w:trPr>
        <w:tc>
          <w:tcPr>
            <w:tcW w:w="0" w:type="auto"/>
            <w:vAlign w:val="center"/>
            <w:hideMark/>
          </w:tcPr>
          <w:p w14:paraId="6B9B93ED" w14:textId="77777777" w:rsidR="002651C1" w:rsidRDefault="002651C1" w:rsidP="00966C79">
            <w:pPr>
              <w:jc w:val="center"/>
              <w:rPr>
                <w:rFonts w:eastAsia="Times New Roman"/>
              </w:rPr>
            </w:pPr>
          </w:p>
        </w:tc>
        <w:tc>
          <w:tcPr>
            <w:tcW w:w="0" w:type="auto"/>
            <w:vAlign w:val="center"/>
            <w:hideMark/>
          </w:tcPr>
          <w:p w14:paraId="4A86E767" w14:textId="77777777" w:rsidR="002651C1" w:rsidRDefault="002651C1" w:rsidP="00966C79">
            <w:pPr>
              <w:rPr>
                <w:rFonts w:eastAsia="Times New Roman"/>
                <w:sz w:val="20"/>
                <w:szCs w:val="20"/>
              </w:rPr>
            </w:pPr>
          </w:p>
        </w:tc>
        <w:tc>
          <w:tcPr>
            <w:tcW w:w="0" w:type="auto"/>
            <w:vAlign w:val="center"/>
            <w:hideMark/>
          </w:tcPr>
          <w:p w14:paraId="34684172" w14:textId="77777777" w:rsidR="002651C1" w:rsidRDefault="002651C1" w:rsidP="00966C79">
            <w:pPr>
              <w:jc w:val="center"/>
              <w:rPr>
                <w:rFonts w:eastAsia="Times New Roman"/>
                <w:sz w:val="20"/>
                <w:szCs w:val="20"/>
              </w:rPr>
            </w:pPr>
          </w:p>
        </w:tc>
        <w:tc>
          <w:tcPr>
            <w:tcW w:w="0" w:type="auto"/>
            <w:vAlign w:val="center"/>
            <w:hideMark/>
          </w:tcPr>
          <w:p w14:paraId="1EA382E4" w14:textId="77777777" w:rsidR="002651C1" w:rsidRDefault="002651C1" w:rsidP="00966C79">
            <w:pPr>
              <w:jc w:val="center"/>
              <w:rPr>
                <w:rFonts w:eastAsia="Times New Roman"/>
                <w:sz w:val="20"/>
                <w:szCs w:val="20"/>
              </w:rPr>
            </w:pPr>
          </w:p>
        </w:tc>
      </w:tr>
      <w:tr w:rsidR="002651C1" w14:paraId="5AD4B3B8" w14:textId="77777777" w:rsidTr="00966C79">
        <w:trPr>
          <w:tblCellSpacing w:w="15" w:type="dxa"/>
        </w:trPr>
        <w:tc>
          <w:tcPr>
            <w:tcW w:w="0" w:type="auto"/>
            <w:vAlign w:val="center"/>
            <w:hideMark/>
          </w:tcPr>
          <w:p w14:paraId="33E6F494" w14:textId="77777777" w:rsidR="002651C1" w:rsidRDefault="002651C1" w:rsidP="00966C79">
            <w:pPr>
              <w:rPr>
                <w:rFonts w:eastAsia="Times New Roman"/>
              </w:rPr>
            </w:pPr>
            <w:r>
              <w:rPr>
                <w:rFonts w:eastAsia="Times New Roman"/>
              </w:rPr>
              <w:t>Morning Session</w:t>
            </w:r>
          </w:p>
        </w:tc>
        <w:tc>
          <w:tcPr>
            <w:tcW w:w="0" w:type="auto"/>
            <w:vAlign w:val="center"/>
            <w:hideMark/>
          </w:tcPr>
          <w:p w14:paraId="3E419787" w14:textId="77777777" w:rsidR="002651C1" w:rsidRDefault="002651C1" w:rsidP="00966C79">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rsidP="00966C79">
            <w:pPr>
              <w:jc w:val="center"/>
              <w:rPr>
                <w:rFonts w:eastAsia="Times New Roman"/>
              </w:rPr>
            </w:pPr>
            <w:r>
              <w:rPr>
                <w:rFonts w:eastAsia="Times New Roman"/>
              </w:rPr>
              <w:t>0.581</w:t>
            </w:r>
          </w:p>
        </w:tc>
        <w:tc>
          <w:tcPr>
            <w:tcW w:w="0" w:type="auto"/>
            <w:vAlign w:val="center"/>
            <w:hideMark/>
          </w:tcPr>
          <w:p w14:paraId="5476562C" w14:textId="77777777" w:rsidR="002651C1" w:rsidRDefault="002651C1" w:rsidP="00966C79">
            <w:pPr>
              <w:jc w:val="center"/>
              <w:rPr>
                <w:rFonts w:eastAsia="Times New Roman"/>
              </w:rPr>
            </w:pPr>
            <w:r>
              <w:rPr>
                <w:rFonts w:eastAsia="Times New Roman"/>
              </w:rPr>
              <w:t>-2.231</w:t>
            </w:r>
            <w:r>
              <w:rPr>
                <w:rFonts w:eastAsia="Times New Roman"/>
                <w:vertAlign w:val="superscript"/>
              </w:rPr>
              <w:t>***</w:t>
            </w:r>
          </w:p>
        </w:tc>
      </w:tr>
      <w:tr w:rsidR="002651C1" w14:paraId="6E91467A" w14:textId="77777777" w:rsidTr="00966C79">
        <w:trPr>
          <w:tblCellSpacing w:w="15" w:type="dxa"/>
        </w:trPr>
        <w:tc>
          <w:tcPr>
            <w:tcW w:w="0" w:type="auto"/>
            <w:vAlign w:val="center"/>
            <w:hideMark/>
          </w:tcPr>
          <w:p w14:paraId="2CFF7C9A" w14:textId="77777777" w:rsidR="002651C1" w:rsidRDefault="002651C1" w:rsidP="00966C79">
            <w:pPr>
              <w:jc w:val="center"/>
              <w:rPr>
                <w:rFonts w:eastAsia="Times New Roman"/>
              </w:rPr>
            </w:pPr>
          </w:p>
        </w:tc>
        <w:tc>
          <w:tcPr>
            <w:tcW w:w="0" w:type="auto"/>
            <w:vAlign w:val="center"/>
            <w:hideMark/>
          </w:tcPr>
          <w:p w14:paraId="605BE2DB" w14:textId="77777777" w:rsidR="002651C1" w:rsidRDefault="002651C1" w:rsidP="00966C79">
            <w:pPr>
              <w:jc w:val="center"/>
              <w:rPr>
                <w:rFonts w:eastAsia="Times New Roman"/>
              </w:rPr>
            </w:pPr>
            <w:r>
              <w:rPr>
                <w:rFonts w:eastAsia="Times New Roman"/>
              </w:rPr>
              <w:t>(1.121)</w:t>
            </w:r>
          </w:p>
        </w:tc>
        <w:tc>
          <w:tcPr>
            <w:tcW w:w="0" w:type="auto"/>
            <w:vAlign w:val="center"/>
            <w:hideMark/>
          </w:tcPr>
          <w:p w14:paraId="401ACD44" w14:textId="77777777" w:rsidR="002651C1" w:rsidRDefault="002651C1" w:rsidP="00966C79">
            <w:pPr>
              <w:jc w:val="center"/>
              <w:rPr>
                <w:rFonts w:eastAsia="Times New Roman"/>
              </w:rPr>
            </w:pPr>
            <w:r>
              <w:rPr>
                <w:rFonts w:eastAsia="Times New Roman"/>
              </w:rPr>
              <w:t>(0.702)</w:t>
            </w:r>
          </w:p>
        </w:tc>
        <w:tc>
          <w:tcPr>
            <w:tcW w:w="0" w:type="auto"/>
            <w:vAlign w:val="center"/>
            <w:hideMark/>
          </w:tcPr>
          <w:p w14:paraId="5F417E25" w14:textId="77777777" w:rsidR="002651C1" w:rsidRDefault="002651C1" w:rsidP="00966C79">
            <w:pPr>
              <w:jc w:val="center"/>
              <w:rPr>
                <w:rFonts w:eastAsia="Times New Roman"/>
              </w:rPr>
            </w:pPr>
            <w:r>
              <w:rPr>
                <w:rFonts w:eastAsia="Times New Roman"/>
              </w:rPr>
              <w:t>(0.716)</w:t>
            </w:r>
          </w:p>
        </w:tc>
      </w:tr>
      <w:tr w:rsidR="002651C1" w14:paraId="34C715E7" w14:textId="77777777" w:rsidTr="00966C79">
        <w:trPr>
          <w:tblCellSpacing w:w="15" w:type="dxa"/>
        </w:trPr>
        <w:tc>
          <w:tcPr>
            <w:tcW w:w="0" w:type="auto"/>
            <w:vAlign w:val="center"/>
            <w:hideMark/>
          </w:tcPr>
          <w:p w14:paraId="5649ABE2" w14:textId="77777777" w:rsidR="002651C1" w:rsidRDefault="002651C1" w:rsidP="00966C79">
            <w:pPr>
              <w:jc w:val="center"/>
              <w:rPr>
                <w:rFonts w:eastAsia="Times New Roman"/>
              </w:rPr>
            </w:pPr>
          </w:p>
        </w:tc>
        <w:tc>
          <w:tcPr>
            <w:tcW w:w="0" w:type="auto"/>
            <w:vAlign w:val="center"/>
            <w:hideMark/>
          </w:tcPr>
          <w:p w14:paraId="6353D6CA" w14:textId="77777777" w:rsidR="002651C1" w:rsidRDefault="002651C1" w:rsidP="00966C79">
            <w:pPr>
              <w:rPr>
                <w:rFonts w:eastAsia="Times New Roman"/>
                <w:sz w:val="20"/>
                <w:szCs w:val="20"/>
              </w:rPr>
            </w:pPr>
          </w:p>
        </w:tc>
        <w:tc>
          <w:tcPr>
            <w:tcW w:w="0" w:type="auto"/>
            <w:vAlign w:val="center"/>
            <w:hideMark/>
          </w:tcPr>
          <w:p w14:paraId="2263ED7C" w14:textId="77777777" w:rsidR="002651C1" w:rsidRDefault="002651C1" w:rsidP="00966C79">
            <w:pPr>
              <w:jc w:val="center"/>
              <w:rPr>
                <w:rFonts w:eastAsia="Times New Roman"/>
                <w:sz w:val="20"/>
                <w:szCs w:val="20"/>
              </w:rPr>
            </w:pPr>
          </w:p>
        </w:tc>
        <w:tc>
          <w:tcPr>
            <w:tcW w:w="0" w:type="auto"/>
            <w:vAlign w:val="center"/>
            <w:hideMark/>
          </w:tcPr>
          <w:p w14:paraId="6E9A6950" w14:textId="77777777" w:rsidR="002651C1" w:rsidRDefault="002651C1" w:rsidP="00966C79">
            <w:pPr>
              <w:jc w:val="center"/>
              <w:rPr>
                <w:rFonts w:eastAsia="Times New Roman"/>
                <w:sz w:val="20"/>
                <w:szCs w:val="20"/>
              </w:rPr>
            </w:pPr>
          </w:p>
        </w:tc>
      </w:tr>
      <w:tr w:rsidR="002651C1" w14:paraId="5B2F7E65" w14:textId="77777777" w:rsidTr="00966C79">
        <w:trPr>
          <w:tblCellSpacing w:w="15" w:type="dxa"/>
        </w:trPr>
        <w:tc>
          <w:tcPr>
            <w:tcW w:w="0" w:type="auto"/>
            <w:vAlign w:val="center"/>
            <w:hideMark/>
          </w:tcPr>
          <w:p w14:paraId="54A011B6" w14:textId="77777777" w:rsidR="002651C1" w:rsidRDefault="002651C1" w:rsidP="00966C79">
            <w:pPr>
              <w:rPr>
                <w:rFonts w:eastAsia="Times New Roman"/>
              </w:rPr>
            </w:pPr>
            <w:r>
              <w:rPr>
                <w:rFonts w:eastAsia="Times New Roman"/>
              </w:rPr>
              <w:t>Afternoon Session</w:t>
            </w:r>
          </w:p>
        </w:tc>
        <w:tc>
          <w:tcPr>
            <w:tcW w:w="0" w:type="auto"/>
            <w:vAlign w:val="center"/>
            <w:hideMark/>
          </w:tcPr>
          <w:p w14:paraId="1BD4684F" w14:textId="77777777" w:rsidR="002651C1" w:rsidRDefault="002651C1" w:rsidP="00966C79">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rsidP="00966C79">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rsidP="00966C79">
            <w:pPr>
              <w:jc w:val="center"/>
              <w:rPr>
                <w:rFonts w:eastAsia="Times New Roman"/>
              </w:rPr>
            </w:pPr>
            <w:r>
              <w:rPr>
                <w:rFonts w:eastAsia="Times New Roman"/>
              </w:rPr>
              <w:t>-0.882</w:t>
            </w:r>
          </w:p>
        </w:tc>
      </w:tr>
      <w:tr w:rsidR="002651C1" w14:paraId="381E86B7" w14:textId="77777777" w:rsidTr="00966C79">
        <w:trPr>
          <w:tblCellSpacing w:w="15" w:type="dxa"/>
        </w:trPr>
        <w:tc>
          <w:tcPr>
            <w:tcW w:w="0" w:type="auto"/>
            <w:vAlign w:val="center"/>
            <w:hideMark/>
          </w:tcPr>
          <w:p w14:paraId="4810C767" w14:textId="77777777" w:rsidR="002651C1" w:rsidRDefault="002651C1" w:rsidP="00966C79">
            <w:pPr>
              <w:jc w:val="center"/>
              <w:rPr>
                <w:rFonts w:eastAsia="Times New Roman"/>
              </w:rPr>
            </w:pPr>
          </w:p>
        </w:tc>
        <w:tc>
          <w:tcPr>
            <w:tcW w:w="0" w:type="auto"/>
            <w:vAlign w:val="center"/>
            <w:hideMark/>
          </w:tcPr>
          <w:p w14:paraId="46BE84AC" w14:textId="77777777" w:rsidR="002651C1" w:rsidRDefault="002651C1" w:rsidP="00966C79">
            <w:pPr>
              <w:jc w:val="center"/>
              <w:rPr>
                <w:rFonts w:eastAsia="Times New Roman"/>
              </w:rPr>
            </w:pPr>
            <w:r>
              <w:rPr>
                <w:rFonts w:eastAsia="Times New Roman"/>
              </w:rPr>
              <w:t>(1.110)</w:t>
            </w:r>
          </w:p>
        </w:tc>
        <w:tc>
          <w:tcPr>
            <w:tcW w:w="0" w:type="auto"/>
            <w:vAlign w:val="center"/>
            <w:hideMark/>
          </w:tcPr>
          <w:p w14:paraId="15F4948D" w14:textId="77777777" w:rsidR="002651C1" w:rsidRDefault="002651C1" w:rsidP="00966C79">
            <w:pPr>
              <w:jc w:val="center"/>
              <w:rPr>
                <w:rFonts w:eastAsia="Times New Roman"/>
              </w:rPr>
            </w:pPr>
            <w:r>
              <w:rPr>
                <w:rFonts w:eastAsia="Times New Roman"/>
              </w:rPr>
              <w:t>(0.673)</w:t>
            </w:r>
          </w:p>
        </w:tc>
        <w:tc>
          <w:tcPr>
            <w:tcW w:w="0" w:type="auto"/>
            <w:vAlign w:val="center"/>
            <w:hideMark/>
          </w:tcPr>
          <w:p w14:paraId="62F3A56F" w14:textId="77777777" w:rsidR="002651C1" w:rsidRDefault="002651C1" w:rsidP="00966C79">
            <w:pPr>
              <w:jc w:val="center"/>
              <w:rPr>
                <w:rFonts w:eastAsia="Times New Roman"/>
              </w:rPr>
            </w:pPr>
            <w:r>
              <w:rPr>
                <w:rFonts w:eastAsia="Times New Roman"/>
              </w:rPr>
              <w:t>(0.718)</w:t>
            </w:r>
          </w:p>
        </w:tc>
      </w:tr>
      <w:tr w:rsidR="002651C1" w14:paraId="7674FBFB" w14:textId="77777777" w:rsidTr="00966C79">
        <w:trPr>
          <w:tblCellSpacing w:w="15" w:type="dxa"/>
        </w:trPr>
        <w:tc>
          <w:tcPr>
            <w:tcW w:w="0" w:type="auto"/>
            <w:vAlign w:val="center"/>
            <w:hideMark/>
          </w:tcPr>
          <w:p w14:paraId="0622E9D5" w14:textId="77777777" w:rsidR="002651C1" w:rsidRDefault="002651C1" w:rsidP="00966C79">
            <w:pPr>
              <w:jc w:val="center"/>
              <w:rPr>
                <w:rFonts w:eastAsia="Times New Roman"/>
              </w:rPr>
            </w:pPr>
          </w:p>
        </w:tc>
        <w:tc>
          <w:tcPr>
            <w:tcW w:w="0" w:type="auto"/>
            <w:vAlign w:val="center"/>
            <w:hideMark/>
          </w:tcPr>
          <w:p w14:paraId="04715192" w14:textId="77777777" w:rsidR="002651C1" w:rsidRDefault="002651C1" w:rsidP="00966C79">
            <w:pPr>
              <w:rPr>
                <w:rFonts w:eastAsia="Times New Roman"/>
                <w:sz w:val="20"/>
                <w:szCs w:val="20"/>
              </w:rPr>
            </w:pPr>
          </w:p>
        </w:tc>
        <w:tc>
          <w:tcPr>
            <w:tcW w:w="0" w:type="auto"/>
            <w:vAlign w:val="center"/>
            <w:hideMark/>
          </w:tcPr>
          <w:p w14:paraId="0A530291" w14:textId="77777777" w:rsidR="002651C1" w:rsidRDefault="002651C1" w:rsidP="00966C79">
            <w:pPr>
              <w:jc w:val="center"/>
              <w:rPr>
                <w:rFonts w:eastAsia="Times New Roman"/>
                <w:sz w:val="20"/>
                <w:szCs w:val="20"/>
              </w:rPr>
            </w:pPr>
          </w:p>
        </w:tc>
        <w:tc>
          <w:tcPr>
            <w:tcW w:w="0" w:type="auto"/>
            <w:vAlign w:val="center"/>
            <w:hideMark/>
          </w:tcPr>
          <w:p w14:paraId="2D9634D1" w14:textId="77777777" w:rsidR="002651C1" w:rsidRDefault="002651C1" w:rsidP="00966C79">
            <w:pPr>
              <w:jc w:val="center"/>
              <w:rPr>
                <w:rFonts w:eastAsia="Times New Roman"/>
                <w:sz w:val="20"/>
                <w:szCs w:val="20"/>
              </w:rPr>
            </w:pPr>
          </w:p>
        </w:tc>
      </w:tr>
      <w:tr w:rsidR="002651C1" w14:paraId="52CBBA58" w14:textId="77777777" w:rsidTr="00966C79">
        <w:trPr>
          <w:tblCellSpacing w:w="15" w:type="dxa"/>
        </w:trPr>
        <w:tc>
          <w:tcPr>
            <w:tcW w:w="0" w:type="auto"/>
            <w:vAlign w:val="center"/>
            <w:hideMark/>
          </w:tcPr>
          <w:p w14:paraId="00F3C605" w14:textId="77777777" w:rsidR="002651C1" w:rsidRDefault="002651C1" w:rsidP="00966C79">
            <w:pPr>
              <w:rPr>
                <w:rFonts w:eastAsia="Times New Roman"/>
              </w:rPr>
            </w:pPr>
            <w:r>
              <w:rPr>
                <w:rFonts w:eastAsia="Times New Roman"/>
              </w:rPr>
              <w:t>Off Hours</w:t>
            </w:r>
          </w:p>
        </w:tc>
        <w:tc>
          <w:tcPr>
            <w:tcW w:w="0" w:type="auto"/>
            <w:vAlign w:val="center"/>
            <w:hideMark/>
          </w:tcPr>
          <w:p w14:paraId="23006EA2" w14:textId="77777777" w:rsidR="002651C1" w:rsidRDefault="002651C1" w:rsidP="00966C79">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rsidP="00966C79">
            <w:pPr>
              <w:jc w:val="center"/>
              <w:rPr>
                <w:rFonts w:eastAsia="Times New Roman"/>
              </w:rPr>
            </w:pPr>
            <w:r>
              <w:rPr>
                <w:rFonts w:eastAsia="Times New Roman"/>
              </w:rPr>
              <w:t>0.474</w:t>
            </w:r>
          </w:p>
        </w:tc>
        <w:tc>
          <w:tcPr>
            <w:tcW w:w="0" w:type="auto"/>
            <w:vAlign w:val="center"/>
            <w:hideMark/>
          </w:tcPr>
          <w:p w14:paraId="53DFFBCD" w14:textId="77777777" w:rsidR="002651C1" w:rsidRDefault="002651C1" w:rsidP="00966C79">
            <w:pPr>
              <w:jc w:val="center"/>
              <w:rPr>
                <w:rFonts w:eastAsia="Times New Roman"/>
              </w:rPr>
            </w:pPr>
            <w:r>
              <w:rPr>
                <w:rFonts w:eastAsia="Times New Roman"/>
              </w:rPr>
              <w:t>-6.191</w:t>
            </w:r>
            <w:r>
              <w:rPr>
                <w:rFonts w:eastAsia="Times New Roman"/>
                <w:vertAlign w:val="superscript"/>
              </w:rPr>
              <w:t>***</w:t>
            </w:r>
          </w:p>
        </w:tc>
      </w:tr>
      <w:tr w:rsidR="002651C1" w14:paraId="0D2E6946" w14:textId="77777777" w:rsidTr="00966C79">
        <w:trPr>
          <w:tblCellSpacing w:w="15" w:type="dxa"/>
        </w:trPr>
        <w:tc>
          <w:tcPr>
            <w:tcW w:w="0" w:type="auto"/>
            <w:vAlign w:val="center"/>
            <w:hideMark/>
          </w:tcPr>
          <w:p w14:paraId="6CB897C2" w14:textId="77777777" w:rsidR="002651C1" w:rsidRDefault="002651C1" w:rsidP="00966C79">
            <w:pPr>
              <w:jc w:val="center"/>
              <w:rPr>
                <w:rFonts w:eastAsia="Times New Roman"/>
              </w:rPr>
            </w:pPr>
          </w:p>
        </w:tc>
        <w:tc>
          <w:tcPr>
            <w:tcW w:w="0" w:type="auto"/>
            <w:vAlign w:val="center"/>
            <w:hideMark/>
          </w:tcPr>
          <w:p w14:paraId="00A2ECDC" w14:textId="77777777" w:rsidR="002651C1" w:rsidRDefault="002651C1" w:rsidP="00966C79">
            <w:pPr>
              <w:jc w:val="center"/>
              <w:rPr>
                <w:rFonts w:eastAsia="Times New Roman"/>
              </w:rPr>
            </w:pPr>
            <w:r>
              <w:rPr>
                <w:rFonts w:eastAsia="Times New Roman"/>
              </w:rPr>
              <w:t>(1.311)</w:t>
            </w:r>
          </w:p>
        </w:tc>
        <w:tc>
          <w:tcPr>
            <w:tcW w:w="0" w:type="auto"/>
            <w:vAlign w:val="center"/>
            <w:hideMark/>
          </w:tcPr>
          <w:p w14:paraId="05655F4F" w14:textId="77777777" w:rsidR="002651C1" w:rsidRDefault="002651C1" w:rsidP="00966C79">
            <w:pPr>
              <w:jc w:val="center"/>
              <w:rPr>
                <w:rFonts w:eastAsia="Times New Roman"/>
              </w:rPr>
            </w:pPr>
            <w:r>
              <w:rPr>
                <w:rFonts w:eastAsia="Times New Roman"/>
              </w:rPr>
              <w:t>(0.803)</w:t>
            </w:r>
          </w:p>
        </w:tc>
        <w:tc>
          <w:tcPr>
            <w:tcW w:w="0" w:type="auto"/>
            <w:vAlign w:val="center"/>
            <w:hideMark/>
          </w:tcPr>
          <w:p w14:paraId="1D0613B3" w14:textId="77777777" w:rsidR="002651C1" w:rsidRDefault="002651C1" w:rsidP="00966C79">
            <w:pPr>
              <w:jc w:val="center"/>
              <w:rPr>
                <w:rFonts w:eastAsia="Times New Roman"/>
              </w:rPr>
            </w:pPr>
            <w:r>
              <w:rPr>
                <w:rFonts w:eastAsia="Times New Roman"/>
              </w:rPr>
              <w:t>(0.826)</w:t>
            </w:r>
          </w:p>
        </w:tc>
      </w:tr>
      <w:tr w:rsidR="002651C1" w14:paraId="1501822A" w14:textId="77777777" w:rsidTr="00966C79">
        <w:trPr>
          <w:tblCellSpacing w:w="15" w:type="dxa"/>
        </w:trPr>
        <w:tc>
          <w:tcPr>
            <w:tcW w:w="0" w:type="auto"/>
            <w:vAlign w:val="center"/>
            <w:hideMark/>
          </w:tcPr>
          <w:p w14:paraId="488956D8" w14:textId="77777777" w:rsidR="002651C1" w:rsidRDefault="002651C1" w:rsidP="00966C79">
            <w:pPr>
              <w:jc w:val="center"/>
              <w:rPr>
                <w:rFonts w:eastAsia="Times New Roman"/>
              </w:rPr>
            </w:pPr>
          </w:p>
        </w:tc>
        <w:tc>
          <w:tcPr>
            <w:tcW w:w="0" w:type="auto"/>
            <w:vAlign w:val="center"/>
            <w:hideMark/>
          </w:tcPr>
          <w:p w14:paraId="57D56556" w14:textId="77777777" w:rsidR="002651C1" w:rsidRDefault="002651C1" w:rsidP="00966C79">
            <w:pPr>
              <w:rPr>
                <w:rFonts w:eastAsia="Times New Roman"/>
                <w:sz w:val="20"/>
                <w:szCs w:val="20"/>
              </w:rPr>
            </w:pPr>
          </w:p>
        </w:tc>
        <w:tc>
          <w:tcPr>
            <w:tcW w:w="0" w:type="auto"/>
            <w:vAlign w:val="center"/>
            <w:hideMark/>
          </w:tcPr>
          <w:p w14:paraId="309D73B4" w14:textId="77777777" w:rsidR="002651C1" w:rsidRDefault="002651C1" w:rsidP="00966C79">
            <w:pPr>
              <w:jc w:val="center"/>
              <w:rPr>
                <w:rFonts w:eastAsia="Times New Roman"/>
                <w:sz w:val="20"/>
                <w:szCs w:val="20"/>
              </w:rPr>
            </w:pPr>
          </w:p>
        </w:tc>
        <w:tc>
          <w:tcPr>
            <w:tcW w:w="0" w:type="auto"/>
            <w:vAlign w:val="center"/>
            <w:hideMark/>
          </w:tcPr>
          <w:p w14:paraId="236C839A" w14:textId="77777777" w:rsidR="002651C1" w:rsidRDefault="002651C1" w:rsidP="00966C79">
            <w:pPr>
              <w:jc w:val="center"/>
              <w:rPr>
                <w:rFonts w:eastAsia="Times New Roman"/>
                <w:sz w:val="20"/>
                <w:szCs w:val="20"/>
              </w:rPr>
            </w:pPr>
          </w:p>
        </w:tc>
      </w:tr>
      <w:tr w:rsidR="002651C1" w14:paraId="50EA595C" w14:textId="77777777" w:rsidTr="00966C79">
        <w:trPr>
          <w:tblCellSpacing w:w="15" w:type="dxa"/>
        </w:trPr>
        <w:tc>
          <w:tcPr>
            <w:tcW w:w="0" w:type="auto"/>
            <w:vAlign w:val="center"/>
            <w:hideMark/>
          </w:tcPr>
          <w:p w14:paraId="75EB4937" w14:textId="77777777" w:rsidR="002651C1" w:rsidRDefault="002651C1" w:rsidP="00966C79">
            <w:pPr>
              <w:rPr>
                <w:rFonts w:eastAsia="Times New Roman"/>
              </w:rPr>
            </w:pPr>
            <w:r>
              <w:rPr>
                <w:rFonts w:eastAsia="Times New Roman"/>
              </w:rPr>
              <w:t>Monday</w:t>
            </w:r>
          </w:p>
        </w:tc>
        <w:tc>
          <w:tcPr>
            <w:tcW w:w="0" w:type="auto"/>
            <w:vAlign w:val="center"/>
            <w:hideMark/>
          </w:tcPr>
          <w:p w14:paraId="5E64B984" w14:textId="77777777" w:rsidR="002651C1" w:rsidRDefault="002651C1" w:rsidP="00966C79">
            <w:pPr>
              <w:jc w:val="center"/>
              <w:rPr>
                <w:rFonts w:eastAsia="Times New Roman"/>
              </w:rPr>
            </w:pPr>
            <w:r>
              <w:rPr>
                <w:rFonts w:eastAsia="Times New Roman"/>
              </w:rPr>
              <w:t>-0.927</w:t>
            </w:r>
          </w:p>
        </w:tc>
        <w:tc>
          <w:tcPr>
            <w:tcW w:w="0" w:type="auto"/>
            <w:vAlign w:val="center"/>
            <w:hideMark/>
          </w:tcPr>
          <w:p w14:paraId="592DE46E" w14:textId="77777777" w:rsidR="002651C1" w:rsidRDefault="002651C1" w:rsidP="00966C79">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rsidP="00966C79">
            <w:pPr>
              <w:jc w:val="center"/>
              <w:rPr>
                <w:rFonts w:eastAsia="Times New Roman"/>
              </w:rPr>
            </w:pPr>
            <w:r>
              <w:rPr>
                <w:rFonts w:eastAsia="Times New Roman"/>
              </w:rPr>
              <w:t>-4.437</w:t>
            </w:r>
            <w:r>
              <w:rPr>
                <w:rFonts w:eastAsia="Times New Roman"/>
                <w:vertAlign w:val="superscript"/>
              </w:rPr>
              <w:t>***</w:t>
            </w:r>
          </w:p>
        </w:tc>
      </w:tr>
      <w:tr w:rsidR="002651C1" w14:paraId="15A06111" w14:textId="77777777" w:rsidTr="00966C79">
        <w:trPr>
          <w:tblCellSpacing w:w="15" w:type="dxa"/>
        </w:trPr>
        <w:tc>
          <w:tcPr>
            <w:tcW w:w="0" w:type="auto"/>
            <w:vAlign w:val="center"/>
            <w:hideMark/>
          </w:tcPr>
          <w:p w14:paraId="49730A78" w14:textId="77777777" w:rsidR="002651C1" w:rsidRDefault="002651C1" w:rsidP="00966C79">
            <w:pPr>
              <w:jc w:val="center"/>
              <w:rPr>
                <w:rFonts w:eastAsia="Times New Roman"/>
              </w:rPr>
            </w:pPr>
          </w:p>
        </w:tc>
        <w:tc>
          <w:tcPr>
            <w:tcW w:w="0" w:type="auto"/>
            <w:vAlign w:val="center"/>
            <w:hideMark/>
          </w:tcPr>
          <w:p w14:paraId="5D657496" w14:textId="77777777" w:rsidR="002651C1" w:rsidRDefault="002651C1" w:rsidP="00966C79">
            <w:pPr>
              <w:jc w:val="center"/>
              <w:rPr>
                <w:rFonts w:eastAsia="Times New Roman"/>
              </w:rPr>
            </w:pPr>
            <w:r>
              <w:rPr>
                <w:rFonts w:eastAsia="Times New Roman"/>
              </w:rPr>
              <w:t>(1.361)</w:t>
            </w:r>
          </w:p>
        </w:tc>
        <w:tc>
          <w:tcPr>
            <w:tcW w:w="0" w:type="auto"/>
            <w:vAlign w:val="center"/>
            <w:hideMark/>
          </w:tcPr>
          <w:p w14:paraId="183673EA" w14:textId="77777777" w:rsidR="002651C1" w:rsidRDefault="002651C1" w:rsidP="00966C79">
            <w:pPr>
              <w:jc w:val="center"/>
              <w:rPr>
                <w:rFonts w:eastAsia="Times New Roman"/>
              </w:rPr>
            </w:pPr>
            <w:r>
              <w:rPr>
                <w:rFonts w:eastAsia="Times New Roman"/>
              </w:rPr>
              <w:t>(0.883)</w:t>
            </w:r>
          </w:p>
        </w:tc>
        <w:tc>
          <w:tcPr>
            <w:tcW w:w="0" w:type="auto"/>
            <w:vAlign w:val="center"/>
            <w:hideMark/>
          </w:tcPr>
          <w:p w14:paraId="7C098E2D" w14:textId="77777777" w:rsidR="002651C1" w:rsidRDefault="002651C1" w:rsidP="00966C79">
            <w:pPr>
              <w:jc w:val="center"/>
              <w:rPr>
                <w:rFonts w:eastAsia="Times New Roman"/>
              </w:rPr>
            </w:pPr>
            <w:r>
              <w:rPr>
                <w:rFonts w:eastAsia="Times New Roman"/>
              </w:rPr>
              <w:t>(0.866)</w:t>
            </w:r>
          </w:p>
        </w:tc>
      </w:tr>
      <w:tr w:rsidR="002651C1" w14:paraId="20704CDD" w14:textId="77777777" w:rsidTr="00966C79">
        <w:trPr>
          <w:tblCellSpacing w:w="15" w:type="dxa"/>
        </w:trPr>
        <w:tc>
          <w:tcPr>
            <w:tcW w:w="0" w:type="auto"/>
            <w:vAlign w:val="center"/>
            <w:hideMark/>
          </w:tcPr>
          <w:p w14:paraId="44B8814C" w14:textId="77777777" w:rsidR="002651C1" w:rsidRDefault="002651C1" w:rsidP="00966C79">
            <w:pPr>
              <w:jc w:val="center"/>
              <w:rPr>
                <w:rFonts w:eastAsia="Times New Roman"/>
              </w:rPr>
            </w:pPr>
          </w:p>
        </w:tc>
        <w:tc>
          <w:tcPr>
            <w:tcW w:w="0" w:type="auto"/>
            <w:vAlign w:val="center"/>
            <w:hideMark/>
          </w:tcPr>
          <w:p w14:paraId="75451C52" w14:textId="77777777" w:rsidR="002651C1" w:rsidRDefault="002651C1" w:rsidP="00966C79">
            <w:pPr>
              <w:rPr>
                <w:rFonts w:eastAsia="Times New Roman"/>
                <w:sz w:val="20"/>
                <w:szCs w:val="20"/>
              </w:rPr>
            </w:pPr>
          </w:p>
        </w:tc>
        <w:tc>
          <w:tcPr>
            <w:tcW w:w="0" w:type="auto"/>
            <w:vAlign w:val="center"/>
            <w:hideMark/>
          </w:tcPr>
          <w:p w14:paraId="775C5C37" w14:textId="77777777" w:rsidR="002651C1" w:rsidRDefault="002651C1" w:rsidP="00966C79">
            <w:pPr>
              <w:jc w:val="center"/>
              <w:rPr>
                <w:rFonts w:eastAsia="Times New Roman"/>
                <w:sz w:val="20"/>
                <w:szCs w:val="20"/>
              </w:rPr>
            </w:pPr>
          </w:p>
        </w:tc>
        <w:tc>
          <w:tcPr>
            <w:tcW w:w="0" w:type="auto"/>
            <w:vAlign w:val="center"/>
            <w:hideMark/>
          </w:tcPr>
          <w:p w14:paraId="2D4A8F83" w14:textId="77777777" w:rsidR="002651C1" w:rsidRDefault="002651C1" w:rsidP="00966C79">
            <w:pPr>
              <w:jc w:val="center"/>
              <w:rPr>
                <w:rFonts w:eastAsia="Times New Roman"/>
                <w:sz w:val="20"/>
                <w:szCs w:val="20"/>
              </w:rPr>
            </w:pPr>
          </w:p>
        </w:tc>
      </w:tr>
      <w:tr w:rsidR="002651C1" w14:paraId="4059E2C1" w14:textId="77777777" w:rsidTr="00966C79">
        <w:trPr>
          <w:tblCellSpacing w:w="15" w:type="dxa"/>
        </w:trPr>
        <w:tc>
          <w:tcPr>
            <w:tcW w:w="0" w:type="auto"/>
            <w:vAlign w:val="center"/>
            <w:hideMark/>
          </w:tcPr>
          <w:p w14:paraId="0F417D93" w14:textId="77777777" w:rsidR="002651C1" w:rsidRDefault="002651C1" w:rsidP="00966C79">
            <w:pPr>
              <w:rPr>
                <w:rFonts w:eastAsia="Times New Roman"/>
              </w:rPr>
            </w:pPr>
            <w:r>
              <w:rPr>
                <w:rFonts w:eastAsia="Times New Roman"/>
              </w:rPr>
              <w:t>Tuesday</w:t>
            </w:r>
          </w:p>
        </w:tc>
        <w:tc>
          <w:tcPr>
            <w:tcW w:w="0" w:type="auto"/>
            <w:vAlign w:val="center"/>
            <w:hideMark/>
          </w:tcPr>
          <w:p w14:paraId="5E7B2839" w14:textId="77777777" w:rsidR="002651C1" w:rsidRDefault="002651C1" w:rsidP="00966C79">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rsidP="00966C79">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rsidP="00966C79">
            <w:pPr>
              <w:jc w:val="center"/>
              <w:rPr>
                <w:rFonts w:eastAsia="Times New Roman"/>
              </w:rPr>
            </w:pPr>
            <w:r>
              <w:rPr>
                <w:rFonts w:eastAsia="Times New Roman"/>
              </w:rPr>
              <w:t>-3.307</w:t>
            </w:r>
            <w:r>
              <w:rPr>
                <w:rFonts w:eastAsia="Times New Roman"/>
                <w:vertAlign w:val="superscript"/>
              </w:rPr>
              <w:t>***</w:t>
            </w:r>
          </w:p>
        </w:tc>
      </w:tr>
      <w:tr w:rsidR="002651C1" w14:paraId="7D073D33" w14:textId="77777777" w:rsidTr="00966C79">
        <w:trPr>
          <w:tblCellSpacing w:w="15" w:type="dxa"/>
        </w:trPr>
        <w:tc>
          <w:tcPr>
            <w:tcW w:w="0" w:type="auto"/>
            <w:vAlign w:val="center"/>
            <w:hideMark/>
          </w:tcPr>
          <w:p w14:paraId="535CEBCA" w14:textId="77777777" w:rsidR="002651C1" w:rsidRDefault="002651C1" w:rsidP="00966C79">
            <w:pPr>
              <w:jc w:val="center"/>
              <w:rPr>
                <w:rFonts w:eastAsia="Times New Roman"/>
              </w:rPr>
            </w:pPr>
          </w:p>
        </w:tc>
        <w:tc>
          <w:tcPr>
            <w:tcW w:w="0" w:type="auto"/>
            <w:vAlign w:val="center"/>
            <w:hideMark/>
          </w:tcPr>
          <w:p w14:paraId="2ECE90E1" w14:textId="77777777" w:rsidR="002651C1" w:rsidRDefault="002651C1" w:rsidP="00966C79">
            <w:pPr>
              <w:jc w:val="center"/>
              <w:rPr>
                <w:rFonts w:eastAsia="Times New Roman"/>
              </w:rPr>
            </w:pPr>
            <w:r>
              <w:rPr>
                <w:rFonts w:eastAsia="Times New Roman"/>
              </w:rPr>
              <w:t>(1.315)</w:t>
            </w:r>
          </w:p>
        </w:tc>
        <w:tc>
          <w:tcPr>
            <w:tcW w:w="0" w:type="auto"/>
            <w:vAlign w:val="center"/>
            <w:hideMark/>
          </w:tcPr>
          <w:p w14:paraId="4598E22D" w14:textId="77777777" w:rsidR="002651C1" w:rsidRDefault="002651C1" w:rsidP="00966C79">
            <w:pPr>
              <w:jc w:val="center"/>
              <w:rPr>
                <w:rFonts w:eastAsia="Times New Roman"/>
              </w:rPr>
            </w:pPr>
            <w:r>
              <w:rPr>
                <w:rFonts w:eastAsia="Times New Roman"/>
              </w:rPr>
              <w:t>(0.787)</w:t>
            </w:r>
          </w:p>
        </w:tc>
        <w:tc>
          <w:tcPr>
            <w:tcW w:w="0" w:type="auto"/>
            <w:vAlign w:val="center"/>
            <w:hideMark/>
          </w:tcPr>
          <w:p w14:paraId="1529BB68" w14:textId="77777777" w:rsidR="002651C1" w:rsidRDefault="002651C1" w:rsidP="00966C79">
            <w:pPr>
              <w:jc w:val="center"/>
              <w:rPr>
                <w:rFonts w:eastAsia="Times New Roman"/>
              </w:rPr>
            </w:pPr>
            <w:r>
              <w:rPr>
                <w:rFonts w:eastAsia="Times New Roman"/>
              </w:rPr>
              <w:t>(0.794)</w:t>
            </w:r>
          </w:p>
        </w:tc>
      </w:tr>
      <w:tr w:rsidR="002651C1" w14:paraId="1394C1EF" w14:textId="77777777" w:rsidTr="00966C79">
        <w:trPr>
          <w:tblCellSpacing w:w="15" w:type="dxa"/>
        </w:trPr>
        <w:tc>
          <w:tcPr>
            <w:tcW w:w="0" w:type="auto"/>
            <w:vAlign w:val="center"/>
            <w:hideMark/>
          </w:tcPr>
          <w:p w14:paraId="19C3C51E" w14:textId="77777777" w:rsidR="002651C1" w:rsidRDefault="002651C1" w:rsidP="00966C79">
            <w:pPr>
              <w:jc w:val="center"/>
              <w:rPr>
                <w:rFonts w:eastAsia="Times New Roman"/>
              </w:rPr>
            </w:pPr>
          </w:p>
        </w:tc>
        <w:tc>
          <w:tcPr>
            <w:tcW w:w="0" w:type="auto"/>
            <w:vAlign w:val="center"/>
            <w:hideMark/>
          </w:tcPr>
          <w:p w14:paraId="066DBF7B" w14:textId="77777777" w:rsidR="002651C1" w:rsidRDefault="002651C1" w:rsidP="00966C79">
            <w:pPr>
              <w:rPr>
                <w:rFonts w:eastAsia="Times New Roman"/>
                <w:sz w:val="20"/>
                <w:szCs w:val="20"/>
              </w:rPr>
            </w:pPr>
          </w:p>
        </w:tc>
        <w:tc>
          <w:tcPr>
            <w:tcW w:w="0" w:type="auto"/>
            <w:vAlign w:val="center"/>
            <w:hideMark/>
          </w:tcPr>
          <w:p w14:paraId="3B579246" w14:textId="77777777" w:rsidR="002651C1" w:rsidRDefault="002651C1" w:rsidP="00966C79">
            <w:pPr>
              <w:jc w:val="center"/>
              <w:rPr>
                <w:rFonts w:eastAsia="Times New Roman"/>
                <w:sz w:val="20"/>
                <w:szCs w:val="20"/>
              </w:rPr>
            </w:pPr>
          </w:p>
        </w:tc>
        <w:tc>
          <w:tcPr>
            <w:tcW w:w="0" w:type="auto"/>
            <w:vAlign w:val="center"/>
            <w:hideMark/>
          </w:tcPr>
          <w:p w14:paraId="299350F0" w14:textId="77777777" w:rsidR="002651C1" w:rsidRDefault="002651C1" w:rsidP="00966C79">
            <w:pPr>
              <w:jc w:val="center"/>
              <w:rPr>
                <w:rFonts w:eastAsia="Times New Roman"/>
                <w:sz w:val="20"/>
                <w:szCs w:val="20"/>
              </w:rPr>
            </w:pPr>
          </w:p>
        </w:tc>
      </w:tr>
      <w:tr w:rsidR="002651C1" w14:paraId="2F6CF650" w14:textId="77777777" w:rsidTr="00966C79">
        <w:trPr>
          <w:tblCellSpacing w:w="15" w:type="dxa"/>
        </w:trPr>
        <w:tc>
          <w:tcPr>
            <w:tcW w:w="0" w:type="auto"/>
            <w:vAlign w:val="center"/>
            <w:hideMark/>
          </w:tcPr>
          <w:p w14:paraId="4CE0B0E2" w14:textId="77777777" w:rsidR="002651C1" w:rsidRDefault="002651C1" w:rsidP="00966C79">
            <w:pPr>
              <w:rPr>
                <w:rFonts w:eastAsia="Times New Roman"/>
              </w:rPr>
            </w:pPr>
            <w:r>
              <w:rPr>
                <w:rFonts w:eastAsia="Times New Roman"/>
              </w:rPr>
              <w:t>Thursday</w:t>
            </w:r>
          </w:p>
        </w:tc>
        <w:tc>
          <w:tcPr>
            <w:tcW w:w="0" w:type="auto"/>
            <w:vAlign w:val="center"/>
            <w:hideMark/>
          </w:tcPr>
          <w:p w14:paraId="62EEBDBE" w14:textId="77777777" w:rsidR="002651C1" w:rsidRDefault="002651C1" w:rsidP="00966C79">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rsidP="00966C79">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rsidP="00966C79">
            <w:pPr>
              <w:jc w:val="center"/>
              <w:rPr>
                <w:rFonts w:eastAsia="Times New Roman"/>
              </w:rPr>
            </w:pPr>
            <w:r>
              <w:rPr>
                <w:rFonts w:eastAsia="Times New Roman"/>
              </w:rPr>
              <w:t>-5.501</w:t>
            </w:r>
            <w:r>
              <w:rPr>
                <w:rFonts w:eastAsia="Times New Roman"/>
                <w:vertAlign w:val="superscript"/>
              </w:rPr>
              <w:t>***</w:t>
            </w:r>
          </w:p>
        </w:tc>
      </w:tr>
      <w:tr w:rsidR="002651C1" w14:paraId="4AAA6A75" w14:textId="77777777" w:rsidTr="00966C79">
        <w:trPr>
          <w:tblCellSpacing w:w="15" w:type="dxa"/>
        </w:trPr>
        <w:tc>
          <w:tcPr>
            <w:tcW w:w="0" w:type="auto"/>
            <w:vAlign w:val="center"/>
            <w:hideMark/>
          </w:tcPr>
          <w:p w14:paraId="023231D5" w14:textId="77777777" w:rsidR="002651C1" w:rsidRDefault="002651C1" w:rsidP="00966C79">
            <w:pPr>
              <w:jc w:val="center"/>
              <w:rPr>
                <w:rFonts w:eastAsia="Times New Roman"/>
              </w:rPr>
            </w:pPr>
          </w:p>
        </w:tc>
        <w:tc>
          <w:tcPr>
            <w:tcW w:w="0" w:type="auto"/>
            <w:vAlign w:val="center"/>
            <w:hideMark/>
          </w:tcPr>
          <w:p w14:paraId="5AAE78E4" w14:textId="77777777" w:rsidR="002651C1" w:rsidRDefault="002651C1" w:rsidP="00966C79">
            <w:pPr>
              <w:jc w:val="center"/>
              <w:rPr>
                <w:rFonts w:eastAsia="Times New Roman"/>
              </w:rPr>
            </w:pPr>
            <w:r>
              <w:rPr>
                <w:rFonts w:eastAsia="Times New Roman"/>
              </w:rPr>
              <w:t>(1.292)</w:t>
            </w:r>
          </w:p>
        </w:tc>
        <w:tc>
          <w:tcPr>
            <w:tcW w:w="0" w:type="auto"/>
            <w:vAlign w:val="center"/>
            <w:hideMark/>
          </w:tcPr>
          <w:p w14:paraId="7260ABBA" w14:textId="77777777" w:rsidR="002651C1" w:rsidRDefault="002651C1" w:rsidP="00966C79">
            <w:pPr>
              <w:jc w:val="center"/>
              <w:rPr>
                <w:rFonts w:eastAsia="Times New Roman"/>
              </w:rPr>
            </w:pPr>
            <w:r>
              <w:rPr>
                <w:rFonts w:eastAsia="Times New Roman"/>
              </w:rPr>
              <w:t>(0.736)</w:t>
            </w:r>
          </w:p>
        </w:tc>
        <w:tc>
          <w:tcPr>
            <w:tcW w:w="0" w:type="auto"/>
            <w:vAlign w:val="center"/>
            <w:hideMark/>
          </w:tcPr>
          <w:p w14:paraId="01A8FACE" w14:textId="77777777" w:rsidR="002651C1" w:rsidRDefault="002651C1" w:rsidP="00966C79">
            <w:pPr>
              <w:jc w:val="center"/>
              <w:rPr>
                <w:rFonts w:eastAsia="Times New Roman"/>
              </w:rPr>
            </w:pPr>
            <w:r>
              <w:rPr>
                <w:rFonts w:eastAsia="Times New Roman"/>
              </w:rPr>
              <w:t>(0.790)</w:t>
            </w:r>
          </w:p>
        </w:tc>
      </w:tr>
      <w:tr w:rsidR="002651C1" w14:paraId="4685D04A" w14:textId="77777777" w:rsidTr="00966C79">
        <w:trPr>
          <w:tblCellSpacing w:w="15" w:type="dxa"/>
        </w:trPr>
        <w:tc>
          <w:tcPr>
            <w:tcW w:w="0" w:type="auto"/>
            <w:vAlign w:val="center"/>
            <w:hideMark/>
          </w:tcPr>
          <w:p w14:paraId="06C2D822" w14:textId="77777777" w:rsidR="002651C1" w:rsidRDefault="002651C1" w:rsidP="00966C79">
            <w:pPr>
              <w:jc w:val="center"/>
              <w:rPr>
                <w:rFonts w:eastAsia="Times New Roman"/>
              </w:rPr>
            </w:pPr>
          </w:p>
        </w:tc>
        <w:tc>
          <w:tcPr>
            <w:tcW w:w="0" w:type="auto"/>
            <w:vAlign w:val="center"/>
            <w:hideMark/>
          </w:tcPr>
          <w:p w14:paraId="7BEA562E" w14:textId="77777777" w:rsidR="002651C1" w:rsidRDefault="002651C1" w:rsidP="00966C79">
            <w:pPr>
              <w:rPr>
                <w:rFonts w:eastAsia="Times New Roman"/>
                <w:sz w:val="20"/>
                <w:szCs w:val="20"/>
              </w:rPr>
            </w:pPr>
          </w:p>
        </w:tc>
        <w:tc>
          <w:tcPr>
            <w:tcW w:w="0" w:type="auto"/>
            <w:vAlign w:val="center"/>
            <w:hideMark/>
          </w:tcPr>
          <w:p w14:paraId="67F92E00" w14:textId="77777777" w:rsidR="002651C1" w:rsidRDefault="002651C1" w:rsidP="00966C79">
            <w:pPr>
              <w:jc w:val="center"/>
              <w:rPr>
                <w:rFonts w:eastAsia="Times New Roman"/>
                <w:sz w:val="20"/>
                <w:szCs w:val="20"/>
              </w:rPr>
            </w:pPr>
          </w:p>
        </w:tc>
        <w:tc>
          <w:tcPr>
            <w:tcW w:w="0" w:type="auto"/>
            <w:vAlign w:val="center"/>
            <w:hideMark/>
          </w:tcPr>
          <w:p w14:paraId="5D66A99D" w14:textId="77777777" w:rsidR="002651C1" w:rsidRDefault="002651C1" w:rsidP="00966C79">
            <w:pPr>
              <w:jc w:val="center"/>
              <w:rPr>
                <w:rFonts w:eastAsia="Times New Roman"/>
                <w:sz w:val="20"/>
                <w:szCs w:val="20"/>
              </w:rPr>
            </w:pPr>
          </w:p>
        </w:tc>
      </w:tr>
      <w:tr w:rsidR="002651C1" w14:paraId="124AF961" w14:textId="77777777" w:rsidTr="00966C79">
        <w:trPr>
          <w:tblCellSpacing w:w="15" w:type="dxa"/>
        </w:trPr>
        <w:tc>
          <w:tcPr>
            <w:tcW w:w="0" w:type="auto"/>
            <w:vAlign w:val="center"/>
            <w:hideMark/>
          </w:tcPr>
          <w:p w14:paraId="16948213" w14:textId="77777777" w:rsidR="002651C1" w:rsidRDefault="002651C1" w:rsidP="00966C79">
            <w:pPr>
              <w:rPr>
                <w:rFonts w:eastAsia="Times New Roman"/>
              </w:rPr>
            </w:pPr>
            <w:r>
              <w:rPr>
                <w:rFonts w:eastAsia="Times New Roman"/>
              </w:rPr>
              <w:t>Friday</w:t>
            </w:r>
          </w:p>
        </w:tc>
        <w:tc>
          <w:tcPr>
            <w:tcW w:w="0" w:type="auto"/>
            <w:vAlign w:val="center"/>
            <w:hideMark/>
          </w:tcPr>
          <w:p w14:paraId="5A4EC88D" w14:textId="77777777" w:rsidR="002651C1" w:rsidRDefault="002651C1" w:rsidP="00966C79">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rsidP="00966C79">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rsidP="00966C79">
            <w:pPr>
              <w:jc w:val="center"/>
              <w:rPr>
                <w:rFonts w:eastAsia="Times New Roman"/>
              </w:rPr>
            </w:pPr>
            <w:r>
              <w:rPr>
                <w:rFonts w:eastAsia="Times New Roman"/>
              </w:rPr>
              <w:t>-4.177</w:t>
            </w:r>
            <w:r>
              <w:rPr>
                <w:rFonts w:eastAsia="Times New Roman"/>
                <w:vertAlign w:val="superscript"/>
              </w:rPr>
              <w:t>***</w:t>
            </w:r>
          </w:p>
        </w:tc>
      </w:tr>
      <w:tr w:rsidR="002651C1" w14:paraId="2A366791" w14:textId="77777777" w:rsidTr="00966C79">
        <w:trPr>
          <w:tblCellSpacing w:w="15" w:type="dxa"/>
        </w:trPr>
        <w:tc>
          <w:tcPr>
            <w:tcW w:w="0" w:type="auto"/>
            <w:vAlign w:val="center"/>
            <w:hideMark/>
          </w:tcPr>
          <w:p w14:paraId="614DB097" w14:textId="77777777" w:rsidR="002651C1" w:rsidRDefault="002651C1" w:rsidP="00966C79">
            <w:pPr>
              <w:jc w:val="center"/>
              <w:rPr>
                <w:rFonts w:eastAsia="Times New Roman"/>
              </w:rPr>
            </w:pPr>
          </w:p>
        </w:tc>
        <w:tc>
          <w:tcPr>
            <w:tcW w:w="0" w:type="auto"/>
            <w:vAlign w:val="center"/>
            <w:hideMark/>
          </w:tcPr>
          <w:p w14:paraId="7C7C6D17" w14:textId="77777777" w:rsidR="002651C1" w:rsidRDefault="002651C1" w:rsidP="00966C79">
            <w:pPr>
              <w:jc w:val="center"/>
              <w:rPr>
                <w:rFonts w:eastAsia="Times New Roman"/>
              </w:rPr>
            </w:pPr>
            <w:r>
              <w:rPr>
                <w:rFonts w:eastAsia="Times New Roman"/>
              </w:rPr>
              <w:t>(1.373)</w:t>
            </w:r>
          </w:p>
        </w:tc>
        <w:tc>
          <w:tcPr>
            <w:tcW w:w="0" w:type="auto"/>
            <w:vAlign w:val="center"/>
            <w:hideMark/>
          </w:tcPr>
          <w:p w14:paraId="4C71FC32" w14:textId="77777777" w:rsidR="002651C1" w:rsidRDefault="002651C1" w:rsidP="00966C79">
            <w:pPr>
              <w:jc w:val="center"/>
              <w:rPr>
                <w:rFonts w:eastAsia="Times New Roman"/>
              </w:rPr>
            </w:pPr>
            <w:r>
              <w:rPr>
                <w:rFonts w:eastAsia="Times New Roman"/>
              </w:rPr>
              <w:t>(0.768)</w:t>
            </w:r>
          </w:p>
        </w:tc>
        <w:tc>
          <w:tcPr>
            <w:tcW w:w="0" w:type="auto"/>
            <w:vAlign w:val="center"/>
            <w:hideMark/>
          </w:tcPr>
          <w:p w14:paraId="4BE4F922" w14:textId="77777777" w:rsidR="002651C1" w:rsidRDefault="002651C1" w:rsidP="00966C79">
            <w:pPr>
              <w:jc w:val="center"/>
              <w:rPr>
                <w:rFonts w:eastAsia="Times New Roman"/>
              </w:rPr>
            </w:pPr>
            <w:r>
              <w:rPr>
                <w:rFonts w:eastAsia="Times New Roman"/>
              </w:rPr>
              <w:t>(0.848)</w:t>
            </w:r>
          </w:p>
        </w:tc>
      </w:tr>
      <w:tr w:rsidR="002651C1" w14:paraId="63CEC7E6" w14:textId="77777777" w:rsidTr="00966C79">
        <w:trPr>
          <w:tblCellSpacing w:w="15" w:type="dxa"/>
        </w:trPr>
        <w:tc>
          <w:tcPr>
            <w:tcW w:w="0" w:type="auto"/>
            <w:vAlign w:val="center"/>
            <w:hideMark/>
          </w:tcPr>
          <w:p w14:paraId="042FF3D4" w14:textId="77777777" w:rsidR="002651C1" w:rsidRDefault="002651C1" w:rsidP="00966C79">
            <w:pPr>
              <w:jc w:val="center"/>
              <w:rPr>
                <w:rFonts w:eastAsia="Times New Roman"/>
              </w:rPr>
            </w:pPr>
          </w:p>
        </w:tc>
        <w:tc>
          <w:tcPr>
            <w:tcW w:w="0" w:type="auto"/>
            <w:vAlign w:val="center"/>
            <w:hideMark/>
          </w:tcPr>
          <w:p w14:paraId="3EA9D0CD" w14:textId="77777777" w:rsidR="002651C1" w:rsidRDefault="002651C1" w:rsidP="00966C79">
            <w:pPr>
              <w:rPr>
                <w:rFonts w:eastAsia="Times New Roman"/>
                <w:sz w:val="20"/>
                <w:szCs w:val="20"/>
              </w:rPr>
            </w:pPr>
          </w:p>
        </w:tc>
        <w:tc>
          <w:tcPr>
            <w:tcW w:w="0" w:type="auto"/>
            <w:vAlign w:val="center"/>
            <w:hideMark/>
          </w:tcPr>
          <w:p w14:paraId="13BC1893" w14:textId="77777777" w:rsidR="002651C1" w:rsidRDefault="002651C1" w:rsidP="00966C79">
            <w:pPr>
              <w:jc w:val="center"/>
              <w:rPr>
                <w:rFonts w:eastAsia="Times New Roman"/>
                <w:sz w:val="20"/>
                <w:szCs w:val="20"/>
              </w:rPr>
            </w:pPr>
          </w:p>
        </w:tc>
        <w:tc>
          <w:tcPr>
            <w:tcW w:w="0" w:type="auto"/>
            <w:vAlign w:val="center"/>
            <w:hideMark/>
          </w:tcPr>
          <w:p w14:paraId="3207798C" w14:textId="77777777" w:rsidR="002651C1" w:rsidRDefault="002651C1" w:rsidP="00966C79">
            <w:pPr>
              <w:jc w:val="center"/>
              <w:rPr>
                <w:rFonts w:eastAsia="Times New Roman"/>
                <w:sz w:val="20"/>
                <w:szCs w:val="20"/>
              </w:rPr>
            </w:pPr>
          </w:p>
        </w:tc>
      </w:tr>
      <w:tr w:rsidR="002651C1" w14:paraId="60FFF4F7" w14:textId="77777777" w:rsidTr="00966C79">
        <w:trPr>
          <w:tblCellSpacing w:w="15" w:type="dxa"/>
        </w:trPr>
        <w:tc>
          <w:tcPr>
            <w:tcW w:w="0" w:type="auto"/>
            <w:vAlign w:val="center"/>
            <w:hideMark/>
          </w:tcPr>
          <w:p w14:paraId="0ED7ACCE" w14:textId="77777777" w:rsidR="002651C1" w:rsidRDefault="002651C1" w:rsidP="00966C79">
            <w:pPr>
              <w:rPr>
                <w:rFonts w:eastAsia="Times New Roman"/>
              </w:rPr>
            </w:pPr>
            <w:r>
              <w:rPr>
                <w:rFonts w:eastAsia="Times New Roman"/>
              </w:rPr>
              <w:t>Group * Period</w:t>
            </w:r>
          </w:p>
        </w:tc>
        <w:tc>
          <w:tcPr>
            <w:tcW w:w="0" w:type="auto"/>
            <w:vAlign w:val="center"/>
            <w:hideMark/>
          </w:tcPr>
          <w:p w14:paraId="030D240C" w14:textId="77777777" w:rsidR="002651C1" w:rsidRDefault="002651C1" w:rsidP="00966C79">
            <w:pPr>
              <w:jc w:val="center"/>
              <w:rPr>
                <w:rFonts w:eastAsia="Times New Roman"/>
              </w:rPr>
            </w:pPr>
            <w:r>
              <w:rPr>
                <w:rFonts w:eastAsia="Times New Roman"/>
              </w:rPr>
              <w:t>-3.568</w:t>
            </w:r>
          </w:p>
        </w:tc>
        <w:tc>
          <w:tcPr>
            <w:tcW w:w="0" w:type="auto"/>
            <w:vAlign w:val="center"/>
            <w:hideMark/>
          </w:tcPr>
          <w:p w14:paraId="2A2C7F3B" w14:textId="77777777" w:rsidR="002651C1" w:rsidRDefault="002651C1" w:rsidP="00966C79">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rsidP="00966C79">
            <w:pPr>
              <w:jc w:val="center"/>
              <w:rPr>
                <w:rFonts w:eastAsia="Times New Roman"/>
              </w:rPr>
            </w:pPr>
            <w:r>
              <w:rPr>
                <w:rFonts w:eastAsia="Times New Roman"/>
              </w:rPr>
              <w:t>11.274</w:t>
            </w:r>
            <w:r>
              <w:rPr>
                <w:rFonts w:eastAsia="Times New Roman"/>
                <w:vertAlign w:val="superscript"/>
              </w:rPr>
              <w:t>***</w:t>
            </w:r>
          </w:p>
        </w:tc>
      </w:tr>
      <w:tr w:rsidR="002651C1" w14:paraId="7302D262" w14:textId="77777777" w:rsidTr="00966C79">
        <w:trPr>
          <w:tblCellSpacing w:w="15" w:type="dxa"/>
        </w:trPr>
        <w:tc>
          <w:tcPr>
            <w:tcW w:w="0" w:type="auto"/>
            <w:vAlign w:val="center"/>
            <w:hideMark/>
          </w:tcPr>
          <w:p w14:paraId="56659F51" w14:textId="77777777" w:rsidR="002651C1" w:rsidRDefault="002651C1" w:rsidP="00966C79">
            <w:pPr>
              <w:jc w:val="center"/>
              <w:rPr>
                <w:rFonts w:eastAsia="Times New Roman"/>
              </w:rPr>
            </w:pPr>
          </w:p>
        </w:tc>
        <w:tc>
          <w:tcPr>
            <w:tcW w:w="0" w:type="auto"/>
            <w:vAlign w:val="center"/>
            <w:hideMark/>
          </w:tcPr>
          <w:p w14:paraId="139DBC5F" w14:textId="77777777" w:rsidR="002651C1" w:rsidRDefault="002651C1" w:rsidP="00966C79">
            <w:pPr>
              <w:jc w:val="center"/>
              <w:rPr>
                <w:rFonts w:eastAsia="Times New Roman"/>
              </w:rPr>
            </w:pPr>
            <w:r>
              <w:rPr>
                <w:rFonts w:eastAsia="Times New Roman"/>
              </w:rPr>
              <w:t>(3.848)</w:t>
            </w:r>
          </w:p>
        </w:tc>
        <w:tc>
          <w:tcPr>
            <w:tcW w:w="0" w:type="auto"/>
            <w:vAlign w:val="center"/>
            <w:hideMark/>
          </w:tcPr>
          <w:p w14:paraId="2550491A" w14:textId="77777777" w:rsidR="002651C1" w:rsidRDefault="002651C1" w:rsidP="00966C79">
            <w:pPr>
              <w:jc w:val="center"/>
              <w:rPr>
                <w:rFonts w:eastAsia="Times New Roman"/>
              </w:rPr>
            </w:pPr>
            <w:r>
              <w:rPr>
                <w:rFonts w:eastAsia="Times New Roman"/>
              </w:rPr>
              <w:t>(3.007)</w:t>
            </w:r>
          </w:p>
        </w:tc>
        <w:tc>
          <w:tcPr>
            <w:tcW w:w="0" w:type="auto"/>
            <w:vAlign w:val="center"/>
            <w:hideMark/>
          </w:tcPr>
          <w:p w14:paraId="141133F4" w14:textId="77777777" w:rsidR="002651C1" w:rsidRDefault="002651C1" w:rsidP="00966C79">
            <w:pPr>
              <w:jc w:val="center"/>
              <w:rPr>
                <w:rFonts w:eastAsia="Times New Roman"/>
              </w:rPr>
            </w:pPr>
            <w:r>
              <w:rPr>
                <w:rFonts w:eastAsia="Times New Roman"/>
              </w:rPr>
              <w:t>(2.755)</w:t>
            </w:r>
          </w:p>
        </w:tc>
      </w:tr>
      <w:tr w:rsidR="002651C1" w14:paraId="028BB1E9" w14:textId="77777777" w:rsidTr="00966C79">
        <w:trPr>
          <w:tblCellSpacing w:w="15" w:type="dxa"/>
        </w:trPr>
        <w:tc>
          <w:tcPr>
            <w:tcW w:w="0" w:type="auto"/>
            <w:vAlign w:val="center"/>
            <w:hideMark/>
          </w:tcPr>
          <w:p w14:paraId="4E4DE306" w14:textId="77777777" w:rsidR="002651C1" w:rsidRDefault="002651C1" w:rsidP="00966C79">
            <w:pPr>
              <w:jc w:val="center"/>
              <w:rPr>
                <w:rFonts w:eastAsia="Times New Roman"/>
              </w:rPr>
            </w:pPr>
          </w:p>
        </w:tc>
        <w:tc>
          <w:tcPr>
            <w:tcW w:w="0" w:type="auto"/>
            <w:vAlign w:val="center"/>
            <w:hideMark/>
          </w:tcPr>
          <w:p w14:paraId="1D0B4CE6" w14:textId="77777777" w:rsidR="002651C1" w:rsidRDefault="002651C1" w:rsidP="00966C79">
            <w:pPr>
              <w:rPr>
                <w:rFonts w:eastAsia="Times New Roman"/>
                <w:sz w:val="20"/>
                <w:szCs w:val="20"/>
              </w:rPr>
            </w:pPr>
          </w:p>
        </w:tc>
        <w:tc>
          <w:tcPr>
            <w:tcW w:w="0" w:type="auto"/>
            <w:vAlign w:val="center"/>
            <w:hideMark/>
          </w:tcPr>
          <w:p w14:paraId="5591E6B9" w14:textId="77777777" w:rsidR="002651C1" w:rsidRDefault="002651C1" w:rsidP="00966C79">
            <w:pPr>
              <w:jc w:val="center"/>
              <w:rPr>
                <w:rFonts w:eastAsia="Times New Roman"/>
                <w:sz w:val="20"/>
                <w:szCs w:val="20"/>
              </w:rPr>
            </w:pPr>
          </w:p>
        </w:tc>
        <w:tc>
          <w:tcPr>
            <w:tcW w:w="0" w:type="auto"/>
            <w:vAlign w:val="center"/>
            <w:hideMark/>
          </w:tcPr>
          <w:p w14:paraId="594D38DF" w14:textId="77777777" w:rsidR="002651C1" w:rsidRDefault="002651C1" w:rsidP="00966C79">
            <w:pPr>
              <w:jc w:val="center"/>
              <w:rPr>
                <w:rFonts w:eastAsia="Times New Roman"/>
                <w:sz w:val="20"/>
                <w:szCs w:val="20"/>
              </w:rPr>
            </w:pPr>
          </w:p>
        </w:tc>
      </w:tr>
      <w:tr w:rsidR="002651C1" w14:paraId="6CA8AFF7" w14:textId="77777777" w:rsidTr="00966C79">
        <w:trPr>
          <w:tblCellSpacing w:w="15" w:type="dxa"/>
        </w:trPr>
        <w:tc>
          <w:tcPr>
            <w:tcW w:w="0" w:type="auto"/>
            <w:vAlign w:val="center"/>
            <w:hideMark/>
          </w:tcPr>
          <w:p w14:paraId="4434E487" w14:textId="77777777" w:rsidR="002651C1" w:rsidRDefault="002651C1" w:rsidP="00966C79">
            <w:pPr>
              <w:rPr>
                <w:rFonts w:eastAsia="Times New Roman"/>
              </w:rPr>
            </w:pPr>
            <w:r>
              <w:rPr>
                <w:rFonts w:eastAsia="Times New Roman"/>
              </w:rPr>
              <w:lastRenderedPageBreak/>
              <w:t>Constant</w:t>
            </w:r>
          </w:p>
        </w:tc>
        <w:tc>
          <w:tcPr>
            <w:tcW w:w="0" w:type="auto"/>
            <w:vAlign w:val="center"/>
            <w:hideMark/>
          </w:tcPr>
          <w:p w14:paraId="3C2FE151" w14:textId="77777777" w:rsidR="002651C1" w:rsidRDefault="002651C1" w:rsidP="00966C79">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rsidP="00966C79">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rsidP="00966C79">
            <w:pPr>
              <w:jc w:val="center"/>
              <w:rPr>
                <w:rFonts w:eastAsia="Times New Roman"/>
              </w:rPr>
            </w:pPr>
            <w:r>
              <w:rPr>
                <w:rFonts w:eastAsia="Times New Roman"/>
              </w:rPr>
              <w:t>-50.813</w:t>
            </w:r>
            <w:r>
              <w:rPr>
                <w:rFonts w:eastAsia="Times New Roman"/>
                <w:vertAlign w:val="superscript"/>
              </w:rPr>
              <w:t>***</w:t>
            </w:r>
          </w:p>
        </w:tc>
      </w:tr>
      <w:tr w:rsidR="002651C1" w14:paraId="73AEF092" w14:textId="77777777" w:rsidTr="00966C79">
        <w:trPr>
          <w:tblCellSpacing w:w="15" w:type="dxa"/>
        </w:trPr>
        <w:tc>
          <w:tcPr>
            <w:tcW w:w="0" w:type="auto"/>
            <w:vAlign w:val="center"/>
            <w:hideMark/>
          </w:tcPr>
          <w:p w14:paraId="1E739330" w14:textId="77777777" w:rsidR="002651C1" w:rsidRDefault="002651C1" w:rsidP="00966C79">
            <w:pPr>
              <w:jc w:val="center"/>
              <w:rPr>
                <w:rFonts w:eastAsia="Times New Roman"/>
              </w:rPr>
            </w:pPr>
          </w:p>
        </w:tc>
        <w:tc>
          <w:tcPr>
            <w:tcW w:w="0" w:type="auto"/>
            <w:vAlign w:val="center"/>
            <w:hideMark/>
          </w:tcPr>
          <w:p w14:paraId="52E26709" w14:textId="77777777" w:rsidR="002651C1" w:rsidRDefault="002651C1" w:rsidP="00966C79">
            <w:pPr>
              <w:jc w:val="center"/>
              <w:rPr>
                <w:rFonts w:eastAsia="Times New Roman"/>
              </w:rPr>
            </w:pPr>
            <w:r>
              <w:rPr>
                <w:rFonts w:eastAsia="Times New Roman"/>
              </w:rPr>
              <w:t>(6.877)</w:t>
            </w:r>
          </w:p>
        </w:tc>
        <w:tc>
          <w:tcPr>
            <w:tcW w:w="0" w:type="auto"/>
            <w:vAlign w:val="center"/>
            <w:hideMark/>
          </w:tcPr>
          <w:p w14:paraId="5297B2DD" w14:textId="77777777" w:rsidR="002651C1" w:rsidRDefault="002651C1" w:rsidP="00966C79">
            <w:pPr>
              <w:jc w:val="center"/>
              <w:rPr>
                <w:rFonts w:eastAsia="Times New Roman"/>
              </w:rPr>
            </w:pPr>
            <w:r>
              <w:rPr>
                <w:rFonts w:eastAsia="Times New Roman"/>
              </w:rPr>
              <w:t>(4.958)</w:t>
            </w:r>
          </w:p>
        </w:tc>
        <w:tc>
          <w:tcPr>
            <w:tcW w:w="0" w:type="auto"/>
            <w:vAlign w:val="center"/>
            <w:hideMark/>
          </w:tcPr>
          <w:p w14:paraId="20B5A606" w14:textId="77777777" w:rsidR="002651C1" w:rsidRDefault="002651C1" w:rsidP="00966C79">
            <w:pPr>
              <w:jc w:val="center"/>
              <w:rPr>
                <w:rFonts w:eastAsia="Times New Roman"/>
              </w:rPr>
            </w:pPr>
            <w:r>
              <w:rPr>
                <w:rFonts w:eastAsia="Times New Roman"/>
              </w:rPr>
              <w:t>(4.895)</w:t>
            </w:r>
          </w:p>
        </w:tc>
      </w:tr>
      <w:tr w:rsidR="002651C1" w14:paraId="2F6D359B" w14:textId="77777777" w:rsidTr="00966C79">
        <w:trPr>
          <w:tblCellSpacing w:w="15" w:type="dxa"/>
        </w:trPr>
        <w:tc>
          <w:tcPr>
            <w:tcW w:w="0" w:type="auto"/>
            <w:vAlign w:val="center"/>
            <w:hideMark/>
          </w:tcPr>
          <w:p w14:paraId="194FFA51" w14:textId="77777777" w:rsidR="002651C1" w:rsidRDefault="002651C1" w:rsidP="00966C79">
            <w:pPr>
              <w:jc w:val="center"/>
              <w:rPr>
                <w:rFonts w:eastAsia="Times New Roman"/>
              </w:rPr>
            </w:pPr>
          </w:p>
        </w:tc>
        <w:tc>
          <w:tcPr>
            <w:tcW w:w="0" w:type="auto"/>
            <w:vAlign w:val="center"/>
            <w:hideMark/>
          </w:tcPr>
          <w:p w14:paraId="2C42B0D8" w14:textId="77777777" w:rsidR="002651C1" w:rsidRDefault="002651C1" w:rsidP="00966C79">
            <w:pPr>
              <w:rPr>
                <w:rFonts w:eastAsia="Times New Roman"/>
                <w:sz w:val="20"/>
                <w:szCs w:val="20"/>
              </w:rPr>
            </w:pPr>
          </w:p>
        </w:tc>
        <w:tc>
          <w:tcPr>
            <w:tcW w:w="0" w:type="auto"/>
            <w:vAlign w:val="center"/>
            <w:hideMark/>
          </w:tcPr>
          <w:p w14:paraId="158729E2" w14:textId="77777777" w:rsidR="002651C1" w:rsidRDefault="002651C1" w:rsidP="00966C79">
            <w:pPr>
              <w:jc w:val="center"/>
              <w:rPr>
                <w:rFonts w:eastAsia="Times New Roman"/>
                <w:sz w:val="20"/>
                <w:szCs w:val="20"/>
              </w:rPr>
            </w:pPr>
          </w:p>
        </w:tc>
        <w:tc>
          <w:tcPr>
            <w:tcW w:w="0" w:type="auto"/>
            <w:vAlign w:val="center"/>
            <w:hideMark/>
          </w:tcPr>
          <w:p w14:paraId="7D5E8DA7" w14:textId="77777777" w:rsidR="002651C1" w:rsidRDefault="002651C1" w:rsidP="00966C79">
            <w:pPr>
              <w:jc w:val="center"/>
              <w:rPr>
                <w:rFonts w:eastAsia="Times New Roman"/>
                <w:sz w:val="20"/>
                <w:szCs w:val="20"/>
              </w:rPr>
            </w:pPr>
          </w:p>
        </w:tc>
      </w:tr>
      <w:tr w:rsidR="002651C1" w14:paraId="3975AAF2" w14:textId="77777777" w:rsidTr="00966C79">
        <w:trPr>
          <w:tblCellSpacing w:w="15" w:type="dxa"/>
        </w:trPr>
        <w:tc>
          <w:tcPr>
            <w:tcW w:w="0" w:type="auto"/>
            <w:gridSpan w:val="4"/>
            <w:tcBorders>
              <w:bottom w:val="single" w:sz="6" w:space="0" w:color="000000"/>
            </w:tcBorders>
            <w:vAlign w:val="center"/>
            <w:hideMark/>
          </w:tcPr>
          <w:p w14:paraId="0BAE5168" w14:textId="77777777" w:rsidR="002651C1" w:rsidRDefault="002651C1" w:rsidP="00966C79">
            <w:pPr>
              <w:jc w:val="center"/>
              <w:rPr>
                <w:rFonts w:eastAsia="Times New Roman"/>
                <w:sz w:val="20"/>
                <w:szCs w:val="20"/>
              </w:rPr>
            </w:pPr>
          </w:p>
        </w:tc>
      </w:tr>
      <w:tr w:rsidR="002651C1" w14:paraId="6FB8B13B" w14:textId="77777777" w:rsidTr="00966C79">
        <w:trPr>
          <w:tblCellSpacing w:w="15" w:type="dxa"/>
        </w:trPr>
        <w:tc>
          <w:tcPr>
            <w:tcW w:w="0" w:type="auto"/>
            <w:vAlign w:val="center"/>
            <w:hideMark/>
          </w:tcPr>
          <w:p w14:paraId="722BC72D" w14:textId="77777777" w:rsidR="002651C1" w:rsidRDefault="002651C1" w:rsidP="00966C79">
            <w:pPr>
              <w:rPr>
                <w:rFonts w:eastAsia="Times New Roman"/>
              </w:rPr>
            </w:pPr>
            <w:r>
              <w:rPr>
                <w:rFonts w:eastAsia="Times New Roman"/>
              </w:rPr>
              <w:t>Observations</w:t>
            </w:r>
          </w:p>
        </w:tc>
        <w:tc>
          <w:tcPr>
            <w:tcW w:w="0" w:type="auto"/>
            <w:vAlign w:val="center"/>
            <w:hideMark/>
          </w:tcPr>
          <w:p w14:paraId="1484EB35" w14:textId="77777777" w:rsidR="002651C1" w:rsidRDefault="002651C1" w:rsidP="00966C79">
            <w:pPr>
              <w:jc w:val="center"/>
              <w:rPr>
                <w:rFonts w:eastAsia="Times New Roman"/>
              </w:rPr>
            </w:pPr>
            <w:r>
              <w:rPr>
                <w:rFonts w:eastAsia="Times New Roman"/>
              </w:rPr>
              <w:t>7,819</w:t>
            </w:r>
          </w:p>
        </w:tc>
        <w:tc>
          <w:tcPr>
            <w:tcW w:w="0" w:type="auto"/>
            <w:vAlign w:val="center"/>
            <w:hideMark/>
          </w:tcPr>
          <w:p w14:paraId="4A400C45" w14:textId="77777777" w:rsidR="002651C1" w:rsidRDefault="002651C1" w:rsidP="00966C79">
            <w:pPr>
              <w:jc w:val="center"/>
              <w:rPr>
                <w:rFonts w:eastAsia="Times New Roman"/>
              </w:rPr>
            </w:pPr>
            <w:r>
              <w:rPr>
                <w:rFonts w:eastAsia="Times New Roman"/>
              </w:rPr>
              <w:t>11,233</w:t>
            </w:r>
          </w:p>
        </w:tc>
        <w:tc>
          <w:tcPr>
            <w:tcW w:w="0" w:type="auto"/>
            <w:vAlign w:val="center"/>
            <w:hideMark/>
          </w:tcPr>
          <w:p w14:paraId="16239FDD" w14:textId="77777777" w:rsidR="002651C1" w:rsidRDefault="002651C1" w:rsidP="00966C79">
            <w:pPr>
              <w:jc w:val="center"/>
              <w:rPr>
                <w:rFonts w:eastAsia="Times New Roman"/>
              </w:rPr>
            </w:pPr>
            <w:r>
              <w:rPr>
                <w:rFonts w:eastAsia="Times New Roman"/>
              </w:rPr>
              <w:t>9,259</w:t>
            </w:r>
          </w:p>
        </w:tc>
      </w:tr>
      <w:tr w:rsidR="002651C1" w14:paraId="6FD231FA" w14:textId="77777777" w:rsidTr="00966C79">
        <w:trPr>
          <w:tblCellSpacing w:w="15" w:type="dxa"/>
        </w:trPr>
        <w:tc>
          <w:tcPr>
            <w:tcW w:w="0" w:type="auto"/>
            <w:vAlign w:val="center"/>
            <w:hideMark/>
          </w:tcPr>
          <w:p w14:paraId="1B741D5F"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rsidP="00966C79">
            <w:pPr>
              <w:jc w:val="center"/>
              <w:rPr>
                <w:rFonts w:eastAsia="Times New Roman"/>
              </w:rPr>
            </w:pPr>
            <w:r>
              <w:rPr>
                <w:rFonts w:eastAsia="Times New Roman"/>
              </w:rPr>
              <w:t>0.025</w:t>
            </w:r>
          </w:p>
        </w:tc>
        <w:tc>
          <w:tcPr>
            <w:tcW w:w="0" w:type="auto"/>
            <w:vAlign w:val="center"/>
            <w:hideMark/>
          </w:tcPr>
          <w:p w14:paraId="5F008875" w14:textId="77777777" w:rsidR="002651C1" w:rsidRDefault="002651C1" w:rsidP="00966C79">
            <w:pPr>
              <w:jc w:val="center"/>
              <w:rPr>
                <w:rFonts w:eastAsia="Times New Roman"/>
              </w:rPr>
            </w:pPr>
            <w:r>
              <w:rPr>
                <w:rFonts w:eastAsia="Times New Roman"/>
              </w:rPr>
              <w:t>0.036</w:t>
            </w:r>
          </w:p>
        </w:tc>
        <w:tc>
          <w:tcPr>
            <w:tcW w:w="0" w:type="auto"/>
            <w:vAlign w:val="center"/>
            <w:hideMark/>
          </w:tcPr>
          <w:p w14:paraId="327FE71E" w14:textId="77777777" w:rsidR="002651C1" w:rsidRDefault="002651C1" w:rsidP="00966C79">
            <w:pPr>
              <w:jc w:val="center"/>
              <w:rPr>
                <w:rFonts w:eastAsia="Times New Roman"/>
              </w:rPr>
            </w:pPr>
            <w:r>
              <w:rPr>
                <w:rFonts w:eastAsia="Times New Roman"/>
              </w:rPr>
              <w:t>0.073</w:t>
            </w:r>
          </w:p>
        </w:tc>
      </w:tr>
      <w:tr w:rsidR="002651C1" w14:paraId="3F20572C" w14:textId="77777777" w:rsidTr="00966C79">
        <w:trPr>
          <w:tblCellSpacing w:w="15" w:type="dxa"/>
        </w:trPr>
        <w:tc>
          <w:tcPr>
            <w:tcW w:w="0" w:type="auto"/>
            <w:vAlign w:val="center"/>
            <w:hideMark/>
          </w:tcPr>
          <w:p w14:paraId="6DD439FB"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rsidP="00966C79">
            <w:pPr>
              <w:jc w:val="center"/>
              <w:rPr>
                <w:rFonts w:eastAsia="Times New Roman"/>
              </w:rPr>
            </w:pPr>
            <w:r>
              <w:rPr>
                <w:rFonts w:eastAsia="Times New Roman"/>
              </w:rPr>
              <w:t>0.023</w:t>
            </w:r>
          </w:p>
        </w:tc>
        <w:tc>
          <w:tcPr>
            <w:tcW w:w="0" w:type="auto"/>
            <w:vAlign w:val="center"/>
            <w:hideMark/>
          </w:tcPr>
          <w:p w14:paraId="6D57D62E" w14:textId="77777777" w:rsidR="002651C1" w:rsidRDefault="002651C1" w:rsidP="00966C79">
            <w:pPr>
              <w:jc w:val="center"/>
              <w:rPr>
                <w:rFonts w:eastAsia="Times New Roman"/>
              </w:rPr>
            </w:pPr>
            <w:r>
              <w:rPr>
                <w:rFonts w:eastAsia="Times New Roman"/>
              </w:rPr>
              <w:t>0.035</w:t>
            </w:r>
          </w:p>
        </w:tc>
        <w:tc>
          <w:tcPr>
            <w:tcW w:w="0" w:type="auto"/>
            <w:vAlign w:val="center"/>
            <w:hideMark/>
          </w:tcPr>
          <w:p w14:paraId="5DC08E4F" w14:textId="77777777" w:rsidR="002651C1" w:rsidRDefault="002651C1" w:rsidP="00966C79">
            <w:pPr>
              <w:jc w:val="center"/>
              <w:rPr>
                <w:rFonts w:eastAsia="Times New Roman"/>
              </w:rPr>
            </w:pPr>
            <w:r>
              <w:rPr>
                <w:rFonts w:eastAsia="Times New Roman"/>
              </w:rPr>
              <w:t>0.071</w:t>
            </w:r>
          </w:p>
        </w:tc>
      </w:tr>
      <w:tr w:rsidR="002651C1" w14:paraId="46849FFE" w14:textId="77777777" w:rsidTr="00966C79">
        <w:trPr>
          <w:tblCellSpacing w:w="15" w:type="dxa"/>
        </w:trPr>
        <w:tc>
          <w:tcPr>
            <w:tcW w:w="0" w:type="auto"/>
            <w:vAlign w:val="center"/>
            <w:hideMark/>
          </w:tcPr>
          <w:p w14:paraId="56BD111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2E45A4F4" w14:textId="77777777" w:rsidR="002651C1" w:rsidRDefault="002651C1" w:rsidP="00966C79">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rsidP="00966C79">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rsidP="00966C79">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rsidTr="00966C79">
        <w:trPr>
          <w:tblCellSpacing w:w="15" w:type="dxa"/>
        </w:trPr>
        <w:tc>
          <w:tcPr>
            <w:tcW w:w="0" w:type="auto"/>
            <w:vAlign w:val="center"/>
            <w:hideMark/>
          </w:tcPr>
          <w:p w14:paraId="68FAAE02" w14:textId="77777777" w:rsidR="002651C1" w:rsidRDefault="002651C1" w:rsidP="00966C79">
            <w:pPr>
              <w:rPr>
                <w:rFonts w:eastAsia="Times New Roman"/>
              </w:rPr>
            </w:pPr>
            <w:r>
              <w:rPr>
                <w:rFonts w:eastAsia="Times New Roman"/>
              </w:rPr>
              <w:t>F Statistic</w:t>
            </w:r>
          </w:p>
        </w:tc>
        <w:tc>
          <w:tcPr>
            <w:tcW w:w="0" w:type="auto"/>
            <w:vAlign w:val="center"/>
            <w:hideMark/>
          </w:tcPr>
          <w:p w14:paraId="73F281A7" w14:textId="77777777" w:rsidR="002651C1" w:rsidRDefault="002651C1" w:rsidP="00966C79">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rsidP="00966C79">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rsidP="00966C79">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rsidTr="00966C79">
        <w:trPr>
          <w:tblCellSpacing w:w="15" w:type="dxa"/>
        </w:trPr>
        <w:tc>
          <w:tcPr>
            <w:tcW w:w="0" w:type="auto"/>
            <w:gridSpan w:val="4"/>
            <w:tcBorders>
              <w:bottom w:val="single" w:sz="6" w:space="0" w:color="000000"/>
            </w:tcBorders>
            <w:vAlign w:val="center"/>
            <w:hideMark/>
          </w:tcPr>
          <w:p w14:paraId="7E57119E" w14:textId="77777777" w:rsidR="002651C1" w:rsidRDefault="002651C1" w:rsidP="00966C79">
            <w:pPr>
              <w:jc w:val="center"/>
              <w:rPr>
                <w:rFonts w:eastAsia="Times New Roman"/>
              </w:rPr>
            </w:pPr>
          </w:p>
        </w:tc>
      </w:tr>
      <w:tr w:rsidR="002651C1" w14:paraId="2BB24991" w14:textId="77777777" w:rsidTr="00966C79">
        <w:trPr>
          <w:tblCellSpacing w:w="15" w:type="dxa"/>
        </w:trPr>
        <w:tc>
          <w:tcPr>
            <w:tcW w:w="0" w:type="auto"/>
            <w:vAlign w:val="center"/>
            <w:hideMark/>
          </w:tcPr>
          <w:p w14:paraId="10C9463C" w14:textId="77777777" w:rsidR="002651C1" w:rsidRDefault="002651C1" w:rsidP="00966C79">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34E23629" w:rsidR="00714654" w:rsidRPr="00F260BC" w:rsidRDefault="00714654" w:rsidP="007A3E13">
      <w:pPr>
        <w:spacing w:line="276" w:lineRule="auto"/>
        <w:rPr>
          <w:b/>
          <w:bCs/>
        </w:rPr>
      </w:pPr>
      <w:commentRangeStart w:id="122"/>
      <w:r w:rsidRPr="00F260BC">
        <w:rPr>
          <w:b/>
          <w:bCs/>
        </w:rPr>
        <w:lastRenderedPageBreak/>
        <w:t>Appendix</w:t>
      </w:r>
      <w:commentRangeEnd w:id="122"/>
      <w:r w:rsidR="00F260BC">
        <w:rPr>
          <w:rStyle w:val="CommentReference"/>
        </w:rPr>
        <w:commentReference w:id="122"/>
      </w:r>
      <w:r w:rsidRPr="00F260BC">
        <w:rPr>
          <w:b/>
          <w:bCs/>
        </w:rPr>
        <w:t>: Info-Metrics based Difference-in-Difference Estimator</w:t>
      </w:r>
    </w:p>
    <w:p w14:paraId="67551C84" w14:textId="68D32B9C"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7777777" w:rsidR="007A3E13" w:rsidRDefault="007A3E13" w:rsidP="007A3E13">
      <w:pPr>
        <w:pStyle w:val="ListParagraph"/>
        <w:numPr>
          <w:ilvl w:val="0"/>
          <w:numId w:val="46"/>
        </w:numPr>
        <w:spacing w:line="276" w:lineRule="auto"/>
        <w:jc w:val="left"/>
      </w:pPr>
      <w:r>
        <w:t>Parallel trends assumption violation: If the two groups would not have followed parallel trends without the intervention, the DiD estimation is invalid.</w:t>
      </w:r>
    </w:p>
    <w:p w14:paraId="05809085" w14:textId="77777777" w:rsidR="007A3E13" w:rsidRDefault="007A3E13" w:rsidP="007A3E13">
      <w:pPr>
        <w:pStyle w:val="ListParagraph"/>
        <w:numPr>
          <w:ilvl w:val="0"/>
          <w:numId w:val="46"/>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7A3E13">
      <w:pPr>
        <w:pStyle w:val="ListParagraph"/>
        <w:numPr>
          <w:ilvl w:val="0"/>
          <w:numId w:val="46"/>
        </w:numPr>
        <w:spacing w:line="276" w:lineRule="auto"/>
        <w:jc w:val="left"/>
      </w:pPr>
      <w:r>
        <w:t>Spillover effects: The intervention might indirectly affect the control group, which would bias the results.</w:t>
      </w:r>
    </w:p>
    <w:p w14:paraId="7AC5238F" w14:textId="77777777" w:rsidR="007A3E13" w:rsidRDefault="007A3E13" w:rsidP="007A3E13">
      <w:pPr>
        <w:pStyle w:val="ListParagraph"/>
        <w:numPr>
          <w:ilvl w:val="0"/>
          <w:numId w:val="46"/>
        </w:numPr>
        <w:spacing w:line="276" w:lineRule="auto"/>
        <w:jc w:val="left"/>
      </w:pPr>
      <w:r>
        <w:t>Time-varying confounders: Factors that change over time and affect the treatment and control group differently can bias the estimates.</w:t>
      </w:r>
    </w:p>
    <w:p w14:paraId="77F23076" w14:textId="77777777" w:rsidR="007A3E13" w:rsidRDefault="007A3E13" w:rsidP="007A3E13">
      <w:pPr>
        <w:pStyle w:val="ListParagraph"/>
        <w:numPr>
          <w:ilvl w:val="0"/>
          <w:numId w:val="46"/>
        </w:numPr>
        <w:spacing w:line="276" w:lineRule="auto"/>
        <w:jc w:val="left"/>
      </w:pPr>
      <w:r>
        <w:t xml:space="preserve"> Heterogenous treatment effects: The impact of the intervention might vary across units or over time, and this variation might be correlated with membership to the control or treatment group.</w:t>
      </w:r>
    </w:p>
    <w:p w14:paraId="213A2750" w14:textId="77777777" w:rsidR="007A3E13" w:rsidRDefault="007A3E13" w:rsidP="007A3E13">
      <w:pPr>
        <w:pStyle w:val="ListParagraph"/>
        <w:numPr>
          <w:ilvl w:val="0"/>
          <w:numId w:val="46"/>
        </w:numPr>
        <w:spacing w:line="276" w:lineRule="auto"/>
        <w:jc w:val="left"/>
      </w:pPr>
      <w:r>
        <w:t>Staggered treatment timing: if the treatment is rolled out in several phases, the standard two-period DiD may not be appropriate.</w:t>
      </w:r>
    </w:p>
    <w:p w14:paraId="4F02F90F" w14:textId="77777777" w:rsidR="007A3E13" w:rsidRDefault="007A3E13" w:rsidP="007A3E13">
      <w:pPr>
        <w:pStyle w:val="ListParagraph"/>
        <w:numPr>
          <w:ilvl w:val="0"/>
          <w:numId w:val="46"/>
        </w:numPr>
        <w:spacing w:line="276" w:lineRule="auto"/>
        <w:jc w:val="left"/>
      </w:pPr>
      <w:r>
        <w:t>Endogenous selection: Assignment into the treatment group might be associated with unobserved factors affecting the outcome.</w:t>
      </w:r>
    </w:p>
    <w:p w14:paraId="40199BDA" w14:textId="77777777" w:rsidR="007A3E13" w:rsidRDefault="007A3E13" w:rsidP="007A3E13">
      <w:pPr>
        <w:spacing w:line="276" w:lineRule="auto"/>
      </w:pPr>
      <w:r>
        <w:t>This appendix develops an Info-Metrics (Generalized Maximum Entropy) based estimator for DiD that can correct for endogenous selection and heterogenous treatment effects.</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7A3E13">
      <w:pPr>
        <w:spacing w:line="276" w:lineRule="auto"/>
      </w:pPr>
      <w:r>
        <w:t>Consider the standard DiD model:</w:t>
      </w:r>
    </w:p>
    <w:p w14:paraId="21C987C0" w14:textId="77777777" w:rsidR="007A3E13" w:rsidRPr="00F07785"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4B6984E6"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 xml:space="preserve">is the parameter of interest),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Pr>
          <w:rFonts w:eastAsiaTheme="minorEastAsia"/>
        </w:rPr>
        <w:t xml:space="preserve"> for the pre-treatment time period)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 Under traditional DiD assumptions, this equation can be estimated using OLS. However, if the treatment effect varies with characteristics of the treatment unit, </w:t>
      </w:r>
      <m:oMath>
        <m:r>
          <w:rPr>
            <w:rFonts w:ascii="Cambria Math" w:eastAsiaTheme="minorEastAsia" w:hAnsi="Cambria Math"/>
          </w:rPr>
          <m:t>δ</m:t>
        </m:r>
      </m:oMath>
      <w:r>
        <w:rPr>
          <w:rFonts w:eastAsiaTheme="minorEastAsia"/>
        </w:rPr>
        <w:t xml:space="preserve"> is no longer a consistent estimator of the treatment effect. However, in this case the traditional DiD model can be expanded so that:</w:t>
      </w:r>
    </w:p>
    <w:p w14:paraId="2A1C5594" w14:textId="77777777" w:rsidR="007A3E13" w:rsidRPr="0092345F"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bi"/>
            </m:rPr>
            <w:rPr>
              <w:rFonts w:ascii="Cambria Math" w:hAnsi="Cambria Math"/>
            </w:rPr>
            <m:t>θ</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1C0BE96E"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 </w:t>
      </w:r>
      <m:oMath>
        <m:r>
          <w:rPr>
            <w:rFonts w:ascii="Cambria Math" w:eastAsiaTheme="minorEastAsia" w:hAnsi="Cambria Math"/>
          </w:rPr>
          <m:t>θ</m:t>
        </m:r>
      </m:oMath>
      <w:r>
        <w:rPr>
          <w:rFonts w:eastAsiaTheme="minorEastAsia"/>
        </w:rPr>
        <w:t xml:space="preserve"> is a vector of parameters representing the direct effect of the covariates on the outcome and </w:t>
      </w:r>
      <m:oMath>
        <m:r>
          <w:rPr>
            <w:rFonts w:ascii="Cambria Math" w:eastAsiaTheme="minorEastAsia" w:hAnsi="Cambria Math"/>
          </w:rPr>
          <m:t>ϕ</m:t>
        </m:r>
      </m:oMath>
      <w:r>
        <w:rPr>
          <w:rFonts w:eastAsiaTheme="minorEastAsia"/>
        </w:rPr>
        <w:t xml:space="preserve"> is a vector of parameters representing the effect of the covariates through the treatment channel.</w:t>
      </w:r>
    </w:p>
    <w:p w14:paraId="1006F290" w14:textId="77777777" w:rsidR="007A3E13" w:rsidRDefault="007A3E13" w:rsidP="007A3E13">
      <w:pPr>
        <w:spacing w:line="276" w:lineRule="auto"/>
        <w:rPr>
          <w:rFonts w:eastAsiaTheme="minorEastAsia"/>
        </w:rPr>
      </w:pPr>
      <w:r>
        <w:rPr>
          <w:rFonts w:eastAsiaTheme="minorEastAsia"/>
        </w:rPr>
        <w:lastRenderedPageBreak/>
        <w:t xml:space="preserve">In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the above approaches lead to biased estimates of the treatment effect because the error terms are correlated with the treatment indicator.</w:t>
      </w:r>
    </w:p>
    <w:p w14:paraId="75942A5E" w14:textId="77777777" w:rsidR="007A3E13" w:rsidRDefault="007A3E13" w:rsidP="007A3E13">
      <w:pPr>
        <w:spacing w:line="276" w:lineRule="auto"/>
        <w:rPr>
          <w:rFonts w:eastAsiaTheme="minorEastAsia"/>
        </w:rPr>
      </w:pPr>
      <w:r>
        <w:rPr>
          <w:rFonts w:eastAsiaTheme="minorEastAsia"/>
        </w:rPr>
        <w:t>We can model the selection into treatment equation through a latent variable approach:</w:t>
      </w:r>
    </w:p>
    <w:p w14:paraId="502A50DB" w14:textId="77777777" w:rsidR="007A3E13" w:rsidRPr="007E51E6" w:rsidRDefault="00000000" w:rsidP="007A3E13">
      <w:pPr>
        <w:spacing w:line="276" w:lineRule="auto"/>
        <w:rPr>
          <w:rFonts w:eastAsiaTheme="minorEastAsia"/>
        </w:rPr>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λ+</m:t>
          </m:r>
          <m:sSub>
            <m:sSubPr>
              <m:ctrlPr>
                <w:rPr>
                  <w:rFonts w:ascii="Cambria Math" w:hAnsi="Cambria Math"/>
                  <w:i/>
                </w:rPr>
              </m:ctrlPr>
            </m:sSubPr>
            <m:e>
              <m:r>
                <w:rPr>
                  <w:rFonts w:ascii="Cambria Math" w:hAnsi="Cambria Math"/>
                </w:rPr>
                <m:t>ν</m:t>
              </m:r>
            </m:e>
            <m:sub>
              <m:r>
                <w:rPr>
                  <w:rFonts w:ascii="Cambria Math" w:hAnsi="Cambria Math"/>
                </w:rPr>
                <m:t>i</m:t>
              </m:r>
            </m:sub>
          </m:sSub>
          <m:r>
            <m:rPr>
              <m:sty m:val="p"/>
            </m:rPr>
            <w:rPr>
              <w:rFonts w:ascii="Cambria Math" w:hAnsi="Cambria Math"/>
            </w:rPr>
            <w:br/>
          </m:r>
        </m:oMath>
      </m:oMathPara>
    </w:p>
    <w:p w14:paraId="026CD361" w14:textId="77777777" w:rsidR="007A3E13" w:rsidRPr="00AD5FA4" w:rsidRDefault="00000000"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&gt;0</m:t>
                  </m:r>
                </m:e>
                <m:e>
                  <m:r>
                    <w:rPr>
                      <w:rFonts w:ascii="Cambria Math" w:hAnsi="Cambria Math"/>
                    </w:rPr>
                    <m:t>0, otherwise</m:t>
                  </m:r>
                </m:e>
              </m:eqArr>
            </m:e>
          </m:d>
        </m:oMath>
      </m:oMathPara>
    </w:p>
    <w:p w14:paraId="23F5E058" w14:textId="77777777" w:rsidR="007A3E13" w:rsidRPr="009863AE" w:rsidRDefault="007A3E13" w:rsidP="007A3E13">
      <w:pPr>
        <w:spacing w:line="276"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xml:space="preserve"> is the latent selection variable,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is a vector of covariates affecting selection into treatment (which could include elements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as well as additional covariates), </w:t>
      </w:r>
      <m:oMath>
        <m:r>
          <w:rPr>
            <w:rFonts w:ascii="Cambria Math" w:eastAsiaTheme="minorEastAsia" w:hAnsi="Cambria Math"/>
          </w:rPr>
          <m:t>λ</m:t>
        </m:r>
      </m:oMath>
      <w:r>
        <w:rPr>
          <w:rFonts w:eastAsiaTheme="minorEastAsia"/>
        </w:rPr>
        <w:t xml:space="preserve"> is a vector of parameters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oMath>
      <w:r>
        <w:rPr>
          <w:rFonts w:eastAsiaTheme="minorEastAsia"/>
        </w:rPr>
        <w:t xml:space="preserve"> is an error term.</w:t>
      </w:r>
    </w:p>
    <w:p w14:paraId="2AAC5AFA" w14:textId="77777777" w:rsidR="007A3E13" w:rsidRDefault="007A3E13" w:rsidP="007A3E13">
      <w:pPr>
        <w:spacing w:line="276" w:lineRule="auto"/>
        <w:rPr>
          <w:rFonts w:eastAsiaTheme="minorEastAsia"/>
        </w:rPr>
      </w:pPr>
      <w:r>
        <w:rPr>
          <w:rFonts w:eastAsiaTheme="minorEastAsia"/>
        </w:rPr>
        <w:t>We can assume a correlation structure between the selection and treatment effect error terms. For example:</w:t>
      </w:r>
    </w:p>
    <w:p w14:paraId="312AEC7B" w14:textId="77777777" w:rsidR="007A3E13" w:rsidRPr="009863AE" w:rsidRDefault="00000000" w:rsidP="007A3E13">
      <w:pPr>
        <w:spacing w:line="276" w:lineRule="auto"/>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num>
                <m:den>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den>
              </m:f>
            </m:e>
          </m:d>
          <m:r>
            <m:rPr>
              <m:scr m:val="script"/>
            </m:rPr>
            <w:rPr>
              <w:rFonts w:ascii="Cambria Math" w:eastAsiaTheme="minorEastAsia" w:hAnsi="Cambria Math"/>
            </w:rPr>
            <m:t>~N</m:t>
          </m:r>
          <m:d>
            <m:dPr>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e>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e>
                    </m:mr>
                    <m:mr>
                      <m:e>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e>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ν</m:t>
                            </m:r>
                          </m:sub>
                          <m:sup>
                            <m:r>
                              <w:rPr>
                                <w:rFonts w:ascii="Cambria Math" w:eastAsiaTheme="minorEastAsia" w:hAnsi="Cambria Math"/>
                              </w:rPr>
                              <m:t>2</m:t>
                            </m:r>
                          </m:sup>
                        </m:sSubSup>
                      </m:e>
                    </m:mr>
                  </m:m>
                </m:e>
              </m:d>
            </m:e>
          </m:d>
        </m:oMath>
      </m:oMathPara>
    </w:p>
    <w:p w14:paraId="56BF0559"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ϵ</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ν</m:t>
            </m:r>
          </m:sub>
        </m:sSub>
      </m:oMath>
      <w:r>
        <w:rPr>
          <w:rFonts w:eastAsiaTheme="minorEastAsia"/>
        </w:rPr>
        <w:t xml:space="preserve"> are the standard deviation of the subscripted error terms and </w:t>
      </w:r>
      <m:oMath>
        <m:r>
          <w:rPr>
            <w:rFonts w:ascii="Cambria Math" w:eastAsiaTheme="minorEastAsia" w:hAnsi="Cambria Math"/>
          </w:rPr>
          <m:t>ρ</m:t>
        </m:r>
      </m:oMath>
      <w:r>
        <w:rPr>
          <w:rFonts w:eastAsiaTheme="minorEastAsia"/>
        </w:rPr>
        <w:t xml:space="preserve"> is the correlation coefficient.</w:t>
      </w:r>
    </w:p>
    <w:p w14:paraId="793CF8ED" w14:textId="77777777" w:rsidR="007A3E13" w:rsidRDefault="007A3E13" w:rsidP="007A3E13">
      <w:pPr>
        <w:spacing w:line="276" w:lineRule="auto"/>
        <w:rPr>
          <w:rFonts w:eastAsiaTheme="minorEastAsia"/>
        </w:rPr>
      </w:pPr>
      <w:r>
        <w:rPr>
          <w:rFonts w:eastAsiaTheme="minorEastAsia"/>
        </w:rPr>
        <w:t>We can rewrite the above equations in the standard matrix form used in info-metrics:</w:t>
      </w:r>
    </w:p>
    <w:p w14:paraId="332694E2" w14:textId="77777777" w:rsidR="007A3E13" w:rsidRPr="005E41C5" w:rsidRDefault="007A3E13" w:rsidP="007A3E13">
      <w:pPr>
        <w:spacing w:line="276" w:lineRule="auto"/>
        <w:rPr>
          <w:rFonts w:eastAsiaTheme="minorEastAsia"/>
          <w:b/>
          <w:bCs/>
        </w:rPr>
      </w:pPr>
      <m:oMathPara>
        <m:oMath>
          <m:r>
            <m:rPr>
              <m:sty m:val="bi"/>
            </m:rPr>
            <w:rPr>
              <w:rFonts w:ascii="Cambria Math" w:eastAsiaTheme="minorEastAsia" w:hAnsi="Cambria Math"/>
            </w:rPr>
            <m:t>Y=Xθ+ϵ</m:t>
          </m:r>
        </m:oMath>
      </m:oMathPara>
    </w:p>
    <w:p w14:paraId="6A2A7472" w14:textId="77777777" w:rsidR="007A3E13" w:rsidRDefault="007A3E13" w:rsidP="007A3E13">
      <w:pPr>
        <w:spacing w:line="276" w:lineRule="auto"/>
        <w:rPr>
          <w:rFonts w:eastAsiaTheme="minorEastAsia"/>
        </w:rPr>
      </w:pPr>
      <w:r>
        <w:rPr>
          <w:rFonts w:eastAsiaTheme="minorEastAsia"/>
        </w:rPr>
        <w:t xml:space="preserve">where: </w:t>
      </w:r>
    </w:p>
    <w:p w14:paraId="79C22B27" w14:textId="77777777" w:rsidR="007A3E13" w:rsidRDefault="007A3E13" w:rsidP="007A3E13">
      <w:pPr>
        <w:spacing w:line="276" w:lineRule="auto"/>
        <w:rPr>
          <w:rFonts w:eastAsiaTheme="minorEastAsia"/>
        </w:rPr>
      </w:pPr>
      <m:oMath>
        <m:r>
          <m:rPr>
            <m:sty m:val="bi"/>
          </m:rPr>
          <w:rPr>
            <w:rFonts w:ascii="Cambria Math" w:eastAsiaTheme="minorEastAsia" w:hAnsi="Cambria Math"/>
          </w:rPr>
          <m:t>Y</m:t>
        </m:r>
      </m:oMath>
      <w:r>
        <w:rPr>
          <w:rFonts w:eastAsiaTheme="minorEastAsia"/>
        </w:rPr>
        <w:t xml:space="preserve"> is a </w:t>
      </w:r>
      <m:oMath>
        <m:r>
          <w:rPr>
            <w:rFonts w:ascii="Cambria Math" w:eastAsiaTheme="minorEastAsia" w:hAnsi="Cambria Math"/>
          </w:rPr>
          <m:t>N×1</m:t>
        </m:r>
      </m:oMath>
      <w:r>
        <w:rPr>
          <w:rFonts w:eastAsiaTheme="minorEastAsia"/>
        </w:rPr>
        <w:t xml:space="preserve"> vector of outcomes</w:t>
      </w:r>
    </w:p>
    <w:p w14:paraId="28FE6D08" w14:textId="77777777" w:rsidR="007A3E13" w:rsidRDefault="007A3E13" w:rsidP="007A3E13">
      <w:pPr>
        <w:spacing w:line="276" w:lineRule="auto"/>
        <w:rPr>
          <w:rFonts w:eastAsiaTheme="minorEastAsia"/>
        </w:rPr>
      </w:pPr>
      <m:oMath>
        <m:r>
          <m:rPr>
            <m:sty m:val="bi"/>
          </m:rPr>
          <w:rPr>
            <w:rFonts w:ascii="Cambria Math" w:eastAsiaTheme="minorEastAsia" w:hAnsi="Cambria Math"/>
          </w:rPr>
          <m:t>X</m:t>
        </m:r>
      </m:oMath>
      <w:r>
        <w:rPr>
          <w:rFonts w:eastAsiaTheme="minorEastAsia"/>
        </w:rPr>
        <w:t xml:space="preserve">  is a  </w:t>
      </w:r>
      <m:oMath>
        <m:r>
          <w:rPr>
            <w:rFonts w:ascii="Cambria Math" w:eastAsiaTheme="minorEastAsia" w:hAnsi="Cambria Math"/>
          </w:rPr>
          <m:t>N×K</m:t>
        </m:r>
      </m:oMath>
      <w:r>
        <w:rPr>
          <w:rFonts w:eastAsiaTheme="minorEastAsia"/>
        </w:rPr>
        <w:t xml:space="preserve"> matrix of regressors (including intercept, treatment group indicator, </w:t>
      </w:r>
      <w:proofErr w:type="gramStart"/>
      <w:r>
        <w:rPr>
          <w:rFonts w:eastAsiaTheme="minorEastAsia"/>
        </w:rPr>
        <w:t>time period</w:t>
      </w:r>
      <w:proofErr w:type="gramEnd"/>
      <w:r>
        <w:rPr>
          <w:rFonts w:eastAsiaTheme="minorEastAsia"/>
        </w:rPr>
        <w:t xml:space="preserve"> indicator and covariates)</w:t>
      </w:r>
    </w:p>
    <w:p w14:paraId="43A99B1B" w14:textId="77777777" w:rsidR="007A3E13" w:rsidRDefault="007A3E13" w:rsidP="007A3E13">
      <w:pPr>
        <w:spacing w:line="276" w:lineRule="auto"/>
        <w:rPr>
          <w:rFonts w:eastAsiaTheme="minorEastAsia"/>
        </w:rPr>
      </w:pPr>
      <m:oMath>
        <m:r>
          <m:rPr>
            <m:sty m:val="bi"/>
          </m:rPr>
          <w:rPr>
            <w:rFonts w:ascii="Cambria Math" w:eastAsiaTheme="minorEastAsia" w:hAnsi="Cambria Math"/>
          </w:rPr>
          <m:t>θ</m:t>
        </m:r>
      </m:oMath>
      <w:r>
        <w:rPr>
          <w:rFonts w:eastAsiaTheme="minorEastAsia"/>
        </w:rPr>
        <w:t xml:space="preserve"> is a </w:t>
      </w:r>
      <m:oMath>
        <m:r>
          <w:rPr>
            <w:rFonts w:ascii="Cambria Math" w:eastAsiaTheme="minorEastAsia" w:hAnsi="Cambria Math"/>
          </w:rPr>
          <m:t>K×1</m:t>
        </m:r>
      </m:oMath>
      <w:r>
        <w:rPr>
          <w:rFonts w:eastAsiaTheme="minorEastAsia"/>
        </w:rPr>
        <w:t xml:space="preserve"> vector of parameters</w:t>
      </w:r>
    </w:p>
    <w:p w14:paraId="5CB0346C" w14:textId="77777777" w:rsidR="007A3E13" w:rsidRDefault="007A3E13" w:rsidP="007A3E13">
      <w:pPr>
        <w:spacing w:line="276" w:lineRule="auto"/>
        <w:rPr>
          <w:rFonts w:eastAsiaTheme="minorEastAsia"/>
        </w:rPr>
      </w:pPr>
      <m:oMath>
        <m:r>
          <w:rPr>
            <w:rFonts w:ascii="Cambria Math" w:eastAsiaTheme="minorEastAsia" w:hAnsi="Cambria Math"/>
          </w:rPr>
          <m:t>ϵ</m:t>
        </m:r>
      </m:oMath>
      <w:r>
        <w:rPr>
          <w:rFonts w:eastAsiaTheme="minorEastAsia"/>
        </w:rPr>
        <w:t xml:space="preserve"> is a </w:t>
      </w:r>
      <m:oMath>
        <m:r>
          <w:rPr>
            <w:rFonts w:ascii="Cambria Math" w:eastAsiaTheme="minorEastAsia" w:hAnsi="Cambria Math"/>
          </w:rPr>
          <m:t>N×1</m:t>
        </m:r>
      </m:oMath>
      <w:r>
        <w:rPr>
          <w:rFonts w:eastAsiaTheme="minorEastAsia"/>
        </w:rPr>
        <w:t xml:space="preserve"> vector of errors</w:t>
      </w:r>
    </w:p>
    <w:p w14:paraId="6ED7F65D" w14:textId="77777777" w:rsidR="007A3E13" w:rsidRDefault="007A3E13" w:rsidP="007A3E13">
      <w:pPr>
        <w:spacing w:line="276" w:lineRule="auto"/>
        <w:rPr>
          <w:rFonts w:eastAsiaTheme="minorEastAsia"/>
        </w:rPr>
      </w:pPr>
      <w:r>
        <w:rPr>
          <w:rFonts w:eastAsiaTheme="minorEastAsia"/>
        </w:rPr>
        <w:t xml:space="preserve">For each element in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Pr>
          <w:rFonts w:eastAsiaTheme="minorEastAsia"/>
        </w:rPr>
        <w:t xml:space="preserve"> we can define a support space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r>
          <w:rPr>
            <w:rFonts w:ascii="Cambria Math" w:eastAsiaTheme="minorEastAsia" w:hAnsi="Cambria Math"/>
          </w:rPr>
          <m:t>]</m:t>
        </m:r>
      </m:oMath>
      <w:r>
        <w:rPr>
          <w:rFonts w:eastAsiaTheme="minorEastAsia"/>
        </w:rPr>
        <w:t>. Then the parameter</w:t>
      </w:r>
    </w:p>
    <w:p w14:paraId="6E133389" w14:textId="77777777" w:rsidR="007A3E13" w:rsidRPr="008C5FCB" w:rsidRDefault="00000000" w:rsidP="007A3E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oMath>
      </m:oMathPara>
    </w:p>
    <w:p w14:paraId="71AD023B" w14:textId="77777777" w:rsidR="007A3E13" w:rsidRDefault="007A3E13" w:rsidP="007A3E13">
      <w:pPr>
        <w:spacing w:line="276"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kn</m:t>
            </m:r>
          </m:sub>
        </m:sSub>
      </m:oMath>
      <w:r>
        <w:rPr>
          <w:rFonts w:eastAsiaTheme="minorEastAsia"/>
        </w:rPr>
        <w:t xml:space="preserve"> is the probability associated with the </w:t>
      </w:r>
      <m:oMath>
        <m:r>
          <w:rPr>
            <w:rFonts w:ascii="Cambria Math" w:eastAsiaTheme="minorEastAsia" w:hAnsi="Cambria Math"/>
          </w:rPr>
          <m:t>n</m:t>
        </m:r>
      </m:oMath>
      <w:r>
        <w:rPr>
          <w:rFonts w:eastAsiaTheme="minorEastAsia"/>
        </w:rPr>
        <w:t xml:space="preserve">-th support point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Pr>
          <w:rFonts w:eastAsiaTheme="minorEastAsia"/>
        </w:rPr>
        <w:t>.</w:t>
      </w:r>
    </w:p>
    <w:p w14:paraId="153B8E31" w14:textId="77777777" w:rsidR="007A3E13" w:rsidRDefault="007A3E13" w:rsidP="007A3E13">
      <w:pPr>
        <w:spacing w:line="276" w:lineRule="auto"/>
        <w:rPr>
          <w:rFonts w:eastAsiaTheme="minorEastAsia"/>
        </w:rPr>
      </w:pPr>
      <w:r>
        <w:rPr>
          <w:rFonts w:eastAsiaTheme="minorEastAsia"/>
        </w:rPr>
        <w:t xml:space="preserve">Similarly, we can define a support space for the error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Pr>
          <w:rFonts w:eastAsiaTheme="minorEastAsia"/>
        </w:rPr>
        <w:t xml:space="preserve"> such that:</w:t>
      </w:r>
    </w:p>
    <w:p w14:paraId="28CAB1EA" w14:textId="77777777" w:rsidR="007A3E13" w:rsidRPr="00A436E9" w:rsidRDefault="00000000" w:rsidP="007A3E13">
      <w:pPr>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oMath>
      </m:oMathPara>
    </w:p>
    <w:p w14:paraId="031815C2" w14:textId="77777777" w:rsidR="007A3E13" w:rsidRDefault="007A3E13" w:rsidP="007A3E13">
      <w:pPr>
        <w:spacing w:line="276" w:lineRule="auto"/>
        <w:rPr>
          <w:rFonts w:eastAsiaTheme="minorEastAsia"/>
        </w:rPr>
      </w:pPr>
      <w:r>
        <w:rPr>
          <w:rFonts w:eastAsiaTheme="minorEastAsia"/>
        </w:rPr>
        <w:t xml:space="preserve">We wish to pick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Pr>
          <w:rFonts w:eastAsiaTheme="minorEastAsia"/>
        </w:rPr>
        <w:t xml:space="preserve"> such that</w:t>
      </w:r>
    </w:p>
    <w:p w14:paraId="4E076C59" w14:textId="77777777" w:rsidR="007A3E13" w:rsidRPr="0069126F" w:rsidRDefault="00000000" w:rsidP="007A3E13">
      <w:pPr>
        <w:spacing w:line="276"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H=-</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func>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func>
                        </m:e>
                      </m:nary>
                    </m:e>
                  </m:d>
                </m:e>
              </m:nary>
            </m:e>
          </m:func>
        </m:oMath>
      </m:oMathPara>
    </w:p>
    <w:p w14:paraId="0DD46702" w14:textId="77777777" w:rsidR="007A3E13" w:rsidRDefault="007A3E13" w:rsidP="007A3E13">
      <w:pPr>
        <w:spacing w:line="276" w:lineRule="auto"/>
        <w:rPr>
          <w:rFonts w:eastAsiaTheme="minorEastAsia"/>
        </w:rPr>
      </w:pPr>
      <w:r>
        <w:rPr>
          <w:rFonts w:eastAsiaTheme="minorEastAsia"/>
        </w:rPr>
        <w:t>Subject to constraints</w:t>
      </w:r>
    </w:p>
    <w:p w14:paraId="28806596" w14:textId="77777777" w:rsidR="007A3E13" w:rsidRPr="00012070" w:rsidRDefault="00000000" w:rsidP="007A3E13">
      <w:pPr>
        <w:spacing w:line="276" w:lineRule="auto"/>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r>
            <w:rPr>
              <w:rFonts w:ascii="Cambria Math" w:eastAsiaTheme="minorEastAsia" w:hAnsi="Cambria Math"/>
            </w:rPr>
            <m:t>=1</m:t>
          </m:r>
          <m:r>
            <m:rPr>
              <m:sty m:val="p"/>
            </m:rPr>
            <w:rPr>
              <w:rFonts w:ascii="Cambria Math" w:eastAsiaTheme="minorEastAsia" w:hAnsi="Cambria Math"/>
            </w:rPr>
            <w:br/>
          </m:r>
        </m:oMath>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m:t>
                          </m:r>
                        </m:sub>
                      </m:sSub>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e>
          </m:nary>
        </m:oMath>
      </m:oMathPara>
    </w:p>
    <w:p w14:paraId="60C5E543" w14:textId="77777777" w:rsidR="007A3E13" w:rsidRDefault="007A3E13" w:rsidP="007A3E13">
      <w:pPr>
        <w:spacing w:line="276" w:lineRule="auto"/>
        <w:rPr>
          <w:rFonts w:eastAsiaTheme="minorEastAsia"/>
        </w:rPr>
      </w:pPr>
      <w:r>
        <w:rPr>
          <w:rFonts w:eastAsiaTheme="minorEastAsia"/>
        </w:rPr>
        <w:t>However, the above approach does not correct for selection effects. We can correct for selection using a two-step process. Assume that the error terms associated with the selection equation are normally distributed. We can estimate the selection equation using a probit model and compute an Inverse Mills Ratio for each unit. That is, assume</w:t>
      </w:r>
    </w:p>
    <w:p w14:paraId="22F916E8" w14:textId="77777777" w:rsidR="007A3E13" w:rsidRPr="00EA1460" w:rsidRDefault="007A3E13" w:rsidP="007A3E13">
      <w:pPr>
        <w:spacing w:line="276" w:lineRule="auto"/>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it</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i</m:t>
                  </m:r>
                </m:sub>
              </m:sSub>
            </m:e>
          </m:d>
        </m:oMath>
      </m:oMathPara>
    </w:p>
    <w:p w14:paraId="48F07468" w14:textId="77777777" w:rsidR="007A3E13" w:rsidRDefault="007A3E13" w:rsidP="007A3E13">
      <w:pPr>
        <w:spacing w:line="276" w:lineRule="auto"/>
        <w:rPr>
          <w:rFonts w:eastAsiaTheme="minorEastAsia"/>
        </w:rPr>
      </w:pPr>
      <w:r>
        <w:rPr>
          <w:rFonts w:eastAsiaTheme="minorEastAsia"/>
        </w:rPr>
        <w:t>And estimate this model using probit. Then we can compute the inverse-Mills Ratio:</w:t>
      </w:r>
    </w:p>
    <w:p w14:paraId="4BAEA77A" w14:textId="77777777" w:rsidR="007A3E13" w:rsidRPr="00EA1460" w:rsidRDefault="007A3E13" w:rsidP="007A3E13">
      <w:pPr>
        <w:spacing w:line="276" w:lineRule="auto"/>
        <w:rPr>
          <w:rFonts w:eastAsiaTheme="minorEastAsia"/>
        </w:rPr>
      </w:pPr>
      <m:oMathPara>
        <m:oMath>
          <m:r>
            <w:rPr>
              <w:rFonts w:ascii="Cambria Math" w:eastAsiaTheme="minorEastAsia" w:hAnsi="Cambria Math"/>
            </w:rPr>
            <m:t>IMR=</m:t>
          </m:r>
          <m:f>
            <m:fPr>
              <m:ctrlPr>
                <w:rPr>
                  <w:rFonts w:ascii="Cambria Math" w:eastAsiaTheme="minorEastAsia" w:hAnsi="Cambria Math"/>
                  <w:i/>
                </w:rPr>
              </m:ctrlPr>
            </m:fPr>
            <m:num>
              <m:r>
                <w:rPr>
                  <w:rFonts w:ascii="Cambria Math" w:eastAsiaTheme="minorEastAsia" w:hAnsi="Cambria Math"/>
                </w:rPr>
                <m:t>ϕ</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λ</m:t>
                  </m:r>
                </m:e>
              </m:d>
              <m:ctrlPr>
                <w:rPr>
                  <w:rFonts w:ascii="Cambria Math" w:eastAsiaTheme="minorEastAsia" w:hAnsi="Cambria Math"/>
                </w:rPr>
              </m:ctrlPr>
            </m:num>
            <m:den>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'λ</m:t>
                  </m:r>
                </m:e>
              </m:d>
            </m:den>
          </m:f>
        </m:oMath>
      </m:oMathPara>
    </w:p>
    <w:p w14:paraId="065BCA2B" w14:textId="77777777" w:rsidR="007A3E13" w:rsidRDefault="007A3E13" w:rsidP="007A3E13">
      <w:pPr>
        <w:spacing w:line="276" w:lineRule="auto"/>
        <w:rPr>
          <w:rFonts w:eastAsiaTheme="minorEastAsia"/>
        </w:rPr>
      </w:pPr>
      <w:r>
        <w:rPr>
          <w:rFonts w:eastAsiaTheme="minorEastAsia"/>
        </w:rPr>
        <w:t>The DiD model can now be consistently estimated by augmenting the vector of regressors with the IMR.</w:t>
      </w:r>
    </w:p>
    <w:p w14:paraId="0A6774BE" w14:textId="77777777" w:rsidR="007A3E13" w:rsidRPr="00F260BC" w:rsidRDefault="007A3E13" w:rsidP="007A3E13">
      <w:pPr>
        <w:spacing w:line="276" w:lineRule="auto"/>
        <w:rPr>
          <w:rFonts w:eastAsiaTheme="minorEastAsia"/>
          <w:b/>
          <w:bCs/>
        </w:rPr>
      </w:pPr>
      <w:r w:rsidRPr="00F260BC">
        <w:rPr>
          <w:rFonts w:eastAsiaTheme="minorEastAsia"/>
          <w:b/>
          <w:bCs/>
        </w:rPr>
        <w:t>Simulation Results</w:t>
      </w:r>
    </w:p>
    <w:p w14:paraId="3DF65B70" w14:textId="3ACC2F61" w:rsidR="007A3E13" w:rsidRDefault="007A3E13" w:rsidP="007A3E13">
      <w:pPr>
        <w:spacing w:line="276" w:lineRule="auto"/>
        <w:rPr>
          <w:rFonts w:eastAsiaTheme="minorEastAsia"/>
        </w:rPr>
      </w:pPr>
      <w:r>
        <w:rPr>
          <w:rFonts w:eastAsiaTheme="minorEastAsia"/>
        </w:rPr>
        <w:t xml:space="preserve">I compare the performance of the GME-based DiD estimator vs. the traditional OLS-based DiD estimator, as well as an adjusted OLS-based estimator that </w:t>
      </w:r>
      <w:r w:rsidR="00F260BC">
        <w:rPr>
          <w:rFonts w:eastAsiaTheme="minorEastAsia"/>
        </w:rPr>
        <w:t>considers</w:t>
      </w:r>
      <w:r>
        <w:rPr>
          <w:rFonts w:eastAsiaTheme="minorEastAsia"/>
        </w:rPr>
        <w:t xml:space="preserve"> treatment heterogeneity and selection effects. I begin by simulating a dataset with no treatment heterogeneity and no selection. I then simulate a dataset with treatment heterogeneity, data with selection and data with both treatment heterogeneity and endogenous selection. Table 1 shows the details of each dataset:</w:t>
      </w:r>
    </w:p>
    <w:p w14:paraId="7E039715" w14:textId="77777777" w:rsidR="00F260BC" w:rsidRDefault="00F260BC" w:rsidP="007A3E13">
      <w:pPr>
        <w:spacing w:line="276" w:lineRule="auto"/>
        <w:rPr>
          <w:rFonts w:eastAsiaTheme="minorEastAsia"/>
        </w:rPr>
      </w:pPr>
    </w:p>
    <w:p w14:paraId="0EBB9177" w14:textId="77777777" w:rsidR="00F260BC" w:rsidRDefault="00F260BC" w:rsidP="007A3E13">
      <w:pPr>
        <w:spacing w:line="276" w:lineRule="auto"/>
        <w:rPr>
          <w:rFonts w:eastAsiaTheme="minorEastAsia"/>
        </w:rPr>
      </w:pPr>
    </w:p>
    <w:p w14:paraId="2F1EBD4B" w14:textId="77777777" w:rsidR="007A3E13" w:rsidRDefault="007A3E13" w:rsidP="007A3E13">
      <w:pPr>
        <w:spacing w:line="276" w:lineRule="auto"/>
        <w:rPr>
          <w:rFonts w:eastAsiaTheme="minorEastAsia"/>
        </w:rPr>
      </w:pPr>
    </w:p>
    <w:p w14:paraId="4950A569" w14:textId="77777777" w:rsidR="007A3E13" w:rsidRDefault="007A3E13" w:rsidP="007A3E13">
      <w:pPr>
        <w:spacing w:line="276" w:lineRule="auto"/>
        <w:rPr>
          <w:rFonts w:eastAsiaTheme="minorEastAsia"/>
        </w:rPr>
      </w:pPr>
    </w:p>
    <w:p w14:paraId="35E68BB4" w14:textId="77777777" w:rsidR="007A3E13" w:rsidRDefault="007A3E13" w:rsidP="007A3E13">
      <w:pPr>
        <w:spacing w:line="276" w:lineRule="auto"/>
        <w:rPr>
          <w:rFonts w:eastAsiaTheme="minorEastAsia"/>
        </w:rPr>
      </w:pPr>
    </w:p>
    <w:p w14:paraId="688A5B12" w14:textId="77777777" w:rsidR="007A3E13" w:rsidRDefault="007A3E13" w:rsidP="007A3E13">
      <w:pPr>
        <w:spacing w:line="276" w:lineRule="auto"/>
        <w:rPr>
          <w:rFonts w:eastAsiaTheme="minorEastAsia"/>
        </w:rPr>
      </w:pPr>
    </w:p>
    <w:p w14:paraId="1ED4A3D9" w14:textId="77777777" w:rsidR="007A3E13" w:rsidRDefault="007A3E13" w:rsidP="007A3E13">
      <w:pPr>
        <w:spacing w:line="276" w:lineRule="auto"/>
        <w:rPr>
          <w:rFonts w:eastAsiaTheme="minorEastAsia"/>
        </w:rPr>
      </w:pPr>
    </w:p>
    <w:p w14:paraId="5E9E7B4B" w14:textId="77777777" w:rsidR="007A3E13" w:rsidRDefault="007A3E13" w:rsidP="007A3E13">
      <w:pPr>
        <w:spacing w:line="276" w:lineRule="auto"/>
        <w:rPr>
          <w:rFonts w:eastAsiaTheme="minorEastAsia"/>
        </w:rPr>
      </w:pPr>
    </w:p>
    <w:p w14:paraId="00ECE6AF" w14:textId="77777777" w:rsidR="007A3E13" w:rsidRDefault="007A3E13" w:rsidP="007A3E13">
      <w:pPr>
        <w:spacing w:line="276" w:lineRule="auto"/>
        <w:rPr>
          <w:rFonts w:eastAsiaTheme="minorEastAsia"/>
        </w:rPr>
      </w:pPr>
    </w:p>
    <w:p w14:paraId="1B5A7369" w14:textId="77777777" w:rsidR="007A3E13" w:rsidRDefault="007A3E13" w:rsidP="007A3E13">
      <w:pPr>
        <w:spacing w:line="276" w:lineRule="auto"/>
        <w:rPr>
          <w:rFonts w:eastAsiaTheme="minorEastAsia"/>
        </w:rPr>
      </w:pPr>
    </w:p>
    <w:tbl>
      <w:tblPr>
        <w:tblStyle w:val="PlainTable1"/>
        <w:tblW w:w="9572" w:type="dxa"/>
        <w:tblLook w:val="0600" w:firstRow="0" w:lastRow="0" w:firstColumn="0" w:lastColumn="0" w:noHBand="1" w:noVBand="1"/>
      </w:tblPr>
      <w:tblGrid>
        <w:gridCol w:w="2570"/>
        <w:gridCol w:w="2334"/>
        <w:gridCol w:w="2334"/>
        <w:gridCol w:w="2334"/>
      </w:tblGrid>
      <w:tr w:rsidR="007A3E13" w14:paraId="3CB3A5C3" w14:textId="77777777" w:rsidTr="00F260BC">
        <w:tc>
          <w:tcPr>
            <w:tcW w:w="2570" w:type="dxa"/>
          </w:tcPr>
          <w:p w14:paraId="780A4095" w14:textId="6B551877" w:rsidR="007A3E13" w:rsidRDefault="007A3E13" w:rsidP="00F260BC">
            <w:pPr>
              <w:spacing w:line="276" w:lineRule="auto"/>
              <w:ind w:firstLine="0"/>
              <w:jc w:val="left"/>
              <w:rPr>
                <w:rFonts w:eastAsiaTheme="minorEastAsia"/>
              </w:rPr>
            </w:pPr>
            <w:r>
              <w:rPr>
                <w:rFonts w:eastAsiaTheme="minorEastAsia"/>
              </w:rPr>
              <w:t>Base dataset: no</w:t>
            </w:r>
            <w:r w:rsidR="00F260BC">
              <w:rPr>
                <w:rFonts w:eastAsiaTheme="minorEastAsia"/>
              </w:rPr>
              <w:t xml:space="preserve"> </w:t>
            </w:r>
            <w:r>
              <w:rPr>
                <w:rFonts w:eastAsiaTheme="minorEastAsia"/>
              </w:rPr>
              <w:t>heterogenous treatment effect and no endogenous selection</w:t>
            </w:r>
          </w:p>
        </w:tc>
        <w:tc>
          <w:tcPr>
            <w:tcW w:w="2334" w:type="dxa"/>
          </w:tcPr>
          <w:p w14:paraId="3C5C9DBC" w14:textId="77777777" w:rsidR="007A3E13" w:rsidRDefault="007A3E13" w:rsidP="00F260BC">
            <w:pPr>
              <w:spacing w:line="276" w:lineRule="auto"/>
              <w:ind w:firstLine="0"/>
              <w:jc w:val="left"/>
              <w:rPr>
                <w:rFonts w:eastAsiaTheme="minorEastAsia"/>
              </w:rPr>
            </w:pPr>
            <w:r>
              <w:rPr>
                <w:rFonts w:eastAsiaTheme="minorEastAsia"/>
              </w:rPr>
              <w:t>Dataset 1: with heterogenous treatment effect and no endogenous selection</w:t>
            </w:r>
          </w:p>
        </w:tc>
        <w:tc>
          <w:tcPr>
            <w:tcW w:w="2334" w:type="dxa"/>
          </w:tcPr>
          <w:p w14:paraId="481C1248" w14:textId="77777777" w:rsidR="007A3E13" w:rsidRDefault="007A3E13" w:rsidP="00F260BC">
            <w:pPr>
              <w:spacing w:line="276" w:lineRule="auto"/>
              <w:ind w:firstLine="0"/>
              <w:jc w:val="left"/>
              <w:rPr>
                <w:rFonts w:eastAsiaTheme="minorEastAsia"/>
              </w:rPr>
            </w:pPr>
            <w:r>
              <w:rPr>
                <w:rFonts w:eastAsiaTheme="minorEastAsia"/>
              </w:rPr>
              <w:t>Dataset 2: with no heterogenous treatment effect and endogenous selection</w:t>
            </w:r>
          </w:p>
        </w:tc>
        <w:tc>
          <w:tcPr>
            <w:tcW w:w="2334" w:type="dxa"/>
          </w:tcPr>
          <w:p w14:paraId="77F63DF4" w14:textId="77777777" w:rsidR="007A3E13" w:rsidRDefault="007A3E13" w:rsidP="00F260BC">
            <w:pPr>
              <w:spacing w:line="276" w:lineRule="auto"/>
              <w:ind w:firstLine="0"/>
              <w:jc w:val="left"/>
              <w:rPr>
                <w:rFonts w:eastAsiaTheme="minorEastAsia"/>
              </w:rPr>
            </w:pPr>
            <w:r>
              <w:rPr>
                <w:rFonts w:eastAsiaTheme="minorEastAsia"/>
              </w:rPr>
              <w:t>Dataset 3: with heterogenous treatment effect and endogenous selection</w:t>
            </w:r>
          </w:p>
        </w:tc>
      </w:tr>
      <w:tr w:rsidR="007A3E13" w14:paraId="709C6E6A" w14:textId="77777777" w:rsidTr="00F260BC">
        <w:tc>
          <w:tcPr>
            <w:tcW w:w="2570" w:type="dxa"/>
          </w:tcPr>
          <w:p w14:paraId="52EB07E0" w14:textId="77777777" w:rsidR="007A3E13" w:rsidRDefault="007A3E13" w:rsidP="00F260BC">
            <w:pPr>
              <w:spacing w:line="276" w:lineRule="auto"/>
              <w:ind w:firstLine="0"/>
              <w:jc w:val="left"/>
              <w:rPr>
                <w:rFonts w:eastAsiaTheme="minorEastAsia"/>
              </w:rPr>
            </w:pPr>
            <w:r>
              <w:rPr>
                <w:rFonts w:eastAsiaTheme="minorEastAsia"/>
              </w:rPr>
              <w:lastRenderedPageBreak/>
              <w:t xml:space="preserve">True base treatment effect </w:t>
            </w:r>
            <m:oMath>
              <m:r>
                <w:rPr>
                  <w:rFonts w:ascii="Cambria Math" w:eastAsiaTheme="minorEastAsia" w:hAnsi="Cambria Math"/>
                </w:rPr>
                <m:t>δ=2</m:t>
              </m:r>
            </m:oMath>
          </w:p>
        </w:tc>
        <w:tc>
          <w:tcPr>
            <w:tcW w:w="2334" w:type="dxa"/>
          </w:tcPr>
          <w:p w14:paraId="1D99F4A5" w14:textId="77777777" w:rsidR="007A3E13" w:rsidRDefault="007A3E13" w:rsidP="00F260BC">
            <w:pPr>
              <w:spacing w:line="276" w:lineRule="auto"/>
              <w:ind w:firstLine="0"/>
              <w:rPr>
                <w:rFonts w:eastAsiaTheme="minorEastAsia"/>
              </w:rPr>
            </w:pPr>
            <w:r>
              <w:rPr>
                <w:rFonts w:eastAsiaTheme="minorEastAsia"/>
              </w:rPr>
              <w:t xml:space="preserve">True base treatment effect </w:t>
            </w:r>
            <m:oMath>
              <m:r>
                <w:rPr>
                  <w:rFonts w:ascii="Cambria Math" w:eastAsiaTheme="minorEastAsia" w:hAnsi="Cambria Math"/>
                </w:rPr>
                <m:t>δ=2</m:t>
              </m:r>
            </m:oMath>
          </w:p>
        </w:tc>
        <w:tc>
          <w:tcPr>
            <w:tcW w:w="2334" w:type="dxa"/>
          </w:tcPr>
          <w:p w14:paraId="364B105E" w14:textId="77777777" w:rsidR="007A3E13" w:rsidRDefault="007A3E13" w:rsidP="00F260BC">
            <w:pPr>
              <w:spacing w:line="276" w:lineRule="auto"/>
              <w:ind w:firstLine="0"/>
              <w:jc w:val="left"/>
              <w:rPr>
                <w:rFonts w:eastAsiaTheme="minorEastAsia"/>
              </w:rPr>
            </w:pPr>
            <w:r>
              <w:rPr>
                <w:rFonts w:eastAsiaTheme="minorEastAsia"/>
              </w:rPr>
              <w:t xml:space="preserve">True base treatment effect </w:t>
            </w:r>
            <m:oMath>
              <m:r>
                <w:rPr>
                  <w:rFonts w:ascii="Cambria Math" w:eastAsiaTheme="minorEastAsia" w:hAnsi="Cambria Math"/>
                </w:rPr>
                <m:t>δ=2</m:t>
              </m:r>
            </m:oMath>
          </w:p>
        </w:tc>
        <w:tc>
          <w:tcPr>
            <w:tcW w:w="2334" w:type="dxa"/>
          </w:tcPr>
          <w:p w14:paraId="78BFC95A" w14:textId="77777777" w:rsidR="007A3E13" w:rsidRDefault="007A3E13" w:rsidP="00F260BC">
            <w:pPr>
              <w:spacing w:line="276" w:lineRule="auto"/>
              <w:ind w:firstLine="0"/>
              <w:rPr>
                <w:rFonts w:eastAsiaTheme="minorEastAsia"/>
              </w:rPr>
            </w:pPr>
            <w:r>
              <w:rPr>
                <w:rFonts w:eastAsiaTheme="minorEastAsia"/>
              </w:rPr>
              <w:t xml:space="preserve">True base treatment effect </w:t>
            </w:r>
            <m:oMath>
              <m:r>
                <w:rPr>
                  <w:rFonts w:ascii="Cambria Math" w:eastAsiaTheme="minorEastAsia" w:hAnsi="Cambria Math"/>
                </w:rPr>
                <m:t>δ=2</m:t>
              </m:r>
            </m:oMath>
          </w:p>
        </w:tc>
      </w:tr>
      <w:tr w:rsidR="007A3E13" w14:paraId="400A52D5" w14:textId="77777777" w:rsidTr="00F260BC">
        <w:tc>
          <w:tcPr>
            <w:tcW w:w="2570" w:type="dxa"/>
          </w:tcPr>
          <w:p w14:paraId="3C44C7ED" w14:textId="77777777" w:rsidR="007A3E13" w:rsidRDefault="007A3E13" w:rsidP="00F260BC">
            <w:pPr>
              <w:spacing w:line="276" w:lineRule="auto"/>
              <w:ind w:firstLine="0"/>
              <w:jc w:val="left"/>
              <w:rPr>
                <w:rFonts w:eastAsiaTheme="minorEastAsia"/>
              </w:rPr>
            </w:pPr>
            <w:r>
              <w:rPr>
                <w:rFonts w:eastAsiaTheme="minorEastAsia"/>
              </w:rPr>
              <w:t xml:space="preserve">Selection effect </w:t>
            </w:r>
            <m:oMath>
              <m:r>
                <w:rPr>
                  <w:rFonts w:ascii="Cambria Math" w:eastAsiaTheme="minorEastAsia" w:hAnsi="Cambria Math"/>
                </w:rPr>
                <m:t>λ=0.0</m:t>
              </m:r>
            </m:oMath>
          </w:p>
        </w:tc>
        <w:tc>
          <w:tcPr>
            <w:tcW w:w="2334" w:type="dxa"/>
          </w:tcPr>
          <w:p w14:paraId="35B6ACD5" w14:textId="77777777" w:rsidR="007A3E13" w:rsidRDefault="007A3E13" w:rsidP="00F260BC">
            <w:pPr>
              <w:spacing w:line="276" w:lineRule="auto"/>
              <w:ind w:firstLine="0"/>
              <w:jc w:val="left"/>
              <w:rPr>
                <w:rFonts w:eastAsiaTheme="minorEastAsia"/>
              </w:rPr>
            </w:pPr>
            <w:r>
              <w:rPr>
                <w:rFonts w:eastAsiaTheme="minorEastAsia"/>
              </w:rPr>
              <w:t xml:space="preserve">Selection effect </w:t>
            </w:r>
            <m:oMath>
              <m:r>
                <w:rPr>
                  <w:rFonts w:ascii="Cambria Math" w:eastAsiaTheme="minorEastAsia" w:hAnsi="Cambria Math"/>
                </w:rPr>
                <m:t>λ=0.0</m:t>
              </m:r>
            </m:oMath>
          </w:p>
        </w:tc>
        <w:tc>
          <w:tcPr>
            <w:tcW w:w="2334" w:type="dxa"/>
          </w:tcPr>
          <w:p w14:paraId="3C114A23" w14:textId="77777777" w:rsidR="007A3E13" w:rsidRDefault="007A3E13" w:rsidP="00F260BC">
            <w:pPr>
              <w:spacing w:line="276" w:lineRule="auto"/>
              <w:ind w:firstLine="0"/>
              <w:rPr>
                <w:rFonts w:eastAsiaTheme="minorEastAsia"/>
              </w:rPr>
            </w:pPr>
            <w:r>
              <w:rPr>
                <w:rFonts w:eastAsiaTheme="minorEastAsia"/>
              </w:rPr>
              <w:t xml:space="preserve">Selection effect </w:t>
            </w:r>
            <m:oMath>
              <m:r>
                <w:rPr>
                  <w:rFonts w:ascii="Cambria Math" w:eastAsiaTheme="minorEastAsia" w:hAnsi="Cambria Math"/>
                </w:rPr>
                <m:t>λ=0.5</m:t>
              </m:r>
            </m:oMath>
          </w:p>
        </w:tc>
        <w:tc>
          <w:tcPr>
            <w:tcW w:w="2334" w:type="dxa"/>
          </w:tcPr>
          <w:p w14:paraId="7E55E39F" w14:textId="77777777" w:rsidR="007A3E13" w:rsidRDefault="007A3E13" w:rsidP="00F260BC">
            <w:pPr>
              <w:spacing w:line="276" w:lineRule="auto"/>
              <w:ind w:firstLine="0"/>
              <w:rPr>
                <w:rFonts w:eastAsiaTheme="minorEastAsia"/>
              </w:rPr>
            </w:pPr>
            <w:r>
              <w:rPr>
                <w:rFonts w:eastAsiaTheme="minorEastAsia"/>
              </w:rPr>
              <w:t xml:space="preserve">Selection effect </w:t>
            </w:r>
            <m:oMath>
              <m:r>
                <w:rPr>
                  <w:rFonts w:ascii="Cambria Math" w:eastAsiaTheme="minorEastAsia" w:hAnsi="Cambria Math"/>
                </w:rPr>
                <m:t>λ=0.5</m:t>
              </m:r>
            </m:oMath>
          </w:p>
        </w:tc>
      </w:tr>
      <w:tr w:rsidR="007A3E13" w14:paraId="12C430DA" w14:textId="77777777" w:rsidTr="00F260BC">
        <w:tc>
          <w:tcPr>
            <w:tcW w:w="2570" w:type="dxa"/>
          </w:tcPr>
          <w:p w14:paraId="671889D2" w14:textId="77777777" w:rsidR="007A3E13" w:rsidRDefault="007A3E13" w:rsidP="00F260BC">
            <w:pPr>
              <w:spacing w:line="276" w:lineRule="auto"/>
              <w:ind w:firstLine="0"/>
              <w:jc w:val="left"/>
              <w:rPr>
                <w:rFonts w:eastAsiaTheme="minorEastAsia"/>
              </w:rPr>
            </w:pPr>
            <w:r>
              <w:rPr>
                <w:rFonts w:eastAsiaTheme="minorEastAsia"/>
              </w:rPr>
              <w:t xml:space="preserve">Treatment heterogeneity strength </w:t>
            </w:r>
            <m:oMath>
              <m:r>
                <w:rPr>
                  <w:rFonts w:ascii="Cambria Math" w:eastAsiaTheme="minorEastAsia" w:hAnsi="Cambria Math"/>
                </w:rPr>
                <m:t>θ=0</m:t>
              </m:r>
            </m:oMath>
          </w:p>
        </w:tc>
        <w:tc>
          <w:tcPr>
            <w:tcW w:w="2334" w:type="dxa"/>
          </w:tcPr>
          <w:p w14:paraId="336C3254" w14:textId="77777777" w:rsidR="007A3E13" w:rsidRDefault="007A3E13" w:rsidP="00F260BC">
            <w:pPr>
              <w:spacing w:line="276" w:lineRule="auto"/>
              <w:ind w:firstLine="0"/>
              <w:jc w:val="left"/>
              <w:rPr>
                <w:rFonts w:eastAsiaTheme="minorEastAsia"/>
              </w:rPr>
            </w:pPr>
            <w:r>
              <w:rPr>
                <w:rFonts w:eastAsiaTheme="minorEastAsia"/>
              </w:rPr>
              <w:t xml:space="preserve">Treatment heterogeneity strength </w:t>
            </w:r>
            <m:oMath>
              <m:r>
                <w:rPr>
                  <w:rFonts w:ascii="Cambria Math" w:eastAsiaTheme="minorEastAsia" w:hAnsi="Cambria Math"/>
                </w:rPr>
                <m:t>θ=2</m:t>
              </m:r>
            </m:oMath>
          </w:p>
        </w:tc>
        <w:tc>
          <w:tcPr>
            <w:tcW w:w="2334" w:type="dxa"/>
          </w:tcPr>
          <w:p w14:paraId="58D38FB7" w14:textId="77777777" w:rsidR="007A3E13" w:rsidRDefault="007A3E13" w:rsidP="00F260BC">
            <w:pPr>
              <w:spacing w:line="276" w:lineRule="auto"/>
              <w:ind w:firstLine="0"/>
              <w:rPr>
                <w:rFonts w:eastAsiaTheme="minorEastAsia"/>
              </w:rPr>
            </w:pPr>
            <w:r>
              <w:rPr>
                <w:rFonts w:eastAsiaTheme="minorEastAsia"/>
              </w:rPr>
              <w:t xml:space="preserve">Treatment heterogeneity strength </w:t>
            </w:r>
            <m:oMath>
              <m:r>
                <w:rPr>
                  <w:rFonts w:ascii="Cambria Math" w:eastAsiaTheme="minorEastAsia" w:hAnsi="Cambria Math"/>
                </w:rPr>
                <m:t>θ=0</m:t>
              </m:r>
            </m:oMath>
          </w:p>
        </w:tc>
        <w:tc>
          <w:tcPr>
            <w:tcW w:w="2334" w:type="dxa"/>
          </w:tcPr>
          <w:p w14:paraId="473D3918" w14:textId="77777777" w:rsidR="007A3E13" w:rsidRDefault="007A3E13" w:rsidP="00F260BC">
            <w:pPr>
              <w:spacing w:line="276" w:lineRule="auto"/>
              <w:ind w:firstLine="0"/>
              <w:rPr>
                <w:rFonts w:eastAsiaTheme="minorEastAsia"/>
              </w:rPr>
            </w:pPr>
            <w:r>
              <w:rPr>
                <w:rFonts w:eastAsiaTheme="minorEastAsia"/>
              </w:rPr>
              <w:t xml:space="preserve">Treatment heterogeneity strength </w:t>
            </w:r>
            <m:oMath>
              <m:r>
                <w:rPr>
                  <w:rFonts w:ascii="Cambria Math" w:eastAsiaTheme="minorEastAsia" w:hAnsi="Cambria Math"/>
                </w:rPr>
                <m:t>θ=2</m:t>
              </m:r>
            </m:oMath>
          </w:p>
        </w:tc>
      </w:tr>
    </w:tbl>
    <w:p w14:paraId="0B92DA97" w14:textId="77777777" w:rsidR="007A3E13" w:rsidRDefault="007A3E13" w:rsidP="007A3E13">
      <w:pPr>
        <w:spacing w:line="276" w:lineRule="auto"/>
        <w:rPr>
          <w:rFonts w:eastAsiaTheme="minorEastAsia"/>
        </w:rPr>
      </w:pPr>
    </w:p>
    <w:p w14:paraId="1BD87999" w14:textId="77777777" w:rsidR="007A3E13" w:rsidRDefault="007A3E13" w:rsidP="007A3E13">
      <w:pPr>
        <w:spacing w:line="276" w:lineRule="auto"/>
        <w:rPr>
          <w:rFonts w:eastAsiaTheme="minorEastAsia"/>
        </w:rPr>
      </w:pPr>
      <w:r>
        <w:rPr>
          <w:rFonts w:eastAsiaTheme="minorEastAsia"/>
        </w:rPr>
        <w:t>Table 2 shows the performance of the three different estimators for each model (recall true treatment effect is 2.0)</w:t>
      </w:r>
    </w:p>
    <w:p w14:paraId="5ABD9289" w14:textId="77777777" w:rsidR="007A3E13" w:rsidRDefault="007A3E13" w:rsidP="007A3E13">
      <w:pPr>
        <w:spacing w:line="276" w:lineRule="auto"/>
        <w:rPr>
          <w:rFonts w:eastAsiaTheme="minorEastAsia"/>
        </w:rPr>
      </w:pPr>
    </w:p>
    <w:tbl>
      <w:tblPr>
        <w:tblStyle w:val="TableGrid"/>
        <w:tblW w:w="0" w:type="auto"/>
        <w:tblLook w:val="04A0" w:firstRow="1" w:lastRow="0" w:firstColumn="1" w:lastColumn="0" w:noHBand="0" w:noVBand="1"/>
      </w:tblPr>
      <w:tblGrid>
        <w:gridCol w:w="1869"/>
        <w:gridCol w:w="1866"/>
        <w:gridCol w:w="1867"/>
        <w:gridCol w:w="1867"/>
        <w:gridCol w:w="1867"/>
      </w:tblGrid>
      <w:tr w:rsidR="007A3E13" w14:paraId="633EA3EA" w14:textId="77777777" w:rsidTr="008C30F2">
        <w:tc>
          <w:tcPr>
            <w:tcW w:w="1870" w:type="dxa"/>
          </w:tcPr>
          <w:p w14:paraId="35AB7533" w14:textId="77777777" w:rsidR="007A3E13" w:rsidRDefault="007A3E13" w:rsidP="008C30F2">
            <w:pPr>
              <w:spacing w:line="276" w:lineRule="auto"/>
              <w:rPr>
                <w:rFonts w:eastAsiaTheme="minorEastAsia"/>
              </w:rPr>
            </w:pPr>
          </w:p>
        </w:tc>
        <w:tc>
          <w:tcPr>
            <w:tcW w:w="1870" w:type="dxa"/>
          </w:tcPr>
          <w:p w14:paraId="0DBC00CB" w14:textId="77777777" w:rsidR="007A3E13" w:rsidRDefault="007A3E13" w:rsidP="008C30F2">
            <w:pPr>
              <w:spacing w:line="276" w:lineRule="auto"/>
              <w:rPr>
                <w:rFonts w:eastAsiaTheme="minorEastAsia"/>
              </w:rPr>
            </w:pPr>
            <w:r>
              <w:rPr>
                <w:rFonts w:eastAsiaTheme="minorEastAsia"/>
              </w:rPr>
              <w:t>Base Dataset</w:t>
            </w:r>
          </w:p>
        </w:tc>
        <w:tc>
          <w:tcPr>
            <w:tcW w:w="1870" w:type="dxa"/>
          </w:tcPr>
          <w:p w14:paraId="0077285E" w14:textId="77777777" w:rsidR="007A3E13" w:rsidRDefault="007A3E13" w:rsidP="008C30F2">
            <w:pPr>
              <w:spacing w:line="276" w:lineRule="auto"/>
              <w:rPr>
                <w:rFonts w:eastAsiaTheme="minorEastAsia"/>
              </w:rPr>
            </w:pPr>
            <w:r>
              <w:rPr>
                <w:rFonts w:eastAsiaTheme="minorEastAsia"/>
              </w:rPr>
              <w:t>Dataset 1</w:t>
            </w:r>
          </w:p>
        </w:tc>
        <w:tc>
          <w:tcPr>
            <w:tcW w:w="1870" w:type="dxa"/>
          </w:tcPr>
          <w:p w14:paraId="76544F99" w14:textId="77777777" w:rsidR="007A3E13" w:rsidRDefault="007A3E13" w:rsidP="008C30F2">
            <w:pPr>
              <w:spacing w:line="276" w:lineRule="auto"/>
              <w:rPr>
                <w:rFonts w:eastAsiaTheme="minorEastAsia"/>
              </w:rPr>
            </w:pPr>
            <w:r>
              <w:rPr>
                <w:rFonts w:eastAsiaTheme="minorEastAsia"/>
              </w:rPr>
              <w:t>Dataset 2</w:t>
            </w:r>
          </w:p>
        </w:tc>
        <w:tc>
          <w:tcPr>
            <w:tcW w:w="1870" w:type="dxa"/>
          </w:tcPr>
          <w:p w14:paraId="1B7E9C4B" w14:textId="77777777" w:rsidR="007A3E13" w:rsidRDefault="007A3E13" w:rsidP="008C30F2">
            <w:pPr>
              <w:spacing w:line="276" w:lineRule="auto"/>
              <w:rPr>
                <w:rFonts w:eastAsiaTheme="minorEastAsia"/>
              </w:rPr>
            </w:pPr>
            <w:r>
              <w:rPr>
                <w:rFonts w:eastAsiaTheme="minorEastAsia"/>
              </w:rPr>
              <w:t>Dataset 3</w:t>
            </w:r>
          </w:p>
        </w:tc>
      </w:tr>
      <w:tr w:rsidR="007A3E13" w14:paraId="3F780558" w14:textId="77777777" w:rsidTr="008C30F2">
        <w:tc>
          <w:tcPr>
            <w:tcW w:w="1870" w:type="dxa"/>
          </w:tcPr>
          <w:p w14:paraId="75232A76" w14:textId="77777777" w:rsidR="007A3E13" w:rsidRDefault="007A3E13" w:rsidP="008C30F2">
            <w:pPr>
              <w:spacing w:line="276" w:lineRule="auto"/>
              <w:rPr>
                <w:rFonts w:eastAsiaTheme="minorEastAsia"/>
              </w:rPr>
            </w:pPr>
            <w:r>
              <w:rPr>
                <w:rFonts w:eastAsiaTheme="minorEastAsia"/>
              </w:rPr>
              <w:t>GME</w:t>
            </w:r>
          </w:p>
        </w:tc>
        <w:tc>
          <w:tcPr>
            <w:tcW w:w="1870" w:type="dxa"/>
          </w:tcPr>
          <w:p w14:paraId="6120E4A1" w14:textId="77777777" w:rsidR="007A3E13" w:rsidRDefault="007A3E13" w:rsidP="008C30F2">
            <w:pPr>
              <w:spacing w:line="276" w:lineRule="auto"/>
              <w:rPr>
                <w:rFonts w:eastAsiaTheme="minorEastAsia"/>
              </w:rPr>
            </w:pPr>
            <w:r>
              <w:rPr>
                <w:rFonts w:eastAsiaTheme="minorEastAsia"/>
              </w:rPr>
              <w:t>1.955 (0.172)</w:t>
            </w:r>
          </w:p>
        </w:tc>
        <w:tc>
          <w:tcPr>
            <w:tcW w:w="1870" w:type="dxa"/>
          </w:tcPr>
          <w:p w14:paraId="45EFE6C1" w14:textId="77777777" w:rsidR="007A3E13" w:rsidRDefault="007A3E13" w:rsidP="008C30F2">
            <w:pPr>
              <w:spacing w:line="276" w:lineRule="auto"/>
              <w:rPr>
                <w:rFonts w:eastAsiaTheme="minorEastAsia"/>
              </w:rPr>
            </w:pPr>
            <w:r>
              <w:rPr>
                <w:rFonts w:eastAsiaTheme="minorEastAsia"/>
              </w:rPr>
              <w:t>1.919 (0.187)</w:t>
            </w:r>
          </w:p>
        </w:tc>
        <w:tc>
          <w:tcPr>
            <w:tcW w:w="1870" w:type="dxa"/>
          </w:tcPr>
          <w:p w14:paraId="1F745408" w14:textId="77777777" w:rsidR="007A3E13" w:rsidRDefault="007A3E13" w:rsidP="008C30F2">
            <w:pPr>
              <w:spacing w:line="276" w:lineRule="auto"/>
              <w:rPr>
                <w:rFonts w:eastAsiaTheme="minorEastAsia"/>
              </w:rPr>
            </w:pPr>
            <w:r>
              <w:rPr>
                <w:rFonts w:eastAsiaTheme="minorEastAsia"/>
              </w:rPr>
              <w:t>1.949 (0.1768)</w:t>
            </w:r>
          </w:p>
        </w:tc>
        <w:tc>
          <w:tcPr>
            <w:tcW w:w="1870" w:type="dxa"/>
          </w:tcPr>
          <w:p w14:paraId="4CC8692F" w14:textId="77777777" w:rsidR="007A3E13" w:rsidRDefault="007A3E13" w:rsidP="008C30F2">
            <w:pPr>
              <w:spacing w:line="276" w:lineRule="auto"/>
              <w:rPr>
                <w:rFonts w:eastAsiaTheme="minorEastAsia"/>
              </w:rPr>
            </w:pPr>
            <w:r>
              <w:rPr>
                <w:rFonts w:eastAsiaTheme="minorEastAsia"/>
              </w:rPr>
              <w:t>1.827 (0.199)</w:t>
            </w:r>
          </w:p>
        </w:tc>
      </w:tr>
      <w:tr w:rsidR="007A3E13" w14:paraId="1F80C091" w14:textId="77777777" w:rsidTr="008C30F2">
        <w:tc>
          <w:tcPr>
            <w:tcW w:w="1870" w:type="dxa"/>
          </w:tcPr>
          <w:p w14:paraId="7A71CF91" w14:textId="77777777" w:rsidR="007A3E13" w:rsidRDefault="007A3E13" w:rsidP="008C30F2">
            <w:pPr>
              <w:spacing w:line="276" w:lineRule="auto"/>
              <w:rPr>
                <w:rFonts w:eastAsiaTheme="minorEastAsia"/>
              </w:rPr>
            </w:pPr>
            <w:r>
              <w:rPr>
                <w:rFonts w:eastAsiaTheme="minorEastAsia"/>
              </w:rPr>
              <w:t>Traditional DiD</w:t>
            </w:r>
          </w:p>
        </w:tc>
        <w:tc>
          <w:tcPr>
            <w:tcW w:w="1870" w:type="dxa"/>
          </w:tcPr>
          <w:p w14:paraId="7B34DC44" w14:textId="77777777" w:rsidR="007A3E13" w:rsidRDefault="007A3E13" w:rsidP="008C30F2">
            <w:pPr>
              <w:spacing w:line="276" w:lineRule="auto"/>
              <w:rPr>
                <w:rFonts w:eastAsiaTheme="minorEastAsia"/>
              </w:rPr>
            </w:pPr>
            <w:r>
              <w:rPr>
                <w:rFonts w:eastAsiaTheme="minorEastAsia"/>
              </w:rPr>
              <w:t>1.814 (0.527)</w:t>
            </w:r>
          </w:p>
        </w:tc>
        <w:tc>
          <w:tcPr>
            <w:tcW w:w="1870" w:type="dxa"/>
          </w:tcPr>
          <w:p w14:paraId="35F320CD" w14:textId="77777777" w:rsidR="007A3E13" w:rsidRDefault="007A3E13" w:rsidP="008C30F2">
            <w:pPr>
              <w:spacing w:line="276" w:lineRule="auto"/>
              <w:rPr>
                <w:rFonts w:eastAsiaTheme="minorEastAsia"/>
              </w:rPr>
            </w:pPr>
            <w:r>
              <w:rPr>
                <w:rFonts w:eastAsiaTheme="minorEastAsia"/>
              </w:rPr>
              <w:t>1.773 (0.499)</w:t>
            </w:r>
          </w:p>
        </w:tc>
        <w:tc>
          <w:tcPr>
            <w:tcW w:w="1870" w:type="dxa"/>
          </w:tcPr>
          <w:p w14:paraId="4B3E3B4D" w14:textId="77777777" w:rsidR="007A3E13" w:rsidRDefault="007A3E13" w:rsidP="008C30F2">
            <w:pPr>
              <w:spacing w:line="276" w:lineRule="auto"/>
              <w:rPr>
                <w:rFonts w:eastAsiaTheme="minorEastAsia"/>
              </w:rPr>
            </w:pPr>
            <w:r>
              <w:rPr>
                <w:rFonts w:eastAsiaTheme="minorEastAsia"/>
              </w:rPr>
              <w:t>2.275 (0.531)</w:t>
            </w:r>
          </w:p>
        </w:tc>
        <w:tc>
          <w:tcPr>
            <w:tcW w:w="1870" w:type="dxa"/>
          </w:tcPr>
          <w:p w14:paraId="2D75E937" w14:textId="77777777" w:rsidR="007A3E13" w:rsidRDefault="007A3E13" w:rsidP="008C30F2">
            <w:pPr>
              <w:spacing w:line="276" w:lineRule="auto"/>
              <w:rPr>
                <w:rFonts w:eastAsiaTheme="minorEastAsia"/>
              </w:rPr>
            </w:pPr>
            <w:r>
              <w:rPr>
                <w:rFonts w:eastAsiaTheme="minorEastAsia"/>
              </w:rPr>
              <w:t>2.119 (0.499)</w:t>
            </w:r>
          </w:p>
        </w:tc>
      </w:tr>
      <w:tr w:rsidR="007A3E13" w14:paraId="53F7A07A" w14:textId="77777777" w:rsidTr="008C30F2">
        <w:tc>
          <w:tcPr>
            <w:tcW w:w="1870" w:type="dxa"/>
          </w:tcPr>
          <w:p w14:paraId="29684F7F" w14:textId="77777777" w:rsidR="007A3E13" w:rsidRDefault="007A3E13" w:rsidP="008C30F2">
            <w:pPr>
              <w:spacing w:line="276" w:lineRule="auto"/>
              <w:rPr>
                <w:rFonts w:eastAsiaTheme="minorEastAsia"/>
              </w:rPr>
            </w:pPr>
            <w:r>
              <w:rPr>
                <w:rFonts w:eastAsiaTheme="minorEastAsia"/>
              </w:rPr>
              <w:t>Correctly Specified</w:t>
            </w:r>
          </w:p>
        </w:tc>
        <w:tc>
          <w:tcPr>
            <w:tcW w:w="1870" w:type="dxa"/>
          </w:tcPr>
          <w:p w14:paraId="21BE864B" w14:textId="77777777" w:rsidR="007A3E13" w:rsidRDefault="007A3E13" w:rsidP="008C30F2">
            <w:pPr>
              <w:spacing w:line="276" w:lineRule="auto"/>
              <w:rPr>
                <w:rFonts w:eastAsiaTheme="minorEastAsia"/>
              </w:rPr>
            </w:pPr>
            <w:r>
              <w:rPr>
                <w:rFonts w:eastAsiaTheme="minorEastAsia"/>
              </w:rPr>
              <w:t>1.971 (0.025)</w:t>
            </w:r>
          </w:p>
        </w:tc>
        <w:tc>
          <w:tcPr>
            <w:tcW w:w="1870" w:type="dxa"/>
          </w:tcPr>
          <w:p w14:paraId="2532A5D8" w14:textId="77777777" w:rsidR="007A3E13" w:rsidRDefault="007A3E13" w:rsidP="008C30F2">
            <w:pPr>
              <w:spacing w:line="276" w:lineRule="auto"/>
              <w:rPr>
                <w:rFonts w:eastAsiaTheme="minorEastAsia"/>
              </w:rPr>
            </w:pPr>
            <w:r>
              <w:rPr>
                <w:rFonts w:eastAsiaTheme="minorEastAsia"/>
              </w:rPr>
              <w:t>1.971 (0.025)</w:t>
            </w:r>
          </w:p>
        </w:tc>
        <w:tc>
          <w:tcPr>
            <w:tcW w:w="1870" w:type="dxa"/>
          </w:tcPr>
          <w:p w14:paraId="23110498" w14:textId="77777777" w:rsidR="007A3E13" w:rsidRDefault="007A3E13" w:rsidP="008C30F2">
            <w:pPr>
              <w:spacing w:line="276" w:lineRule="auto"/>
              <w:rPr>
                <w:rFonts w:eastAsiaTheme="minorEastAsia"/>
              </w:rPr>
            </w:pPr>
            <w:r>
              <w:rPr>
                <w:rFonts w:eastAsiaTheme="minorEastAsia"/>
              </w:rPr>
              <w:t>1.946 (0.014)</w:t>
            </w:r>
          </w:p>
        </w:tc>
        <w:tc>
          <w:tcPr>
            <w:tcW w:w="1870" w:type="dxa"/>
          </w:tcPr>
          <w:p w14:paraId="5EEA0CBD" w14:textId="77777777" w:rsidR="007A3E13" w:rsidRDefault="007A3E13" w:rsidP="008C30F2">
            <w:pPr>
              <w:spacing w:line="276" w:lineRule="auto"/>
              <w:rPr>
                <w:rFonts w:eastAsiaTheme="minorEastAsia"/>
              </w:rPr>
            </w:pPr>
            <w:r>
              <w:rPr>
                <w:rFonts w:eastAsiaTheme="minorEastAsia"/>
              </w:rPr>
              <w:t>1.946 (0.014)</w:t>
            </w:r>
          </w:p>
        </w:tc>
      </w:tr>
    </w:tbl>
    <w:p w14:paraId="5DD43EC9" w14:textId="77777777" w:rsidR="007A3E13" w:rsidRDefault="007A3E13" w:rsidP="007A3E13">
      <w:pPr>
        <w:spacing w:line="276" w:lineRule="auto"/>
        <w:rPr>
          <w:rFonts w:eastAsiaTheme="minorEastAsia"/>
        </w:rPr>
      </w:pPr>
    </w:p>
    <w:p w14:paraId="32799663" w14:textId="77777777" w:rsidR="007A3E13" w:rsidRPr="00012070" w:rsidRDefault="007A3E13" w:rsidP="007A3E13">
      <w:pPr>
        <w:spacing w:line="276" w:lineRule="auto"/>
        <w:rPr>
          <w:rFonts w:eastAsiaTheme="minorEastAsia"/>
        </w:rPr>
      </w:pPr>
      <w:r>
        <w:rPr>
          <w:rFonts w:eastAsiaTheme="minorEastAsia"/>
        </w:rPr>
        <w:t>If the “correct” specification is available to the researcher, then that DiD estimator can outperform all other DiD estimators. However, when this information is not available, the GME based DiD outperforms traditional OLS-based estimators.</w:t>
      </w:r>
    </w:p>
    <w:p w14:paraId="543744BE" w14:textId="77777777" w:rsidR="007A3E13" w:rsidRDefault="007A3E13" w:rsidP="00AF5C18"/>
    <w:sectPr w:rsidR="007A3E13"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rnob Alam" w:date="2024-10-06T16:06:00Z" w:initials="AA">
    <w:p w14:paraId="523320A4" w14:textId="77777777" w:rsidR="00646DB7" w:rsidRDefault="00646DB7" w:rsidP="00646DB7">
      <w:pPr>
        <w:jc w:val="left"/>
      </w:pPr>
      <w:r>
        <w:rPr>
          <w:rStyle w:val="CommentReference"/>
        </w:rPr>
        <w:annotationRef/>
      </w:r>
      <w:r>
        <w:rPr>
          <w:color w:val="000000"/>
        </w:rPr>
        <w:t>Removed “this paper is the first to...”</w:t>
      </w:r>
    </w:p>
  </w:comment>
  <w:comment w:id="4" w:author="Arnob Alam" w:date="2024-10-06T16:07:00Z" w:initials="AA">
    <w:p w14:paraId="5F913A06" w14:textId="77777777" w:rsidR="00646DB7" w:rsidRDefault="00646DB7" w:rsidP="00646DB7">
      <w:pPr>
        <w:jc w:val="left"/>
      </w:pPr>
      <w:r>
        <w:rPr>
          <w:rStyle w:val="CommentReference"/>
        </w:rPr>
        <w:annotationRef/>
      </w:r>
      <w:r>
        <w:rPr>
          <w:color w:val="000000"/>
        </w:rPr>
        <w:t>Moved details to appendix</w:t>
      </w:r>
    </w:p>
  </w:comment>
  <w:comment w:id="5" w:author="Arnob Alam" w:date="2024-10-06T16:08:00Z" w:initials="AA">
    <w:p w14:paraId="3304A9E6" w14:textId="77777777" w:rsidR="00646DB7" w:rsidRDefault="00646DB7" w:rsidP="00646DB7">
      <w:pPr>
        <w:jc w:val="left"/>
      </w:pPr>
      <w:r>
        <w:rPr>
          <w:rStyle w:val="CommentReference"/>
        </w:rPr>
        <w:annotationRef/>
      </w:r>
      <w:r>
        <w:rPr>
          <w:color w:val="000000"/>
        </w:rPr>
        <w:t>New footnote</w:t>
      </w:r>
    </w:p>
  </w:comment>
  <w:comment w:id="78" w:author="Arnob Alam" w:date="2024-10-06T16:09:00Z" w:initials="AA">
    <w:p w14:paraId="29F4C9AB" w14:textId="77777777" w:rsidR="003B527D" w:rsidRDefault="003B527D" w:rsidP="003B527D">
      <w:pPr>
        <w:jc w:val="left"/>
      </w:pPr>
      <w:r>
        <w:rPr>
          <w:rStyle w:val="CommentReference"/>
        </w:rPr>
        <w:annotationRef/>
      </w:r>
      <w:r>
        <w:rPr>
          <w:color w:val="000000"/>
        </w:rPr>
        <w:t>New/revised</w:t>
      </w:r>
    </w:p>
  </w:comment>
  <w:comment w:id="79" w:author="Arnob Alam" w:date="2024-10-06T16:09:00Z" w:initials="AA">
    <w:p w14:paraId="2A720D67" w14:textId="77777777" w:rsidR="003B527D" w:rsidRDefault="003B527D" w:rsidP="003B527D">
      <w:pPr>
        <w:jc w:val="left"/>
      </w:pPr>
      <w:r>
        <w:rPr>
          <w:rStyle w:val="CommentReference"/>
        </w:rPr>
        <w:annotationRef/>
      </w:r>
      <w:r>
        <w:rPr>
          <w:color w:val="000000"/>
        </w:rPr>
        <w:t>New</w:t>
      </w:r>
    </w:p>
  </w:comment>
  <w:comment w:id="80" w:author="Arnob Alam" w:date="2024-10-06T16:09:00Z" w:initials="AA">
    <w:p w14:paraId="20F62C80" w14:textId="77777777" w:rsidR="003B527D" w:rsidRDefault="003B527D" w:rsidP="003B527D">
      <w:pPr>
        <w:jc w:val="left"/>
      </w:pPr>
      <w:r>
        <w:rPr>
          <w:rStyle w:val="CommentReference"/>
        </w:rPr>
        <w:annotationRef/>
      </w:r>
      <w:r>
        <w:rPr>
          <w:color w:val="000000"/>
        </w:rPr>
        <w:t>Removed two other price dispersion metrics</w:t>
      </w:r>
    </w:p>
  </w:comment>
  <w:comment w:id="85" w:author="Arnob Alam" w:date="2024-10-06T17:24:00Z" w:initials="AA">
    <w:p w14:paraId="41CDAEE7" w14:textId="77777777" w:rsidR="00714654" w:rsidRDefault="00714654" w:rsidP="00714654">
      <w:pPr>
        <w:jc w:val="left"/>
      </w:pPr>
      <w:r>
        <w:rPr>
          <w:rStyle w:val="CommentReference"/>
        </w:rPr>
        <w:annotationRef/>
      </w:r>
      <w:r>
        <w:rPr>
          <w:color w:val="000000"/>
        </w:rPr>
        <w:t>New graph</w:t>
      </w:r>
    </w:p>
  </w:comment>
  <w:comment w:id="95" w:author="Arnob Alam" w:date="2024-10-06T16:05:00Z" w:initials="AA">
    <w:p w14:paraId="41DC8489" w14:textId="325E87D0" w:rsidR="00646DB7" w:rsidRDefault="00646DB7" w:rsidP="00646DB7">
      <w:pPr>
        <w:jc w:val="left"/>
      </w:pPr>
      <w:r>
        <w:rPr>
          <w:rStyle w:val="CommentReference"/>
        </w:rPr>
        <w:annotationRef/>
      </w:r>
      <w:r>
        <w:rPr>
          <w:color w:val="000000"/>
        </w:rPr>
        <w:t>New</w:t>
      </w:r>
    </w:p>
  </w:comment>
  <w:comment w:id="97" w:author="Arnob Alam" w:date="2024-10-06T17:26:00Z" w:initials="AA">
    <w:p w14:paraId="7E6E79F8" w14:textId="77777777" w:rsidR="00714654" w:rsidRDefault="00714654" w:rsidP="00714654">
      <w:pPr>
        <w:jc w:val="left"/>
      </w:pPr>
      <w:r>
        <w:rPr>
          <w:rStyle w:val="CommentReference"/>
        </w:rPr>
        <w:annotationRef/>
      </w:r>
      <w:r>
        <w:rPr>
          <w:color w:val="000000"/>
        </w:rPr>
        <w:t>Added correct table</w:t>
      </w:r>
    </w:p>
  </w:comment>
  <w:comment w:id="99" w:author="Arnob Alam" w:date="2024-10-06T17:26:00Z" w:initials="AA">
    <w:p w14:paraId="22223681" w14:textId="77777777" w:rsidR="00714654" w:rsidRDefault="00714654" w:rsidP="00714654">
      <w:pPr>
        <w:jc w:val="left"/>
      </w:pPr>
      <w:r>
        <w:rPr>
          <w:rStyle w:val="CommentReference"/>
        </w:rPr>
        <w:annotationRef/>
      </w:r>
      <w:r>
        <w:rPr>
          <w:color w:val="000000"/>
        </w:rPr>
        <w:t>New table</w:t>
      </w:r>
    </w:p>
  </w:comment>
  <w:comment w:id="101" w:author="Arnob Alam" w:date="2024-10-06T17:28:00Z" w:initials="AA">
    <w:p w14:paraId="25DDCFC7" w14:textId="77777777" w:rsidR="00714654" w:rsidRDefault="00714654" w:rsidP="00714654">
      <w:pPr>
        <w:jc w:val="left"/>
      </w:pPr>
      <w:r>
        <w:rPr>
          <w:rStyle w:val="CommentReference"/>
        </w:rPr>
        <w:annotationRef/>
      </w:r>
      <w:r>
        <w:rPr>
          <w:color w:val="000000"/>
        </w:rPr>
        <w:t>New table</w:t>
      </w:r>
    </w:p>
  </w:comment>
  <w:comment w:id="102" w:author="Arnob Alam" w:date="2024-10-06T16:05:00Z" w:initials="AA">
    <w:p w14:paraId="0A93139A" w14:textId="449CD250" w:rsidR="00646DB7" w:rsidRDefault="00646DB7" w:rsidP="00646DB7">
      <w:pPr>
        <w:jc w:val="left"/>
      </w:pPr>
      <w:r>
        <w:rPr>
          <w:rStyle w:val="CommentReference"/>
        </w:rPr>
        <w:annotationRef/>
      </w:r>
      <w:r>
        <w:rPr>
          <w:color w:val="000000"/>
        </w:rPr>
        <w:t>New</w:t>
      </w:r>
    </w:p>
  </w:comment>
  <w:comment w:id="104" w:author="Arnob Alam" w:date="2024-10-06T17:29:00Z" w:initials="AA">
    <w:p w14:paraId="295104C3" w14:textId="77777777" w:rsidR="00714654" w:rsidRDefault="00714654" w:rsidP="00714654">
      <w:pPr>
        <w:jc w:val="left"/>
      </w:pPr>
      <w:r>
        <w:rPr>
          <w:rStyle w:val="CommentReference"/>
        </w:rPr>
        <w:annotationRef/>
      </w:r>
      <w:r>
        <w:rPr>
          <w:color w:val="000000"/>
        </w:rPr>
        <w:t>New table</w:t>
      </w:r>
    </w:p>
  </w:comment>
  <w:comment w:id="105" w:author="Arnob Alam" w:date="2024-10-06T17:29:00Z" w:initials="AA">
    <w:p w14:paraId="36AC7CC8" w14:textId="77777777" w:rsidR="00714654" w:rsidRDefault="00714654" w:rsidP="00714654">
      <w:pPr>
        <w:jc w:val="left"/>
      </w:pPr>
      <w:r>
        <w:rPr>
          <w:rStyle w:val="CommentReference"/>
        </w:rPr>
        <w:annotationRef/>
      </w:r>
      <w:r>
        <w:rPr>
          <w:color w:val="000000"/>
        </w:rPr>
        <w:t>New graph</w:t>
      </w:r>
    </w:p>
  </w:comment>
  <w:comment w:id="108" w:author="Arnob Alam" w:date="2024-10-06T17:29:00Z" w:initials="AA">
    <w:p w14:paraId="15DBC2DD" w14:textId="77777777" w:rsidR="00714654" w:rsidRDefault="00714654" w:rsidP="00714654">
      <w:pPr>
        <w:jc w:val="left"/>
      </w:pPr>
      <w:r>
        <w:rPr>
          <w:rStyle w:val="CommentReference"/>
        </w:rPr>
        <w:annotationRef/>
      </w:r>
      <w:r>
        <w:rPr>
          <w:color w:val="000000"/>
        </w:rPr>
        <w:t>New table</w:t>
      </w:r>
    </w:p>
  </w:comment>
  <w:comment w:id="110" w:author="Arnob Alam" w:date="2024-10-06T16:06:00Z" w:initials="AA">
    <w:p w14:paraId="74C44111" w14:textId="2FBE842F" w:rsidR="00646DB7" w:rsidRDefault="00646DB7" w:rsidP="00646DB7">
      <w:pPr>
        <w:jc w:val="left"/>
      </w:pPr>
      <w:r>
        <w:rPr>
          <w:rStyle w:val="CommentReference"/>
        </w:rPr>
        <w:annotationRef/>
      </w:r>
      <w:r>
        <w:rPr>
          <w:color w:val="000000"/>
        </w:rPr>
        <w:t>New</w:t>
      </w:r>
    </w:p>
  </w:comment>
  <w:comment w:id="111" w:author="Arnob Alam" w:date="2024-10-06T17:30:00Z" w:initials="AA">
    <w:p w14:paraId="3AE1C1D6" w14:textId="77777777" w:rsidR="00714654" w:rsidRDefault="00714654" w:rsidP="00714654">
      <w:pPr>
        <w:jc w:val="left"/>
      </w:pPr>
      <w:r>
        <w:rPr>
          <w:rStyle w:val="CommentReference"/>
        </w:rPr>
        <w:annotationRef/>
      </w:r>
      <w:r>
        <w:rPr>
          <w:color w:val="000000"/>
        </w:rPr>
        <w:t>New appendix</w:t>
      </w:r>
    </w:p>
  </w:comment>
  <w:comment w:id="112" w:author="Arnob Alam" w:date="2024-10-06T17:34:00Z" w:initials="AA">
    <w:p w14:paraId="454CB625" w14:textId="77777777" w:rsidR="00714654" w:rsidRDefault="00714654" w:rsidP="00714654">
      <w:pPr>
        <w:jc w:val="left"/>
      </w:pPr>
      <w:r>
        <w:rPr>
          <w:rStyle w:val="CommentReference"/>
        </w:rPr>
        <w:annotationRef/>
      </w:r>
      <w:r>
        <w:rPr>
          <w:color w:val="000000"/>
        </w:rPr>
        <w:t>New appendix</w:t>
      </w:r>
    </w:p>
  </w:comment>
  <w:comment w:id="121" w:author="Arnob Alam" w:date="2024-10-06T17:34:00Z" w:initials="AA">
    <w:p w14:paraId="44E7A021" w14:textId="77777777" w:rsidR="00714654" w:rsidRDefault="00714654" w:rsidP="00714654">
      <w:pPr>
        <w:jc w:val="left"/>
      </w:pPr>
      <w:r>
        <w:rPr>
          <w:rStyle w:val="CommentReference"/>
        </w:rPr>
        <w:annotationRef/>
      </w:r>
      <w:r>
        <w:rPr>
          <w:color w:val="000000"/>
        </w:rPr>
        <w:t>New appendix</w:t>
      </w:r>
    </w:p>
  </w:comment>
  <w:comment w:id="122" w:author="Arnob Alam" w:date="2024-10-06T17:39:00Z" w:initials="AA">
    <w:p w14:paraId="42421A0D" w14:textId="77777777" w:rsidR="00F260BC" w:rsidRDefault="00F260BC" w:rsidP="00F260BC">
      <w:pPr>
        <w:jc w:val="left"/>
      </w:pPr>
      <w:r>
        <w:rPr>
          <w:rStyle w:val="CommentReference"/>
        </w:rPr>
        <w:annotationRef/>
      </w:r>
      <w:r>
        <w:rPr>
          <w:color w:val="000000"/>
        </w:rPr>
        <w:t>New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23320A4" w15:done="1"/>
  <w15:commentEx w15:paraId="5F913A06" w15:done="1"/>
  <w15:commentEx w15:paraId="3304A9E6" w15:done="1"/>
  <w15:commentEx w15:paraId="29F4C9AB" w15:done="0"/>
  <w15:commentEx w15:paraId="2A720D67" w15:done="0"/>
  <w15:commentEx w15:paraId="20F62C80" w15:done="0"/>
  <w15:commentEx w15:paraId="41CDAEE7" w15:done="0"/>
  <w15:commentEx w15:paraId="41DC8489" w15:done="0"/>
  <w15:commentEx w15:paraId="7E6E79F8" w15:done="0"/>
  <w15:commentEx w15:paraId="22223681" w15:done="0"/>
  <w15:commentEx w15:paraId="25DDCFC7" w15:done="0"/>
  <w15:commentEx w15:paraId="0A93139A" w15:done="0"/>
  <w15:commentEx w15:paraId="295104C3" w15:done="0"/>
  <w15:commentEx w15:paraId="36AC7CC8" w15:done="0"/>
  <w15:commentEx w15:paraId="15DBC2DD" w15:done="0"/>
  <w15:commentEx w15:paraId="74C44111" w15:done="0"/>
  <w15:commentEx w15:paraId="3AE1C1D6" w15:done="0"/>
  <w15:commentEx w15:paraId="454CB625" w15:done="0"/>
  <w15:commentEx w15:paraId="44E7A021" w15:done="0"/>
  <w15:commentEx w15:paraId="42421A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4A392D" w16cex:dateUtc="2024-10-06T20:06:00Z"/>
  <w16cex:commentExtensible w16cex:durableId="3027F6DD" w16cex:dateUtc="2024-10-06T20:07:00Z"/>
  <w16cex:commentExtensible w16cex:durableId="7A3A8FC2" w16cex:dateUtc="2024-10-06T20:08:00Z"/>
  <w16cex:commentExtensible w16cex:durableId="65DF09A9" w16cex:dateUtc="2024-10-06T20:09:00Z"/>
  <w16cex:commentExtensible w16cex:durableId="4EE86D2C" w16cex:dateUtc="2024-10-06T20:09:00Z"/>
  <w16cex:commentExtensible w16cex:durableId="1A9B079A" w16cex:dateUtc="2024-10-06T20:09:00Z"/>
  <w16cex:commentExtensible w16cex:durableId="387AA99D" w16cex:dateUtc="2024-10-06T21:24:00Z"/>
  <w16cex:commentExtensible w16cex:durableId="3441EE2A" w16cex:dateUtc="2024-10-06T20:05:00Z"/>
  <w16cex:commentExtensible w16cex:durableId="5E3EFA8F" w16cex:dateUtc="2024-10-06T21:26:00Z"/>
  <w16cex:commentExtensible w16cex:durableId="1C77959B" w16cex:dateUtc="2024-10-06T21:26:00Z"/>
  <w16cex:commentExtensible w16cex:durableId="789AAFF8" w16cex:dateUtc="2024-10-06T21:28:00Z"/>
  <w16cex:commentExtensible w16cex:durableId="5CC65A42" w16cex:dateUtc="2024-10-06T20:05:00Z"/>
  <w16cex:commentExtensible w16cex:durableId="6C944EEF" w16cex:dateUtc="2024-10-06T21:29:00Z"/>
  <w16cex:commentExtensible w16cex:durableId="3D4E19FE" w16cex:dateUtc="2024-10-06T21:29:00Z"/>
  <w16cex:commentExtensible w16cex:durableId="11741337" w16cex:dateUtc="2024-10-06T21:29:00Z"/>
  <w16cex:commentExtensible w16cex:durableId="43815D17" w16cex:dateUtc="2024-10-06T20:06:00Z"/>
  <w16cex:commentExtensible w16cex:durableId="66740C49" w16cex:dateUtc="2024-10-06T21:30:00Z"/>
  <w16cex:commentExtensible w16cex:durableId="5A28B10D" w16cex:dateUtc="2024-10-06T21:34:00Z"/>
  <w16cex:commentExtensible w16cex:durableId="6B897460" w16cex:dateUtc="2024-10-06T21:34:00Z"/>
  <w16cex:commentExtensible w16cex:durableId="4336917E" w16cex:dateUtc="2024-10-06T2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23320A4" w16cid:durableId="6B4A392D"/>
  <w16cid:commentId w16cid:paraId="5F913A06" w16cid:durableId="3027F6DD"/>
  <w16cid:commentId w16cid:paraId="3304A9E6" w16cid:durableId="7A3A8FC2"/>
  <w16cid:commentId w16cid:paraId="29F4C9AB" w16cid:durableId="65DF09A9"/>
  <w16cid:commentId w16cid:paraId="2A720D67" w16cid:durableId="4EE86D2C"/>
  <w16cid:commentId w16cid:paraId="20F62C80" w16cid:durableId="1A9B079A"/>
  <w16cid:commentId w16cid:paraId="41CDAEE7" w16cid:durableId="387AA99D"/>
  <w16cid:commentId w16cid:paraId="41DC8489" w16cid:durableId="3441EE2A"/>
  <w16cid:commentId w16cid:paraId="7E6E79F8" w16cid:durableId="5E3EFA8F"/>
  <w16cid:commentId w16cid:paraId="22223681" w16cid:durableId="1C77959B"/>
  <w16cid:commentId w16cid:paraId="25DDCFC7" w16cid:durableId="789AAFF8"/>
  <w16cid:commentId w16cid:paraId="0A93139A" w16cid:durableId="5CC65A42"/>
  <w16cid:commentId w16cid:paraId="295104C3" w16cid:durableId="6C944EEF"/>
  <w16cid:commentId w16cid:paraId="36AC7CC8" w16cid:durableId="3D4E19FE"/>
  <w16cid:commentId w16cid:paraId="15DBC2DD" w16cid:durableId="11741337"/>
  <w16cid:commentId w16cid:paraId="74C44111" w16cid:durableId="43815D17"/>
  <w16cid:commentId w16cid:paraId="3AE1C1D6" w16cid:durableId="66740C49"/>
  <w16cid:commentId w16cid:paraId="454CB625" w16cid:durableId="5A28B10D"/>
  <w16cid:commentId w16cid:paraId="44E7A021" w16cid:durableId="6B897460"/>
  <w16cid:commentId w16cid:paraId="42421A0D" w16cid:durableId="433691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D99AD" w14:textId="77777777" w:rsidR="00252689" w:rsidRDefault="00252689" w:rsidP="00916B59">
      <w:pPr>
        <w:spacing w:line="240" w:lineRule="auto"/>
      </w:pPr>
      <w:r>
        <w:separator/>
      </w:r>
    </w:p>
  </w:endnote>
  <w:endnote w:type="continuationSeparator" w:id="0">
    <w:p w14:paraId="7A79DE26" w14:textId="77777777" w:rsidR="00252689" w:rsidRDefault="00252689"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5C634" w14:textId="77777777" w:rsidR="00252689" w:rsidRDefault="00252689" w:rsidP="00916B59">
      <w:pPr>
        <w:spacing w:line="240" w:lineRule="auto"/>
      </w:pPr>
      <w:r>
        <w:separator/>
      </w:r>
    </w:p>
  </w:footnote>
  <w:footnote w:type="continuationSeparator" w:id="0">
    <w:p w14:paraId="3D402F42" w14:textId="77777777" w:rsidR="00252689" w:rsidRDefault="00252689"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E7AC5"/>
    <w:multiLevelType w:val="hybridMultilevel"/>
    <w:tmpl w:val="D4E2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30"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2"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4"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5"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1"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6FF15133"/>
    <w:multiLevelType w:val="hybridMultilevel"/>
    <w:tmpl w:val="47F4F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5"/>
  </w:num>
  <w:num w:numId="3" w16cid:durableId="1060834225">
    <w:abstractNumId w:val="16"/>
  </w:num>
  <w:num w:numId="4" w16cid:durableId="1677343865">
    <w:abstractNumId w:val="22"/>
  </w:num>
  <w:num w:numId="5" w16cid:durableId="2085032138">
    <w:abstractNumId w:val="32"/>
  </w:num>
  <w:num w:numId="6" w16cid:durableId="2079209417">
    <w:abstractNumId w:val="30"/>
  </w:num>
  <w:num w:numId="7" w16cid:durableId="1911109467">
    <w:abstractNumId w:val="42"/>
  </w:num>
  <w:num w:numId="8" w16cid:durableId="832453860">
    <w:abstractNumId w:val="21"/>
  </w:num>
  <w:num w:numId="9" w16cid:durableId="1869636246">
    <w:abstractNumId w:val="41"/>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6"/>
  </w:num>
  <w:num w:numId="23" w16cid:durableId="2017460796">
    <w:abstractNumId w:val="19"/>
  </w:num>
  <w:num w:numId="24" w16cid:durableId="1688873076">
    <w:abstractNumId w:val="24"/>
  </w:num>
  <w:num w:numId="25" w16cid:durableId="720860017">
    <w:abstractNumId w:val="33"/>
  </w:num>
  <w:num w:numId="26" w16cid:durableId="32773518">
    <w:abstractNumId w:val="29"/>
  </w:num>
  <w:num w:numId="27" w16cid:durableId="293759749">
    <w:abstractNumId w:val="11"/>
  </w:num>
  <w:num w:numId="28" w16cid:durableId="1794710921">
    <w:abstractNumId w:val="34"/>
  </w:num>
  <w:num w:numId="29" w16cid:durableId="1547453068">
    <w:abstractNumId w:val="31"/>
  </w:num>
  <w:num w:numId="30" w16cid:durableId="391848766">
    <w:abstractNumId w:val="15"/>
  </w:num>
  <w:num w:numId="31" w16cid:durableId="837380003">
    <w:abstractNumId w:val="26"/>
  </w:num>
  <w:num w:numId="32" w16cid:durableId="773670778">
    <w:abstractNumId w:val="46"/>
  </w:num>
  <w:num w:numId="33" w16cid:durableId="1517110960">
    <w:abstractNumId w:val="38"/>
  </w:num>
  <w:num w:numId="34" w16cid:durableId="235744974">
    <w:abstractNumId w:val="13"/>
  </w:num>
  <w:num w:numId="35" w16cid:durableId="1043405501">
    <w:abstractNumId w:val="27"/>
  </w:num>
  <w:num w:numId="36" w16cid:durableId="2084134814">
    <w:abstractNumId w:val="43"/>
  </w:num>
  <w:num w:numId="37" w16cid:durableId="89933474">
    <w:abstractNumId w:val="45"/>
  </w:num>
  <w:num w:numId="38" w16cid:durableId="1797527378">
    <w:abstractNumId w:val="28"/>
  </w:num>
  <w:num w:numId="39" w16cid:durableId="1212228563">
    <w:abstractNumId w:val="25"/>
  </w:num>
  <w:num w:numId="40" w16cid:durableId="56755869">
    <w:abstractNumId w:val="12"/>
  </w:num>
  <w:num w:numId="41" w16cid:durableId="1702583788">
    <w:abstractNumId w:val="39"/>
  </w:num>
  <w:num w:numId="42" w16cid:durableId="590286312">
    <w:abstractNumId w:val="14"/>
  </w:num>
  <w:num w:numId="43" w16cid:durableId="1427723544">
    <w:abstractNumId w:val="20"/>
  </w:num>
  <w:num w:numId="44" w16cid:durableId="858741640">
    <w:abstractNumId w:val="23"/>
  </w:num>
  <w:num w:numId="45" w16cid:durableId="1166017772">
    <w:abstractNumId w:val="44"/>
  </w:num>
  <w:num w:numId="46" w16cid:durableId="1863207758">
    <w:abstractNumId w:val="37"/>
  </w:num>
  <w:num w:numId="47" w16cid:durableId="384452397">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2562"/>
    <w:rsid w:val="000054B4"/>
    <w:rsid w:val="00036F9C"/>
    <w:rsid w:val="000623F9"/>
    <w:rsid w:val="000649B7"/>
    <w:rsid w:val="00073B00"/>
    <w:rsid w:val="00076D05"/>
    <w:rsid w:val="000817B0"/>
    <w:rsid w:val="000831E5"/>
    <w:rsid w:val="00090999"/>
    <w:rsid w:val="000930EC"/>
    <w:rsid w:val="000E35F2"/>
    <w:rsid w:val="000E7A31"/>
    <w:rsid w:val="000F4367"/>
    <w:rsid w:val="000F58CF"/>
    <w:rsid w:val="0010357F"/>
    <w:rsid w:val="00127F49"/>
    <w:rsid w:val="0013380F"/>
    <w:rsid w:val="00156A9D"/>
    <w:rsid w:val="001A1822"/>
    <w:rsid w:val="001C0500"/>
    <w:rsid w:val="002155C4"/>
    <w:rsid w:val="00252689"/>
    <w:rsid w:val="00260ADF"/>
    <w:rsid w:val="002651C1"/>
    <w:rsid w:val="00267114"/>
    <w:rsid w:val="00273AE0"/>
    <w:rsid w:val="002833CE"/>
    <w:rsid w:val="00296C48"/>
    <w:rsid w:val="002A62E7"/>
    <w:rsid w:val="002B0FB0"/>
    <w:rsid w:val="002E6207"/>
    <w:rsid w:val="00302D61"/>
    <w:rsid w:val="00325A94"/>
    <w:rsid w:val="00327919"/>
    <w:rsid w:val="00337EDA"/>
    <w:rsid w:val="00364992"/>
    <w:rsid w:val="0037511E"/>
    <w:rsid w:val="00386F96"/>
    <w:rsid w:val="00387917"/>
    <w:rsid w:val="00395A8E"/>
    <w:rsid w:val="00396EDF"/>
    <w:rsid w:val="003B527D"/>
    <w:rsid w:val="003D0EA5"/>
    <w:rsid w:val="003D15B5"/>
    <w:rsid w:val="003D1958"/>
    <w:rsid w:val="003E5D9E"/>
    <w:rsid w:val="004044E0"/>
    <w:rsid w:val="004142D0"/>
    <w:rsid w:val="00420825"/>
    <w:rsid w:val="00444FE6"/>
    <w:rsid w:val="004652DE"/>
    <w:rsid w:val="0047070D"/>
    <w:rsid w:val="004909CE"/>
    <w:rsid w:val="00505AC1"/>
    <w:rsid w:val="005172B2"/>
    <w:rsid w:val="00525974"/>
    <w:rsid w:val="00565535"/>
    <w:rsid w:val="00577B93"/>
    <w:rsid w:val="00590C7A"/>
    <w:rsid w:val="005B2CFB"/>
    <w:rsid w:val="005D2017"/>
    <w:rsid w:val="00600ACA"/>
    <w:rsid w:val="00612436"/>
    <w:rsid w:val="00613274"/>
    <w:rsid w:val="006171DA"/>
    <w:rsid w:val="006236C0"/>
    <w:rsid w:val="00635CD0"/>
    <w:rsid w:val="00646DB7"/>
    <w:rsid w:val="00666456"/>
    <w:rsid w:val="00667B32"/>
    <w:rsid w:val="00681DD4"/>
    <w:rsid w:val="00697CBF"/>
    <w:rsid w:val="006B0CE0"/>
    <w:rsid w:val="006E16E3"/>
    <w:rsid w:val="006E2801"/>
    <w:rsid w:val="006F259D"/>
    <w:rsid w:val="00714654"/>
    <w:rsid w:val="00722B77"/>
    <w:rsid w:val="00741567"/>
    <w:rsid w:val="00767205"/>
    <w:rsid w:val="007A3E13"/>
    <w:rsid w:val="007B5957"/>
    <w:rsid w:val="007D3AE1"/>
    <w:rsid w:val="007E0211"/>
    <w:rsid w:val="007E1BA7"/>
    <w:rsid w:val="008067F7"/>
    <w:rsid w:val="00840030"/>
    <w:rsid w:val="00840D4C"/>
    <w:rsid w:val="0086424C"/>
    <w:rsid w:val="00864734"/>
    <w:rsid w:val="00872BB9"/>
    <w:rsid w:val="00894D4A"/>
    <w:rsid w:val="008B2BAB"/>
    <w:rsid w:val="008B2BAF"/>
    <w:rsid w:val="008B3241"/>
    <w:rsid w:val="008E704C"/>
    <w:rsid w:val="008F3A03"/>
    <w:rsid w:val="00916B59"/>
    <w:rsid w:val="009227A1"/>
    <w:rsid w:val="00930217"/>
    <w:rsid w:val="009375D6"/>
    <w:rsid w:val="00967952"/>
    <w:rsid w:val="00972AF2"/>
    <w:rsid w:val="0098035B"/>
    <w:rsid w:val="00982B0A"/>
    <w:rsid w:val="00995868"/>
    <w:rsid w:val="009A4CC2"/>
    <w:rsid w:val="009B1E57"/>
    <w:rsid w:val="009B3614"/>
    <w:rsid w:val="009C0FEC"/>
    <w:rsid w:val="009C75BF"/>
    <w:rsid w:val="009F16B5"/>
    <w:rsid w:val="00A44835"/>
    <w:rsid w:val="00A5140A"/>
    <w:rsid w:val="00A70B15"/>
    <w:rsid w:val="00A735A4"/>
    <w:rsid w:val="00A923D5"/>
    <w:rsid w:val="00AA1407"/>
    <w:rsid w:val="00AD2150"/>
    <w:rsid w:val="00AD6A41"/>
    <w:rsid w:val="00AF1057"/>
    <w:rsid w:val="00AF5C18"/>
    <w:rsid w:val="00B07BB1"/>
    <w:rsid w:val="00B2363A"/>
    <w:rsid w:val="00B5286A"/>
    <w:rsid w:val="00B936EE"/>
    <w:rsid w:val="00BA653F"/>
    <w:rsid w:val="00BC08DD"/>
    <w:rsid w:val="00C07EA6"/>
    <w:rsid w:val="00C22DDD"/>
    <w:rsid w:val="00C25DD7"/>
    <w:rsid w:val="00C7357E"/>
    <w:rsid w:val="00C75B0C"/>
    <w:rsid w:val="00C802D3"/>
    <w:rsid w:val="00C8363A"/>
    <w:rsid w:val="00C83A7E"/>
    <w:rsid w:val="00CC5348"/>
    <w:rsid w:val="00CD3FAA"/>
    <w:rsid w:val="00D13694"/>
    <w:rsid w:val="00D26C7C"/>
    <w:rsid w:val="00D50F5D"/>
    <w:rsid w:val="00D572DF"/>
    <w:rsid w:val="00D62943"/>
    <w:rsid w:val="00D956EA"/>
    <w:rsid w:val="00DA4753"/>
    <w:rsid w:val="00DC013C"/>
    <w:rsid w:val="00DD00F7"/>
    <w:rsid w:val="00DE2886"/>
    <w:rsid w:val="00DF6185"/>
    <w:rsid w:val="00E162B2"/>
    <w:rsid w:val="00E203C9"/>
    <w:rsid w:val="00E20C97"/>
    <w:rsid w:val="00E33F8A"/>
    <w:rsid w:val="00E37643"/>
    <w:rsid w:val="00E76811"/>
    <w:rsid w:val="00E97FFE"/>
    <w:rsid w:val="00EA1936"/>
    <w:rsid w:val="00EB0C36"/>
    <w:rsid w:val="00EE0253"/>
    <w:rsid w:val="00EE4FFB"/>
    <w:rsid w:val="00EF5AA7"/>
    <w:rsid w:val="00F260BC"/>
    <w:rsid w:val="00F32331"/>
    <w:rsid w:val="00F54200"/>
    <w:rsid w:val="00F66971"/>
    <w:rsid w:val="00FC0630"/>
    <w:rsid w:val="00FC39DA"/>
    <w:rsid w:val="00FE2679"/>
    <w:rsid w:val="00FE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43"/>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43"/>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43"/>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43"/>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25"/>
      </w:numPr>
      <w:contextualSpacing/>
    </w:pPr>
  </w:style>
  <w:style w:type="paragraph" w:styleId="ListNumber">
    <w:name w:val="List Number"/>
    <w:basedOn w:val="Normal"/>
    <w:next w:val="Normal"/>
    <w:rsid w:val="00666456"/>
    <w:pPr>
      <w:numPr>
        <w:numId w:val="26"/>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chart" Target="charts/chart3.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chart" Target="charts/chart2.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chart" Target="charts/chart9.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package" Target="embeddings/Microsoft_Word_Document.docx"/><Relationship Id="rId27" Type="http://schemas.openxmlformats.org/officeDocument/2006/relationships/chart" Target="charts/chart5.xml"/><Relationship Id="rId30" Type="http://schemas.openxmlformats.org/officeDocument/2006/relationships/chart" Target="charts/chart8.xml"/><Relationship Id="rId35" Type="http://schemas.microsoft.com/office/2011/relationships/people" Target="people.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21</TotalTime>
  <Pages>79</Pages>
  <Words>23879</Words>
  <Characters>136112</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4</cp:revision>
  <cp:lastPrinted>2024-06-22T06:21:00Z</cp:lastPrinted>
  <dcterms:created xsi:type="dcterms:W3CDTF">2024-10-22T02:13:00Z</dcterms:created>
  <dcterms:modified xsi:type="dcterms:W3CDTF">2024-10-22T02:38:00Z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